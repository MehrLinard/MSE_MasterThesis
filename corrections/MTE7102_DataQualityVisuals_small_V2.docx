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7BADA5" w14:textId="77777777" w:rsidR="00C220EB" w:rsidRDefault="00000000">
      <w:pPr>
        <w:pStyle w:val="BodyText"/>
        <w:rPr>
          <w:sz w:val="49"/>
        </w:rPr>
      </w:pPr>
      <w:r>
        <w:rPr>
          <w:noProof/>
          <w:sz w:val="49"/>
        </w:rPr>
        <mc:AlternateContent>
          <mc:Choice Requires="wps">
            <w:drawing>
              <wp:anchor distT="0" distB="0" distL="0" distR="0" simplePos="0" relativeHeight="15728640" behindDoc="0" locked="0" layoutInCell="1" allowOverlap="1" wp14:anchorId="077BB800" wp14:editId="077BB801">
                <wp:simplePos x="0" y="0"/>
                <wp:positionH relativeFrom="page">
                  <wp:posOffset>0</wp:posOffset>
                </wp:positionH>
                <wp:positionV relativeFrom="page">
                  <wp:posOffset>0</wp:posOffset>
                </wp:positionV>
                <wp:extent cx="7560309" cy="5391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391150"/>
                          <a:chOff x="0" y="0"/>
                          <a:chExt cx="7560309" cy="5391150"/>
                        </a:xfrm>
                      </wpg:grpSpPr>
                      <wps:wsp>
                        <wps:cNvPr id="2" name="Graphic 2"/>
                        <wps:cNvSpPr/>
                        <wps:spPr>
                          <a:xfrm>
                            <a:off x="0" y="5300991"/>
                            <a:ext cx="7560309" cy="90170"/>
                          </a:xfrm>
                          <a:custGeom>
                            <a:avLst/>
                            <a:gdLst/>
                            <a:ahLst/>
                            <a:cxnLst/>
                            <a:rect l="l" t="t" r="r" b="b"/>
                            <a:pathLst>
                              <a:path w="7560309" h="90170">
                                <a:moveTo>
                                  <a:pt x="7560005" y="0"/>
                                </a:moveTo>
                                <a:lnTo>
                                  <a:pt x="0" y="0"/>
                                </a:lnTo>
                                <a:lnTo>
                                  <a:pt x="0" y="90006"/>
                                </a:lnTo>
                                <a:lnTo>
                                  <a:pt x="7560005" y="90006"/>
                                </a:lnTo>
                                <a:lnTo>
                                  <a:pt x="7560005" y="0"/>
                                </a:lnTo>
                                <a:close/>
                              </a:path>
                            </a:pathLst>
                          </a:custGeom>
                          <a:solidFill>
                            <a:srgbClr val="697D9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0" cstate="print"/>
                          <a:stretch>
                            <a:fillRect/>
                          </a:stretch>
                        </pic:blipFill>
                        <pic:spPr>
                          <a:xfrm>
                            <a:off x="0" y="0"/>
                            <a:ext cx="7560056" cy="530100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pt;width:595.3pt;height:424.5pt;mso-position-horizontal-relative:page;mso-position-vertical-relative:page;z-index:15728640" id="docshapegroup1" coordorigin="0,0" coordsize="11906,8490">
                <v:rect style="position:absolute;left:0;top:8348;width:11906;height:142" id="docshape2" filled="true" fillcolor="#697d90" stroked="false">
                  <v:fill type="solid"/>
                </v:rect>
                <v:shape style="position:absolute;left:0;top:0;width:11906;height:8349" type="#_x0000_t75" id="docshape3" stroked="false">
                  <v:imagedata r:id="rId11" o:title=""/>
                </v:shape>
                <w10:wrap type="none"/>
              </v:group>
            </w:pict>
          </mc:Fallback>
        </mc:AlternateContent>
      </w:r>
    </w:p>
    <w:p w14:paraId="077BADA6" w14:textId="77777777" w:rsidR="00C220EB" w:rsidRDefault="00C220EB">
      <w:pPr>
        <w:pStyle w:val="BodyText"/>
        <w:rPr>
          <w:sz w:val="49"/>
        </w:rPr>
      </w:pPr>
    </w:p>
    <w:p w14:paraId="077BADA7" w14:textId="77777777" w:rsidR="00C220EB" w:rsidRDefault="00C220EB">
      <w:pPr>
        <w:pStyle w:val="BodyText"/>
        <w:rPr>
          <w:sz w:val="49"/>
        </w:rPr>
      </w:pPr>
    </w:p>
    <w:p w14:paraId="077BADA8" w14:textId="77777777" w:rsidR="00C220EB" w:rsidRDefault="00C220EB">
      <w:pPr>
        <w:pStyle w:val="BodyText"/>
        <w:rPr>
          <w:sz w:val="49"/>
        </w:rPr>
      </w:pPr>
    </w:p>
    <w:p w14:paraId="077BADA9" w14:textId="77777777" w:rsidR="00C220EB" w:rsidRDefault="00C220EB">
      <w:pPr>
        <w:pStyle w:val="BodyText"/>
        <w:rPr>
          <w:sz w:val="49"/>
        </w:rPr>
      </w:pPr>
    </w:p>
    <w:p w14:paraId="077BADAA" w14:textId="77777777" w:rsidR="00C220EB" w:rsidRDefault="00C220EB">
      <w:pPr>
        <w:pStyle w:val="BodyText"/>
        <w:rPr>
          <w:sz w:val="49"/>
        </w:rPr>
      </w:pPr>
    </w:p>
    <w:p w14:paraId="077BADAB" w14:textId="77777777" w:rsidR="00C220EB" w:rsidRDefault="00C220EB">
      <w:pPr>
        <w:pStyle w:val="BodyText"/>
        <w:rPr>
          <w:sz w:val="49"/>
        </w:rPr>
      </w:pPr>
    </w:p>
    <w:p w14:paraId="077BADAC" w14:textId="77777777" w:rsidR="00C220EB" w:rsidRDefault="00C220EB">
      <w:pPr>
        <w:pStyle w:val="BodyText"/>
        <w:rPr>
          <w:sz w:val="49"/>
        </w:rPr>
      </w:pPr>
    </w:p>
    <w:p w14:paraId="077BADAD" w14:textId="77777777" w:rsidR="00C220EB" w:rsidRDefault="00C220EB">
      <w:pPr>
        <w:pStyle w:val="BodyText"/>
        <w:rPr>
          <w:sz w:val="49"/>
        </w:rPr>
      </w:pPr>
    </w:p>
    <w:p w14:paraId="077BADAE" w14:textId="77777777" w:rsidR="00C220EB" w:rsidRDefault="00C220EB">
      <w:pPr>
        <w:pStyle w:val="BodyText"/>
        <w:rPr>
          <w:sz w:val="49"/>
        </w:rPr>
      </w:pPr>
    </w:p>
    <w:p w14:paraId="077BADAF" w14:textId="77777777" w:rsidR="00C220EB" w:rsidRDefault="00C220EB">
      <w:pPr>
        <w:pStyle w:val="BodyText"/>
        <w:rPr>
          <w:sz w:val="49"/>
        </w:rPr>
      </w:pPr>
    </w:p>
    <w:p w14:paraId="077BADB0" w14:textId="77777777" w:rsidR="00C220EB" w:rsidRDefault="00C220EB">
      <w:pPr>
        <w:pStyle w:val="BodyText"/>
        <w:rPr>
          <w:sz w:val="49"/>
        </w:rPr>
      </w:pPr>
    </w:p>
    <w:p w14:paraId="077BADB1" w14:textId="77777777" w:rsidR="00C220EB" w:rsidRDefault="00C220EB">
      <w:pPr>
        <w:pStyle w:val="BodyText"/>
        <w:rPr>
          <w:sz w:val="49"/>
        </w:rPr>
      </w:pPr>
    </w:p>
    <w:p w14:paraId="077BADB2" w14:textId="77777777" w:rsidR="00C220EB" w:rsidRDefault="00C220EB">
      <w:pPr>
        <w:pStyle w:val="BodyText"/>
        <w:rPr>
          <w:sz w:val="49"/>
        </w:rPr>
      </w:pPr>
    </w:p>
    <w:p w14:paraId="077BADB3" w14:textId="77777777" w:rsidR="00C220EB" w:rsidRDefault="00C220EB">
      <w:pPr>
        <w:pStyle w:val="BodyText"/>
        <w:spacing w:before="441"/>
        <w:rPr>
          <w:sz w:val="49"/>
        </w:rPr>
      </w:pPr>
    </w:p>
    <w:p w14:paraId="077BADB4" w14:textId="77777777" w:rsidR="00C220EB" w:rsidRDefault="00000000">
      <w:pPr>
        <w:pStyle w:val="Title"/>
      </w:pPr>
      <w:r>
        <w:rPr>
          <w:color w:val="697D90"/>
          <w:spacing w:val="-4"/>
        </w:rPr>
        <w:t>Specialisation</w:t>
      </w:r>
      <w:r>
        <w:rPr>
          <w:color w:val="697D90"/>
          <w:spacing w:val="-19"/>
        </w:rPr>
        <w:t xml:space="preserve"> </w:t>
      </w:r>
      <w:r>
        <w:rPr>
          <w:color w:val="697D90"/>
          <w:spacing w:val="-4"/>
        </w:rPr>
        <w:t>Project</w:t>
      </w:r>
      <w:r>
        <w:rPr>
          <w:color w:val="697D90"/>
          <w:spacing w:val="-19"/>
        </w:rPr>
        <w:t xml:space="preserve"> </w:t>
      </w:r>
      <w:r>
        <w:rPr>
          <w:color w:val="697D90"/>
          <w:spacing w:val="-4"/>
        </w:rPr>
        <w:t>2</w:t>
      </w:r>
      <w:r>
        <w:rPr>
          <w:color w:val="697D90"/>
          <w:spacing w:val="-19"/>
        </w:rPr>
        <w:t xml:space="preserve"> </w:t>
      </w:r>
      <w:r>
        <w:rPr>
          <w:color w:val="697D90"/>
          <w:spacing w:val="-4"/>
        </w:rPr>
        <w:t>MTE7102</w:t>
      </w:r>
    </w:p>
    <w:p w14:paraId="077BADB5" w14:textId="77777777" w:rsidR="00C220EB" w:rsidRDefault="00000000">
      <w:pPr>
        <w:pStyle w:val="Heading3"/>
        <w:spacing w:before="69" w:line="242" w:lineRule="auto"/>
        <w:ind w:left="300" w:right="744"/>
      </w:pPr>
      <w:r>
        <w:rPr>
          <w:color w:val="697D90"/>
          <w:spacing w:val="-4"/>
        </w:rPr>
        <w:t>Enhancing</w:t>
      </w:r>
      <w:r>
        <w:rPr>
          <w:color w:val="697D90"/>
          <w:spacing w:val="-13"/>
        </w:rPr>
        <w:t xml:space="preserve"> </w:t>
      </w:r>
      <w:r>
        <w:rPr>
          <w:color w:val="697D90"/>
          <w:spacing w:val="-4"/>
        </w:rPr>
        <w:t>User</w:t>
      </w:r>
      <w:r>
        <w:rPr>
          <w:color w:val="697D90"/>
          <w:spacing w:val="-13"/>
        </w:rPr>
        <w:t xml:space="preserve"> </w:t>
      </w:r>
      <w:r>
        <w:rPr>
          <w:color w:val="697D90"/>
          <w:spacing w:val="-4"/>
        </w:rPr>
        <w:t>Confidence</w:t>
      </w:r>
      <w:r>
        <w:rPr>
          <w:color w:val="697D90"/>
          <w:spacing w:val="-12"/>
        </w:rPr>
        <w:t xml:space="preserve"> </w:t>
      </w:r>
      <w:r>
        <w:rPr>
          <w:color w:val="697D90"/>
          <w:spacing w:val="-4"/>
        </w:rPr>
        <w:t>in</w:t>
      </w:r>
      <w:r>
        <w:rPr>
          <w:color w:val="697D90"/>
          <w:spacing w:val="-13"/>
        </w:rPr>
        <w:t xml:space="preserve"> </w:t>
      </w:r>
      <w:r>
        <w:rPr>
          <w:color w:val="697D90"/>
          <w:spacing w:val="-4"/>
        </w:rPr>
        <w:t>Report</w:t>
      </w:r>
      <w:r>
        <w:rPr>
          <w:color w:val="697D90"/>
          <w:spacing w:val="-13"/>
        </w:rPr>
        <w:t xml:space="preserve"> </w:t>
      </w:r>
      <w:r>
        <w:rPr>
          <w:color w:val="697D90"/>
          <w:spacing w:val="-4"/>
        </w:rPr>
        <w:t>Timeliness</w:t>
      </w:r>
      <w:r>
        <w:rPr>
          <w:color w:val="697D90"/>
          <w:spacing w:val="-13"/>
        </w:rPr>
        <w:t xml:space="preserve"> </w:t>
      </w:r>
      <w:r>
        <w:rPr>
          <w:color w:val="697D90"/>
          <w:spacing w:val="-4"/>
        </w:rPr>
        <w:t>and</w:t>
      </w:r>
      <w:r>
        <w:rPr>
          <w:color w:val="697D90"/>
          <w:spacing w:val="-12"/>
        </w:rPr>
        <w:t xml:space="preserve"> </w:t>
      </w:r>
      <w:r>
        <w:rPr>
          <w:color w:val="697D90"/>
          <w:spacing w:val="-4"/>
        </w:rPr>
        <w:t>Data</w:t>
      </w:r>
      <w:r>
        <w:rPr>
          <w:color w:val="697D90"/>
          <w:spacing w:val="-13"/>
        </w:rPr>
        <w:t xml:space="preserve"> </w:t>
      </w:r>
      <w:r>
        <w:rPr>
          <w:color w:val="697D90"/>
          <w:spacing w:val="-4"/>
        </w:rPr>
        <w:t>Accuracy</w:t>
      </w:r>
      <w:r>
        <w:rPr>
          <w:color w:val="697D90"/>
          <w:spacing w:val="-13"/>
        </w:rPr>
        <w:t xml:space="preserve"> </w:t>
      </w:r>
      <w:r>
        <w:rPr>
          <w:color w:val="697D90"/>
          <w:spacing w:val="-4"/>
        </w:rPr>
        <w:t>through</w:t>
      </w:r>
      <w:r>
        <w:rPr>
          <w:color w:val="697D90"/>
          <w:spacing w:val="-12"/>
        </w:rPr>
        <w:t xml:space="preserve"> </w:t>
      </w:r>
      <w:r>
        <w:rPr>
          <w:color w:val="697D90"/>
          <w:spacing w:val="-4"/>
        </w:rPr>
        <w:t>Data</w:t>
      </w:r>
      <w:r>
        <w:rPr>
          <w:color w:val="697D90"/>
          <w:spacing w:val="-13"/>
        </w:rPr>
        <w:t xml:space="preserve"> </w:t>
      </w:r>
      <w:r>
        <w:rPr>
          <w:color w:val="697D90"/>
          <w:spacing w:val="-4"/>
        </w:rPr>
        <w:t xml:space="preserve">Quality </w:t>
      </w:r>
      <w:r>
        <w:rPr>
          <w:color w:val="697D90"/>
        </w:rPr>
        <w:t>and Availability Checks</w:t>
      </w:r>
    </w:p>
    <w:p w14:paraId="077BADB6" w14:textId="77777777" w:rsidR="00C220EB" w:rsidRDefault="00000000">
      <w:pPr>
        <w:pStyle w:val="Heading4"/>
        <w:tabs>
          <w:tab w:val="left" w:pos="2990"/>
        </w:tabs>
        <w:spacing w:before="234" w:line="256" w:lineRule="auto"/>
        <w:ind w:left="300" w:right="2260"/>
      </w:pPr>
      <w:r>
        <w:rPr>
          <w:color w:val="697D90"/>
        </w:rPr>
        <w:t>Course of study</w:t>
      </w:r>
      <w:r>
        <w:rPr>
          <w:color w:val="697D90"/>
        </w:rPr>
        <w:tab/>
      </w:r>
      <w:r>
        <w:rPr>
          <w:color w:val="697D90"/>
          <w:spacing w:val="-4"/>
        </w:rPr>
        <w:t>Master</w:t>
      </w:r>
      <w:r>
        <w:rPr>
          <w:color w:val="697D90"/>
          <w:spacing w:val="-12"/>
        </w:rPr>
        <w:t xml:space="preserve"> </w:t>
      </w:r>
      <w:r>
        <w:rPr>
          <w:color w:val="697D90"/>
          <w:spacing w:val="-4"/>
        </w:rPr>
        <w:t>of</w:t>
      </w:r>
      <w:r>
        <w:rPr>
          <w:color w:val="697D90"/>
          <w:spacing w:val="-11"/>
        </w:rPr>
        <w:t xml:space="preserve"> </w:t>
      </w:r>
      <w:r>
        <w:rPr>
          <w:color w:val="697D90"/>
          <w:spacing w:val="-4"/>
        </w:rPr>
        <w:t>Science</w:t>
      </w:r>
      <w:r>
        <w:rPr>
          <w:color w:val="697D90"/>
          <w:spacing w:val="-11"/>
        </w:rPr>
        <w:t xml:space="preserve"> </w:t>
      </w:r>
      <w:r>
        <w:rPr>
          <w:color w:val="697D90"/>
          <w:spacing w:val="-4"/>
        </w:rPr>
        <w:t>MSc</w:t>
      </w:r>
      <w:r>
        <w:rPr>
          <w:color w:val="697D90"/>
          <w:spacing w:val="-12"/>
        </w:rPr>
        <w:t xml:space="preserve"> </w:t>
      </w:r>
      <w:r>
        <w:rPr>
          <w:color w:val="697D90"/>
          <w:spacing w:val="-4"/>
        </w:rPr>
        <w:t>in</w:t>
      </w:r>
      <w:r>
        <w:rPr>
          <w:color w:val="697D90"/>
          <w:spacing w:val="-11"/>
        </w:rPr>
        <w:t xml:space="preserve"> </w:t>
      </w:r>
      <w:r>
        <w:rPr>
          <w:color w:val="697D90"/>
          <w:spacing w:val="-4"/>
        </w:rPr>
        <w:t>Engineering:</w:t>
      </w:r>
      <w:r>
        <w:rPr>
          <w:color w:val="697D90"/>
          <w:spacing w:val="-11"/>
        </w:rPr>
        <w:t xml:space="preserve"> </w:t>
      </w:r>
      <w:r>
        <w:rPr>
          <w:color w:val="697D90"/>
          <w:spacing w:val="-4"/>
        </w:rPr>
        <w:t>Profile</w:t>
      </w:r>
      <w:r>
        <w:rPr>
          <w:color w:val="697D90"/>
          <w:spacing w:val="-11"/>
        </w:rPr>
        <w:t xml:space="preserve"> </w:t>
      </w:r>
      <w:r>
        <w:rPr>
          <w:color w:val="697D90"/>
          <w:spacing w:val="-4"/>
        </w:rPr>
        <w:t>Data</w:t>
      </w:r>
      <w:r>
        <w:rPr>
          <w:color w:val="697D90"/>
          <w:spacing w:val="-12"/>
        </w:rPr>
        <w:t xml:space="preserve"> </w:t>
      </w:r>
      <w:r>
        <w:rPr>
          <w:color w:val="697D90"/>
          <w:spacing w:val="-4"/>
        </w:rPr>
        <w:t xml:space="preserve">Science </w:t>
      </w:r>
      <w:r>
        <w:rPr>
          <w:color w:val="697D90"/>
          <w:spacing w:val="-2"/>
        </w:rPr>
        <w:t>Author</w:t>
      </w:r>
      <w:r>
        <w:rPr>
          <w:color w:val="697D90"/>
        </w:rPr>
        <w:tab/>
        <w:t>Roland Angelo Roccaro</w:t>
      </w:r>
    </w:p>
    <w:p w14:paraId="077BADB7" w14:textId="77777777" w:rsidR="00C220EB" w:rsidRDefault="00000000">
      <w:pPr>
        <w:pStyle w:val="Heading4"/>
        <w:tabs>
          <w:tab w:val="left" w:pos="2990"/>
        </w:tabs>
        <w:ind w:left="300"/>
      </w:pPr>
      <w:r>
        <w:rPr>
          <w:color w:val="697D90"/>
          <w:spacing w:val="-2"/>
        </w:rPr>
        <w:t>Advisor</w:t>
      </w:r>
      <w:r>
        <w:rPr>
          <w:color w:val="697D90"/>
        </w:rPr>
        <w:tab/>
      </w:r>
      <w:r>
        <w:rPr>
          <w:color w:val="697D90"/>
          <w:spacing w:val="-2"/>
        </w:rPr>
        <w:t>Prof.</w:t>
      </w:r>
      <w:r>
        <w:rPr>
          <w:color w:val="697D90"/>
          <w:spacing w:val="-6"/>
        </w:rPr>
        <w:t xml:space="preserve"> </w:t>
      </w:r>
      <w:r>
        <w:rPr>
          <w:color w:val="697D90"/>
          <w:spacing w:val="-2"/>
        </w:rPr>
        <w:t>Dr.</w:t>
      </w:r>
      <w:r>
        <w:rPr>
          <w:color w:val="697D90"/>
          <w:spacing w:val="-5"/>
        </w:rPr>
        <w:t xml:space="preserve"> </w:t>
      </w:r>
      <w:r>
        <w:rPr>
          <w:color w:val="697D90"/>
          <w:spacing w:val="-2"/>
        </w:rPr>
        <w:t>Kenneth</w:t>
      </w:r>
      <w:r>
        <w:rPr>
          <w:color w:val="697D90"/>
          <w:spacing w:val="-12"/>
        </w:rPr>
        <w:t xml:space="preserve"> </w:t>
      </w:r>
      <w:r>
        <w:rPr>
          <w:color w:val="697D90"/>
          <w:spacing w:val="-2"/>
        </w:rPr>
        <w:t>A.</w:t>
      </w:r>
      <w:r>
        <w:rPr>
          <w:color w:val="697D90"/>
          <w:spacing w:val="-12"/>
        </w:rPr>
        <w:t xml:space="preserve"> </w:t>
      </w:r>
      <w:r>
        <w:rPr>
          <w:color w:val="697D90"/>
          <w:spacing w:val="-2"/>
        </w:rPr>
        <w:t>Ritley</w:t>
      </w:r>
    </w:p>
    <w:p w14:paraId="077BADB8" w14:textId="77777777" w:rsidR="00C220EB" w:rsidRDefault="00000000">
      <w:pPr>
        <w:pStyle w:val="Heading4"/>
        <w:tabs>
          <w:tab w:val="left" w:pos="2990"/>
        </w:tabs>
        <w:spacing w:before="18" w:line="355" w:lineRule="auto"/>
        <w:ind w:left="300" w:right="7103"/>
      </w:pPr>
      <w:r>
        <w:rPr>
          <w:color w:val="697D90"/>
        </w:rPr>
        <w:t>Project partner</w:t>
      </w:r>
      <w:r>
        <w:rPr>
          <w:color w:val="697D90"/>
        </w:rPr>
        <w:tab/>
      </w:r>
      <w:r>
        <w:rPr>
          <w:color w:val="697D90"/>
          <w:spacing w:val="-6"/>
        </w:rPr>
        <w:t>Swiss</w:t>
      </w:r>
      <w:r>
        <w:rPr>
          <w:color w:val="697D90"/>
          <w:spacing w:val="-10"/>
        </w:rPr>
        <w:t xml:space="preserve"> </w:t>
      </w:r>
      <w:r>
        <w:rPr>
          <w:color w:val="697D90"/>
          <w:spacing w:val="-6"/>
        </w:rPr>
        <w:t xml:space="preserve">Post </w:t>
      </w:r>
      <w:r>
        <w:rPr>
          <w:color w:val="697D90"/>
        </w:rPr>
        <w:t>Version 1.0 of July 10, 2026</w:t>
      </w:r>
    </w:p>
    <w:p w14:paraId="077BADB9" w14:textId="77777777" w:rsidR="00C220EB" w:rsidRDefault="00C220EB">
      <w:pPr>
        <w:pStyle w:val="BodyText"/>
        <w:rPr>
          <w:rFonts w:ascii="Arial"/>
          <w:b/>
        </w:rPr>
      </w:pPr>
    </w:p>
    <w:p w14:paraId="077BADBA" w14:textId="77777777" w:rsidR="00C220EB" w:rsidRDefault="00C220EB">
      <w:pPr>
        <w:pStyle w:val="BodyText"/>
        <w:rPr>
          <w:rFonts w:ascii="Arial"/>
          <w:b/>
        </w:rPr>
      </w:pPr>
    </w:p>
    <w:p w14:paraId="077BADBB" w14:textId="77777777" w:rsidR="00C220EB" w:rsidRDefault="00C220EB">
      <w:pPr>
        <w:pStyle w:val="BodyText"/>
        <w:rPr>
          <w:rFonts w:ascii="Arial"/>
          <w:b/>
        </w:rPr>
      </w:pPr>
    </w:p>
    <w:p w14:paraId="077BADBC" w14:textId="77777777" w:rsidR="00C220EB" w:rsidRDefault="00C220EB">
      <w:pPr>
        <w:pStyle w:val="BodyText"/>
        <w:rPr>
          <w:rFonts w:ascii="Arial"/>
          <w:b/>
        </w:rPr>
      </w:pPr>
    </w:p>
    <w:p w14:paraId="077BADBD" w14:textId="77777777" w:rsidR="00C220EB" w:rsidRDefault="00C220EB">
      <w:pPr>
        <w:pStyle w:val="BodyText"/>
        <w:rPr>
          <w:rFonts w:ascii="Arial"/>
          <w:b/>
        </w:rPr>
      </w:pPr>
    </w:p>
    <w:p w14:paraId="077BADBE" w14:textId="77777777" w:rsidR="00C220EB" w:rsidRDefault="00C220EB">
      <w:pPr>
        <w:pStyle w:val="BodyText"/>
        <w:rPr>
          <w:rFonts w:ascii="Arial"/>
          <w:b/>
        </w:rPr>
      </w:pPr>
    </w:p>
    <w:p w14:paraId="077BADBF" w14:textId="77777777" w:rsidR="00C220EB" w:rsidRDefault="00C220EB">
      <w:pPr>
        <w:pStyle w:val="BodyText"/>
        <w:rPr>
          <w:rFonts w:ascii="Arial"/>
          <w:b/>
        </w:rPr>
      </w:pPr>
    </w:p>
    <w:p w14:paraId="077BADC0" w14:textId="77777777" w:rsidR="00C220EB" w:rsidRDefault="00C220EB">
      <w:pPr>
        <w:pStyle w:val="BodyText"/>
        <w:rPr>
          <w:rFonts w:ascii="Arial"/>
          <w:b/>
        </w:rPr>
      </w:pPr>
    </w:p>
    <w:p w14:paraId="077BADC1" w14:textId="77777777" w:rsidR="00C220EB" w:rsidRDefault="00C220EB">
      <w:pPr>
        <w:pStyle w:val="BodyText"/>
        <w:rPr>
          <w:rFonts w:ascii="Arial"/>
          <w:b/>
        </w:rPr>
      </w:pPr>
    </w:p>
    <w:p w14:paraId="077BADC2" w14:textId="77777777" w:rsidR="00C220EB" w:rsidRDefault="00C220EB">
      <w:pPr>
        <w:pStyle w:val="BodyText"/>
        <w:rPr>
          <w:rFonts w:ascii="Arial"/>
          <w:b/>
        </w:rPr>
      </w:pPr>
    </w:p>
    <w:p w14:paraId="077BADC3" w14:textId="77777777" w:rsidR="00C220EB" w:rsidRDefault="00C220EB">
      <w:pPr>
        <w:pStyle w:val="BodyText"/>
        <w:rPr>
          <w:rFonts w:ascii="Arial"/>
          <w:b/>
        </w:rPr>
      </w:pPr>
    </w:p>
    <w:p w14:paraId="077BADC4" w14:textId="77777777" w:rsidR="00C220EB" w:rsidRDefault="00C220EB">
      <w:pPr>
        <w:pStyle w:val="BodyText"/>
        <w:rPr>
          <w:rFonts w:ascii="Arial"/>
          <w:b/>
        </w:rPr>
      </w:pPr>
    </w:p>
    <w:p w14:paraId="077BADC5" w14:textId="77777777" w:rsidR="00C220EB" w:rsidRDefault="00C220EB">
      <w:pPr>
        <w:pStyle w:val="BodyText"/>
        <w:rPr>
          <w:rFonts w:ascii="Arial"/>
          <w:b/>
        </w:rPr>
      </w:pPr>
    </w:p>
    <w:p w14:paraId="077BADC6" w14:textId="77777777" w:rsidR="00C220EB" w:rsidRDefault="00C220EB">
      <w:pPr>
        <w:pStyle w:val="BodyText"/>
        <w:spacing w:before="209"/>
        <w:rPr>
          <w:rFonts w:ascii="Arial"/>
          <w:b/>
        </w:rPr>
      </w:pPr>
    </w:p>
    <w:p w14:paraId="077BADC7" w14:textId="77777777" w:rsidR="00C220EB" w:rsidRDefault="00000000">
      <w:pPr>
        <w:pStyle w:val="Heading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School</w:t>
      </w:r>
      <w:r>
        <w:rPr>
          <w:color w:val="697D90"/>
          <w:spacing w:val="-3"/>
        </w:rPr>
        <w:t xml:space="preserve"> </w:t>
      </w:r>
      <w:r>
        <w:rPr>
          <w:color w:val="697D90"/>
          <w:spacing w:val="-6"/>
        </w:rPr>
        <w:t>of</w:t>
      </w:r>
      <w:r>
        <w:rPr>
          <w:color w:val="697D90"/>
          <w:spacing w:val="-3"/>
        </w:rPr>
        <w:t xml:space="preserve"> </w:t>
      </w:r>
      <w:r>
        <w:rPr>
          <w:color w:val="697D90"/>
          <w:spacing w:val="-6"/>
        </w:rPr>
        <w:t>Engineering</w:t>
      </w:r>
      <w:r>
        <w:rPr>
          <w:color w:val="697D90"/>
          <w:spacing w:val="-3"/>
        </w:rPr>
        <w:t xml:space="preserve"> </w:t>
      </w:r>
      <w:r>
        <w:rPr>
          <w:color w:val="697D90"/>
          <w:spacing w:val="-6"/>
        </w:rPr>
        <w:t>and</w:t>
      </w:r>
      <w:r>
        <w:rPr>
          <w:color w:val="697D90"/>
          <w:spacing w:val="-2"/>
        </w:rPr>
        <w:t xml:space="preserve"> </w:t>
      </w:r>
      <w:r>
        <w:rPr>
          <w:color w:val="697D90"/>
          <w:spacing w:val="-6"/>
        </w:rPr>
        <w:t>Computer</w:t>
      </w:r>
      <w:r>
        <w:rPr>
          <w:color w:val="697D90"/>
          <w:spacing w:val="-3"/>
        </w:rPr>
        <w:t xml:space="preserve"> </w:t>
      </w:r>
      <w:r>
        <w:rPr>
          <w:color w:val="697D90"/>
          <w:spacing w:val="-6"/>
        </w:rPr>
        <w:t>Science</w:t>
      </w:r>
    </w:p>
    <w:p w14:paraId="077BADC8" w14:textId="77777777" w:rsidR="00C220EB" w:rsidRDefault="00000000">
      <w:pPr>
        <w:pStyle w:val="Heading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Master</w:t>
      </w:r>
      <w:r>
        <w:rPr>
          <w:color w:val="697D90"/>
          <w:spacing w:val="-5"/>
        </w:rPr>
        <w:t xml:space="preserve"> </w:t>
      </w:r>
      <w:r>
        <w:rPr>
          <w:color w:val="697D90"/>
          <w:spacing w:val="-6"/>
        </w:rPr>
        <w:t>of</w:t>
      </w:r>
      <w:r>
        <w:rPr>
          <w:color w:val="697D90"/>
          <w:spacing w:val="-4"/>
        </w:rPr>
        <w:t xml:space="preserve"> </w:t>
      </w:r>
      <w:r>
        <w:rPr>
          <w:color w:val="697D90"/>
          <w:spacing w:val="-6"/>
        </w:rPr>
        <w:t>Science</w:t>
      </w:r>
      <w:r>
        <w:rPr>
          <w:color w:val="697D90"/>
          <w:spacing w:val="-4"/>
        </w:rPr>
        <w:t xml:space="preserve"> </w:t>
      </w:r>
      <w:r>
        <w:rPr>
          <w:color w:val="697D90"/>
          <w:spacing w:val="-6"/>
        </w:rPr>
        <w:t>in</w:t>
      </w:r>
      <w:r>
        <w:rPr>
          <w:color w:val="697D90"/>
          <w:spacing w:val="-4"/>
        </w:rPr>
        <w:t xml:space="preserve"> </w:t>
      </w:r>
      <w:r>
        <w:rPr>
          <w:color w:val="697D90"/>
          <w:spacing w:val="-6"/>
        </w:rPr>
        <w:t>Engineering</w:t>
      </w:r>
    </w:p>
    <w:p w14:paraId="077BADC9" w14:textId="77777777" w:rsidR="00C220EB" w:rsidRDefault="00C220EB">
      <w:pPr>
        <w:pStyle w:val="Heading4"/>
        <w:spacing w:line="305" w:lineRule="exact"/>
        <w:sectPr w:rsidR="00C220EB">
          <w:type w:val="continuous"/>
          <w:pgSz w:w="11910" w:h="16840"/>
          <w:pgMar w:top="0" w:right="0" w:bottom="280" w:left="708" w:header="720" w:footer="720" w:gutter="0"/>
          <w:cols w:space="720"/>
        </w:sectPr>
      </w:pPr>
    </w:p>
    <w:p w14:paraId="077BADCA" w14:textId="77777777" w:rsidR="00C220EB" w:rsidRDefault="00C220EB">
      <w:pPr>
        <w:pStyle w:val="BodyText"/>
        <w:spacing w:before="4"/>
        <w:rPr>
          <w:rFonts w:ascii="Arial"/>
          <w:b/>
          <w:sz w:val="17"/>
        </w:rPr>
      </w:pPr>
    </w:p>
    <w:p w14:paraId="077BADCB" w14:textId="77777777" w:rsidR="00C220EB" w:rsidRDefault="00C220EB">
      <w:pPr>
        <w:pStyle w:val="BodyText"/>
        <w:rPr>
          <w:rFonts w:ascii="Arial"/>
          <w:b/>
          <w:sz w:val="17"/>
        </w:rPr>
        <w:sectPr w:rsidR="00C220EB">
          <w:pgSz w:w="11910" w:h="16840"/>
          <w:pgMar w:top="1920" w:right="0" w:bottom="280" w:left="708" w:header="720" w:footer="720" w:gutter="0"/>
          <w:cols w:space="720"/>
        </w:sectPr>
      </w:pPr>
    </w:p>
    <w:p w14:paraId="077BADCC" w14:textId="77777777" w:rsidR="00C220EB" w:rsidRDefault="00C220EB">
      <w:pPr>
        <w:pStyle w:val="BodyText"/>
        <w:rPr>
          <w:rFonts w:ascii="Arial"/>
          <w:b/>
        </w:rPr>
      </w:pPr>
    </w:p>
    <w:p w14:paraId="077BADCD" w14:textId="77777777" w:rsidR="00C220EB" w:rsidRDefault="00C220EB">
      <w:pPr>
        <w:pStyle w:val="BodyText"/>
        <w:spacing w:before="72"/>
        <w:rPr>
          <w:rFonts w:ascii="Arial"/>
          <w:b/>
        </w:rPr>
      </w:pPr>
    </w:p>
    <w:p w14:paraId="077BADCE" w14:textId="77777777" w:rsidR="00C220EB" w:rsidRDefault="00000000">
      <w:pPr>
        <w:pStyle w:val="BodyText"/>
        <w:spacing w:line="256" w:lineRule="auto"/>
        <w:ind w:left="142" w:right="848"/>
        <w:jc w:val="both"/>
      </w:pPr>
      <w:bookmarkStart w:id="0" w:name="Abstract"/>
      <w:bookmarkStart w:id="1" w:name="_bookmark0"/>
      <w:bookmarkEnd w:id="0"/>
      <w:bookmarkEnd w:id="1"/>
      <w:r>
        <w:t>This project addresses challenges with data quality and availability at Swiss Post.</w:t>
      </w:r>
      <w:r>
        <w:rPr>
          <w:spacing w:val="40"/>
        </w:rPr>
        <w:t xml:space="preserve"> </w:t>
      </w:r>
      <w:r>
        <w:t xml:space="preserve">The environment of postal </w:t>
      </w:r>
      <w:r>
        <w:rPr>
          <w:w w:val="110"/>
        </w:rPr>
        <w:t>services is highly heterogeneous due to many factors. This causes challenges in non-operative reporting, where all heterogeneity is brought into global reports, placing these differences into a homogeneous en-</w:t>
      </w:r>
      <w:r>
        <w:rPr>
          <w:w w:val="115"/>
        </w:rPr>
        <w:t>vironment.</w:t>
      </w:r>
      <w:r>
        <w:rPr>
          <w:spacing w:val="9"/>
          <w:w w:val="115"/>
        </w:rPr>
        <w:t xml:space="preserve"> </w:t>
      </w:r>
      <w:r>
        <w:rPr>
          <w:w w:val="115"/>
        </w:rPr>
        <w:t>In</w:t>
      </w:r>
      <w:r>
        <w:rPr>
          <w:spacing w:val="-13"/>
          <w:w w:val="115"/>
        </w:rPr>
        <w:t xml:space="preserve"> </w:t>
      </w:r>
      <w:r>
        <w:rPr>
          <w:w w:val="115"/>
        </w:rPr>
        <w:t>this</w:t>
      </w:r>
      <w:r>
        <w:rPr>
          <w:spacing w:val="-13"/>
          <w:w w:val="115"/>
        </w:rPr>
        <w:t xml:space="preserve"> </w:t>
      </w:r>
      <w:r>
        <w:rPr>
          <w:w w:val="115"/>
        </w:rPr>
        <w:t>environment,</w:t>
      </w:r>
      <w:r>
        <w:rPr>
          <w:spacing w:val="-12"/>
          <w:w w:val="115"/>
        </w:rPr>
        <w:t xml:space="preserve"> </w:t>
      </w:r>
      <w:r>
        <w:rPr>
          <w:w w:val="115"/>
        </w:rPr>
        <w:t>both</w:t>
      </w:r>
      <w:r>
        <w:rPr>
          <w:spacing w:val="-14"/>
          <w:w w:val="115"/>
        </w:rPr>
        <w:t xml:space="preserve"> </w:t>
      </w:r>
      <w:r>
        <w:rPr>
          <w:w w:val="115"/>
        </w:rPr>
        <w:t>the</w:t>
      </w:r>
      <w:r>
        <w:rPr>
          <w:spacing w:val="-13"/>
          <w:w w:val="115"/>
        </w:rPr>
        <w:t xml:space="preserve"> </w:t>
      </w:r>
      <w:r>
        <w:rPr>
          <w:w w:val="115"/>
        </w:rPr>
        <w:t>hardware</w:t>
      </w:r>
      <w:r>
        <w:rPr>
          <w:spacing w:val="-13"/>
          <w:w w:val="115"/>
        </w:rPr>
        <w:t xml:space="preserve"> </w:t>
      </w:r>
      <w:r>
        <w:rPr>
          <w:w w:val="115"/>
        </w:rPr>
        <w:t>used</w:t>
      </w:r>
      <w:r>
        <w:rPr>
          <w:spacing w:val="-13"/>
          <w:w w:val="115"/>
        </w:rPr>
        <w:t xml:space="preserve"> </w:t>
      </w:r>
      <w:r>
        <w:rPr>
          <w:w w:val="115"/>
        </w:rPr>
        <w:t>at</w:t>
      </w:r>
      <w:r>
        <w:rPr>
          <w:spacing w:val="-14"/>
          <w:w w:val="115"/>
        </w:rPr>
        <w:t xml:space="preserve"> </w:t>
      </w:r>
      <w:r>
        <w:rPr>
          <w:w w:val="115"/>
        </w:rPr>
        <w:t>the</w:t>
      </w:r>
      <w:r>
        <w:rPr>
          <w:spacing w:val="-13"/>
          <w:w w:val="115"/>
        </w:rPr>
        <w:t xml:space="preserve"> </w:t>
      </w:r>
      <w:r>
        <w:rPr>
          <w:w w:val="115"/>
        </w:rPr>
        <w:t>operational</w:t>
      </w:r>
      <w:r>
        <w:rPr>
          <w:spacing w:val="-13"/>
          <w:w w:val="115"/>
        </w:rPr>
        <w:t xml:space="preserve"> </w:t>
      </w:r>
      <w:r>
        <w:rPr>
          <w:w w:val="115"/>
        </w:rPr>
        <w:t>level</w:t>
      </w:r>
      <w:r>
        <w:rPr>
          <w:spacing w:val="-13"/>
          <w:w w:val="115"/>
        </w:rPr>
        <w:t xml:space="preserve"> </w:t>
      </w:r>
      <w:r>
        <w:rPr>
          <w:w w:val="115"/>
        </w:rPr>
        <w:t>and</w:t>
      </w:r>
      <w:r>
        <w:rPr>
          <w:spacing w:val="-14"/>
          <w:w w:val="115"/>
        </w:rPr>
        <w:t xml:space="preserve"> </w:t>
      </w:r>
      <w:r>
        <w:rPr>
          <w:w w:val="115"/>
        </w:rPr>
        <w:t>the</w:t>
      </w:r>
      <w:r>
        <w:rPr>
          <w:spacing w:val="-13"/>
          <w:w w:val="115"/>
        </w:rPr>
        <w:t xml:space="preserve"> </w:t>
      </w:r>
      <w:r>
        <w:rPr>
          <w:w w:val="115"/>
        </w:rPr>
        <w:t>software</w:t>
      </w:r>
      <w:r>
        <w:rPr>
          <w:spacing w:val="-13"/>
          <w:w w:val="115"/>
        </w:rPr>
        <w:t xml:space="preserve"> </w:t>
      </w:r>
      <w:r>
        <w:rPr>
          <w:w w:val="115"/>
        </w:rPr>
        <w:t>at</w:t>
      </w:r>
      <w:r>
        <w:rPr>
          <w:spacing w:val="-13"/>
          <w:w w:val="115"/>
        </w:rPr>
        <w:t xml:space="preserve"> </w:t>
      </w:r>
      <w:r>
        <w:rPr>
          <w:w w:val="115"/>
        </w:rPr>
        <w:t xml:space="preserve">the </w:t>
      </w:r>
      <w:r>
        <w:rPr>
          <w:w w:val="110"/>
        </w:rPr>
        <w:t>reporting level are under constant change. These changes can break existing data pipelines and introduce new</w:t>
      </w:r>
      <w:r>
        <w:rPr>
          <w:spacing w:val="-1"/>
          <w:w w:val="110"/>
        </w:rPr>
        <w:t xml:space="preserve"> </w:t>
      </w:r>
      <w:r>
        <w:rPr>
          <w:w w:val="110"/>
        </w:rPr>
        <w:t>ways</w:t>
      </w:r>
      <w:r>
        <w:rPr>
          <w:spacing w:val="-1"/>
          <w:w w:val="110"/>
        </w:rPr>
        <w:t xml:space="preserve"> </w:t>
      </w:r>
      <w:r>
        <w:rPr>
          <w:w w:val="110"/>
        </w:rPr>
        <w:t>and</w:t>
      </w:r>
      <w:r>
        <w:rPr>
          <w:spacing w:val="-1"/>
          <w:w w:val="110"/>
        </w:rPr>
        <w:t xml:space="preserve"> </w:t>
      </w:r>
      <w:r>
        <w:rPr>
          <w:w w:val="110"/>
        </w:rPr>
        <w:t>tools</w:t>
      </w:r>
      <w:r>
        <w:rPr>
          <w:spacing w:val="-1"/>
          <w:w w:val="110"/>
        </w:rPr>
        <w:t xml:space="preserve"> </w:t>
      </w:r>
      <w:r>
        <w:rPr>
          <w:w w:val="110"/>
        </w:rPr>
        <w:t>of</w:t>
      </w:r>
      <w:r>
        <w:rPr>
          <w:spacing w:val="-1"/>
          <w:w w:val="110"/>
        </w:rPr>
        <w:t xml:space="preserve"> </w:t>
      </w:r>
      <w:r>
        <w:rPr>
          <w:w w:val="110"/>
        </w:rPr>
        <w:t>reporting. The</w:t>
      </w:r>
      <w:r>
        <w:rPr>
          <w:spacing w:val="-1"/>
          <w:w w:val="110"/>
        </w:rPr>
        <w:t xml:space="preserve"> </w:t>
      </w:r>
      <w:r>
        <w:rPr>
          <w:w w:val="110"/>
        </w:rPr>
        <w:t>goal</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help</w:t>
      </w:r>
      <w:r>
        <w:rPr>
          <w:spacing w:val="-1"/>
          <w:w w:val="110"/>
        </w:rPr>
        <w:t xml:space="preserve"> </w:t>
      </w:r>
      <w:r>
        <w:rPr>
          <w:w w:val="110"/>
        </w:rPr>
        <w:t>maintain</w:t>
      </w:r>
      <w:r>
        <w:rPr>
          <w:spacing w:val="-1"/>
          <w:w w:val="110"/>
        </w:rPr>
        <w:t xml:space="preserve"> </w:t>
      </w:r>
      <w:r>
        <w:rPr>
          <w:w w:val="110"/>
        </w:rPr>
        <w:t>high</w:t>
      </w:r>
      <w:r>
        <w:rPr>
          <w:spacing w:val="-1"/>
          <w:w w:val="110"/>
        </w:rPr>
        <w:t xml:space="preserve"> </w:t>
      </w:r>
      <w:r>
        <w:rPr>
          <w:w w:val="110"/>
        </w:rPr>
        <w:t>user</w:t>
      </w:r>
      <w:r>
        <w:rPr>
          <w:spacing w:val="-1"/>
          <w:w w:val="110"/>
        </w:rPr>
        <w:t xml:space="preserve"> </w:t>
      </w:r>
      <w:r>
        <w:rPr>
          <w:w w:val="110"/>
        </w:rPr>
        <w:t>confidence</w:t>
      </w:r>
      <w:r>
        <w:rPr>
          <w:spacing w:val="-1"/>
          <w:w w:val="110"/>
        </w:rPr>
        <w:t xml:space="preserve"> </w:t>
      </w:r>
      <w:r>
        <w:rPr>
          <w:w w:val="110"/>
        </w:rPr>
        <w:t>in</w:t>
      </w:r>
      <w:r>
        <w:rPr>
          <w:spacing w:val="-1"/>
          <w:w w:val="110"/>
        </w:rPr>
        <w:t xml:space="preserve"> </w:t>
      </w:r>
      <w:r>
        <w:rPr>
          <w:w w:val="110"/>
        </w:rPr>
        <w:t>non-operative</w:t>
      </w:r>
      <w:r>
        <w:rPr>
          <w:spacing w:val="-16"/>
          <w:w w:val="110"/>
        </w:rPr>
        <w:t xml:space="preserve"> </w:t>
      </w:r>
      <w:r>
        <w:rPr>
          <w:w w:val="110"/>
        </w:rPr>
        <w:t>reporting.</w:t>
      </w:r>
      <w:r>
        <w:rPr>
          <w:spacing w:val="-11"/>
          <w:w w:val="110"/>
        </w:rPr>
        <w:t xml:space="preserve"> </w:t>
      </w:r>
      <w:r>
        <w:rPr>
          <w:w w:val="110"/>
        </w:rPr>
        <w:t>This</w:t>
      </w:r>
      <w:r>
        <w:rPr>
          <w:spacing w:val="-15"/>
          <w:w w:val="110"/>
        </w:rPr>
        <w:t xml:space="preserve"> </w:t>
      </w:r>
      <w:r>
        <w:rPr>
          <w:w w:val="110"/>
        </w:rPr>
        <w:t>is</w:t>
      </w:r>
      <w:r>
        <w:rPr>
          <w:spacing w:val="-15"/>
          <w:w w:val="110"/>
        </w:rPr>
        <w:t xml:space="preserve"> </w:t>
      </w:r>
      <w:r>
        <w:rPr>
          <w:w w:val="110"/>
        </w:rPr>
        <w:t>achieved</w:t>
      </w:r>
      <w:r>
        <w:rPr>
          <w:spacing w:val="-15"/>
          <w:w w:val="110"/>
        </w:rPr>
        <w:t xml:space="preserve"> </w:t>
      </w:r>
      <w:r>
        <w:rPr>
          <w:w w:val="110"/>
        </w:rPr>
        <w:t>by</w:t>
      </w:r>
      <w:r>
        <w:rPr>
          <w:spacing w:val="-16"/>
          <w:w w:val="110"/>
        </w:rPr>
        <w:t xml:space="preserve"> </w:t>
      </w:r>
      <w:r>
        <w:rPr>
          <w:w w:val="110"/>
        </w:rPr>
        <w:t>setting</w:t>
      </w:r>
      <w:r>
        <w:rPr>
          <w:spacing w:val="-15"/>
          <w:w w:val="110"/>
        </w:rPr>
        <w:t xml:space="preserve"> </w:t>
      </w:r>
      <w:r>
        <w:rPr>
          <w:w w:val="110"/>
        </w:rPr>
        <w:t>up</w:t>
      </w:r>
      <w:r>
        <w:rPr>
          <w:spacing w:val="-15"/>
          <w:w w:val="110"/>
        </w:rPr>
        <w:t xml:space="preserve"> </w:t>
      </w:r>
      <w:r>
        <w:rPr>
          <w:w w:val="110"/>
        </w:rPr>
        <w:t>rules</w:t>
      </w:r>
      <w:r>
        <w:rPr>
          <w:spacing w:val="-15"/>
          <w:w w:val="110"/>
        </w:rPr>
        <w:t xml:space="preserve"> </w:t>
      </w:r>
      <w:r>
        <w:rPr>
          <w:w w:val="110"/>
        </w:rPr>
        <w:t>for</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checks</w:t>
      </w:r>
      <w:r>
        <w:rPr>
          <w:spacing w:val="-15"/>
          <w:w w:val="110"/>
        </w:rPr>
        <w:t xml:space="preserve"> </w:t>
      </w:r>
      <w:r>
        <w:rPr>
          <w:w w:val="110"/>
        </w:rPr>
        <w:t>and</w:t>
      </w:r>
      <w:r>
        <w:rPr>
          <w:spacing w:val="-16"/>
          <w:w w:val="110"/>
        </w:rPr>
        <w:t xml:space="preserve"> </w:t>
      </w:r>
      <w:r>
        <w:rPr>
          <w:w w:val="110"/>
        </w:rPr>
        <w:t>improving</w:t>
      </w:r>
      <w:r>
        <w:rPr>
          <w:spacing w:val="-15"/>
          <w:w w:val="110"/>
        </w:rPr>
        <w:t xml:space="preserve"> </w:t>
      </w:r>
      <w:r>
        <w:rPr>
          <w:w w:val="110"/>
        </w:rPr>
        <w:t>business</w:t>
      </w:r>
      <w:r>
        <w:rPr>
          <w:spacing w:val="-15"/>
          <w:w w:val="110"/>
        </w:rPr>
        <w:t xml:space="preserve"> </w:t>
      </w:r>
      <w:r>
        <w:rPr>
          <w:w w:val="110"/>
        </w:rPr>
        <w:t>and IT</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their</w:t>
      </w:r>
      <w:r>
        <w:rPr>
          <w:spacing w:val="-3"/>
          <w:w w:val="110"/>
        </w:rPr>
        <w:t xml:space="preserve"> </w:t>
      </w:r>
      <w:r>
        <w:rPr>
          <w:w w:val="110"/>
        </w:rPr>
        <w:t>respective</w:t>
      </w:r>
      <w:r>
        <w:rPr>
          <w:spacing w:val="-3"/>
          <w:w w:val="110"/>
        </w:rPr>
        <w:t xml:space="preserve"> </w:t>
      </w:r>
      <w:r>
        <w:rPr>
          <w:w w:val="110"/>
        </w:rPr>
        <w:t>needs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field</w:t>
      </w:r>
      <w:r>
        <w:rPr>
          <w:spacing w:val="-3"/>
          <w:w w:val="110"/>
        </w:rPr>
        <w:t xml:space="preserve"> </w:t>
      </w:r>
      <w:r>
        <w:rPr>
          <w:w w:val="110"/>
        </w:rPr>
        <w:t>of</w:t>
      </w:r>
      <w:r>
        <w:rPr>
          <w:spacing w:val="-3"/>
          <w:w w:val="110"/>
        </w:rPr>
        <w:t xml:space="preserve"> </w:t>
      </w:r>
      <w:r>
        <w:rPr>
          <w:w w:val="110"/>
        </w:rPr>
        <w:t>data</w:t>
      </w:r>
      <w:r>
        <w:rPr>
          <w:spacing w:val="-3"/>
          <w:w w:val="110"/>
        </w:rPr>
        <w:t xml:space="preserve"> </w:t>
      </w:r>
      <w:r>
        <w:rPr>
          <w:w w:val="110"/>
        </w:rPr>
        <w:t>quality</w:t>
      </w:r>
      <w:r>
        <w:rPr>
          <w:spacing w:val="-3"/>
          <w:w w:val="110"/>
        </w:rPr>
        <w:t xml:space="preserve"> </w:t>
      </w:r>
      <w:r>
        <w:rPr>
          <w:w w:val="110"/>
        </w:rPr>
        <w:t>and</w:t>
      </w:r>
      <w:r>
        <w:rPr>
          <w:spacing w:val="-3"/>
          <w:w w:val="110"/>
        </w:rPr>
        <w:t xml:space="preserve"> </w:t>
      </w:r>
      <w:r>
        <w:rPr>
          <w:w w:val="110"/>
        </w:rPr>
        <w:t>availability. This</w:t>
      </w:r>
      <w:r>
        <w:rPr>
          <w:spacing w:val="-3"/>
          <w:w w:val="110"/>
        </w:rPr>
        <w:t xml:space="preserve"> </w:t>
      </w:r>
      <w:r>
        <w:rPr>
          <w:w w:val="110"/>
        </w:rPr>
        <w:t>topic</w:t>
      </w:r>
      <w:r>
        <w:rPr>
          <w:spacing w:val="-3"/>
          <w:w w:val="110"/>
        </w:rPr>
        <w:t xml:space="preserve"> </w:t>
      </w:r>
      <w:r>
        <w:rPr>
          <w:w w:val="110"/>
        </w:rPr>
        <w:t>is</w:t>
      </w:r>
      <w:r>
        <w:rPr>
          <w:spacing w:val="-3"/>
          <w:w w:val="110"/>
        </w:rPr>
        <w:t xml:space="preserve"> </w:t>
      </w:r>
      <w:r>
        <w:rPr>
          <w:w w:val="110"/>
        </w:rPr>
        <w:t xml:space="preserve">highly relevant to both business and IT, as it helps provide value across the entire service process. To reach this goal, research into data availability and data quality checks is conducted. This supports an understanding </w:t>
      </w:r>
      <w:r>
        <w:rPr>
          <w:w w:val="115"/>
        </w:rPr>
        <w:t>of</w:t>
      </w:r>
      <w:r>
        <w:rPr>
          <w:spacing w:val="-12"/>
          <w:w w:val="115"/>
        </w:rPr>
        <w:t xml:space="preserve"> </w:t>
      </w:r>
      <w:r>
        <w:rPr>
          <w:w w:val="115"/>
        </w:rPr>
        <w:t>what</w:t>
      </w:r>
      <w:r>
        <w:rPr>
          <w:spacing w:val="-12"/>
          <w:w w:val="115"/>
        </w:rPr>
        <w:t xml:space="preserve"> </w:t>
      </w:r>
      <w:r>
        <w:rPr>
          <w:w w:val="115"/>
        </w:rPr>
        <w:t>these</w:t>
      </w:r>
      <w:r>
        <w:rPr>
          <w:spacing w:val="-12"/>
          <w:w w:val="115"/>
        </w:rPr>
        <w:t xml:space="preserve"> </w:t>
      </w:r>
      <w:r>
        <w:rPr>
          <w:w w:val="115"/>
        </w:rPr>
        <w:t>checks</w:t>
      </w:r>
      <w:r>
        <w:rPr>
          <w:spacing w:val="-12"/>
          <w:w w:val="115"/>
        </w:rPr>
        <w:t xml:space="preserve"> </w:t>
      </w:r>
      <w:r>
        <w:rPr>
          <w:w w:val="115"/>
        </w:rPr>
        <w:t>do</w:t>
      </w:r>
      <w:r>
        <w:rPr>
          <w:spacing w:val="-12"/>
          <w:w w:val="115"/>
        </w:rPr>
        <w:t xml:space="preserve"> </w:t>
      </w:r>
      <w:r>
        <w:rPr>
          <w:w w:val="115"/>
        </w:rPr>
        <w:t>and</w:t>
      </w:r>
      <w:r>
        <w:rPr>
          <w:spacing w:val="-12"/>
          <w:w w:val="115"/>
        </w:rPr>
        <w:t xml:space="preserve"> </w:t>
      </w:r>
      <w:r>
        <w:rPr>
          <w:w w:val="115"/>
        </w:rPr>
        <w:t>where</w:t>
      </w:r>
      <w:r>
        <w:rPr>
          <w:spacing w:val="-12"/>
          <w:w w:val="115"/>
        </w:rPr>
        <w:t xml:space="preserve"> </w:t>
      </w:r>
      <w:r>
        <w:rPr>
          <w:w w:val="115"/>
        </w:rPr>
        <w:t>they</w:t>
      </w:r>
      <w:r>
        <w:rPr>
          <w:spacing w:val="-12"/>
          <w:w w:val="115"/>
        </w:rPr>
        <w:t xml:space="preserve"> </w:t>
      </w:r>
      <w:r>
        <w:rPr>
          <w:w w:val="115"/>
        </w:rPr>
        <w:t>should</w:t>
      </w:r>
      <w:r>
        <w:rPr>
          <w:spacing w:val="-12"/>
          <w:w w:val="115"/>
        </w:rPr>
        <w:t xml:space="preserve"> </w:t>
      </w:r>
      <w:r>
        <w:rPr>
          <w:w w:val="115"/>
        </w:rPr>
        <w:t>be</w:t>
      </w:r>
      <w:r>
        <w:rPr>
          <w:spacing w:val="-12"/>
          <w:w w:val="115"/>
        </w:rPr>
        <w:t xml:space="preserve"> </w:t>
      </w:r>
      <w:r>
        <w:rPr>
          <w:w w:val="115"/>
        </w:rPr>
        <w:t>implemented.</w:t>
      </w:r>
      <w:r>
        <w:rPr>
          <w:spacing w:val="14"/>
          <w:w w:val="115"/>
        </w:rPr>
        <w:t xml:space="preserve"> </w:t>
      </w:r>
      <w:r>
        <w:rPr>
          <w:w w:val="115"/>
        </w:rPr>
        <w:t>In</w:t>
      </w:r>
      <w:r>
        <w:rPr>
          <w:spacing w:val="-12"/>
          <w:w w:val="115"/>
        </w:rPr>
        <w:t xml:space="preserve"> </w:t>
      </w:r>
      <w:r>
        <w:rPr>
          <w:w w:val="115"/>
        </w:rPr>
        <w:t>order</w:t>
      </w:r>
      <w:r>
        <w:rPr>
          <w:spacing w:val="-12"/>
          <w:w w:val="115"/>
        </w:rPr>
        <w:t xml:space="preserve"> </w:t>
      </w:r>
      <w:r>
        <w:rPr>
          <w:w w:val="115"/>
        </w:rPr>
        <w:t>to</w:t>
      </w:r>
      <w:r>
        <w:rPr>
          <w:spacing w:val="-12"/>
          <w:w w:val="115"/>
        </w:rPr>
        <w:t xml:space="preserve"> </w:t>
      </w:r>
      <w:r>
        <w:rPr>
          <w:w w:val="115"/>
        </w:rPr>
        <w:t>better</w:t>
      </w:r>
      <w:r>
        <w:rPr>
          <w:spacing w:val="-12"/>
          <w:w w:val="115"/>
        </w:rPr>
        <w:t xml:space="preserve"> </w:t>
      </w:r>
      <w:r>
        <w:rPr>
          <w:w w:val="115"/>
        </w:rPr>
        <w:t>map</w:t>
      </w:r>
      <w:r>
        <w:rPr>
          <w:spacing w:val="-12"/>
          <w:w w:val="115"/>
        </w:rPr>
        <w:t xml:space="preserve"> </w:t>
      </w:r>
      <w:r>
        <w:rPr>
          <w:w w:val="115"/>
        </w:rPr>
        <w:t>the</w:t>
      </w:r>
      <w:r>
        <w:rPr>
          <w:spacing w:val="-12"/>
          <w:w w:val="115"/>
        </w:rPr>
        <w:t xml:space="preserve"> </w:t>
      </w:r>
      <w:r>
        <w:rPr>
          <w:w w:val="115"/>
        </w:rPr>
        <w:t xml:space="preserve">challenges, </w:t>
      </w:r>
      <w:r>
        <w:rPr>
          <w:w w:val="110"/>
        </w:rPr>
        <w:t>both</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lineage</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reporting</w:t>
      </w:r>
      <w:r>
        <w:rPr>
          <w:spacing w:val="-4"/>
          <w:w w:val="110"/>
        </w:rPr>
        <w:t xml:space="preserve"> </w:t>
      </w:r>
      <w:r>
        <w:rPr>
          <w:w w:val="110"/>
        </w:rPr>
        <w:t>pipeline</w:t>
      </w:r>
      <w:r>
        <w:rPr>
          <w:spacing w:val="-4"/>
          <w:w w:val="110"/>
        </w:rPr>
        <w:t xml:space="preserve"> </w:t>
      </w:r>
      <w:r>
        <w:rPr>
          <w:w w:val="110"/>
        </w:rPr>
        <w:t>are</w:t>
      </w:r>
      <w:r>
        <w:rPr>
          <w:spacing w:val="-4"/>
          <w:w w:val="110"/>
        </w:rPr>
        <w:t xml:space="preserve"> </w:t>
      </w:r>
      <w:r>
        <w:rPr>
          <w:w w:val="110"/>
        </w:rPr>
        <w:t>researched</w:t>
      </w:r>
      <w:r>
        <w:rPr>
          <w:spacing w:val="-4"/>
          <w:w w:val="110"/>
        </w:rPr>
        <w:t xml:space="preserve"> </w:t>
      </w:r>
      <w:r>
        <w:rPr>
          <w:w w:val="110"/>
        </w:rPr>
        <w:t>and</w:t>
      </w:r>
      <w:r>
        <w:rPr>
          <w:spacing w:val="-4"/>
          <w:w w:val="110"/>
        </w:rPr>
        <w:t xml:space="preserve"> </w:t>
      </w:r>
      <w:r>
        <w:rPr>
          <w:w w:val="110"/>
        </w:rPr>
        <w:t>documented.</w:t>
      </w:r>
      <w:r>
        <w:rPr>
          <w:spacing w:val="19"/>
          <w:w w:val="110"/>
        </w:rPr>
        <w:t xml:space="preserve"> </w:t>
      </w:r>
      <w:r>
        <w:rPr>
          <w:w w:val="110"/>
        </w:rPr>
        <w:t>As</w:t>
      </w:r>
      <w:r>
        <w:rPr>
          <w:spacing w:val="-4"/>
          <w:w w:val="110"/>
        </w:rPr>
        <w:t xml:space="preserve"> </w:t>
      </w:r>
      <w:r>
        <w:rPr>
          <w:w w:val="110"/>
        </w:rPr>
        <w:t>the</w:t>
      </w:r>
      <w:r>
        <w:rPr>
          <w:spacing w:val="-4"/>
          <w:w w:val="110"/>
        </w:rPr>
        <w:t xml:space="preserve"> </w:t>
      </w:r>
      <w:r>
        <w:rPr>
          <w:w w:val="110"/>
        </w:rPr>
        <w:t>main</w:t>
      </w:r>
      <w:r>
        <w:rPr>
          <w:spacing w:val="-4"/>
          <w:w w:val="110"/>
        </w:rPr>
        <w:t xml:space="preserve"> </w:t>
      </w:r>
      <w:r>
        <w:rPr>
          <w:w w:val="110"/>
        </w:rPr>
        <w:t>contribution towards</w:t>
      </w:r>
      <w:r>
        <w:rPr>
          <w:spacing w:val="-11"/>
          <w:w w:val="110"/>
        </w:rPr>
        <w:t xml:space="preserve"> </w:t>
      </w:r>
      <w:r>
        <w:rPr>
          <w:w w:val="110"/>
        </w:rPr>
        <w:t>this</w:t>
      </w:r>
      <w:r>
        <w:rPr>
          <w:spacing w:val="-11"/>
          <w:w w:val="110"/>
        </w:rPr>
        <w:t xml:space="preserve"> </w:t>
      </w:r>
      <w:r>
        <w:rPr>
          <w:w w:val="110"/>
        </w:rPr>
        <w:t>goal,</w:t>
      </w:r>
      <w:r>
        <w:rPr>
          <w:spacing w:val="-7"/>
          <w:w w:val="110"/>
        </w:rPr>
        <w:t xml:space="preserve"> </w:t>
      </w:r>
      <w:r>
        <w:rPr>
          <w:w w:val="110"/>
        </w:rPr>
        <w:t>the</w:t>
      </w:r>
      <w:r>
        <w:rPr>
          <w:spacing w:val="-11"/>
          <w:w w:val="110"/>
        </w:rPr>
        <w:t xml:space="preserve"> </w:t>
      </w:r>
      <w:r>
        <w:rPr>
          <w:w w:val="110"/>
        </w:rPr>
        <w:t>current</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performed</w:t>
      </w:r>
      <w:r>
        <w:rPr>
          <w:spacing w:val="-11"/>
          <w:w w:val="110"/>
        </w:rPr>
        <w:t xml:space="preserve"> </w:t>
      </w:r>
      <w:r>
        <w:rPr>
          <w:w w:val="110"/>
        </w:rPr>
        <w:t>by</w:t>
      </w:r>
      <w:r>
        <w:rPr>
          <w:spacing w:val="-11"/>
          <w:w w:val="110"/>
        </w:rPr>
        <w:t xml:space="preserve"> </w:t>
      </w:r>
      <w:r>
        <w:rPr>
          <w:w w:val="110"/>
        </w:rPr>
        <w:t>the</w:t>
      </w:r>
      <w:r>
        <w:rPr>
          <w:spacing w:val="-11"/>
          <w:w w:val="110"/>
        </w:rPr>
        <w:t xml:space="preserve"> </w:t>
      </w:r>
      <w:r>
        <w:rPr>
          <w:w w:val="110"/>
        </w:rPr>
        <w:t>business</w:t>
      </w:r>
      <w:r>
        <w:rPr>
          <w:spacing w:val="-11"/>
          <w:w w:val="110"/>
        </w:rPr>
        <w:t xml:space="preserve"> </w:t>
      </w:r>
      <w:r>
        <w:rPr>
          <w:w w:val="110"/>
        </w:rPr>
        <w:t>are</w:t>
      </w:r>
      <w:r>
        <w:rPr>
          <w:spacing w:val="-11"/>
          <w:w w:val="110"/>
        </w:rPr>
        <w:t xml:space="preserve"> </w:t>
      </w:r>
      <w:r>
        <w:rPr>
          <w:w w:val="110"/>
        </w:rPr>
        <w:t>evaluated.</w:t>
      </w:r>
      <w:r>
        <w:rPr>
          <w:spacing w:val="10"/>
          <w:w w:val="110"/>
        </w:rPr>
        <w:t xml:space="preserve"> </w:t>
      </w:r>
      <w:r>
        <w:rPr>
          <w:w w:val="110"/>
        </w:rPr>
        <w:t>This</w:t>
      </w:r>
      <w:r>
        <w:rPr>
          <w:spacing w:val="-11"/>
          <w:w w:val="110"/>
        </w:rPr>
        <w:t xml:space="preserve"> </w:t>
      </w:r>
      <w:r>
        <w:rPr>
          <w:w w:val="110"/>
        </w:rPr>
        <w:t>evaluation helps</w:t>
      </w:r>
      <w:r>
        <w:rPr>
          <w:spacing w:val="-3"/>
          <w:w w:val="110"/>
        </w:rPr>
        <w:t xml:space="preserve"> </w:t>
      </w:r>
      <w:r>
        <w:rPr>
          <w:w w:val="110"/>
        </w:rPr>
        <w:t>to</w:t>
      </w:r>
      <w:r>
        <w:rPr>
          <w:spacing w:val="-3"/>
          <w:w w:val="110"/>
        </w:rPr>
        <w:t xml:space="preserve"> </w:t>
      </w:r>
      <w:r>
        <w:rPr>
          <w:w w:val="110"/>
        </w:rPr>
        <w:t>ensure</w:t>
      </w:r>
      <w:r>
        <w:rPr>
          <w:spacing w:val="-3"/>
          <w:w w:val="110"/>
        </w:rPr>
        <w:t xml:space="preserve"> </w:t>
      </w:r>
      <w:r>
        <w:rPr>
          <w:w w:val="110"/>
        </w:rPr>
        <w:t>that</w:t>
      </w:r>
      <w:r>
        <w:rPr>
          <w:spacing w:val="-3"/>
          <w:w w:val="110"/>
        </w:rPr>
        <w:t xml:space="preserve"> </w:t>
      </w:r>
      <w:r>
        <w:rPr>
          <w:w w:val="110"/>
        </w:rPr>
        <w:t>business-critical</w:t>
      </w:r>
      <w:r>
        <w:rPr>
          <w:spacing w:val="-3"/>
          <w:w w:val="110"/>
        </w:rPr>
        <w:t xml:space="preserve"> </w:t>
      </w:r>
      <w:r>
        <w:rPr>
          <w:w w:val="110"/>
        </w:rPr>
        <w:t>values</w:t>
      </w:r>
      <w:r>
        <w:rPr>
          <w:spacing w:val="-3"/>
          <w:w w:val="110"/>
        </w:rPr>
        <w:t xml:space="preserve"> </w:t>
      </w:r>
      <w:r>
        <w:rPr>
          <w:w w:val="110"/>
        </w:rPr>
        <w:t>are</w:t>
      </w:r>
      <w:r>
        <w:rPr>
          <w:spacing w:val="-3"/>
          <w:w w:val="110"/>
        </w:rPr>
        <w:t xml:space="preserve"> </w:t>
      </w:r>
      <w:r>
        <w:rPr>
          <w:w w:val="110"/>
        </w:rPr>
        <w:t>captured</w:t>
      </w:r>
      <w:r>
        <w:rPr>
          <w:spacing w:val="-3"/>
          <w:w w:val="110"/>
        </w:rPr>
        <w:t xml:space="preserve"> </w:t>
      </w:r>
      <w:r>
        <w:rPr>
          <w:w w:val="110"/>
        </w:rPr>
        <w:t>in</w:t>
      </w:r>
      <w:r>
        <w:rPr>
          <w:spacing w:val="-3"/>
          <w:w w:val="110"/>
        </w:rPr>
        <w:t xml:space="preserve"> </w:t>
      </w:r>
      <w:r>
        <w:rPr>
          <w:w w:val="110"/>
        </w:rPr>
        <w:t>future</w:t>
      </w:r>
      <w:r>
        <w:rPr>
          <w:spacing w:val="-3"/>
          <w:w w:val="110"/>
        </w:rPr>
        <w:t xml:space="preserve"> </w:t>
      </w:r>
      <w:r>
        <w:rPr>
          <w:w w:val="110"/>
        </w:rPr>
        <w:t>automation. After</w:t>
      </w:r>
      <w:r>
        <w:rPr>
          <w:spacing w:val="-3"/>
          <w:w w:val="110"/>
        </w:rPr>
        <w:t xml:space="preserve"> </w:t>
      </w:r>
      <w:r>
        <w:rPr>
          <w:w w:val="110"/>
        </w:rPr>
        <w:t>capturing</w:t>
      </w:r>
      <w:r>
        <w:rPr>
          <w:spacing w:val="-3"/>
          <w:w w:val="110"/>
        </w:rPr>
        <w:t xml:space="preserve"> </w:t>
      </w:r>
      <w:r>
        <w:rPr>
          <w:w w:val="110"/>
        </w:rPr>
        <w:t>the</w:t>
      </w:r>
      <w:r>
        <w:rPr>
          <w:spacing w:val="-3"/>
          <w:w w:val="110"/>
        </w:rPr>
        <w:t xml:space="preserve"> </w:t>
      </w:r>
      <w:r>
        <w:rPr>
          <w:w w:val="110"/>
        </w:rPr>
        <w:t xml:space="preserve">current </w:t>
      </w:r>
      <w:r>
        <w:rPr>
          <w:w w:val="115"/>
        </w:rPr>
        <w:t>methods,</w:t>
      </w:r>
      <w:r>
        <w:rPr>
          <w:spacing w:val="-12"/>
          <w:w w:val="115"/>
        </w:rPr>
        <w:t xml:space="preserve"> </w:t>
      </w:r>
      <w:r>
        <w:rPr>
          <w:w w:val="115"/>
        </w:rPr>
        <w:t>the</w:t>
      </w:r>
      <w:r>
        <w:rPr>
          <w:spacing w:val="-12"/>
          <w:w w:val="115"/>
        </w:rPr>
        <w:t xml:space="preserve"> </w:t>
      </w:r>
      <w:r>
        <w:rPr>
          <w:w w:val="115"/>
        </w:rPr>
        <w:t>applied</w:t>
      </w:r>
      <w:r>
        <w:rPr>
          <w:spacing w:val="-12"/>
          <w:w w:val="115"/>
        </w:rPr>
        <w:t xml:space="preserve"> </w:t>
      </w:r>
      <w:r>
        <w:rPr>
          <w:w w:val="115"/>
        </w:rPr>
        <w:t>checks</w:t>
      </w:r>
      <w:r>
        <w:rPr>
          <w:spacing w:val="-12"/>
          <w:w w:val="115"/>
        </w:rPr>
        <w:t xml:space="preserve"> </w:t>
      </w:r>
      <w:r>
        <w:rPr>
          <w:w w:val="115"/>
        </w:rPr>
        <w:t>are</w:t>
      </w:r>
      <w:r>
        <w:rPr>
          <w:spacing w:val="-12"/>
          <w:w w:val="115"/>
        </w:rPr>
        <w:t xml:space="preserve"> </w:t>
      </w:r>
      <w:r>
        <w:rPr>
          <w:w w:val="115"/>
        </w:rPr>
        <w:t>translated</w:t>
      </w:r>
      <w:r>
        <w:rPr>
          <w:spacing w:val="-12"/>
          <w:w w:val="115"/>
        </w:rPr>
        <w:t xml:space="preserve"> </w:t>
      </w:r>
      <w:r>
        <w:rPr>
          <w:w w:val="115"/>
        </w:rPr>
        <w:t>into</w:t>
      </w:r>
      <w:r>
        <w:rPr>
          <w:spacing w:val="-12"/>
          <w:w w:val="115"/>
        </w:rPr>
        <w:t xml:space="preserve"> </w:t>
      </w:r>
      <w:r>
        <w:rPr>
          <w:w w:val="115"/>
        </w:rPr>
        <w:t>generalised</w:t>
      </w:r>
      <w:r>
        <w:rPr>
          <w:spacing w:val="-12"/>
          <w:w w:val="115"/>
        </w:rPr>
        <w:t xml:space="preserve"> </w:t>
      </w:r>
      <w:r>
        <w:rPr>
          <w:w w:val="115"/>
        </w:rPr>
        <w:t>rules</w:t>
      </w:r>
      <w:r>
        <w:rPr>
          <w:spacing w:val="-12"/>
          <w:w w:val="115"/>
        </w:rPr>
        <w:t xml:space="preserve"> </w:t>
      </w:r>
      <w:r>
        <w:rPr>
          <w:w w:val="115"/>
        </w:rPr>
        <w:t>and</w:t>
      </w:r>
      <w:r>
        <w:rPr>
          <w:spacing w:val="-12"/>
          <w:w w:val="115"/>
        </w:rPr>
        <w:t xml:space="preserve"> </w:t>
      </w:r>
      <w:r>
        <w:rPr>
          <w:w w:val="115"/>
        </w:rPr>
        <w:t>prepared</w:t>
      </w:r>
      <w:r>
        <w:rPr>
          <w:spacing w:val="-12"/>
          <w:w w:val="115"/>
        </w:rPr>
        <w:t xml:space="preserve"> </w:t>
      </w:r>
      <w:r>
        <w:rPr>
          <w:w w:val="115"/>
        </w:rPr>
        <w:t>for</w:t>
      </w:r>
      <w:r>
        <w:rPr>
          <w:spacing w:val="-12"/>
          <w:w w:val="115"/>
        </w:rPr>
        <w:t xml:space="preserve"> </w:t>
      </w:r>
      <w:r>
        <w:rPr>
          <w:w w:val="115"/>
        </w:rPr>
        <w:t>implementation.</w:t>
      </w:r>
    </w:p>
    <w:p w14:paraId="077BADCF" w14:textId="77777777" w:rsidR="00C220EB" w:rsidRDefault="00000000">
      <w:pPr>
        <w:pStyle w:val="BodyText"/>
        <w:spacing w:before="140" w:line="256" w:lineRule="auto"/>
        <w:ind w:left="142" w:right="848"/>
        <w:jc w:val="both"/>
      </w:pPr>
      <w:r>
        <w:rPr>
          <w:w w:val="115"/>
        </w:rPr>
        <w:t>With</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contributions</w:t>
      </w:r>
      <w:r>
        <w:rPr>
          <w:spacing w:val="-16"/>
          <w:w w:val="115"/>
        </w:rPr>
        <w:t xml:space="preserve"> </w:t>
      </w:r>
      <w:r>
        <w:rPr>
          <w:w w:val="115"/>
        </w:rPr>
        <w:t>of</w:t>
      </w:r>
      <w:r>
        <w:rPr>
          <w:spacing w:val="-16"/>
          <w:w w:val="115"/>
        </w:rPr>
        <w:t xml:space="preserve"> </w:t>
      </w:r>
      <w:r>
        <w:rPr>
          <w:w w:val="115"/>
        </w:rPr>
        <w:t>describing</w:t>
      </w:r>
      <w:r>
        <w:rPr>
          <w:spacing w:val="-15"/>
          <w:w w:val="115"/>
        </w:rPr>
        <w:t xml:space="preserve"> </w:t>
      </w:r>
      <w:r>
        <w:rPr>
          <w:w w:val="115"/>
        </w:rPr>
        <w:t>the</w:t>
      </w:r>
      <w:r>
        <w:rPr>
          <w:spacing w:val="-16"/>
          <w:w w:val="115"/>
        </w:rPr>
        <w:t xml:space="preserve"> </w:t>
      </w:r>
      <w:r>
        <w:rPr>
          <w:w w:val="115"/>
        </w:rPr>
        <w:t>data</w:t>
      </w:r>
      <w:r>
        <w:rPr>
          <w:spacing w:val="-16"/>
          <w:w w:val="115"/>
        </w:rPr>
        <w:t xml:space="preserve"> </w:t>
      </w:r>
      <w:r>
        <w:rPr>
          <w:w w:val="115"/>
        </w:rPr>
        <w:t>lineage</w:t>
      </w:r>
      <w:r>
        <w:rPr>
          <w:spacing w:val="-16"/>
          <w:w w:val="115"/>
        </w:rPr>
        <w:t xml:space="preserve"> </w:t>
      </w:r>
      <w:r>
        <w:rPr>
          <w:w w:val="115"/>
        </w:rPr>
        <w:t>and</w:t>
      </w:r>
      <w:r>
        <w:rPr>
          <w:spacing w:val="-16"/>
          <w:w w:val="115"/>
        </w:rPr>
        <w:t xml:space="preserve"> </w:t>
      </w:r>
      <w:r>
        <w:rPr>
          <w:w w:val="115"/>
        </w:rPr>
        <w:t>reporting</w:t>
      </w:r>
      <w:r>
        <w:rPr>
          <w:spacing w:val="-15"/>
          <w:w w:val="115"/>
        </w:rPr>
        <w:t xml:space="preserve"> </w:t>
      </w:r>
      <w:r>
        <w:rPr>
          <w:w w:val="115"/>
        </w:rPr>
        <w:t>pipeline,</w:t>
      </w:r>
      <w:r>
        <w:rPr>
          <w:spacing w:val="-16"/>
          <w:w w:val="115"/>
        </w:rPr>
        <w:t xml:space="preserve"> </w:t>
      </w:r>
      <w:r>
        <w:rPr>
          <w:w w:val="115"/>
        </w:rPr>
        <w:t>and</w:t>
      </w:r>
      <w:r>
        <w:rPr>
          <w:spacing w:val="-16"/>
          <w:w w:val="115"/>
        </w:rPr>
        <w:t xml:space="preserve"> </w:t>
      </w:r>
      <w:r>
        <w:rPr>
          <w:w w:val="115"/>
        </w:rPr>
        <w:t>providing</w:t>
      </w:r>
      <w:r>
        <w:rPr>
          <w:spacing w:val="-16"/>
          <w:w w:val="115"/>
        </w:rPr>
        <w:t xml:space="preserve"> </w:t>
      </w:r>
      <w:r>
        <w:rPr>
          <w:w w:val="115"/>
        </w:rPr>
        <w:t>a</w:t>
      </w:r>
      <w:r>
        <w:rPr>
          <w:spacing w:val="-16"/>
          <w:w w:val="115"/>
        </w:rPr>
        <w:t xml:space="preserve"> </w:t>
      </w:r>
      <w:r>
        <w:rPr>
          <w:w w:val="115"/>
        </w:rPr>
        <w:t>doc-umented</w:t>
      </w:r>
      <w:r>
        <w:rPr>
          <w:spacing w:val="-10"/>
          <w:w w:val="115"/>
        </w:rPr>
        <w:t xml:space="preserve"> </w:t>
      </w:r>
      <w:r>
        <w:rPr>
          <w:w w:val="115"/>
        </w:rPr>
        <w:t>first</w:t>
      </w:r>
      <w:r>
        <w:rPr>
          <w:spacing w:val="-9"/>
          <w:w w:val="115"/>
        </w:rPr>
        <w:t xml:space="preserve"> </w:t>
      </w:r>
      <w:r>
        <w:rPr>
          <w:w w:val="115"/>
        </w:rPr>
        <w:t>use</w:t>
      </w:r>
      <w:r>
        <w:rPr>
          <w:spacing w:val="-10"/>
          <w:w w:val="115"/>
        </w:rPr>
        <w:t xml:space="preserve"> </w:t>
      </w:r>
      <w:r>
        <w:rPr>
          <w:w w:val="115"/>
        </w:rPr>
        <w:t>case,</w:t>
      </w:r>
      <w:r>
        <w:rPr>
          <w:spacing w:val="-7"/>
          <w:w w:val="115"/>
        </w:rPr>
        <w:t xml:space="preserve"> </w:t>
      </w:r>
      <w:r>
        <w:rPr>
          <w:w w:val="115"/>
        </w:rPr>
        <w:t>this</w:t>
      </w:r>
      <w:r>
        <w:rPr>
          <w:spacing w:val="-10"/>
          <w:w w:val="115"/>
        </w:rPr>
        <w:t xml:space="preserve"> </w:t>
      </w:r>
      <w:r>
        <w:rPr>
          <w:w w:val="115"/>
        </w:rPr>
        <w:t>project</w:t>
      </w:r>
      <w:r>
        <w:rPr>
          <w:spacing w:val="-10"/>
          <w:w w:val="115"/>
        </w:rPr>
        <w:t xml:space="preserve"> </w:t>
      </w:r>
      <w:r>
        <w:rPr>
          <w:w w:val="115"/>
        </w:rPr>
        <w:t>contributes</w:t>
      </w:r>
      <w:r>
        <w:rPr>
          <w:spacing w:val="-10"/>
          <w:w w:val="115"/>
        </w:rPr>
        <w:t xml:space="preserve"> </w:t>
      </w:r>
      <w:r>
        <w:rPr>
          <w:w w:val="115"/>
        </w:rPr>
        <w:t>to</w:t>
      </w:r>
      <w:r>
        <w:rPr>
          <w:spacing w:val="-9"/>
          <w:w w:val="115"/>
        </w:rPr>
        <w:t xml:space="preserve"> </w:t>
      </w:r>
      <w:r>
        <w:rPr>
          <w:w w:val="115"/>
        </w:rPr>
        <w:t>future</w:t>
      </w:r>
      <w:r>
        <w:rPr>
          <w:spacing w:val="-10"/>
          <w:w w:val="115"/>
        </w:rPr>
        <w:t xml:space="preserve"> </w:t>
      </w:r>
      <w:r>
        <w:rPr>
          <w:w w:val="115"/>
        </w:rPr>
        <w:t>work</w:t>
      </w:r>
      <w:r>
        <w:rPr>
          <w:spacing w:val="-10"/>
          <w:w w:val="115"/>
        </w:rPr>
        <w:t xml:space="preserve"> </w:t>
      </w:r>
      <w:r>
        <w:rPr>
          <w:w w:val="115"/>
        </w:rPr>
        <w:t>in</w:t>
      </w:r>
      <w:r>
        <w:rPr>
          <w:spacing w:val="-9"/>
          <w:w w:val="115"/>
        </w:rPr>
        <w:t xml:space="preserve"> </w:t>
      </w:r>
      <w:r>
        <w:rPr>
          <w:w w:val="115"/>
        </w:rPr>
        <w:t>data</w:t>
      </w:r>
      <w:r>
        <w:rPr>
          <w:spacing w:val="-10"/>
          <w:w w:val="115"/>
        </w:rPr>
        <w:t xml:space="preserve"> </w:t>
      </w:r>
      <w:r>
        <w:rPr>
          <w:w w:val="115"/>
        </w:rPr>
        <w:t>quality</w:t>
      </w:r>
      <w:r>
        <w:rPr>
          <w:spacing w:val="-10"/>
          <w:w w:val="115"/>
        </w:rPr>
        <w:t xml:space="preserve"> </w:t>
      </w:r>
      <w:r>
        <w:rPr>
          <w:w w:val="115"/>
        </w:rPr>
        <w:t>management.</w:t>
      </w:r>
      <w:r>
        <w:rPr>
          <w:spacing w:val="22"/>
          <w:w w:val="115"/>
        </w:rPr>
        <w:t xml:space="preserve"> </w:t>
      </w:r>
      <w:r>
        <w:rPr>
          <w:w w:val="115"/>
        </w:rPr>
        <w:t>It</w:t>
      </w:r>
      <w:r>
        <w:rPr>
          <w:spacing w:val="-10"/>
          <w:w w:val="115"/>
        </w:rPr>
        <w:t xml:space="preserve"> </w:t>
      </w:r>
      <w:r>
        <w:rPr>
          <w:w w:val="115"/>
        </w:rPr>
        <w:t>creates</w:t>
      </w:r>
      <w:r>
        <w:rPr>
          <w:spacing w:val="-9"/>
          <w:w w:val="115"/>
        </w:rPr>
        <w:t xml:space="preserve"> </w:t>
      </w:r>
      <w:r>
        <w:rPr>
          <w:w w:val="115"/>
        </w:rPr>
        <w:t>a solid</w:t>
      </w:r>
      <w:r>
        <w:rPr>
          <w:spacing w:val="-16"/>
          <w:w w:val="115"/>
        </w:rPr>
        <w:t xml:space="preserve"> </w:t>
      </w:r>
      <w:r>
        <w:rPr>
          <w:w w:val="115"/>
        </w:rPr>
        <w:t>base</w:t>
      </w:r>
      <w:r>
        <w:rPr>
          <w:spacing w:val="-16"/>
          <w:w w:val="115"/>
        </w:rPr>
        <w:t xml:space="preserve"> </w:t>
      </w:r>
      <w:r>
        <w:rPr>
          <w:w w:val="115"/>
        </w:rPr>
        <w:t>for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rules</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subsequent</w:t>
      </w:r>
      <w:r>
        <w:rPr>
          <w:spacing w:val="-15"/>
          <w:w w:val="115"/>
        </w:rPr>
        <w:t xml:space="preserve"> </w:t>
      </w:r>
      <w:r>
        <w:rPr>
          <w:w w:val="115"/>
        </w:rPr>
        <w:t>project</w:t>
      </w:r>
      <w:r>
        <w:rPr>
          <w:spacing w:val="-16"/>
          <w:w w:val="115"/>
        </w:rPr>
        <w:t xml:space="preserve"> </w:t>
      </w:r>
      <w:r>
        <w:rPr>
          <w:w w:val="115"/>
        </w:rPr>
        <w:t>and</w:t>
      </w:r>
      <w:r>
        <w:rPr>
          <w:spacing w:val="-16"/>
          <w:w w:val="115"/>
        </w:rPr>
        <w:t xml:space="preserve"> </w:t>
      </w:r>
      <w:r>
        <w:rPr>
          <w:w w:val="115"/>
        </w:rPr>
        <w:t>for</w:t>
      </w:r>
      <w:r>
        <w:rPr>
          <w:spacing w:val="-16"/>
          <w:w w:val="115"/>
        </w:rPr>
        <w:t xml:space="preserve"> </w:t>
      </w:r>
      <w:r>
        <w:rPr>
          <w:w w:val="115"/>
        </w:rPr>
        <w:t>further</w:t>
      </w:r>
      <w:r>
        <w:rPr>
          <w:spacing w:val="-16"/>
          <w:w w:val="115"/>
        </w:rPr>
        <w:t xml:space="preserve"> </w:t>
      </w:r>
      <w:r>
        <w:rPr>
          <w:w w:val="115"/>
        </w:rPr>
        <w:t>research.</w:t>
      </w:r>
      <w:r>
        <w:rPr>
          <w:spacing w:val="-1"/>
          <w:w w:val="115"/>
        </w:rPr>
        <w:t xml:space="preserve"> </w:t>
      </w:r>
      <w:r>
        <w:rPr>
          <w:w w:val="115"/>
        </w:rPr>
        <w:t>With</w:t>
      </w:r>
      <w:r>
        <w:rPr>
          <w:spacing w:val="-16"/>
          <w:w w:val="115"/>
        </w:rPr>
        <w:t xml:space="preserve"> </w:t>
      </w:r>
      <w:r>
        <w:rPr>
          <w:w w:val="115"/>
        </w:rPr>
        <w:t xml:space="preserve">the </w:t>
      </w:r>
      <w:r>
        <w:rPr>
          <w:spacing w:val="-2"/>
          <w:w w:val="115"/>
        </w:rPr>
        <w:t>transparency</w:t>
      </w:r>
      <w:r>
        <w:rPr>
          <w:spacing w:val="-9"/>
          <w:w w:val="115"/>
        </w:rPr>
        <w:t xml:space="preserve"> </w:t>
      </w:r>
      <w:r>
        <w:rPr>
          <w:spacing w:val="-2"/>
          <w:w w:val="115"/>
        </w:rPr>
        <w:t>provided,</w:t>
      </w:r>
      <w:r>
        <w:rPr>
          <w:spacing w:val="-6"/>
          <w:w w:val="115"/>
        </w:rPr>
        <w:t xml:space="preserve"> </w:t>
      </w:r>
      <w:r>
        <w:rPr>
          <w:spacing w:val="-2"/>
          <w:w w:val="115"/>
        </w:rPr>
        <w:t>the</w:t>
      </w:r>
      <w:r>
        <w:rPr>
          <w:spacing w:val="-9"/>
          <w:w w:val="115"/>
        </w:rPr>
        <w:t xml:space="preserve"> </w:t>
      </w:r>
      <w:r>
        <w:rPr>
          <w:spacing w:val="-2"/>
          <w:w w:val="115"/>
        </w:rPr>
        <w:t>steps</w:t>
      </w:r>
      <w:r>
        <w:rPr>
          <w:spacing w:val="-9"/>
          <w:w w:val="115"/>
        </w:rPr>
        <w:t xml:space="preserve"> </w:t>
      </w:r>
      <w:r>
        <w:rPr>
          <w:spacing w:val="-2"/>
          <w:w w:val="115"/>
        </w:rPr>
        <w:t>towards</w:t>
      </w:r>
      <w:r>
        <w:rPr>
          <w:spacing w:val="-8"/>
          <w:w w:val="115"/>
        </w:rPr>
        <w:t xml:space="preserve"> </w:t>
      </w:r>
      <w:r>
        <w:rPr>
          <w:spacing w:val="-2"/>
          <w:w w:val="115"/>
        </w:rPr>
        <w:t>reducing</w:t>
      </w:r>
      <w:r>
        <w:rPr>
          <w:spacing w:val="-9"/>
          <w:w w:val="115"/>
        </w:rPr>
        <w:t xml:space="preserve"> </w:t>
      </w:r>
      <w:r>
        <w:rPr>
          <w:spacing w:val="-2"/>
          <w:w w:val="115"/>
        </w:rPr>
        <w:t>manual</w:t>
      </w:r>
      <w:r>
        <w:rPr>
          <w:spacing w:val="-9"/>
          <w:w w:val="115"/>
        </w:rPr>
        <w:t xml:space="preserve"> </w:t>
      </w:r>
      <w:r>
        <w:rPr>
          <w:spacing w:val="-2"/>
          <w:w w:val="115"/>
        </w:rPr>
        <w:t>validation</w:t>
      </w:r>
      <w:r>
        <w:rPr>
          <w:spacing w:val="-9"/>
          <w:w w:val="115"/>
        </w:rPr>
        <w:t xml:space="preserve"> </w:t>
      </w:r>
      <w:r>
        <w:rPr>
          <w:spacing w:val="-2"/>
          <w:w w:val="115"/>
        </w:rPr>
        <w:t>efforts</w:t>
      </w:r>
      <w:r>
        <w:rPr>
          <w:spacing w:val="-9"/>
          <w:w w:val="115"/>
        </w:rPr>
        <w:t xml:space="preserve"> </w:t>
      </w:r>
      <w:r>
        <w:rPr>
          <w:spacing w:val="-2"/>
          <w:w w:val="115"/>
        </w:rPr>
        <w:t>are</w:t>
      </w:r>
      <w:r>
        <w:rPr>
          <w:spacing w:val="-9"/>
          <w:w w:val="115"/>
        </w:rPr>
        <w:t xml:space="preserve"> </w:t>
      </w:r>
      <w:r>
        <w:rPr>
          <w:spacing w:val="-2"/>
          <w:w w:val="115"/>
        </w:rPr>
        <w:t>established.</w:t>
      </w:r>
      <w:r>
        <w:rPr>
          <w:spacing w:val="19"/>
          <w:w w:val="115"/>
        </w:rPr>
        <w:t xml:space="preserve"> </w:t>
      </w:r>
      <w:r>
        <w:rPr>
          <w:spacing w:val="-2"/>
          <w:w w:val="115"/>
        </w:rPr>
        <w:t>These</w:t>
      </w:r>
      <w:r>
        <w:rPr>
          <w:spacing w:val="-9"/>
          <w:w w:val="115"/>
        </w:rPr>
        <w:t xml:space="preserve"> </w:t>
      </w:r>
      <w:r>
        <w:rPr>
          <w:spacing w:val="-2"/>
          <w:w w:val="115"/>
        </w:rPr>
        <w:t xml:space="preserve">will </w:t>
      </w:r>
      <w:r>
        <w:rPr>
          <w:w w:val="110"/>
        </w:rPr>
        <w:t xml:space="preserve">be further researched during the master’s thesis, which will lay the groundwork for additional automated </w:t>
      </w:r>
      <w:r>
        <w:rPr>
          <w:spacing w:val="-2"/>
          <w:w w:val="115"/>
        </w:rPr>
        <w:t>data</w:t>
      </w:r>
      <w:r>
        <w:rPr>
          <w:spacing w:val="-13"/>
          <w:w w:val="115"/>
        </w:rPr>
        <w:t xml:space="preserve"> </w:t>
      </w:r>
      <w:r>
        <w:rPr>
          <w:spacing w:val="-2"/>
          <w:w w:val="115"/>
        </w:rPr>
        <w:t>quality</w:t>
      </w:r>
      <w:r>
        <w:rPr>
          <w:spacing w:val="-13"/>
          <w:w w:val="115"/>
        </w:rPr>
        <w:t xml:space="preserve"> </w:t>
      </w:r>
      <w:r>
        <w:rPr>
          <w:spacing w:val="-2"/>
          <w:w w:val="115"/>
        </w:rPr>
        <w:t>checks</w:t>
      </w:r>
      <w:r>
        <w:rPr>
          <w:spacing w:val="-13"/>
          <w:w w:val="115"/>
        </w:rPr>
        <w:t xml:space="preserve"> </w:t>
      </w:r>
      <w:r>
        <w:rPr>
          <w:spacing w:val="-2"/>
          <w:w w:val="115"/>
        </w:rPr>
        <w:t>in</w:t>
      </w:r>
      <w:r>
        <w:rPr>
          <w:spacing w:val="-13"/>
          <w:w w:val="115"/>
        </w:rPr>
        <w:t xml:space="preserve"> </w:t>
      </w:r>
      <w:r>
        <w:rPr>
          <w:spacing w:val="-2"/>
          <w:w w:val="115"/>
        </w:rPr>
        <w:t>the</w:t>
      </w:r>
      <w:r>
        <w:rPr>
          <w:spacing w:val="-13"/>
          <w:w w:val="115"/>
        </w:rPr>
        <w:t xml:space="preserve"> </w:t>
      </w:r>
      <w:r>
        <w:rPr>
          <w:spacing w:val="-2"/>
          <w:w w:val="115"/>
        </w:rPr>
        <w:t>Swiss</w:t>
      </w:r>
      <w:r>
        <w:rPr>
          <w:spacing w:val="-13"/>
          <w:w w:val="115"/>
        </w:rPr>
        <w:t xml:space="preserve"> </w:t>
      </w:r>
      <w:r>
        <w:rPr>
          <w:spacing w:val="-2"/>
          <w:w w:val="115"/>
        </w:rPr>
        <w:t>Post</w:t>
      </w:r>
      <w:r>
        <w:rPr>
          <w:spacing w:val="-13"/>
          <w:w w:val="115"/>
        </w:rPr>
        <w:t xml:space="preserve"> </w:t>
      </w:r>
      <w:r>
        <w:rPr>
          <w:spacing w:val="-2"/>
          <w:w w:val="115"/>
        </w:rPr>
        <w:t>DWH.</w:t>
      </w:r>
    </w:p>
    <w:p w14:paraId="077BADD0" w14:textId="77777777" w:rsidR="00C220EB" w:rsidRDefault="00C220EB">
      <w:pPr>
        <w:pStyle w:val="BodyText"/>
        <w:spacing w:line="256" w:lineRule="auto"/>
        <w:jc w:val="both"/>
        <w:sectPr w:rsidR="00C220EB">
          <w:headerReference w:type="default" r:id="rId12"/>
          <w:footerReference w:type="default" r:id="rId13"/>
          <w:pgSz w:w="11910" w:h="16840"/>
          <w:pgMar w:top="2400" w:right="0" w:bottom="1720" w:left="708" w:header="2004" w:footer="1540" w:gutter="0"/>
          <w:pgNumType w:start="3"/>
          <w:cols w:space="720"/>
        </w:sectPr>
      </w:pPr>
    </w:p>
    <w:p w14:paraId="077BADD1" w14:textId="77777777" w:rsidR="00C220EB" w:rsidRDefault="00C220EB">
      <w:pPr>
        <w:pStyle w:val="BodyText"/>
        <w:spacing w:before="4"/>
        <w:rPr>
          <w:sz w:val="17"/>
        </w:rPr>
      </w:pPr>
    </w:p>
    <w:p w14:paraId="077BADD2" w14:textId="77777777" w:rsidR="00C220EB" w:rsidRDefault="00C220EB">
      <w:pPr>
        <w:pStyle w:val="BodyText"/>
        <w:rPr>
          <w:sz w:val="17"/>
        </w:rPr>
        <w:sectPr w:rsidR="00C220EB">
          <w:headerReference w:type="even" r:id="rId14"/>
          <w:footerReference w:type="even" r:id="rId15"/>
          <w:pgSz w:w="11910" w:h="16840"/>
          <w:pgMar w:top="1920" w:right="0" w:bottom="280" w:left="708" w:header="0" w:footer="0" w:gutter="0"/>
          <w:cols w:space="720"/>
        </w:sectPr>
      </w:pPr>
    </w:p>
    <w:sdt>
      <w:sdtPr>
        <w:rPr>
          <w:rFonts w:ascii="Times New Roman" w:eastAsia="Times New Roman" w:hAnsi="Times New Roman" w:cs="Times New Roman"/>
          <w:b w:val="0"/>
          <w:bCs w:val="0"/>
        </w:rPr>
        <w:id w:val="28778601"/>
        <w:docPartObj>
          <w:docPartGallery w:val="Table of Contents"/>
          <w:docPartUnique/>
        </w:docPartObj>
      </w:sdtPr>
      <w:sdtContent>
        <w:p w14:paraId="077BADD3" w14:textId="77777777" w:rsidR="00C220EB" w:rsidRDefault="00000000">
          <w:pPr>
            <w:pStyle w:val="TOC1"/>
            <w:tabs>
              <w:tab w:val="right" w:pos="10347"/>
            </w:tabs>
            <w:spacing w:before="566"/>
            <w:ind w:left="142" w:firstLine="0"/>
          </w:pPr>
          <w:hyperlink w:anchor="_bookmark0" w:history="1">
            <w:r>
              <w:rPr>
                <w:spacing w:val="-2"/>
              </w:rPr>
              <w:t>Abstract</w:t>
            </w:r>
          </w:hyperlink>
          <w:r>
            <w:rPr>
              <w:rFonts w:ascii="Times New Roman"/>
              <w:b w:val="0"/>
            </w:rPr>
            <w:tab/>
          </w:r>
          <w:r>
            <w:rPr>
              <w:color w:val="697D90"/>
              <w:spacing w:val="-5"/>
            </w:rPr>
            <w:t>iii</w:t>
          </w:r>
        </w:p>
        <w:p w14:paraId="077BADD4" w14:textId="77777777" w:rsidR="00C220EB" w:rsidRDefault="00000000">
          <w:pPr>
            <w:pStyle w:val="TOC1"/>
            <w:numPr>
              <w:ilvl w:val="0"/>
              <w:numId w:val="14"/>
            </w:numPr>
            <w:tabs>
              <w:tab w:val="left" w:pos="469"/>
              <w:tab w:val="right" w:pos="10347"/>
            </w:tabs>
            <w:ind w:hanging="327"/>
          </w:pPr>
          <w:hyperlink w:anchor="_bookmark1" w:history="1">
            <w:r>
              <w:rPr>
                <w:spacing w:val="-2"/>
              </w:rPr>
              <w:t>Introduction</w:t>
            </w:r>
          </w:hyperlink>
          <w:r>
            <w:rPr>
              <w:rFonts w:ascii="Times New Roman"/>
              <w:b w:val="0"/>
            </w:rPr>
            <w:tab/>
          </w:r>
          <w:r>
            <w:rPr>
              <w:color w:val="697D90"/>
              <w:spacing w:val="-10"/>
            </w:rPr>
            <w:t>1</w:t>
          </w:r>
        </w:p>
        <w:p w14:paraId="077BADD5" w14:textId="77777777" w:rsidR="00C220EB" w:rsidRDefault="00000000">
          <w:pPr>
            <w:pStyle w:val="TOC2"/>
            <w:numPr>
              <w:ilvl w:val="1"/>
              <w:numId w:val="14"/>
            </w:numPr>
            <w:tabs>
              <w:tab w:val="left" w:pos="969"/>
              <w:tab w:val="right" w:leader="dot" w:pos="10347"/>
            </w:tabs>
            <w:spacing w:before="19"/>
            <w:ind w:left="969" w:hanging="500"/>
          </w:pPr>
          <w:hyperlink w:anchor="_bookmark3" w:history="1">
            <w:r>
              <w:rPr>
                <w:spacing w:val="-2"/>
              </w:rPr>
              <w:t>Background</w:t>
            </w:r>
          </w:hyperlink>
          <w:r>
            <w:tab/>
          </w:r>
          <w:r>
            <w:rPr>
              <w:spacing w:val="-10"/>
            </w:rPr>
            <w:t>1</w:t>
          </w:r>
        </w:p>
        <w:p w14:paraId="077BADD6" w14:textId="77777777" w:rsidR="00C220EB" w:rsidRDefault="00000000">
          <w:pPr>
            <w:pStyle w:val="TOC2"/>
            <w:numPr>
              <w:ilvl w:val="1"/>
              <w:numId w:val="14"/>
            </w:numPr>
            <w:tabs>
              <w:tab w:val="left" w:pos="968"/>
              <w:tab w:val="right" w:leader="dot" w:pos="10347"/>
            </w:tabs>
            <w:ind w:left="968" w:hanging="499"/>
          </w:pPr>
          <w:hyperlink w:anchor="_bookmark12" w:history="1">
            <w:r>
              <w:rPr>
                <w:spacing w:val="-2"/>
              </w:rPr>
              <w:t>Motivation</w:t>
            </w:r>
          </w:hyperlink>
          <w:r>
            <w:tab/>
          </w:r>
          <w:r>
            <w:rPr>
              <w:spacing w:val="-10"/>
            </w:rPr>
            <w:t>7</w:t>
          </w:r>
        </w:p>
        <w:p w14:paraId="077BADD7" w14:textId="77777777" w:rsidR="00C220EB" w:rsidRDefault="00000000">
          <w:pPr>
            <w:pStyle w:val="TOC2"/>
            <w:numPr>
              <w:ilvl w:val="1"/>
              <w:numId w:val="14"/>
            </w:numPr>
            <w:tabs>
              <w:tab w:val="left" w:pos="968"/>
              <w:tab w:val="right" w:leader="dot" w:pos="10347"/>
            </w:tabs>
            <w:ind w:left="968" w:hanging="499"/>
          </w:pPr>
          <w:hyperlink w:anchor="_bookmark15" w:history="1">
            <w:r>
              <w:rPr>
                <w:w w:val="110"/>
              </w:rPr>
              <w:t>Problem</w:t>
            </w:r>
            <w:r>
              <w:rPr>
                <w:spacing w:val="-6"/>
                <w:w w:val="110"/>
              </w:rPr>
              <w:t xml:space="preserve"> </w:t>
            </w:r>
            <w:r>
              <w:rPr>
                <w:spacing w:val="-2"/>
                <w:w w:val="110"/>
              </w:rPr>
              <w:t>statement</w:t>
            </w:r>
          </w:hyperlink>
          <w:r>
            <w:tab/>
          </w:r>
          <w:r>
            <w:rPr>
              <w:spacing w:val="-12"/>
              <w:w w:val="110"/>
            </w:rPr>
            <w:t>8</w:t>
          </w:r>
        </w:p>
        <w:p w14:paraId="077BADD8" w14:textId="77777777" w:rsidR="00C220EB" w:rsidRDefault="00000000">
          <w:pPr>
            <w:pStyle w:val="TOC2"/>
            <w:numPr>
              <w:ilvl w:val="1"/>
              <w:numId w:val="14"/>
            </w:numPr>
            <w:tabs>
              <w:tab w:val="left" w:pos="968"/>
              <w:tab w:val="right" w:leader="dot" w:pos="10347"/>
            </w:tabs>
            <w:ind w:left="968" w:hanging="499"/>
          </w:pPr>
          <w:hyperlink w:anchor="_bookmark17" w:history="1">
            <w:r>
              <w:rPr>
                <w:w w:val="110"/>
              </w:rPr>
              <w:t>Scope</w:t>
            </w:r>
            <w:r>
              <w:rPr>
                <w:spacing w:val="-14"/>
                <w:w w:val="110"/>
              </w:rPr>
              <w:t xml:space="preserve"> </w:t>
            </w:r>
            <w:r>
              <w:rPr>
                <w:w w:val="110"/>
              </w:rPr>
              <w:t>and</w:t>
            </w:r>
            <w:r>
              <w:rPr>
                <w:spacing w:val="-14"/>
                <w:w w:val="110"/>
              </w:rPr>
              <w:t xml:space="preserve"> </w:t>
            </w:r>
            <w:r>
              <w:rPr>
                <w:spacing w:val="-2"/>
                <w:w w:val="110"/>
              </w:rPr>
              <w:t>boundaries</w:t>
            </w:r>
          </w:hyperlink>
          <w:r>
            <w:tab/>
          </w:r>
          <w:r>
            <w:rPr>
              <w:spacing w:val="-10"/>
              <w:w w:val="110"/>
            </w:rPr>
            <w:t>8</w:t>
          </w:r>
        </w:p>
        <w:p w14:paraId="077BADD9" w14:textId="77777777" w:rsidR="00C220EB" w:rsidRDefault="00000000">
          <w:pPr>
            <w:pStyle w:val="TOC2"/>
            <w:numPr>
              <w:ilvl w:val="1"/>
              <w:numId w:val="14"/>
            </w:numPr>
            <w:tabs>
              <w:tab w:val="left" w:pos="968"/>
              <w:tab w:val="right" w:leader="dot" w:pos="10347"/>
            </w:tabs>
            <w:ind w:left="968" w:hanging="499"/>
          </w:pPr>
          <w:hyperlink w:anchor="_bookmark18" w:history="1">
            <w:r>
              <w:rPr>
                <w:w w:val="105"/>
              </w:rPr>
              <w:t>Expected</w:t>
            </w:r>
            <w:r>
              <w:rPr>
                <w:spacing w:val="18"/>
                <w:w w:val="110"/>
              </w:rPr>
              <w:t xml:space="preserve"> </w:t>
            </w:r>
            <w:r>
              <w:rPr>
                <w:spacing w:val="-2"/>
                <w:w w:val="110"/>
              </w:rPr>
              <w:t>outcome</w:t>
            </w:r>
          </w:hyperlink>
          <w:r>
            <w:tab/>
          </w:r>
          <w:r>
            <w:rPr>
              <w:spacing w:val="-10"/>
              <w:w w:val="110"/>
            </w:rPr>
            <w:t>8</w:t>
          </w:r>
        </w:p>
        <w:p w14:paraId="077BADDA" w14:textId="77777777" w:rsidR="00C220EB" w:rsidRDefault="00000000">
          <w:pPr>
            <w:pStyle w:val="TOC2"/>
            <w:numPr>
              <w:ilvl w:val="1"/>
              <w:numId w:val="14"/>
            </w:numPr>
            <w:tabs>
              <w:tab w:val="left" w:pos="968"/>
              <w:tab w:val="right" w:leader="dot" w:pos="10347"/>
            </w:tabs>
            <w:ind w:left="968" w:hanging="499"/>
          </w:pPr>
          <w:hyperlink w:anchor="_bookmark19" w:history="1">
            <w:r>
              <w:rPr>
                <w:w w:val="110"/>
              </w:rPr>
              <w:t>Structure</w:t>
            </w:r>
            <w:r>
              <w:rPr>
                <w:spacing w:val="-4"/>
                <w:w w:val="110"/>
              </w:rPr>
              <w:t xml:space="preserve"> </w:t>
            </w:r>
            <w:r>
              <w:rPr>
                <w:w w:val="110"/>
              </w:rPr>
              <w:t>of</w:t>
            </w:r>
            <w:r>
              <w:rPr>
                <w:spacing w:val="-3"/>
                <w:w w:val="110"/>
              </w:rPr>
              <w:t xml:space="preserve"> </w:t>
            </w:r>
            <w:r>
              <w:rPr>
                <w:w w:val="110"/>
              </w:rPr>
              <w:t>the</w:t>
            </w:r>
            <w:r>
              <w:rPr>
                <w:spacing w:val="-4"/>
                <w:w w:val="110"/>
              </w:rPr>
              <w:t xml:space="preserve"> </w:t>
            </w:r>
            <w:r>
              <w:rPr>
                <w:spacing w:val="-2"/>
                <w:w w:val="110"/>
              </w:rPr>
              <w:t>document</w:t>
            </w:r>
          </w:hyperlink>
          <w:r>
            <w:tab/>
          </w:r>
          <w:r>
            <w:rPr>
              <w:spacing w:val="-10"/>
              <w:w w:val="110"/>
            </w:rPr>
            <w:t>8</w:t>
          </w:r>
        </w:p>
        <w:p w14:paraId="077BADDB" w14:textId="77777777" w:rsidR="00C220EB" w:rsidRDefault="00000000">
          <w:pPr>
            <w:pStyle w:val="TOC1"/>
            <w:numPr>
              <w:ilvl w:val="0"/>
              <w:numId w:val="14"/>
            </w:numPr>
            <w:tabs>
              <w:tab w:val="left" w:pos="469"/>
              <w:tab w:val="right" w:pos="10347"/>
            </w:tabs>
            <w:spacing w:before="235"/>
            <w:ind w:hanging="327"/>
          </w:pPr>
          <w:hyperlink w:anchor="_bookmark20" w:history="1">
            <w:r>
              <w:rPr>
                <w:spacing w:val="-5"/>
              </w:rPr>
              <w:t>Project</w:t>
            </w:r>
            <w:r>
              <w:rPr>
                <w:spacing w:val="-9"/>
              </w:rPr>
              <w:t xml:space="preserve"> </w:t>
            </w:r>
            <w:r>
              <w:rPr>
                <w:spacing w:val="-2"/>
              </w:rPr>
              <w:t>management</w:t>
            </w:r>
          </w:hyperlink>
          <w:r>
            <w:rPr>
              <w:rFonts w:ascii="Times New Roman"/>
              <w:b w:val="0"/>
            </w:rPr>
            <w:tab/>
          </w:r>
          <w:r>
            <w:rPr>
              <w:color w:val="697D90"/>
              <w:spacing w:val="-5"/>
            </w:rPr>
            <w:t>11</w:t>
          </w:r>
        </w:p>
        <w:p w14:paraId="077BADDC" w14:textId="77777777" w:rsidR="00C220EB" w:rsidRDefault="00000000">
          <w:pPr>
            <w:pStyle w:val="TOC2"/>
            <w:numPr>
              <w:ilvl w:val="1"/>
              <w:numId w:val="14"/>
            </w:numPr>
            <w:tabs>
              <w:tab w:val="left" w:pos="968"/>
              <w:tab w:val="right" w:leader="dot" w:pos="10347"/>
            </w:tabs>
            <w:spacing w:before="19"/>
            <w:ind w:left="968" w:hanging="499"/>
          </w:pPr>
          <w:hyperlink w:anchor="_bookmark22" w:history="1">
            <w:r>
              <w:t>Team</w:t>
            </w:r>
            <w:r>
              <w:rPr>
                <w:spacing w:val="20"/>
              </w:rPr>
              <w:t xml:space="preserve"> </w:t>
            </w:r>
            <w:r>
              <w:rPr>
                <w:spacing w:val="-2"/>
              </w:rPr>
              <w:t>constellation</w:t>
            </w:r>
          </w:hyperlink>
          <w:r>
            <w:tab/>
          </w:r>
          <w:r>
            <w:rPr>
              <w:spacing w:val="-5"/>
            </w:rPr>
            <w:t>11</w:t>
          </w:r>
        </w:p>
        <w:p w14:paraId="077BADDD" w14:textId="77777777" w:rsidR="00C220EB" w:rsidRDefault="00000000">
          <w:pPr>
            <w:pStyle w:val="TOC2"/>
            <w:numPr>
              <w:ilvl w:val="1"/>
              <w:numId w:val="14"/>
            </w:numPr>
            <w:tabs>
              <w:tab w:val="left" w:pos="967"/>
              <w:tab w:val="right" w:leader="dot" w:pos="10347"/>
            </w:tabs>
            <w:ind w:left="967" w:hanging="498"/>
          </w:pPr>
          <w:hyperlink w:anchor="_bookmark36" w:history="1">
            <w:r>
              <w:rPr>
                <w:w w:val="110"/>
              </w:rPr>
              <w:t>Project</w:t>
            </w:r>
            <w:r>
              <w:rPr>
                <w:spacing w:val="3"/>
                <w:w w:val="110"/>
              </w:rPr>
              <w:t xml:space="preserve"> </w:t>
            </w:r>
            <w:r>
              <w:rPr>
                <w:w w:val="110"/>
              </w:rPr>
              <w:t>management</w:t>
            </w:r>
            <w:r>
              <w:rPr>
                <w:spacing w:val="4"/>
                <w:w w:val="110"/>
              </w:rPr>
              <w:t xml:space="preserve"> </w:t>
            </w:r>
            <w:r>
              <w:rPr>
                <w:spacing w:val="-2"/>
                <w:w w:val="110"/>
              </w:rPr>
              <w:t>methodologies</w:t>
            </w:r>
          </w:hyperlink>
          <w:r>
            <w:tab/>
          </w:r>
          <w:r>
            <w:rPr>
              <w:spacing w:val="-5"/>
              <w:w w:val="110"/>
            </w:rPr>
            <w:t>15</w:t>
          </w:r>
        </w:p>
        <w:p w14:paraId="077BADDE" w14:textId="77777777" w:rsidR="00C220EB" w:rsidRDefault="00000000">
          <w:pPr>
            <w:pStyle w:val="TOC2"/>
            <w:numPr>
              <w:ilvl w:val="1"/>
              <w:numId w:val="14"/>
            </w:numPr>
            <w:tabs>
              <w:tab w:val="left" w:pos="968"/>
              <w:tab w:val="right" w:leader="dot" w:pos="10347"/>
            </w:tabs>
            <w:ind w:left="968" w:hanging="499"/>
          </w:pPr>
          <w:hyperlink w:anchor="_bookmark48" w:history="1">
            <w:r>
              <w:rPr>
                <w:w w:val="110"/>
              </w:rPr>
              <w:t>Tools</w:t>
            </w:r>
            <w:r>
              <w:rPr>
                <w:spacing w:val="-9"/>
                <w:w w:val="110"/>
              </w:rPr>
              <w:t xml:space="preserve"> </w:t>
            </w:r>
            <w:r>
              <w:rPr>
                <w:w w:val="110"/>
              </w:rPr>
              <w:t>to</w:t>
            </w:r>
            <w:r>
              <w:rPr>
                <w:spacing w:val="-8"/>
                <w:w w:val="110"/>
              </w:rPr>
              <w:t xml:space="preserve"> </w:t>
            </w:r>
            <w:r>
              <w:rPr>
                <w:w w:val="110"/>
              </w:rPr>
              <w:t>support</w:t>
            </w:r>
            <w:r>
              <w:rPr>
                <w:spacing w:val="-8"/>
                <w:w w:val="110"/>
              </w:rPr>
              <w:t xml:space="preserve"> </w:t>
            </w:r>
            <w:r>
              <w:rPr>
                <w:w w:val="110"/>
              </w:rPr>
              <w:t>the</w:t>
            </w:r>
            <w:r>
              <w:rPr>
                <w:spacing w:val="-8"/>
                <w:w w:val="110"/>
              </w:rPr>
              <w:t xml:space="preserve"> </w:t>
            </w:r>
            <w:r>
              <w:rPr>
                <w:w w:val="110"/>
              </w:rPr>
              <w:t>project</w:t>
            </w:r>
            <w:r>
              <w:rPr>
                <w:spacing w:val="-8"/>
                <w:w w:val="110"/>
              </w:rPr>
              <w:t xml:space="preserve"> </w:t>
            </w:r>
            <w:r>
              <w:rPr>
                <w:spacing w:val="-2"/>
                <w:w w:val="110"/>
              </w:rPr>
              <w:t>management</w:t>
            </w:r>
          </w:hyperlink>
          <w:r>
            <w:tab/>
          </w:r>
          <w:r>
            <w:rPr>
              <w:spacing w:val="-5"/>
              <w:w w:val="110"/>
            </w:rPr>
            <w:t>21</w:t>
          </w:r>
        </w:p>
        <w:p w14:paraId="077BADDF" w14:textId="77777777" w:rsidR="00C220EB" w:rsidRDefault="00000000">
          <w:pPr>
            <w:pStyle w:val="TOC2"/>
            <w:numPr>
              <w:ilvl w:val="1"/>
              <w:numId w:val="14"/>
            </w:numPr>
            <w:tabs>
              <w:tab w:val="left" w:pos="967"/>
              <w:tab w:val="right" w:leader="dot" w:pos="10347"/>
            </w:tabs>
            <w:ind w:left="967" w:hanging="498"/>
          </w:pPr>
          <w:hyperlink w:anchor="_bookmark57" w:history="1">
            <w:r>
              <w:rPr>
                <w:spacing w:val="-2"/>
              </w:rPr>
              <w:t>Timetracking</w:t>
            </w:r>
          </w:hyperlink>
          <w:r>
            <w:tab/>
          </w:r>
          <w:r>
            <w:rPr>
              <w:spacing w:val="-5"/>
            </w:rPr>
            <w:t>28</w:t>
          </w:r>
        </w:p>
        <w:p w14:paraId="077BADE0" w14:textId="77777777" w:rsidR="00C220EB" w:rsidRDefault="00000000">
          <w:pPr>
            <w:pStyle w:val="TOC2"/>
            <w:numPr>
              <w:ilvl w:val="1"/>
              <w:numId w:val="14"/>
            </w:numPr>
            <w:tabs>
              <w:tab w:val="left" w:pos="968"/>
              <w:tab w:val="right" w:leader="dot" w:pos="10347"/>
            </w:tabs>
            <w:ind w:left="968" w:hanging="499"/>
          </w:pPr>
          <w:hyperlink w:anchor="_bookmark58" w:history="1">
            <w:r>
              <w:t>Risk</w:t>
            </w:r>
            <w:r>
              <w:rPr>
                <w:spacing w:val="6"/>
              </w:rPr>
              <w:t xml:space="preserve"> </w:t>
            </w:r>
            <w:r>
              <w:rPr>
                <w:spacing w:val="-2"/>
              </w:rPr>
              <w:t>management</w:t>
            </w:r>
          </w:hyperlink>
          <w:r>
            <w:tab/>
          </w:r>
          <w:r>
            <w:rPr>
              <w:spacing w:val="-5"/>
            </w:rPr>
            <w:t>28</w:t>
          </w:r>
        </w:p>
        <w:p w14:paraId="077BADE1" w14:textId="77777777" w:rsidR="00C220EB" w:rsidRDefault="00000000">
          <w:pPr>
            <w:pStyle w:val="TOC1"/>
            <w:numPr>
              <w:ilvl w:val="0"/>
              <w:numId w:val="14"/>
            </w:numPr>
            <w:tabs>
              <w:tab w:val="left" w:pos="469"/>
              <w:tab w:val="right" w:pos="10347"/>
            </w:tabs>
            <w:spacing w:before="235"/>
            <w:ind w:hanging="327"/>
          </w:pPr>
          <w:hyperlink w:anchor="_bookmark65" w:history="1">
            <w:r>
              <w:rPr>
                <w:spacing w:val="-6"/>
              </w:rPr>
              <w:t>Topic</w:t>
            </w:r>
            <w:r>
              <w:rPr>
                <w:spacing w:val="-7"/>
              </w:rPr>
              <w:t xml:space="preserve"> </w:t>
            </w:r>
            <w:r>
              <w:rPr>
                <w:spacing w:val="-6"/>
              </w:rPr>
              <w:t>of</w:t>
            </w:r>
            <w:r>
              <w:rPr>
                <w:spacing w:val="-7"/>
              </w:rPr>
              <w:t xml:space="preserve"> </w:t>
            </w:r>
            <w:r>
              <w:rPr>
                <w:spacing w:val="-6"/>
              </w:rPr>
              <w:t>this</w:t>
            </w:r>
            <w:r>
              <w:rPr>
                <w:spacing w:val="-7"/>
              </w:rPr>
              <w:t xml:space="preserve"> </w:t>
            </w:r>
            <w:r>
              <w:rPr>
                <w:spacing w:val="-6"/>
              </w:rPr>
              <w:t>research</w:t>
            </w:r>
          </w:hyperlink>
          <w:r>
            <w:rPr>
              <w:rFonts w:ascii="Times New Roman"/>
              <w:b w:val="0"/>
            </w:rPr>
            <w:tab/>
          </w:r>
          <w:r>
            <w:rPr>
              <w:color w:val="697D90"/>
              <w:spacing w:val="-5"/>
            </w:rPr>
            <w:t>35</w:t>
          </w:r>
        </w:p>
        <w:p w14:paraId="077BADE2" w14:textId="77777777" w:rsidR="00C220EB" w:rsidRDefault="00000000">
          <w:pPr>
            <w:pStyle w:val="TOC2"/>
            <w:numPr>
              <w:ilvl w:val="1"/>
              <w:numId w:val="14"/>
            </w:numPr>
            <w:tabs>
              <w:tab w:val="left" w:pos="969"/>
              <w:tab w:val="right" w:leader="dot" w:pos="10347"/>
            </w:tabs>
            <w:spacing w:before="19"/>
            <w:ind w:left="969" w:hanging="500"/>
          </w:pPr>
          <w:hyperlink w:anchor="_bookmark66" w:history="1">
            <w:r>
              <w:rPr>
                <w:w w:val="110"/>
              </w:rPr>
              <w:t>Problem</w:t>
            </w:r>
            <w:r>
              <w:rPr>
                <w:spacing w:val="-6"/>
                <w:w w:val="110"/>
              </w:rPr>
              <w:t xml:space="preserve"> </w:t>
            </w:r>
            <w:r>
              <w:rPr>
                <w:spacing w:val="-2"/>
                <w:w w:val="110"/>
              </w:rPr>
              <w:t>statement</w:t>
            </w:r>
          </w:hyperlink>
          <w:r>
            <w:tab/>
          </w:r>
          <w:r>
            <w:rPr>
              <w:spacing w:val="-5"/>
              <w:w w:val="105"/>
            </w:rPr>
            <w:t>35</w:t>
          </w:r>
        </w:p>
        <w:p w14:paraId="077BADE3" w14:textId="77777777" w:rsidR="00C220EB" w:rsidRDefault="00000000">
          <w:pPr>
            <w:pStyle w:val="TOC2"/>
            <w:numPr>
              <w:ilvl w:val="1"/>
              <w:numId w:val="14"/>
            </w:numPr>
            <w:tabs>
              <w:tab w:val="left" w:pos="968"/>
              <w:tab w:val="right" w:leader="dot" w:pos="10347"/>
            </w:tabs>
            <w:ind w:left="968" w:hanging="499"/>
          </w:pPr>
          <w:hyperlink w:anchor="_bookmark67" w:history="1">
            <w:r>
              <w:rPr>
                <w:spacing w:val="-2"/>
                <w:w w:val="110"/>
              </w:rPr>
              <w:t>Research</w:t>
            </w:r>
            <w:r>
              <w:rPr>
                <w:spacing w:val="-1"/>
                <w:w w:val="110"/>
              </w:rPr>
              <w:t xml:space="preserve"> </w:t>
            </w:r>
            <w:r>
              <w:rPr>
                <w:spacing w:val="-5"/>
                <w:w w:val="110"/>
              </w:rPr>
              <w:t>gap</w:t>
            </w:r>
          </w:hyperlink>
          <w:r>
            <w:tab/>
          </w:r>
          <w:r>
            <w:rPr>
              <w:spacing w:val="-5"/>
              <w:w w:val="110"/>
            </w:rPr>
            <w:t>35</w:t>
          </w:r>
        </w:p>
        <w:p w14:paraId="077BADE4" w14:textId="77777777" w:rsidR="00C220EB" w:rsidRDefault="00000000">
          <w:pPr>
            <w:pStyle w:val="TOC2"/>
            <w:numPr>
              <w:ilvl w:val="1"/>
              <w:numId w:val="14"/>
            </w:numPr>
            <w:tabs>
              <w:tab w:val="left" w:pos="968"/>
              <w:tab w:val="right" w:leader="dot" w:pos="10347"/>
            </w:tabs>
            <w:ind w:left="968" w:hanging="499"/>
          </w:pPr>
          <w:hyperlink w:anchor="_bookmark68" w:history="1">
            <w:r>
              <w:rPr>
                <w:w w:val="110"/>
              </w:rPr>
              <w:t>High</w:t>
            </w:r>
            <w:r>
              <w:rPr>
                <w:spacing w:val="-11"/>
                <w:w w:val="110"/>
              </w:rPr>
              <w:t xml:space="preserve"> </w:t>
            </w:r>
            <w:r>
              <w:rPr>
                <w:w w:val="110"/>
              </w:rPr>
              <w:t>level</w:t>
            </w:r>
            <w:r>
              <w:rPr>
                <w:spacing w:val="-11"/>
                <w:w w:val="110"/>
              </w:rPr>
              <w:t xml:space="preserve"> </w:t>
            </w:r>
            <w:r>
              <w:rPr>
                <w:w w:val="110"/>
              </w:rPr>
              <w:t>research</w:t>
            </w:r>
            <w:r>
              <w:rPr>
                <w:spacing w:val="-11"/>
                <w:w w:val="110"/>
              </w:rPr>
              <w:t xml:space="preserve"> </w:t>
            </w:r>
            <w:r>
              <w:rPr>
                <w:spacing w:val="-2"/>
                <w:w w:val="110"/>
              </w:rPr>
              <w:t>question</w:t>
            </w:r>
          </w:hyperlink>
          <w:r>
            <w:tab/>
          </w:r>
          <w:r>
            <w:rPr>
              <w:spacing w:val="-5"/>
              <w:w w:val="110"/>
            </w:rPr>
            <w:t>36</w:t>
          </w:r>
        </w:p>
        <w:p w14:paraId="077BADE5" w14:textId="77777777" w:rsidR="00C220EB" w:rsidRDefault="00000000">
          <w:pPr>
            <w:pStyle w:val="TOC2"/>
            <w:numPr>
              <w:ilvl w:val="1"/>
              <w:numId w:val="14"/>
            </w:numPr>
            <w:tabs>
              <w:tab w:val="left" w:pos="968"/>
              <w:tab w:val="right" w:leader="dot" w:pos="10347"/>
            </w:tabs>
            <w:ind w:left="968" w:hanging="499"/>
          </w:pPr>
          <w:hyperlink w:anchor="_bookmark70" w:history="1">
            <w:r>
              <w:rPr>
                <w:w w:val="105"/>
              </w:rPr>
              <w:t>Success</w:t>
            </w:r>
            <w:r>
              <w:rPr>
                <w:w w:val="110"/>
              </w:rPr>
              <w:t xml:space="preserve"> </w:t>
            </w:r>
            <w:r>
              <w:rPr>
                <w:spacing w:val="-2"/>
                <w:w w:val="110"/>
              </w:rPr>
              <w:t>definition</w:t>
            </w:r>
          </w:hyperlink>
          <w:r>
            <w:tab/>
          </w:r>
          <w:r>
            <w:rPr>
              <w:spacing w:val="-5"/>
              <w:w w:val="110"/>
            </w:rPr>
            <w:t>36</w:t>
          </w:r>
        </w:p>
        <w:p w14:paraId="077BADE6" w14:textId="77777777" w:rsidR="00C220EB" w:rsidRDefault="00000000">
          <w:pPr>
            <w:pStyle w:val="TOC2"/>
            <w:numPr>
              <w:ilvl w:val="1"/>
              <w:numId w:val="14"/>
            </w:numPr>
            <w:tabs>
              <w:tab w:val="left" w:pos="968"/>
              <w:tab w:val="right" w:leader="dot" w:pos="10347"/>
            </w:tabs>
            <w:ind w:left="968" w:hanging="499"/>
          </w:pPr>
          <w:hyperlink w:anchor="_bookmark71" w:history="1">
            <w:r>
              <w:rPr>
                <w:spacing w:val="2"/>
              </w:rPr>
              <w:t>Smart</w:t>
            </w:r>
            <w:r>
              <w:rPr>
                <w:spacing w:val="42"/>
              </w:rPr>
              <w:t xml:space="preserve"> </w:t>
            </w:r>
            <w:r>
              <w:rPr>
                <w:spacing w:val="-2"/>
              </w:rPr>
              <w:t>goals</w:t>
            </w:r>
          </w:hyperlink>
          <w:r>
            <w:tab/>
          </w:r>
          <w:r>
            <w:rPr>
              <w:spacing w:val="-5"/>
            </w:rPr>
            <w:t>36</w:t>
          </w:r>
        </w:p>
        <w:p w14:paraId="077BADE7" w14:textId="77777777" w:rsidR="00C220EB" w:rsidRDefault="00000000">
          <w:pPr>
            <w:pStyle w:val="TOC1"/>
            <w:numPr>
              <w:ilvl w:val="0"/>
              <w:numId w:val="14"/>
            </w:numPr>
            <w:tabs>
              <w:tab w:val="left" w:pos="469"/>
              <w:tab w:val="right" w:pos="10347"/>
            </w:tabs>
            <w:ind w:hanging="327"/>
          </w:pPr>
          <w:hyperlink w:anchor="_bookmark72" w:history="1">
            <w:r>
              <w:rPr>
                <w:spacing w:val="-4"/>
              </w:rPr>
              <w:t>Solution</w:t>
            </w:r>
            <w:r>
              <w:rPr>
                <w:spacing w:val="-3"/>
              </w:rPr>
              <w:t xml:space="preserve"> </w:t>
            </w:r>
            <w:r>
              <w:rPr>
                <w:spacing w:val="-2"/>
              </w:rPr>
              <w:t>landscape</w:t>
            </w:r>
          </w:hyperlink>
          <w:r>
            <w:rPr>
              <w:rFonts w:ascii="Times New Roman"/>
              <w:b w:val="0"/>
            </w:rPr>
            <w:tab/>
          </w:r>
          <w:r>
            <w:rPr>
              <w:color w:val="697D90"/>
              <w:spacing w:val="-5"/>
            </w:rPr>
            <w:t>37</w:t>
          </w:r>
        </w:p>
        <w:p w14:paraId="077BADE8" w14:textId="77777777" w:rsidR="00C220EB" w:rsidRDefault="00000000">
          <w:pPr>
            <w:pStyle w:val="TOC2"/>
            <w:numPr>
              <w:ilvl w:val="1"/>
              <w:numId w:val="14"/>
            </w:numPr>
            <w:tabs>
              <w:tab w:val="left" w:pos="969"/>
              <w:tab w:val="right" w:leader="dot" w:pos="10347"/>
            </w:tabs>
            <w:spacing w:before="19"/>
            <w:ind w:left="969" w:hanging="500"/>
          </w:pPr>
          <w:hyperlink w:anchor="_bookmark74" w:history="1">
            <w:r>
              <w:rPr>
                <w:w w:val="110"/>
              </w:rPr>
              <w:t>The</w:t>
            </w:r>
            <w:r>
              <w:rPr>
                <w:spacing w:val="-11"/>
                <w:w w:val="110"/>
              </w:rPr>
              <w:t xml:space="preserve"> </w:t>
            </w:r>
            <w:r>
              <w:rPr>
                <w:w w:val="110"/>
              </w:rPr>
              <w:t>Swiss</w:t>
            </w:r>
            <w:r>
              <w:rPr>
                <w:spacing w:val="-10"/>
                <w:w w:val="110"/>
              </w:rPr>
              <w:t xml:space="preserve"> </w:t>
            </w:r>
            <w:r>
              <w:rPr>
                <w:w w:val="110"/>
              </w:rPr>
              <w:t>Post</w:t>
            </w:r>
            <w:r>
              <w:rPr>
                <w:spacing w:val="-11"/>
                <w:w w:val="110"/>
              </w:rPr>
              <w:t xml:space="preserve"> </w:t>
            </w:r>
            <w:r>
              <w:rPr>
                <w:w w:val="110"/>
              </w:rPr>
              <w:t>addresses</w:t>
            </w:r>
            <w:r>
              <w:rPr>
                <w:spacing w:val="-10"/>
                <w:w w:val="110"/>
              </w:rPr>
              <w:t xml:space="preserve"> </w:t>
            </w:r>
            <w:r>
              <w:rPr>
                <w:w w:val="110"/>
              </w:rPr>
              <w:t>data</w:t>
            </w:r>
            <w:r>
              <w:rPr>
                <w:spacing w:val="-11"/>
                <w:w w:val="110"/>
              </w:rPr>
              <w:t xml:space="preserve"> </w:t>
            </w:r>
            <w:r>
              <w:rPr>
                <w:w w:val="110"/>
              </w:rPr>
              <w:t>quality</w:t>
            </w:r>
            <w:r>
              <w:rPr>
                <w:spacing w:val="-10"/>
                <w:w w:val="110"/>
              </w:rPr>
              <w:t xml:space="preserve"> </w:t>
            </w:r>
            <w:r>
              <w:rPr>
                <w:w w:val="110"/>
              </w:rPr>
              <w:t>in</w:t>
            </w:r>
            <w:r>
              <w:rPr>
                <w:spacing w:val="-11"/>
                <w:w w:val="110"/>
              </w:rPr>
              <w:t xml:space="preserve"> </w:t>
            </w:r>
            <w:r>
              <w:rPr>
                <w:w w:val="110"/>
              </w:rPr>
              <w:t>multiple</w:t>
            </w:r>
            <w:r>
              <w:rPr>
                <w:spacing w:val="-10"/>
                <w:w w:val="110"/>
              </w:rPr>
              <w:t xml:space="preserve"> </w:t>
            </w:r>
            <w:r>
              <w:rPr>
                <w:spacing w:val="-4"/>
                <w:w w:val="105"/>
              </w:rPr>
              <w:t>ways</w:t>
            </w:r>
          </w:hyperlink>
          <w:r>
            <w:tab/>
          </w:r>
          <w:r>
            <w:rPr>
              <w:spacing w:val="-5"/>
              <w:w w:val="110"/>
            </w:rPr>
            <w:t>37</w:t>
          </w:r>
        </w:p>
        <w:p w14:paraId="077BADE9" w14:textId="77777777" w:rsidR="00C220EB" w:rsidRDefault="00000000">
          <w:pPr>
            <w:pStyle w:val="TOC2"/>
            <w:numPr>
              <w:ilvl w:val="1"/>
              <w:numId w:val="14"/>
            </w:numPr>
            <w:tabs>
              <w:tab w:val="left" w:pos="968"/>
              <w:tab w:val="right" w:leader="dot" w:pos="10347"/>
            </w:tabs>
            <w:ind w:left="968" w:hanging="499"/>
          </w:pPr>
          <w:hyperlink w:anchor="_bookmark75" w:history="1">
            <w:r>
              <w:rPr>
                <w:w w:val="105"/>
              </w:rPr>
              <w:t>Rule</w:t>
            </w:r>
            <w:r>
              <w:rPr>
                <w:spacing w:val="-7"/>
                <w:w w:val="105"/>
              </w:rPr>
              <w:t xml:space="preserve"> </w:t>
            </w:r>
            <w:r>
              <w:rPr>
                <w:w w:val="105"/>
              </w:rPr>
              <w:t>based</w:t>
            </w:r>
            <w:r>
              <w:rPr>
                <w:spacing w:val="-6"/>
                <w:w w:val="105"/>
              </w:rPr>
              <w:t xml:space="preserve"> </w:t>
            </w:r>
            <w:r>
              <w:rPr>
                <w:w w:val="105"/>
              </w:rPr>
              <w:t>DQM</w:t>
            </w:r>
            <w:r>
              <w:rPr>
                <w:spacing w:val="-6"/>
                <w:w w:val="105"/>
              </w:rPr>
              <w:t xml:space="preserve"> </w:t>
            </w:r>
            <w:r>
              <w:rPr>
                <w:spacing w:val="-2"/>
                <w:w w:val="105"/>
              </w:rPr>
              <w:t>initiative</w:t>
            </w:r>
          </w:hyperlink>
          <w:r>
            <w:tab/>
          </w:r>
          <w:r>
            <w:rPr>
              <w:spacing w:val="-5"/>
              <w:w w:val="110"/>
            </w:rPr>
            <w:t>37</w:t>
          </w:r>
        </w:p>
        <w:p w14:paraId="077BADEA" w14:textId="77777777" w:rsidR="00C220EB" w:rsidRDefault="00000000">
          <w:pPr>
            <w:pStyle w:val="TOC2"/>
            <w:numPr>
              <w:ilvl w:val="1"/>
              <w:numId w:val="14"/>
            </w:numPr>
            <w:tabs>
              <w:tab w:val="left" w:pos="968"/>
              <w:tab w:val="right" w:leader="dot" w:pos="10347"/>
            </w:tabs>
            <w:ind w:left="968" w:hanging="499"/>
          </w:pPr>
          <w:hyperlink w:anchor="_bookmark80" w:history="1">
            <w:r>
              <w:rPr>
                <w:w w:val="110"/>
              </w:rPr>
              <w:t>Heterogenous</w:t>
            </w:r>
            <w:r>
              <w:rPr>
                <w:spacing w:val="9"/>
                <w:w w:val="110"/>
              </w:rPr>
              <w:t xml:space="preserve"> </w:t>
            </w:r>
            <w:r>
              <w:rPr>
                <w:w w:val="110"/>
              </w:rPr>
              <w:t>sorting</w:t>
            </w:r>
            <w:r>
              <w:rPr>
                <w:spacing w:val="10"/>
                <w:w w:val="110"/>
              </w:rPr>
              <w:t xml:space="preserve"> </w:t>
            </w:r>
            <w:r>
              <w:rPr>
                <w:w w:val="110"/>
              </w:rPr>
              <w:t>center</w:t>
            </w:r>
            <w:r>
              <w:rPr>
                <w:spacing w:val="9"/>
                <w:w w:val="110"/>
              </w:rPr>
              <w:t xml:space="preserve"> </w:t>
            </w:r>
            <w:r>
              <w:rPr>
                <w:spacing w:val="-2"/>
                <w:w w:val="110"/>
              </w:rPr>
              <w:t>environments</w:t>
            </w:r>
          </w:hyperlink>
          <w:r>
            <w:tab/>
          </w:r>
          <w:r>
            <w:rPr>
              <w:spacing w:val="-5"/>
              <w:w w:val="115"/>
            </w:rPr>
            <w:t>39</w:t>
          </w:r>
        </w:p>
        <w:p w14:paraId="077BADEB" w14:textId="77777777" w:rsidR="00C220EB" w:rsidRDefault="00000000">
          <w:pPr>
            <w:pStyle w:val="TOC2"/>
            <w:numPr>
              <w:ilvl w:val="1"/>
              <w:numId w:val="14"/>
            </w:numPr>
            <w:tabs>
              <w:tab w:val="left" w:pos="967"/>
              <w:tab w:val="right" w:leader="dot" w:pos="10347"/>
            </w:tabs>
            <w:ind w:left="967" w:hanging="498"/>
          </w:pPr>
          <w:hyperlink w:anchor="_bookmark88" w:history="1">
            <w:r>
              <w:rPr>
                <w:w w:val="105"/>
              </w:rPr>
              <w:t>Data</w:t>
            </w:r>
            <w:r>
              <w:rPr>
                <w:spacing w:val="-3"/>
                <w:w w:val="110"/>
              </w:rPr>
              <w:t xml:space="preserve"> </w:t>
            </w:r>
            <w:r>
              <w:rPr>
                <w:spacing w:val="-2"/>
                <w:w w:val="110"/>
              </w:rPr>
              <w:t>lineage</w:t>
            </w:r>
          </w:hyperlink>
          <w:r>
            <w:tab/>
          </w:r>
          <w:r>
            <w:rPr>
              <w:spacing w:val="-5"/>
              <w:w w:val="110"/>
            </w:rPr>
            <w:t>43</w:t>
          </w:r>
        </w:p>
        <w:p w14:paraId="077BADEC" w14:textId="77777777" w:rsidR="00C220EB" w:rsidRDefault="00000000">
          <w:pPr>
            <w:pStyle w:val="TOC2"/>
            <w:numPr>
              <w:ilvl w:val="1"/>
              <w:numId w:val="14"/>
            </w:numPr>
            <w:tabs>
              <w:tab w:val="left" w:pos="967"/>
              <w:tab w:val="right" w:leader="dot" w:pos="10347"/>
            </w:tabs>
            <w:ind w:left="967" w:hanging="498"/>
          </w:pPr>
          <w:hyperlink w:anchor="_bookmark91" w:history="1">
            <w:r>
              <w:rPr>
                <w:w w:val="110"/>
              </w:rPr>
              <w:t>This</w:t>
            </w:r>
            <w:r>
              <w:rPr>
                <w:spacing w:val="-7"/>
                <w:w w:val="110"/>
              </w:rPr>
              <w:t xml:space="preserve"> </w:t>
            </w:r>
            <w:r>
              <w:rPr>
                <w:w w:val="110"/>
              </w:rPr>
              <w:t>project</w:t>
            </w:r>
            <w:r>
              <w:rPr>
                <w:spacing w:val="-7"/>
                <w:w w:val="110"/>
              </w:rPr>
              <w:t xml:space="preserve"> </w:t>
            </w:r>
            <w:r>
              <w:rPr>
                <w:w w:val="110"/>
              </w:rPr>
              <w:t>as</w:t>
            </w:r>
            <w:r>
              <w:rPr>
                <w:spacing w:val="-6"/>
                <w:w w:val="110"/>
              </w:rPr>
              <w:t xml:space="preserve"> </w:t>
            </w:r>
            <w:r>
              <w:rPr>
                <w:w w:val="110"/>
              </w:rPr>
              <w:t>a</w:t>
            </w:r>
            <w:r>
              <w:rPr>
                <w:spacing w:val="-7"/>
                <w:w w:val="110"/>
              </w:rPr>
              <w:t xml:space="preserve"> </w:t>
            </w:r>
            <w:r>
              <w:rPr>
                <w:w w:val="110"/>
              </w:rPr>
              <w:t>key</w:t>
            </w:r>
            <w:r>
              <w:rPr>
                <w:spacing w:val="-6"/>
                <w:w w:val="110"/>
              </w:rPr>
              <w:t xml:space="preserve"> </w:t>
            </w:r>
            <w:r>
              <w:rPr>
                <w:w w:val="110"/>
              </w:rPr>
              <w:t>step</w:t>
            </w:r>
            <w:r>
              <w:rPr>
                <w:spacing w:val="-7"/>
                <w:w w:val="110"/>
              </w:rPr>
              <w:t xml:space="preserve"> </w:t>
            </w:r>
            <w:r>
              <w:rPr>
                <w:w w:val="110"/>
              </w:rPr>
              <w:t>towards</w:t>
            </w:r>
            <w:r>
              <w:rPr>
                <w:spacing w:val="-6"/>
                <w:w w:val="110"/>
              </w:rPr>
              <w:t xml:space="preserve"> </w:t>
            </w:r>
            <w:r>
              <w:rPr>
                <w:w w:val="110"/>
              </w:rPr>
              <w:t>the</w:t>
            </w:r>
            <w:r>
              <w:rPr>
                <w:spacing w:val="-7"/>
                <w:w w:val="110"/>
              </w:rPr>
              <w:t xml:space="preserve"> </w:t>
            </w:r>
            <w:r>
              <w:rPr>
                <w:w w:val="110"/>
              </w:rPr>
              <w:t>“future</w:t>
            </w:r>
            <w:r>
              <w:rPr>
                <w:spacing w:val="-7"/>
                <w:w w:val="110"/>
              </w:rPr>
              <w:t xml:space="preserve"> </w:t>
            </w:r>
            <w:r>
              <w:rPr>
                <w:w w:val="110"/>
              </w:rPr>
              <w:t>state”</w:t>
            </w:r>
            <w:r>
              <w:rPr>
                <w:spacing w:val="-6"/>
                <w:w w:val="110"/>
              </w:rPr>
              <w:t xml:space="preserve"> </w:t>
            </w:r>
            <w:r>
              <w:rPr>
                <w:w w:val="110"/>
              </w:rPr>
              <w:t>reporting</w:t>
            </w:r>
            <w:r>
              <w:rPr>
                <w:spacing w:val="-7"/>
                <w:w w:val="110"/>
              </w:rPr>
              <w:t xml:space="preserve"> </w:t>
            </w:r>
            <w:r>
              <w:rPr>
                <w:spacing w:val="-2"/>
                <w:w w:val="110"/>
              </w:rPr>
              <w:t>solution</w:t>
            </w:r>
          </w:hyperlink>
          <w:r>
            <w:tab/>
          </w:r>
          <w:r>
            <w:rPr>
              <w:spacing w:val="-5"/>
              <w:w w:val="110"/>
            </w:rPr>
            <w:t>45</w:t>
          </w:r>
        </w:p>
        <w:p w14:paraId="077BADED" w14:textId="77777777" w:rsidR="00C220EB" w:rsidRDefault="00000000">
          <w:pPr>
            <w:pStyle w:val="TOC2"/>
            <w:numPr>
              <w:ilvl w:val="1"/>
              <w:numId w:val="14"/>
            </w:numPr>
            <w:tabs>
              <w:tab w:val="left" w:pos="968"/>
              <w:tab w:val="right" w:leader="dot" w:pos="10347"/>
            </w:tabs>
            <w:ind w:left="968" w:hanging="499"/>
          </w:pPr>
          <w:hyperlink w:anchor="_bookmark93" w:history="1">
            <w:r>
              <w:rPr>
                <w:w w:val="110"/>
              </w:rPr>
              <w:t>Expected</w:t>
            </w:r>
            <w:r>
              <w:rPr>
                <w:spacing w:val="-5"/>
                <w:w w:val="110"/>
              </w:rPr>
              <w:t xml:space="preserve"> </w:t>
            </w:r>
            <w:r>
              <w:rPr>
                <w:w w:val="110"/>
              </w:rPr>
              <w:t>benefits</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reporting</w:t>
            </w:r>
            <w:r>
              <w:rPr>
                <w:spacing w:val="-5"/>
                <w:w w:val="110"/>
              </w:rPr>
              <w:t xml:space="preserve"> </w:t>
            </w:r>
            <w:r>
              <w:rPr>
                <w:spacing w:val="-2"/>
                <w:w w:val="110"/>
              </w:rPr>
              <w:t>solution</w:t>
            </w:r>
          </w:hyperlink>
          <w:r>
            <w:tab/>
          </w:r>
          <w:r>
            <w:rPr>
              <w:spacing w:val="-5"/>
              <w:w w:val="110"/>
            </w:rPr>
            <w:t>46</w:t>
          </w:r>
        </w:p>
        <w:p w14:paraId="077BADEE" w14:textId="77777777" w:rsidR="00C220EB" w:rsidRDefault="00000000">
          <w:pPr>
            <w:pStyle w:val="TOC2"/>
            <w:numPr>
              <w:ilvl w:val="1"/>
              <w:numId w:val="14"/>
            </w:numPr>
            <w:tabs>
              <w:tab w:val="left" w:pos="968"/>
              <w:tab w:val="right" w:leader="dot" w:pos="10347"/>
            </w:tabs>
            <w:ind w:left="968" w:hanging="499"/>
          </w:pPr>
          <w:hyperlink w:anchor="_bookmark96" w:history="1">
            <w:r>
              <w:rPr>
                <w:w w:val="110"/>
              </w:rPr>
              <w:t>Existing</w:t>
            </w:r>
            <w:r>
              <w:rPr>
                <w:spacing w:val="-7"/>
                <w:w w:val="110"/>
              </w:rPr>
              <w:t xml:space="preserve"> </w:t>
            </w:r>
            <w:r>
              <w:rPr>
                <w:w w:val="110"/>
              </w:rPr>
              <w:t>reporting</w:t>
            </w:r>
            <w:r>
              <w:rPr>
                <w:spacing w:val="-6"/>
                <w:w w:val="110"/>
              </w:rPr>
              <w:t xml:space="preserve"> </w:t>
            </w:r>
            <w:r>
              <w:rPr>
                <w:spacing w:val="-2"/>
                <w:w w:val="110"/>
              </w:rPr>
              <w:t>pipeline</w:t>
            </w:r>
          </w:hyperlink>
          <w:r>
            <w:tab/>
          </w:r>
          <w:r>
            <w:rPr>
              <w:spacing w:val="-5"/>
              <w:w w:val="110"/>
            </w:rPr>
            <w:t>47</w:t>
          </w:r>
        </w:p>
        <w:p w14:paraId="077BADEF" w14:textId="77777777" w:rsidR="00C220EB" w:rsidRDefault="00000000">
          <w:pPr>
            <w:pStyle w:val="TOC1"/>
            <w:numPr>
              <w:ilvl w:val="0"/>
              <w:numId w:val="14"/>
            </w:numPr>
            <w:tabs>
              <w:tab w:val="left" w:pos="469"/>
              <w:tab w:val="right" w:pos="10347"/>
            </w:tabs>
            <w:spacing w:before="235"/>
            <w:ind w:hanging="327"/>
          </w:pPr>
          <w:hyperlink w:anchor="_bookmark101" w:history="1">
            <w:r>
              <w:rPr>
                <w:spacing w:val="-2"/>
              </w:rPr>
              <w:t>Implementation</w:t>
            </w:r>
          </w:hyperlink>
          <w:r>
            <w:rPr>
              <w:rFonts w:ascii="Times New Roman"/>
              <w:b w:val="0"/>
            </w:rPr>
            <w:tab/>
          </w:r>
          <w:r>
            <w:rPr>
              <w:color w:val="697D90"/>
              <w:spacing w:val="-5"/>
            </w:rPr>
            <w:t>53</w:t>
          </w:r>
        </w:p>
        <w:p w14:paraId="077BADF0" w14:textId="77777777" w:rsidR="00C220EB" w:rsidRDefault="00000000">
          <w:pPr>
            <w:pStyle w:val="TOC2"/>
            <w:numPr>
              <w:ilvl w:val="1"/>
              <w:numId w:val="14"/>
            </w:numPr>
            <w:tabs>
              <w:tab w:val="left" w:pos="969"/>
              <w:tab w:val="right" w:leader="dot" w:pos="10347"/>
            </w:tabs>
            <w:spacing w:before="19"/>
            <w:ind w:left="969" w:hanging="500"/>
          </w:pPr>
          <w:hyperlink w:anchor="_bookmark103" w:history="1">
            <w:r>
              <w:t>SMART</w:t>
            </w:r>
            <w:r>
              <w:rPr>
                <w:spacing w:val="8"/>
              </w:rPr>
              <w:t xml:space="preserve"> </w:t>
            </w:r>
            <w:r>
              <w:t>Goal</w:t>
            </w:r>
            <w:r>
              <w:rPr>
                <w:spacing w:val="9"/>
              </w:rPr>
              <w:t xml:space="preserve"> </w:t>
            </w:r>
            <w:r>
              <w:t>1:</w:t>
            </w:r>
            <w:r>
              <w:rPr>
                <w:spacing w:val="20"/>
              </w:rPr>
              <w:t xml:space="preserve"> </w:t>
            </w:r>
            <w:r>
              <w:t>Setup</w:t>
            </w:r>
            <w:r>
              <w:rPr>
                <w:spacing w:val="9"/>
              </w:rPr>
              <w:t xml:space="preserve"> </w:t>
            </w:r>
            <w:r>
              <w:t>of</w:t>
            </w:r>
            <w:r>
              <w:rPr>
                <w:spacing w:val="8"/>
              </w:rPr>
              <w:t xml:space="preserve"> </w:t>
            </w:r>
            <w:r>
              <w:t>an</w:t>
            </w:r>
            <w:r>
              <w:rPr>
                <w:spacing w:val="9"/>
              </w:rPr>
              <w:t xml:space="preserve"> </w:t>
            </w:r>
            <w:r>
              <w:t>Improved</w:t>
            </w:r>
            <w:r>
              <w:rPr>
                <w:spacing w:val="9"/>
              </w:rPr>
              <w:t xml:space="preserve"> </w:t>
            </w:r>
            <w:r>
              <w:t>DQM</w:t>
            </w:r>
            <w:r>
              <w:rPr>
                <w:spacing w:val="9"/>
              </w:rPr>
              <w:t xml:space="preserve"> </w:t>
            </w:r>
            <w:r>
              <w:rPr>
                <w:spacing w:val="-2"/>
              </w:rPr>
              <w:t>Report</w:t>
            </w:r>
          </w:hyperlink>
          <w:r>
            <w:tab/>
          </w:r>
          <w:r>
            <w:rPr>
              <w:spacing w:val="-5"/>
            </w:rPr>
            <w:t>53</w:t>
          </w:r>
        </w:p>
        <w:p w14:paraId="077BADF1" w14:textId="77777777" w:rsidR="00C220EB" w:rsidRDefault="00000000">
          <w:pPr>
            <w:pStyle w:val="TOC2"/>
            <w:numPr>
              <w:ilvl w:val="1"/>
              <w:numId w:val="14"/>
            </w:numPr>
            <w:tabs>
              <w:tab w:val="left" w:pos="968"/>
              <w:tab w:val="right" w:leader="dot" w:pos="10347"/>
            </w:tabs>
            <w:ind w:left="968" w:hanging="499"/>
          </w:pPr>
          <w:hyperlink w:anchor="_bookmark114" w:history="1">
            <w:r>
              <w:t>SMART</w:t>
            </w:r>
            <w:r>
              <w:rPr>
                <w:spacing w:val="-9"/>
              </w:rPr>
              <w:t xml:space="preserve"> </w:t>
            </w:r>
            <w:r>
              <w:t>goal</w:t>
            </w:r>
            <w:r>
              <w:rPr>
                <w:spacing w:val="-9"/>
              </w:rPr>
              <w:t xml:space="preserve"> </w:t>
            </w:r>
            <w:r>
              <w:t>2:</w:t>
            </w:r>
            <w:r>
              <w:rPr>
                <w:spacing w:val="-1"/>
              </w:rPr>
              <w:t xml:space="preserve"> </w:t>
            </w:r>
            <w:r>
              <w:t>Tool</w:t>
            </w:r>
            <w:r>
              <w:rPr>
                <w:spacing w:val="-8"/>
              </w:rPr>
              <w:t xml:space="preserve"> </w:t>
            </w:r>
            <w:r>
              <w:rPr>
                <w:spacing w:val="-2"/>
              </w:rPr>
              <w:t>decision</w:t>
            </w:r>
          </w:hyperlink>
          <w:r>
            <w:tab/>
          </w:r>
          <w:r>
            <w:rPr>
              <w:spacing w:val="-5"/>
            </w:rPr>
            <w:t>59</w:t>
          </w:r>
        </w:p>
        <w:p w14:paraId="077BADF2" w14:textId="77777777" w:rsidR="00C220EB" w:rsidRDefault="00000000">
          <w:pPr>
            <w:pStyle w:val="TOC2"/>
            <w:numPr>
              <w:ilvl w:val="1"/>
              <w:numId w:val="14"/>
            </w:numPr>
            <w:tabs>
              <w:tab w:val="left" w:pos="968"/>
              <w:tab w:val="right" w:leader="dot" w:pos="10347"/>
            </w:tabs>
            <w:ind w:left="968" w:hanging="499"/>
          </w:pPr>
          <w:hyperlink w:anchor="_bookmark116" w:history="1">
            <w:r>
              <w:rPr>
                <w:spacing w:val="4"/>
              </w:rPr>
              <w:t>section</w:t>
            </w:r>
            <w:r>
              <w:rPr>
                <w:spacing w:val="41"/>
              </w:rPr>
              <w:t xml:space="preserve"> </w:t>
            </w:r>
            <w:r>
              <w:rPr>
                <w:spacing w:val="-10"/>
              </w:rPr>
              <w:t>3</w:t>
            </w:r>
          </w:hyperlink>
          <w:r>
            <w:tab/>
          </w:r>
          <w:r>
            <w:rPr>
              <w:spacing w:val="-5"/>
            </w:rPr>
            <w:t>60</w:t>
          </w:r>
        </w:p>
        <w:p w14:paraId="077BADF3" w14:textId="77777777" w:rsidR="00C220EB" w:rsidRDefault="00000000">
          <w:pPr>
            <w:pStyle w:val="TOC1"/>
            <w:numPr>
              <w:ilvl w:val="0"/>
              <w:numId w:val="14"/>
            </w:numPr>
            <w:tabs>
              <w:tab w:val="left" w:pos="469"/>
              <w:tab w:val="right" w:pos="10347"/>
            </w:tabs>
            <w:spacing w:before="235"/>
            <w:ind w:hanging="327"/>
          </w:pPr>
          <w:hyperlink w:anchor="_bookmark117" w:history="1">
            <w:r>
              <w:rPr>
                <w:spacing w:val="-2"/>
              </w:rPr>
              <w:t>Results</w:t>
            </w:r>
          </w:hyperlink>
          <w:r>
            <w:rPr>
              <w:rFonts w:ascii="Times New Roman"/>
              <w:b w:val="0"/>
            </w:rPr>
            <w:tab/>
          </w:r>
          <w:r>
            <w:rPr>
              <w:color w:val="697D90"/>
              <w:spacing w:val="-5"/>
            </w:rPr>
            <w:t>61</w:t>
          </w:r>
        </w:p>
        <w:p w14:paraId="077BADF4" w14:textId="77777777" w:rsidR="00C220EB" w:rsidRDefault="00000000">
          <w:pPr>
            <w:pStyle w:val="TOC2"/>
            <w:numPr>
              <w:ilvl w:val="1"/>
              <w:numId w:val="14"/>
            </w:numPr>
            <w:tabs>
              <w:tab w:val="left" w:pos="968"/>
              <w:tab w:val="right" w:leader="dot" w:pos="10347"/>
            </w:tabs>
            <w:spacing w:before="19"/>
            <w:ind w:left="968" w:hanging="499"/>
          </w:pPr>
          <w:hyperlink w:anchor="_bookmark118" w:history="1">
            <w:r>
              <w:rPr>
                <w:spacing w:val="-2"/>
              </w:rPr>
              <w:t>Introduction</w:t>
            </w:r>
          </w:hyperlink>
          <w:r>
            <w:tab/>
          </w:r>
          <w:r>
            <w:rPr>
              <w:spacing w:val="-5"/>
            </w:rPr>
            <w:t>61</w:t>
          </w:r>
        </w:p>
        <w:p w14:paraId="077BADF5" w14:textId="77777777" w:rsidR="00C220EB" w:rsidRDefault="00000000">
          <w:pPr>
            <w:pStyle w:val="TOC2"/>
            <w:numPr>
              <w:ilvl w:val="1"/>
              <w:numId w:val="14"/>
            </w:numPr>
            <w:tabs>
              <w:tab w:val="left" w:pos="967"/>
              <w:tab w:val="right" w:leader="dot" w:pos="10347"/>
            </w:tabs>
            <w:ind w:left="967" w:hanging="498"/>
          </w:pPr>
          <w:hyperlink w:anchor="_bookmark119" w:history="1">
            <w:r>
              <w:rPr>
                <w:spacing w:val="4"/>
              </w:rPr>
              <w:t>Evaluation</w:t>
            </w:r>
            <w:r>
              <w:rPr>
                <w:spacing w:val="26"/>
              </w:rPr>
              <w:t xml:space="preserve"> </w:t>
            </w:r>
            <w:r>
              <w:rPr>
                <w:spacing w:val="-2"/>
              </w:rPr>
              <w:t>criteria</w:t>
            </w:r>
          </w:hyperlink>
          <w:r>
            <w:tab/>
          </w:r>
          <w:r>
            <w:rPr>
              <w:spacing w:val="-5"/>
            </w:rPr>
            <w:t>61</w:t>
          </w:r>
        </w:p>
        <w:p w14:paraId="077BADF6" w14:textId="77777777" w:rsidR="00C220EB" w:rsidRDefault="00000000">
          <w:pPr>
            <w:pStyle w:val="TOC2"/>
            <w:numPr>
              <w:ilvl w:val="1"/>
              <w:numId w:val="14"/>
            </w:numPr>
            <w:tabs>
              <w:tab w:val="left" w:pos="967"/>
              <w:tab w:val="right" w:leader="dot" w:pos="10347"/>
            </w:tabs>
            <w:ind w:left="967" w:hanging="498"/>
          </w:pPr>
          <w:hyperlink w:anchor="_bookmark120" w:history="1">
            <w:r>
              <w:rPr>
                <w:spacing w:val="-2"/>
              </w:rPr>
              <w:t>Summary</w:t>
            </w:r>
          </w:hyperlink>
          <w:r>
            <w:tab/>
          </w:r>
          <w:r>
            <w:rPr>
              <w:spacing w:val="-5"/>
            </w:rPr>
            <w:t>61</w:t>
          </w:r>
        </w:p>
        <w:p w14:paraId="077BADF7" w14:textId="77777777" w:rsidR="00C220EB" w:rsidRDefault="00000000">
          <w:pPr>
            <w:pStyle w:val="TOC1"/>
            <w:numPr>
              <w:ilvl w:val="0"/>
              <w:numId w:val="14"/>
            </w:numPr>
            <w:tabs>
              <w:tab w:val="left" w:pos="469"/>
              <w:tab w:val="right" w:pos="10347"/>
            </w:tabs>
            <w:spacing w:before="235" w:after="240"/>
            <w:ind w:hanging="327"/>
          </w:pPr>
          <w:hyperlink w:anchor="_bookmark121" w:history="1">
            <w:r>
              <w:rPr>
                <w:spacing w:val="-4"/>
              </w:rPr>
              <w:t>Reflection</w:t>
            </w:r>
            <w:r>
              <w:rPr>
                <w:spacing w:val="-5"/>
              </w:rPr>
              <w:t xml:space="preserve"> </w:t>
            </w:r>
            <w:r>
              <w:rPr>
                <w:spacing w:val="-4"/>
              </w:rPr>
              <w:t>and</w:t>
            </w:r>
            <w:r>
              <w:rPr>
                <w:spacing w:val="-5"/>
              </w:rPr>
              <w:t xml:space="preserve"> </w:t>
            </w:r>
            <w:r>
              <w:rPr>
                <w:spacing w:val="-4"/>
              </w:rPr>
              <w:t>outlook</w:t>
            </w:r>
          </w:hyperlink>
          <w:r>
            <w:rPr>
              <w:rFonts w:ascii="Times New Roman"/>
              <w:b w:val="0"/>
            </w:rPr>
            <w:tab/>
          </w:r>
          <w:r>
            <w:rPr>
              <w:color w:val="697D90"/>
              <w:spacing w:val="-5"/>
            </w:rPr>
            <w:t>63</w:t>
          </w:r>
        </w:p>
        <w:p w14:paraId="077BADF8" w14:textId="77777777" w:rsidR="00C220EB" w:rsidRDefault="00000000">
          <w:pPr>
            <w:pStyle w:val="TOC1"/>
            <w:numPr>
              <w:ilvl w:val="0"/>
              <w:numId w:val="14"/>
            </w:numPr>
            <w:tabs>
              <w:tab w:val="left" w:pos="469"/>
              <w:tab w:val="right" w:pos="10347"/>
            </w:tabs>
            <w:spacing w:before="413"/>
            <w:ind w:hanging="327"/>
          </w:pPr>
          <w:hyperlink w:anchor="_bookmark124" w:history="1">
            <w:r>
              <w:t>Statement</w:t>
            </w:r>
            <w:r>
              <w:rPr>
                <w:spacing w:val="-11"/>
              </w:rPr>
              <w:t xml:space="preserve"> </w:t>
            </w:r>
            <w:r>
              <w:t>of</w:t>
            </w:r>
            <w:r>
              <w:rPr>
                <w:spacing w:val="-10"/>
              </w:rPr>
              <w:t xml:space="preserve"> </w:t>
            </w:r>
            <w:r>
              <w:rPr>
                <w:spacing w:val="-2"/>
              </w:rPr>
              <w:t>Authorship</w:t>
            </w:r>
          </w:hyperlink>
          <w:r>
            <w:rPr>
              <w:rFonts w:ascii="Times New Roman"/>
              <w:b w:val="0"/>
            </w:rPr>
            <w:tab/>
          </w:r>
          <w:r>
            <w:rPr>
              <w:color w:val="697D90"/>
              <w:spacing w:val="-5"/>
            </w:rPr>
            <w:t>65</w:t>
          </w:r>
        </w:p>
        <w:p w14:paraId="077BADF9" w14:textId="77777777" w:rsidR="00C220EB" w:rsidRDefault="00000000">
          <w:pPr>
            <w:pStyle w:val="TOC1"/>
            <w:tabs>
              <w:tab w:val="right" w:pos="10347"/>
            </w:tabs>
            <w:ind w:left="142" w:firstLine="0"/>
          </w:pPr>
          <w:hyperlink w:anchor="_bookmark125" w:history="1">
            <w:r>
              <w:rPr>
                <w:spacing w:val="-2"/>
              </w:rPr>
              <w:t>List</w:t>
            </w:r>
            <w:r>
              <w:rPr>
                <w:spacing w:val="-13"/>
              </w:rPr>
              <w:t xml:space="preserve"> </w:t>
            </w:r>
            <w:r>
              <w:rPr>
                <w:spacing w:val="-2"/>
              </w:rPr>
              <w:t>of</w:t>
            </w:r>
            <w:r>
              <w:rPr>
                <w:spacing w:val="-12"/>
              </w:rPr>
              <w:t xml:space="preserve"> </w:t>
            </w:r>
            <w:r>
              <w:rPr>
                <w:spacing w:val="-2"/>
              </w:rPr>
              <w:t>Figures</w:t>
            </w:r>
          </w:hyperlink>
          <w:r>
            <w:rPr>
              <w:rFonts w:ascii="Times New Roman"/>
              <w:b w:val="0"/>
            </w:rPr>
            <w:tab/>
          </w:r>
          <w:r>
            <w:rPr>
              <w:color w:val="697D90"/>
              <w:spacing w:val="-5"/>
            </w:rPr>
            <w:t>67</w:t>
          </w:r>
        </w:p>
        <w:p w14:paraId="077BADFA" w14:textId="77777777" w:rsidR="00C220EB" w:rsidRDefault="00000000">
          <w:pPr>
            <w:pStyle w:val="TOC1"/>
            <w:tabs>
              <w:tab w:val="right" w:pos="10347"/>
            </w:tabs>
            <w:ind w:left="142" w:firstLine="0"/>
          </w:pPr>
          <w:hyperlink w:anchor="_bookmark126" w:history="1">
            <w:r>
              <w:rPr>
                <w:spacing w:val="-2"/>
              </w:rPr>
              <w:t>List</w:t>
            </w:r>
            <w:r>
              <w:rPr>
                <w:spacing w:val="-13"/>
              </w:rPr>
              <w:t xml:space="preserve"> </w:t>
            </w:r>
            <w:r>
              <w:rPr>
                <w:spacing w:val="-2"/>
              </w:rPr>
              <w:t>of</w:t>
            </w:r>
            <w:r>
              <w:rPr>
                <w:spacing w:val="-12"/>
              </w:rPr>
              <w:t xml:space="preserve"> </w:t>
            </w:r>
            <w:r>
              <w:rPr>
                <w:spacing w:val="-2"/>
              </w:rPr>
              <w:t>Tables</w:t>
            </w:r>
          </w:hyperlink>
          <w:r>
            <w:rPr>
              <w:rFonts w:ascii="Times New Roman"/>
              <w:b w:val="0"/>
            </w:rPr>
            <w:tab/>
          </w:r>
          <w:r>
            <w:rPr>
              <w:color w:val="697D90"/>
              <w:spacing w:val="-5"/>
            </w:rPr>
            <w:t>69</w:t>
          </w:r>
        </w:p>
        <w:p w14:paraId="077BADFB" w14:textId="77777777" w:rsidR="00C220EB" w:rsidRDefault="00000000">
          <w:pPr>
            <w:pStyle w:val="TOC1"/>
            <w:tabs>
              <w:tab w:val="right" w:pos="10347"/>
            </w:tabs>
            <w:spacing w:before="237"/>
            <w:ind w:left="142" w:firstLine="0"/>
          </w:pPr>
          <w:hyperlink w:anchor="_bookmark126" w:history="1">
            <w:r>
              <w:rPr>
                <w:spacing w:val="-2"/>
              </w:rPr>
              <w:t>Glossary</w:t>
            </w:r>
          </w:hyperlink>
          <w:r>
            <w:rPr>
              <w:rFonts w:ascii="Times New Roman"/>
              <w:b w:val="0"/>
            </w:rPr>
            <w:tab/>
          </w:r>
          <w:r>
            <w:rPr>
              <w:color w:val="697D90"/>
              <w:spacing w:val="-5"/>
            </w:rPr>
            <w:t>69</w:t>
          </w:r>
        </w:p>
        <w:p w14:paraId="077BADFC" w14:textId="77777777" w:rsidR="00C220EB" w:rsidRDefault="00000000">
          <w:pPr>
            <w:pStyle w:val="TOC1"/>
            <w:tabs>
              <w:tab w:val="right" w:pos="10347"/>
            </w:tabs>
            <w:ind w:left="142" w:firstLine="0"/>
          </w:pPr>
          <w:hyperlink w:anchor="_bookmark180" w:history="1">
            <w:r>
              <w:rPr>
                <w:spacing w:val="-2"/>
              </w:rPr>
              <w:t>Bibliography</w:t>
            </w:r>
          </w:hyperlink>
          <w:r>
            <w:rPr>
              <w:rFonts w:ascii="Times New Roman"/>
              <w:b w:val="0"/>
            </w:rPr>
            <w:tab/>
          </w:r>
          <w:r>
            <w:rPr>
              <w:color w:val="697D90"/>
              <w:spacing w:val="-5"/>
            </w:rPr>
            <w:t>77</w:t>
          </w:r>
        </w:p>
        <w:p w14:paraId="077BADFD" w14:textId="77777777" w:rsidR="00C220EB" w:rsidRDefault="00000000">
          <w:pPr>
            <w:pStyle w:val="TOC1"/>
            <w:numPr>
              <w:ilvl w:val="0"/>
              <w:numId w:val="13"/>
            </w:numPr>
            <w:tabs>
              <w:tab w:val="left" w:pos="468"/>
              <w:tab w:val="right" w:pos="10347"/>
            </w:tabs>
            <w:ind w:left="468" w:hanging="326"/>
          </w:pPr>
          <w:hyperlink w:anchor="_bookmark198" w:history="1">
            <w:r>
              <w:rPr>
                <w:spacing w:val="-2"/>
              </w:rPr>
              <w:t>Amazon</w:t>
            </w:r>
            <w:r>
              <w:rPr>
                <w:spacing w:val="-13"/>
              </w:rPr>
              <w:t xml:space="preserve"> </w:t>
            </w:r>
            <w:r>
              <w:rPr>
                <w:spacing w:val="-2"/>
              </w:rPr>
              <w:t>Athena</w:t>
            </w:r>
            <w:r>
              <w:rPr>
                <w:spacing w:val="-13"/>
              </w:rPr>
              <w:t xml:space="preserve"> </w:t>
            </w:r>
            <w:r>
              <w:rPr>
                <w:spacing w:val="-2"/>
              </w:rPr>
              <w:t>Queries</w:t>
            </w:r>
          </w:hyperlink>
          <w:r>
            <w:rPr>
              <w:rFonts w:ascii="Times New Roman"/>
              <w:b w:val="0"/>
            </w:rPr>
            <w:tab/>
          </w:r>
          <w:r>
            <w:rPr>
              <w:color w:val="697D90"/>
              <w:spacing w:val="-5"/>
            </w:rPr>
            <w:t>79</w:t>
          </w:r>
        </w:p>
        <w:p w14:paraId="077BADFE" w14:textId="77777777" w:rsidR="00C220EB" w:rsidRDefault="00000000">
          <w:pPr>
            <w:pStyle w:val="TOC2"/>
            <w:numPr>
              <w:ilvl w:val="1"/>
              <w:numId w:val="13"/>
            </w:numPr>
            <w:tabs>
              <w:tab w:val="left" w:pos="969"/>
              <w:tab w:val="right" w:leader="dot" w:pos="10347"/>
            </w:tabs>
            <w:spacing w:before="19"/>
            <w:ind w:left="969" w:hanging="500"/>
          </w:pPr>
          <w:hyperlink w:anchor="_bookmark199" w:history="1">
            <w:r>
              <w:t>Full</w:t>
            </w:r>
            <w:r>
              <w:rPr>
                <w:spacing w:val="4"/>
              </w:rPr>
              <w:t xml:space="preserve"> </w:t>
            </w:r>
            <w:r>
              <w:t>DQM</w:t>
            </w:r>
            <w:r>
              <w:rPr>
                <w:spacing w:val="5"/>
              </w:rPr>
              <w:t xml:space="preserve"> </w:t>
            </w:r>
            <w:r>
              <w:t>view</w:t>
            </w:r>
            <w:r>
              <w:rPr>
                <w:spacing w:val="4"/>
              </w:rPr>
              <w:t xml:space="preserve"> </w:t>
            </w:r>
            <w:r>
              <w:rPr>
                <w:spacing w:val="-4"/>
              </w:rPr>
              <w:t>query</w:t>
            </w:r>
          </w:hyperlink>
          <w:r>
            <w:tab/>
          </w:r>
          <w:r>
            <w:rPr>
              <w:spacing w:val="-5"/>
            </w:rPr>
            <w:t>79</w:t>
          </w:r>
        </w:p>
        <w:p w14:paraId="077BADFF" w14:textId="77777777" w:rsidR="00C220EB" w:rsidRDefault="00000000">
          <w:pPr>
            <w:pStyle w:val="TOC2"/>
            <w:numPr>
              <w:ilvl w:val="1"/>
              <w:numId w:val="13"/>
            </w:numPr>
            <w:tabs>
              <w:tab w:val="left" w:pos="968"/>
              <w:tab w:val="right" w:leader="dot" w:pos="10347"/>
            </w:tabs>
            <w:ind w:left="968" w:hanging="499"/>
          </w:pPr>
          <w:hyperlink w:anchor="_bookmark200" w:history="1">
            <w:r>
              <w:rPr>
                <w:w w:val="105"/>
              </w:rPr>
              <w:t>Compact</w:t>
            </w:r>
            <w:r>
              <w:rPr>
                <w:spacing w:val="-12"/>
                <w:w w:val="105"/>
              </w:rPr>
              <w:t xml:space="preserve"> </w:t>
            </w:r>
            <w:r>
              <w:rPr>
                <w:w w:val="105"/>
              </w:rPr>
              <w:t>DQM</w:t>
            </w:r>
            <w:r>
              <w:rPr>
                <w:spacing w:val="-11"/>
                <w:w w:val="105"/>
              </w:rPr>
              <w:t xml:space="preserve"> </w:t>
            </w:r>
            <w:r>
              <w:rPr>
                <w:w w:val="105"/>
              </w:rPr>
              <w:t>view</w:t>
            </w:r>
            <w:r>
              <w:rPr>
                <w:spacing w:val="-11"/>
                <w:w w:val="105"/>
              </w:rPr>
              <w:t xml:space="preserve"> </w:t>
            </w:r>
            <w:r>
              <w:rPr>
                <w:spacing w:val="-2"/>
                <w:w w:val="105"/>
              </w:rPr>
              <w:t>query</w:t>
            </w:r>
          </w:hyperlink>
          <w:r>
            <w:tab/>
          </w:r>
          <w:r>
            <w:rPr>
              <w:spacing w:val="-5"/>
              <w:w w:val="110"/>
            </w:rPr>
            <w:t>84</w:t>
          </w:r>
        </w:p>
        <w:p w14:paraId="077BAE00" w14:textId="77777777" w:rsidR="00C220EB" w:rsidRDefault="00000000">
          <w:pPr>
            <w:pStyle w:val="TOC2"/>
            <w:numPr>
              <w:ilvl w:val="1"/>
              <w:numId w:val="13"/>
            </w:numPr>
            <w:tabs>
              <w:tab w:val="left" w:pos="968"/>
              <w:tab w:val="right" w:leader="dot" w:pos="10347"/>
            </w:tabs>
            <w:ind w:left="968" w:hanging="499"/>
          </w:pPr>
          <w:hyperlink w:anchor="_bookmark201" w:history="1">
            <w:r>
              <w:t>New</w:t>
            </w:r>
            <w:r>
              <w:rPr>
                <w:spacing w:val="15"/>
              </w:rPr>
              <w:t xml:space="preserve"> </w:t>
            </w:r>
            <w:r>
              <w:t>Star</w:t>
            </w:r>
            <w:r>
              <w:rPr>
                <w:spacing w:val="15"/>
              </w:rPr>
              <w:t xml:space="preserve"> </w:t>
            </w:r>
            <w:r>
              <w:t>Shema</w:t>
            </w:r>
            <w:r>
              <w:rPr>
                <w:spacing w:val="16"/>
              </w:rPr>
              <w:t xml:space="preserve"> </w:t>
            </w:r>
            <w:r>
              <w:t>DQM</w:t>
            </w:r>
            <w:r>
              <w:rPr>
                <w:spacing w:val="15"/>
              </w:rPr>
              <w:t xml:space="preserve"> </w:t>
            </w:r>
            <w:r>
              <w:t>view</w:t>
            </w:r>
            <w:r>
              <w:rPr>
                <w:spacing w:val="15"/>
              </w:rPr>
              <w:t xml:space="preserve"> </w:t>
            </w:r>
            <w:r>
              <w:rPr>
                <w:spacing w:val="-4"/>
              </w:rPr>
              <w:t>query</w:t>
            </w:r>
          </w:hyperlink>
          <w:r>
            <w:tab/>
          </w:r>
          <w:r>
            <w:rPr>
              <w:spacing w:val="-5"/>
            </w:rPr>
            <w:t>86</w:t>
          </w:r>
        </w:p>
        <w:p w14:paraId="077BAE01" w14:textId="77777777" w:rsidR="00C220EB" w:rsidRDefault="00000000">
          <w:pPr>
            <w:pStyle w:val="TOC1"/>
            <w:numPr>
              <w:ilvl w:val="0"/>
              <w:numId w:val="13"/>
            </w:numPr>
            <w:tabs>
              <w:tab w:val="left" w:pos="468"/>
              <w:tab w:val="right" w:pos="10347"/>
            </w:tabs>
            <w:spacing w:before="235"/>
            <w:ind w:left="468" w:hanging="326"/>
          </w:pPr>
          <w:hyperlink w:anchor="_bookmark202" w:history="1">
            <w:r>
              <w:t>Meeting</w:t>
            </w:r>
            <w:r>
              <w:rPr>
                <w:spacing w:val="-12"/>
              </w:rPr>
              <w:t xml:space="preserve"> </w:t>
            </w:r>
            <w:r>
              <w:rPr>
                <w:spacing w:val="-2"/>
              </w:rPr>
              <w:t>Summaries</w:t>
            </w:r>
          </w:hyperlink>
          <w:r>
            <w:rPr>
              <w:rFonts w:ascii="Times New Roman"/>
              <w:b w:val="0"/>
            </w:rPr>
            <w:tab/>
          </w:r>
          <w:r>
            <w:rPr>
              <w:color w:val="697D90"/>
              <w:spacing w:val="-5"/>
            </w:rPr>
            <w:t>93</w:t>
          </w:r>
        </w:p>
        <w:p w14:paraId="077BAE02" w14:textId="77777777" w:rsidR="00C220EB" w:rsidRDefault="00000000">
          <w:pPr>
            <w:pStyle w:val="TOC1"/>
            <w:numPr>
              <w:ilvl w:val="0"/>
              <w:numId w:val="13"/>
            </w:numPr>
            <w:tabs>
              <w:tab w:val="left" w:pos="468"/>
              <w:tab w:val="right" w:pos="10347"/>
            </w:tabs>
            <w:ind w:left="468" w:hanging="326"/>
          </w:pPr>
          <w:hyperlink w:anchor="_bookmark203" w:history="1">
            <w:r>
              <w:rPr>
                <w:w w:val="90"/>
              </w:rPr>
              <w:t>Risk</w:t>
            </w:r>
            <w:r>
              <w:rPr>
                <w:spacing w:val="7"/>
              </w:rPr>
              <w:t xml:space="preserve"> </w:t>
            </w:r>
            <w:r>
              <w:rPr>
                <w:spacing w:val="-2"/>
              </w:rPr>
              <w:t>Monitoring</w:t>
            </w:r>
          </w:hyperlink>
          <w:r>
            <w:rPr>
              <w:rFonts w:ascii="Times New Roman"/>
              <w:b w:val="0"/>
            </w:rPr>
            <w:tab/>
          </w:r>
          <w:r>
            <w:rPr>
              <w:color w:val="697D90"/>
              <w:spacing w:val="-5"/>
            </w:rPr>
            <w:t>95</w:t>
          </w:r>
        </w:p>
        <w:p w14:paraId="077BAE03" w14:textId="77777777" w:rsidR="00C220EB" w:rsidRDefault="00000000">
          <w:pPr>
            <w:pStyle w:val="TOC1"/>
            <w:numPr>
              <w:ilvl w:val="0"/>
              <w:numId w:val="13"/>
            </w:numPr>
            <w:tabs>
              <w:tab w:val="left" w:pos="467"/>
              <w:tab w:val="right" w:pos="10347"/>
            </w:tabs>
            <w:spacing w:before="237"/>
            <w:ind w:left="467" w:hanging="325"/>
          </w:pPr>
          <w:hyperlink w:anchor="_bookmark204" w:history="1">
            <w:r>
              <w:t>Time</w:t>
            </w:r>
            <w:r>
              <w:rPr>
                <w:spacing w:val="-6"/>
              </w:rPr>
              <w:t xml:space="preserve"> </w:t>
            </w:r>
            <w:r>
              <w:rPr>
                <w:spacing w:val="-2"/>
              </w:rPr>
              <w:t>Tracking</w:t>
            </w:r>
          </w:hyperlink>
          <w:r>
            <w:rPr>
              <w:rFonts w:ascii="Times New Roman"/>
              <w:b w:val="0"/>
            </w:rPr>
            <w:tab/>
          </w:r>
          <w:r>
            <w:rPr>
              <w:color w:val="697D90"/>
              <w:spacing w:val="-5"/>
            </w:rPr>
            <w:t>97</w:t>
          </w:r>
        </w:p>
        <w:p w14:paraId="077BAE04" w14:textId="77777777" w:rsidR="00C220EB" w:rsidRDefault="00000000">
          <w:pPr>
            <w:pStyle w:val="TOC2"/>
            <w:numPr>
              <w:ilvl w:val="1"/>
              <w:numId w:val="13"/>
            </w:numPr>
            <w:tabs>
              <w:tab w:val="left" w:pos="969"/>
              <w:tab w:val="right" w:leader="dot" w:pos="10347"/>
            </w:tabs>
            <w:spacing w:before="19"/>
            <w:ind w:left="969" w:hanging="500"/>
          </w:pPr>
          <w:hyperlink w:anchor="_bookmark205" w:history="1">
            <w:r>
              <w:t>Efforts</w:t>
            </w:r>
            <w:r>
              <w:rPr>
                <w:spacing w:val="24"/>
              </w:rPr>
              <w:t xml:space="preserve"> </w:t>
            </w:r>
            <w:r>
              <w:t>at</w:t>
            </w:r>
            <w:r>
              <w:rPr>
                <w:spacing w:val="24"/>
              </w:rPr>
              <w:t xml:space="preserve"> </w:t>
            </w:r>
            <w:r>
              <w:rPr>
                <w:spacing w:val="-4"/>
              </w:rPr>
              <w:t>work</w:t>
            </w:r>
          </w:hyperlink>
          <w:r>
            <w:tab/>
          </w:r>
          <w:r>
            <w:rPr>
              <w:spacing w:val="-5"/>
            </w:rPr>
            <w:t>97</w:t>
          </w:r>
        </w:p>
        <w:p w14:paraId="077BAE05" w14:textId="77777777" w:rsidR="00C220EB" w:rsidRDefault="00000000">
          <w:pPr>
            <w:pStyle w:val="TOC2"/>
            <w:numPr>
              <w:ilvl w:val="1"/>
              <w:numId w:val="13"/>
            </w:numPr>
            <w:tabs>
              <w:tab w:val="left" w:pos="968"/>
              <w:tab w:val="right" w:leader="dot" w:pos="10347"/>
            </w:tabs>
            <w:ind w:left="968" w:hanging="499"/>
          </w:pPr>
          <w:hyperlink w:anchor="_bookmark206" w:history="1">
            <w:r>
              <w:rPr>
                <w:spacing w:val="2"/>
              </w:rPr>
              <w:t>Efforts</w:t>
            </w:r>
            <w:r>
              <w:rPr>
                <w:spacing w:val="33"/>
              </w:rPr>
              <w:t xml:space="preserve"> </w:t>
            </w:r>
            <w:r>
              <w:rPr>
                <w:spacing w:val="2"/>
              </w:rPr>
              <w:t>outside</w:t>
            </w:r>
            <w:r>
              <w:rPr>
                <w:spacing w:val="34"/>
              </w:rPr>
              <w:t xml:space="preserve"> </w:t>
            </w:r>
            <w:r>
              <w:rPr>
                <w:spacing w:val="-4"/>
              </w:rPr>
              <w:t>work</w:t>
            </w:r>
          </w:hyperlink>
          <w:r>
            <w:tab/>
          </w:r>
          <w:r>
            <w:rPr>
              <w:spacing w:val="-5"/>
            </w:rPr>
            <w:t>97</w:t>
          </w:r>
        </w:p>
      </w:sdtContent>
    </w:sdt>
    <w:p w14:paraId="077BAE06" w14:textId="77777777" w:rsidR="00C220EB" w:rsidRDefault="00C220EB">
      <w:pPr>
        <w:pStyle w:val="TOC2"/>
        <w:sectPr w:rsidR="00C220EB">
          <w:headerReference w:type="even" r:id="rId16"/>
          <w:headerReference w:type="default" r:id="rId17"/>
          <w:footerReference w:type="even" r:id="rId18"/>
          <w:footerReference w:type="default" r:id="rId19"/>
          <w:pgSz w:w="11910" w:h="16840"/>
          <w:pgMar w:top="452" w:right="0" w:bottom="1520" w:left="708" w:header="2004" w:footer="1540" w:gutter="0"/>
          <w:pgNumType w:start="5"/>
          <w:cols w:space="720"/>
        </w:sectPr>
      </w:pPr>
    </w:p>
    <w:p w14:paraId="077BAE07" w14:textId="77777777" w:rsidR="00C220EB" w:rsidRDefault="00C220EB">
      <w:pPr>
        <w:pStyle w:val="BodyText"/>
      </w:pPr>
    </w:p>
    <w:p w14:paraId="077BAE08" w14:textId="77777777" w:rsidR="00C220EB" w:rsidRDefault="00C220EB">
      <w:pPr>
        <w:pStyle w:val="BodyText"/>
      </w:pPr>
    </w:p>
    <w:p w14:paraId="077BAE09" w14:textId="77777777" w:rsidR="00C220EB" w:rsidRDefault="00C220EB">
      <w:pPr>
        <w:pStyle w:val="BodyText"/>
      </w:pPr>
    </w:p>
    <w:p w14:paraId="077BAE0A" w14:textId="77777777" w:rsidR="00C220EB" w:rsidRDefault="00C220EB">
      <w:pPr>
        <w:pStyle w:val="BodyText"/>
      </w:pPr>
    </w:p>
    <w:p w14:paraId="077BAE0B" w14:textId="77777777" w:rsidR="00C220EB" w:rsidRDefault="00C220EB">
      <w:pPr>
        <w:pStyle w:val="BodyText"/>
        <w:spacing w:before="233"/>
      </w:pPr>
    </w:p>
    <w:p w14:paraId="077BAE0C" w14:textId="77777777" w:rsidR="00C220EB" w:rsidRDefault="00000000">
      <w:pPr>
        <w:pStyle w:val="BodyText"/>
        <w:spacing w:line="256" w:lineRule="auto"/>
        <w:ind w:left="142" w:right="848"/>
        <w:jc w:val="both"/>
      </w:pPr>
      <w:bookmarkStart w:id="2" w:name="_bookmark1"/>
      <w:bookmarkStart w:id="3" w:name="_bookmark2"/>
      <w:bookmarkEnd w:id="2"/>
      <w:bookmarkEnd w:id="3"/>
      <w:r>
        <w:rPr>
          <w:w w:val="110"/>
        </w:rPr>
        <w:t>Since</w:t>
      </w:r>
      <w:r>
        <w:rPr>
          <w:spacing w:val="-7"/>
          <w:w w:val="110"/>
        </w:rPr>
        <w:t xml:space="preserve"> </w:t>
      </w:r>
      <w:r>
        <w:rPr>
          <w:w w:val="110"/>
        </w:rPr>
        <w:t>mankind</w:t>
      </w:r>
      <w:r>
        <w:rPr>
          <w:spacing w:val="-6"/>
          <w:w w:val="110"/>
        </w:rPr>
        <w:t xml:space="preserve"> </w:t>
      </w:r>
      <w:r>
        <w:rPr>
          <w:w w:val="110"/>
        </w:rPr>
        <w:t>first</w:t>
      </w:r>
      <w:r>
        <w:rPr>
          <w:spacing w:val="-7"/>
          <w:w w:val="110"/>
        </w:rPr>
        <w:t xml:space="preserve"> </w:t>
      </w:r>
      <w:r>
        <w:rPr>
          <w:w w:val="110"/>
        </w:rPr>
        <w:t>began</w:t>
      </w:r>
      <w:r>
        <w:rPr>
          <w:spacing w:val="-7"/>
          <w:w w:val="110"/>
        </w:rPr>
        <w:t xml:space="preserve"> </w:t>
      </w:r>
      <w:r>
        <w:rPr>
          <w:w w:val="110"/>
        </w:rPr>
        <w:t>making</w:t>
      </w:r>
      <w:r>
        <w:rPr>
          <w:spacing w:val="-6"/>
          <w:w w:val="110"/>
        </w:rPr>
        <w:t xml:space="preserve"> </w:t>
      </w:r>
      <w:r>
        <w:rPr>
          <w:w w:val="110"/>
        </w:rPr>
        <w:t>plans,</w:t>
      </w:r>
      <w:r>
        <w:rPr>
          <w:spacing w:val="-5"/>
          <w:w w:val="110"/>
        </w:rPr>
        <w:t xml:space="preserve"> </w:t>
      </w:r>
      <w:r>
        <w:rPr>
          <w:w w:val="110"/>
        </w:rPr>
        <w:t>they</w:t>
      </w:r>
      <w:r>
        <w:rPr>
          <w:spacing w:val="-6"/>
          <w:w w:val="110"/>
        </w:rPr>
        <w:t xml:space="preserve"> </w:t>
      </w:r>
      <w:r>
        <w:rPr>
          <w:w w:val="110"/>
        </w:rPr>
        <w:t>were</w:t>
      </w:r>
      <w:r>
        <w:rPr>
          <w:spacing w:val="-7"/>
          <w:w w:val="110"/>
        </w:rPr>
        <w:t xml:space="preserve"> </w:t>
      </w:r>
      <w:r>
        <w:rPr>
          <w:w w:val="110"/>
        </w:rPr>
        <w:t>based</w:t>
      </w:r>
      <w:r>
        <w:rPr>
          <w:spacing w:val="-6"/>
          <w:w w:val="110"/>
        </w:rPr>
        <w:t xml:space="preserve"> </w:t>
      </w:r>
      <w:r>
        <w:rPr>
          <w:w w:val="110"/>
        </w:rPr>
        <w:t>on</w:t>
      </w:r>
      <w:r>
        <w:rPr>
          <w:spacing w:val="-7"/>
          <w:w w:val="110"/>
        </w:rPr>
        <w:t xml:space="preserve"> </w:t>
      </w:r>
      <w:r>
        <w:rPr>
          <w:w w:val="110"/>
        </w:rPr>
        <w:t>the</w:t>
      </w:r>
      <w:r>
        <w:rPr>
          <w:spacing w:val="-7"/>
          <w:w w:val="110"/>
        </w:rPr>
        <w:t xml:space="preserve"> </w:t>
      </w:r>
      <w:r>
        <w:rPr>
          <w:w w:val="110"/>
        </w:rPr>
        <w:t>available</w:t>
      </w:r>
      <w:r>
        <w:rPr>
          <w:spacing w:val="-6"/>
          <w:w w:val="110"/>
        </w:rPr>
        <w:t xml:space="preserve"> </w:t>
      </w:r>
      <w:r>
        <w:rPr>
          <w:w w:val="110"/>
        </w:rPr>
        <w:t>description</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 xml:space="preserve">environment. </w:t>
      </w:r>
      <w:r>
        <w:rPr>
          <w:spacing w:val="-2"/>
          <w:w w:val="115"/>
        </w:rPr>
        <w:t>This</w:t>
      </w:r>
      <w:r>
        <w:rPr>
          <w:spacing w:val="-9"/>
          <w:w w:val="115"/>
        </w:rPr>
        <w:t xml:space="preserve"> </w:t>
      </w:r>
      <w:r>
        <w:rPr>
          <w:spacing w:val="-2"/>
          <w:w w:val="115"/>
        </w:rPr>
        <w:t>approach</w:t>
      </w:r>
      <w:r>
        <w:rPr>
          <w:spacing w:val="-9"/>
          <w:w w:val="115"/>
        </w:rPr>
        <w:t xml:space="preserve"> </w:t>
      </w:r>
      <w:r>
        <w:rPr>
          <w:spacing w:val="-2"/>
          <w:w w:val="115"/>
        </w:rPr>
        <w:t>continued</w:t>
      </w:r>
      <w:r>
        <w:rPr>
          <w:spacing w:val="-9"/>
          <w:w w:val="115"/>
        </w:rPr>
        <w:t xml:space="preserve"> </w:t>
      </w:r>
      <w:r>
        <w:rPr>
          <w:spacing w:val="-2"/>
          <w:w w:val="115"/>
        </w:rPr>
        <w:t>into</w:t>
      </w:r>
      <w:r>
        <w:rPr>
          <w:spacing w:val="-10"/>
          <w:w w:val="115"/>
        </w:rPr>
        <w:t xml:space="preserve"> </w:t>
      </w:r>
      <w:r>
        <w:rPr>
          <w:spacing w:val="-2"/>
          <w:w w:val="115"/>
        </w:rPr>
        <w:t>modern</w:t>
      </w:r>
      <w:r>
        <w:rPr>
          <w:spacing w:val="-9"/>
          <w:w w:val="115"/>
        </w:rPr>
        <w:t xml:space="preserve"> </w:t>
      </w:r>
      <w:r>
        <w:rPr>
          <w:spacing w:val="-2"/>
          <w:w w:val="115"/>
        </w:rPr>
        <w:t>times,</w:t>
      </w:r>
      <w:r>
        <w:rPr>
          <w:spacing w:val="-8"/>
          <w:w w:val="115"/>
        </w:rPr>
        <w:t xml:space="preserve"> </w:t>
      </w:r>
      <w:r>
        <w:rPr>
          <w:spacing w:val="-2"/>
          <w:w w:val="115"/>
        </w:rPr>
        <w:t>although</w:t>
      </w:r>
      <w:r>
        <w:rPr>
          <w:spacing w:val="-9"/>
          <w:w w:val="115"/>
        </w:rPr>
        <w:t xml:space="preserve"> </w:t>
      </w:r>
      <w:r>
        <w:rPr>
          <w:spacing w:val="-2"/>
          <w:w w:val="115"/>
        </w:rPr>
        <w:t>the</w:t>
      </w:r>
      <w:r>
        <w:rPr>
          <w:spacing w:val="-9"/>
          <w:w w:val="115"/>
        </w:rPr>
        <w:t xml:space="preserve"> </w:t>
      </w:r>
      <w:r>
        <w:rPr>
          <w:spacing w:val="-2"/>
          <w:w w:val="115"/>
        </w:rPr>
        <w:t>nature</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predictions</w:t>
      </w:r>
      <w:r>
        <w:rPr>
          <w:spacing w:val="-10"/>
          <w:w w:val="115"/>
        </w:rPr>
        <w:t xml:space="preserve"> </w:t>
      </w:r>
      <w:r>
        <w:rPr>
          <w:spacing w:val="-2"/>
          <w:w w:val="115"/>
        </w:rPr>
        <w:t>has</w:t>
      </w:r>
      <w:r>
        <w:rPr>
          <w:spacing w:val="-9"/>
          <w:w w:val="115"/>
        </w:rPr>
        <w:t xml:space="preserve"> </w:t>
      </w:r>
      <w:r>
        <w:rPr>
          <w:spacing w:val="-2"/>
          <w:w w:val="115"/>
        </w:rPr>
        <w:t>changed.</w:t>
      </w:r>
      <w:r>
        <w:rPr>
          <w:spacing w:val="10"/>
          <w:w w:val="115"/>
        </w:rPr>
        <w:t xml:space="preserve"> </w:t>
      </w:r>
      <w:r>
        <w:rPr>
          <w:spacing w:val="-2"/>
          <w:w w:val="115"/>
        </w:rPr>
        <w:t xml:space="preserve">People </w:t>
      </w:r>
      <w:r>
        <w:rPr>
          <w:w w:val="115"/>
        </w:rPr>
        <w:t>no</w:t>
      </w:r>
      <w:r>
        <w:rPr>
          <w:spacing w:val="-8"/>
          <w:w w:val="115"/>
        </w:rPr>
        <w:t xml:space="preserve"> </w:t>
      </w:r>
      <w:r>
        <w:rPr>
          <w:w w:val="115"/>
        </w:rPr>
        <w:t>longer</w:t>
      </w:r>
      <w:r>
        <w:rPr>
          <w:spacing w:val="-8"/>
          <w:w w:val="115"/>
        </w:rPr>
        <w:t xml:space="preserve"> </w:t>
      </w:r>
      <w:r>
        <w:rPr>
          <w:w w:val="115"/>
        </w:rPr>
        <w:t>plan</w:t>
      </w:r>
      <w:r>
        <w:rPr>
          <w:spacing w:val="-8"/>
          <w:w w:val="115"/>
        </w:rPr>
        <w:t xml:space="preserve"> </w:t>
      </w:r>
      <w:r>
        <w:rPr>
          <w:w w:val="115"/>
        </w:rPr>
        <w:t>which</w:t>
      </w:r>
      <w:r>
        <w:rPr>
          <w:spacing w:val="-8"/>
          <w:w w:val="115"/>
        </w:rPr>
        <w:t xml:space="preserve"> </w:t>
      </w:r>
      <w:r>
        <w:rPr>
          <w:w w:val="115"/>
        </w:rPr>
        <w:t>animal</w:t>
      </w:r>
      <w:r>
        <w:rPr>
          <w:spacing w:val="-8"/>
          <w:w w:val="115"/>
        </w:rPr>
        <w:t xml:space="preserve"> </w:t>
      </w:r>
      <w:r>
        <w:rPr>
          <w:w w:val="115"/>
        </w:rPr>
        <w:t>to</w:t>
      </w:r>
      <w:r>
        <w:rPr>
          <w:spacing w:val="-8"/>
          <w:w w:val="115"/>
        </w:rPr>
        <w:t xml:space="preserve"> </w:t>
      </w:r>
      <w:r>
        <w:rPr>
          <w:w w:val="115"/>
        </w:rPr>
        <w:t>hunt</w:t>
      </w:r>
      <w:r>
        <w:rPr>
          <w:spacing w:val="-8"/>
          <w:w w:val="115"/>
        </w:rPr>
        <w:t xml:space="preserve"> </w:t>
      </w:r>
      <w:r>
        <w:rPr>
          <w:w w:val="115"/>
        </w:rPr>
        <w:t>or</w:t>
      </w:r>
      <w:r>
        <w:rPr>
          <w:spacing w:val="-8"/>
          <w:w w:val="115"/>
        </w:rPr>
        <w:t xml:space="preserve"> </w:t>
      </w:r>
      <w:r>
        <w:rPr>
          <w:w w:val="115"/>
        </w:rPr>
        <w:t>when</w:t>
      </w:r>
      <w:r>
        <w:rPr>
          <w:spacing w:val="-8"/>
          <w:w w:val="115"/>
        </w:rPr>
        <w:t xml:space="preserve"> </w:t>
      </w:r>
      <w:r>
        <w:rPr>
          <w:w w:val="115"/>
        </w:rPr>
        <w:t>to</w:t>
      </w:r>
      <w:r>
        <w:rPr>
          <w:spacing w:val="-8"/>
          <w:w w:val="115"/>
        </w:rPr>
        <w:t xml:space="preserve"> </w:t>
      </w:r>
      <w:r>
        <w:rPr>
          <w:w w:val="115"/>
        </w:rPr>
        <w:t>produce</w:t>
      </w:r>
      <w:r>
        <w:rPr>
          <w:spacing w:val="-8"/>
          <w:w w:val="115"/>
        </w:rPr>
        <w:t xml:space="preserve"> </w:t>
      </w:r>
      <w:r>
        <w:rPr>
          <w:w w:val="115"/>
        </w:rPr>
        <w:t>stone</w:t>
      </w:r>
      <w:r>
        <w:rPr>
          <w:spacing w:val="-8"/>
          <w:w w:val="115"/>
        </w:rPr>
        <w:t xml:space="preserve"> </w:t>
      </w:r>
      <w:r>
        <w:rPr>
          <w:w w:val="115"/>
        </w:rPr>
        <w:t>tools,</w:t>
      </w:r>
      <w:r>
        <w:rPr>
          <w:spacing w:val="-5"/>
          <w:w w:val="115"/>
        </w:rPr>
        <w:t xml:space="preserve"> </w:t>
      </w:r>
      <w:r>
        <w:rPr>
          <w:w w:val="115"/>
        </w:rPr>
        <w:t>but</w:t>
      </w:r>
      <w:r>
        <w:rPr>
          <w:spacing w:val="-8"/>
          <w:w w:val="115"/>
        </w:rPr>
        <w:t xml:space="preserve"> </w:t>
      </w:r>
      <w:r>
        <w:rPr>
          <w:w w:val="115"/>
        </w:rPr>
        <w:t>instead</w:t>
      </w:r>
      <w:r>
        <w:rPr>
          <w:spacing w:val="-8"/>
          <w:w w:val="115"/>
        </w:rPr>
        <w:t xml:space="preserve"> </w:t>
      </w:r>
      <w:r>
        <w:rPr>
          <w:w w:val="115"/>
        </w:rPr>
        <w:t>how</w:t>
      </w:r>
      <w:r>
        <w:rPr>
          <w:spacing w:val="-8"/>
          <w:w w:val="115"/>
        </w:rPr>
        <w:t xml:space="preserve"> </w:t>
      </w:r>
      <w:r>
        <w:rPr>
          <w:w w:val="115"/>
        </w:rPr>
        <w:t>many</w:t>
      </w:r>
      <w:r>
        <w:rPr>
          <w:spacing w:val="-8"/>
          <w:w w:val="115"/>
        </w:rPr>
        <w:t xml:space="preserve"> </w:t>
      </w:r>
      <w:r>
        <w:rPr>
          <w:w w:val="115"/>
        </w:rPr>
        <w:t>people</w:t>
      </w:r>
      <w:r>
        <w:rPr>
          <w:spacing w:val="-8"/>
          <w:w w:val="115"/>
        </w:rPr>
        <w:t xml:space="preserve"> </w:t>
      </w:r>
      <w:r>
        <w:rPr>
          <w:w w:val="115"/>
        </w:rPr>
        <w:t>the postal</w:t>
      </w:r>
      <w:r>
        <w:rPr>
          <w:spacing w:val="-14"/>
          <w:w w:val="115"/>
        </w:rPr>
        <w:t xml:space="preserve"> </w:t>
      </w:r>
      <w:r>
        <w:rPr>
          <w:w w:val="115"/>
        </w:rPr>
        <w:t>service</w:t>
      </w:r>
      <w:r>
        <w:rPr>
          <w:spacing w:val="-14"/>
          <w:w w:val="115"/>
        </w:rPr>
        <w:t xml:space="preserve"> </w:t>
      </w:r>
      <w:r>
        <w:rPr>
          <w:w w:val="115"/>
        </w:rPr>
        <w:t>should</w:t>
      </w:r>
      <w:r>
        <w:rPr>
          <w:spacing w:val="-14"/>
          <w:w w:val="115"/>
        </w:rPr>
        <w:t xml:space="preserve"> </w:t>
      </w:r>
      <w:r>
        <w:rPr>
          <w:w w:val="115"/>
        </w:rPr>
        <w:t>hire</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Christmas</w:t>
      </w:r>
      <w:r>
        <w:rPr>
          <w:spacing w:val="-14"/>
          <w:w w:val="115"/>
        </w:rPr>
        <w:t xml:space="preserve"> </w:t>
      </w:r>
      <w:r>
        <w:rPr>
          <w:w w:val="115"/>
        </w:rPr>
        <w:t>season.</w:t>
      </w:r>
      <w:r>
        <w:rPr>
          <w:spacing w:val="12"/>
          <w:w w:val="115"/>
        </w:rPr>
        <w:t xml:space="preserve"> </w:t>
      </w:r>
      <w:r>
        <w:rPr>
          <w:w w:val="115"/>
        </w:rPr>
        <w:t>These</w:t>
      </w:r>
      <w:r>
        <w:rPr>
          <w:spacing w:val="-14"/>
          <w:w w:val="115"/>
        </w:rPr>
        <w:t xml:space="preserve"> </w:t>
      </w:r>
      <w:r>
        <w:rPr>
          <w:w w:val="115"/>
        </w:rPr>
        <w:t>decisions</w:t>
      </w:r>
      <w:r>
        <w:rPr>
          <w:spacing w:val="-14"/>
          <w:w w:val="115"/>
        </w:rPr>
        <w:t xml:space="preserve"> </w:t>
      </w:r>
      <w:r>
        <w:rPr>
          <w:w w:val="115"/>
        </w:rPr>
        <w:t>require</w:t>
      </w:r>
      <w:r>
        <w:rPr>
          <w:spacing w:val="-14"/>
          <w:w w:val="115"/>
        </w:rPr>
        <w:t xml:space="preserve"> </w:t>
      </w:r>
      <w:r>
        <w:rPr>
          <w:w w:val="115"/>
        </w:rPr>
        <w:t>data,</w:t>
      </w:r>
      <w:r>
        <w:rPr>
          <w:spacing w:val="-11"/>
          <w:w w:val="115"/>
        </w:rPr>
        <w:t xml:space="preserve"> </w:t>
      </w:r>
      <w:r>
        <w:rPr>
          <w:w w:val="115"/>
        </w:rPr>
        <w:t>and</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make the</w:t>
      </w:r>
      <w:r>
        <w:rPr>
          <w:spacing w:val="-13"/>
          <w:w w:val="115"/>
        </w:rPr>
        <w:t xml:space="preserve"> </w:t>
      </w:r>
      <w:r>
        <w:rPr>
          <w:w w:val="115"/>
        </w:rPr>
        <w:t>right</w:t>
      </w:r>
      <w:r>
        <w:rPr>
          <w:spacing w:val="-13"/>
          <w:w w:val="115"/>
        </w:rPr>
        <w:t xml:space="preserve"> </w:t>
      </w:r>
      <w:r>
        <w:rPr>
          <w:w w:val="115"/>
        </w:rPr>
        <w:t>decisions,</w:t>
      </w:r>
      <w:r>
        <w:rPr>
          <w:spacing w:val="-12"/>
          <w:w w:val="115"/>
        </w:rPr>
        <w:t xml:space="preserve"> </w:t>
      </w:r>
      <w:r>
        <w:rPr>
          <w:w w:val="115"/>
        </w:rPr>
        <w:t>the</w:t>
      </w:r>
      <w:r>
        <w:rPr>
          <w:spacing w:val="-13"/>
          <w:w w:val="115"/>
        </w:rPr>
        <w:t xml:space="preserve"> </w:t>
      </w:r>
      <w:r>
        <w:rPr>
          <w:w w:val="115"/>
        </w:rPr>
        <w:t>data</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available</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time,</w:t>
      </w:r>
      <w:r>
        <w:rPr>
          <w:spacing w:val="-12"/>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context,</w:t>
      </w:r>
      <w:r>
        <w:rPr>
          <w:spacing w:val="-12"/>
          <w:w w:val="115"/>
        </w:rPr>
        <w:t xml:space="preserve"> </w:t>
      </w:r>
      <w:r>
        <w:rPr>
          <w:w w:val="115"/>
        </w:rPr>
        <w:t>for</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 xml:space="preserve">people </w:t>
      </w:r>
      <w:r>
        <w:rPr>
          <w:w w:val="110"/>
        </w:rPr>
        <w:t xml:space="preserve">and naturally be correct. This makes data one of the most important assets in a company The Economist </w:t>
      </w:r>
      <w:hyperlink w:anchor="_bookmark194" w:history="1">
        <w:r>
          <w:rPr>
            <w:color w:val="000098"/>
            <w:w w:val="110"/>
          </w:rPr>
          <w:t>2017</w:t>
        </w:r>
      </w:hyperlink>
      <w:r>
        <w:rPr>
          <w:w w:val="110"/>
        </w:rPr>
        <w:t>.</w:t>
      </w:r>
      <w:r>
        <w:rPr>
          <w:spacing w:val="-1"/>
          <w:w w:val="110"/>
        </w:rPr>
        <w:t xml:space="preserve"> </w:t>
      </w:r>
      <w:r>
        <w:rPr>
          <w:w w:val="110"/>
        </w:rPr>
        <w:t>Data</w:t>
      </w:r>
      <w:r>
        <w:rPr>
          <w:spacing w:val="-10"/>
          <w:w w:val="110"/>
        </w:rPr>
        <w:t xml:space="preserve"> </w:t>
      </w:r>
      <w:r>
        <w:rPr>
          <w:w w:val="110"/>
        </w:rPr>
        <w:t>allow</w:t>
      </w:r>
      <w:r>
        <w:rPr>
          <w:spacing w:val="-10"/>
          <w:w w:val="110"/>
        </w:rPr>
        <w:t xml:space="preserve"> </w:t>
      </w:r>
      <w:r>
        <w:rPr>
          <w:w w:val="110"/>
        </w:rPr>
        <w:t>companies</w:t>
      </w:r>
      <w:r>
        <w:rPr>
          <w:spacing w:val="-10"/>
          <w:w w:val="110"/>
        </w:rPr>
        <w:t xml:space="preserve"> </w:t>
      </w:r>
      <w:r>
        <w:rPr>
          <w:w w:val="110"/>
        </w:rPr>
        <w:t>to</w:t>
      </w:r>
      <w:r>
        <w:rPr>
          <w:spacing w:val="-10"/>
          <w:w w:val="110"/>
        </w:rPr>
        <w:t xml:space="preserve"> </w:t>
      </w:r>
      <w:r>
        <w:rPr>
          <w:w w:val="110"/>
        </w:rPr>
        <w:t>gain</w:t>
      </w:r>
      <w:r>
        <w:rPr>
          <w:spacing w:val="-10"/>
          <w:w w:val="110"/>
        </w:rPr>
        <w:t xml:space="preserve"> </w:t>
      </w:r>
      <w:r>
        <w:rPr>
          <w:w w:val="110"/>
        </w:rPr>
        <w:t>an</w:t>
      </w:r>
      <w:r>
        <w:rPr>
          <w:spacing w:val="-10"/>
          <w:w w:val="110"/>
        </w:rPr>
        <w:t xml:space="preserve"> </w:t>
      </w:r>
      <w:r>
        <w:rPr>
          <w:w w:val="110"/>
        </w:rPr>
        <w:t>edge</w:t>
      </w:r>
      <w:r>
        <w:rPr>
          <w:spacing w:val="-10"/>
          <w:w w:val="110"/>
        </w:rPr>
        <w:t xml:space="preserve"> </w:t>
      </w:r>
      <w:r>
        <w:rPr>
          <w:w w:val="110"/>
        </w:rPr>
        <w:t>over</w:t>
      </w:r>
      <w:r>
        <w:rPr>
          <w:spacing w:val="-10"/>
          <w:w w:val="110"/>
        </w:rPr>
        <w:t xml:space="preserve"> </w:t>
      </w:r>
      <w:r>
        <w:rPr>
          <w:w w:val="110"/>
        </w:rPr>
        <w:t>competitors,</w:t>
      </w:r>
      <w:r>
        <w:rPr>
          <w:spacing w:val="-10"/>
          <w:w w:val="110"/>
        </w:rPr>
        <w:t xml:space="preserve"> </w:t>
      </w:r>
      <w:r>
        <w:rPr>
          <w:w w:val="110"/>
        </w:rPr>
        <w:t>analyse</w:t>
      </w:r>
      <w:r>
        <w:rPr>
          <w:spacing w:val="-10"/>
          <w:w w:val="110"/>
        </w:rPr>
        <w:t xml:space="preserve"> </w:t>
      </w:r>
      <w:r>
        <w:rPr>
          <w:w w:val="110"/>
        </w:rPr>
        <w:t>clients’</w:t>
      </w:r>
      <w:r>
        <w:rPr>
          <w:spacing w:val="-10"/>
          <w:w w:val="110"/>
        </w:rPr>
        <w:t xml:space="preserve"> </w:t>
      </w:r>
      <w:r>
        <w:rPr>
          <w:w w:val="110"/>
        </w:rPr>
        <w:t>wishes,</w:t>
      </w:r>
      <w:r>
        <w:rPr>
          <w:spacing w:val="-10"/>
          <w:w w:val="110"/>
        </w:rPr>
        <w:t xml:space="preserve"> </w:t>
      </w:r>
      <w:r>
        <w:rPr>
          <w:w w:val="110"/>
        </w:rPr>
        <w:t>or</w:t>
      </w:r>
      <w:r>
        <w:rPr>
          <w:spacing w:val="-10"/>
          <w:w w:val="110"/>
        </w:rPr>
        <w:t xml:space="preserve"> </w:t>
      </w:r>
      <w:r>
        <w:rPr>
          <w:w w:val="110"/>
        </w:rPr>
        <w:t>improve</w:t>
      </w:r>
      <w:r>
        <w:rPr>
          <w:spacing w:val="-10"/>
          <w:w w:val="110"/>
        </w:rPr>
        <w:t xml:space="preserve"> </w:t>
      </w:r>
      <w:r>
        <w:rPr>
          <w:w w:val="110"/>
        </w:rPr>
        <w:t xml:space="preserve">internal </w:t>
      </w:r>
      <w:r>
        <w:rPr>
          <w:w w:val="115"/>
        </w:rPr>
        <w:t>processes.</w:t>
      </w:r>
      <w:r>
        <w:rPr>
          <w:spacing w:val="-4"/>
          <w:w w:val="115"/>
        </w:rPr>
        <w:t xml:space="preserve"> </w:t>
      </w:r>
      <w:r>
        <w:rPr>
          <w:w w:val="115"/>
        </w:rPr>
        <w:t>This</w:t>
      </w:r>
      <w:r>
        <w:rPr>
          <w:spacing w:val="-13"/>
          <w:w w:val="115"/>
        </w:rPr>
        <w:t xml:space="preserve"> </w:t>
      </w:r>
      <w:r>
        <w:rPr>
          <w:w w:val="115"/>
        </w:rPr>
        <w:t>is</w:t>
      </w:r>
      <w:r>
        <w:rPr>
          <w:spacing w:val="-13"/>
          <w:w w:val="115"/>
        </w:rPr>
        <w:t xml:space="preserve"> </w:t>
      </w:r>
      <w:r>
        <w:rPr>
          <w:w w:val="115"/>
        </w:rPr>
        <w:t>where</w:t>
      </w:r>
      <w:r>
        <w:rPr>
          <w:spacing w:val="-13"/>
          <w:w w:val="115"/>
        </w:rPr>
        <w:t xml:space="preserve"> </w:t>
      </w:r>
      <w:r>
        <w:rPr>
          <w:w w:val="115"/>
        </w:rPr>
        <w:t>the</w:t>
      </w:r>
      <w:r>
        <w:rPr>
          <w:spacing w:val="-13"/>
          <w:w w:val="115"/>
        </w:rPr>
        <w:t xml:space="preserve"> </w:t>
      </w:r>
      <w:r>
        <w:rPr>
          <w:w w:val="115"/>
        </w:rPr>
        <w:t>relevance</w:t>
      </w:r>
      <w:r>
        <w:rPr>
          <w:spacing w:val="-13"/>
          <w:w w:val="115"/>
        </w:rPr>
        <w:t xml:space="preserve"> </w:t>
      </w:r>
      <w:r>
        <w:rPr>
          <w:w w:val="115"/>
        </w:rPr>
        <w:t>of</w:t>
      </w:r>
      <w:r>
        <w:rPr>
          <w:spacing w:val="-13"/>
          <w:w w:val="115"/>
        </w:rPr>
        <w:t xml:space="preserve"> </w:t>
      </w:r>
      <w:r>
        <w:rPr>
          <w:w w:val="115"/>
        </w:rPr>
        <w:t>this</w:t>
      </w:r>
      <w:r>
        <w:rPr>
          <w:spacing w:val="-13"/>
          <w:w w:val="115"/>
        </w:rPr>
        <w:t xml:space="preserve"> </w:t>
      </w:r>
      <w:r>
        <w:rPr>
          <w:w w:val="115"/>
        </w:rPr>
        <w:t>project</w:t>
      </w:r>
      <w:r>
        <w:rPr>
          <w:spacing w:val="-13"/>
          <w:w w:val="115"/>
        </w:rPr>
        <w:t xml:space="preserve"> </w:t>
      </w:r>
      <w:r>
        <w:rPr>
          <w:w w:val="115"/>
        </w:rPr>
        <w:t>emerges.</w:t>
      </w:r>
    </w:p>
    <w:p w14:paraId="077BAE0D" w14:textId="77777777" w:rsidR="00C220EB" w:rsidRDefault="00C220EB">
      <w:pPr>
        <w:pStyle w:val="BodyText"/>
      </w:pPr>
    </w:p>
    <w:p w14:paraId="077BAE0E" w14:textId="77777777" w:rsidR="00C220EB" w:rsidRDefault="00C220EB">
      <w:pPr>
        <w:pStyle w:val="BodyText"/>
        <w:spacing w:before="148"/>
      </w:pPr>
    </w:p>
    <w:p w14:paraId="077BAE0F" w14:textId="77777777" w:rsidR="00C220EB" w:rsidRDefault="00000000">
      <w:pPr>
        <w:pStyle w:val="BodyText"/>
        <w:spacing w:line="256" w:lineRule="auto"/>
        <w:ind w:left="142" w:right="848"/>
        <w:jc w:val="both"/>
      </w:pPr>
      <w:r>
        <w:rPr>
          <w:w w:val="110"/>
        </w:rPr>
        <w:t>Swiss</w:t>
      </w:r>
      <w:r>
        <w:rPr>
          <w:spacing w:val="-16"/>
          <w:w w:val="110"/>
        </w:rPr>
        <w:t xml:space="preserve"> </w:t>
      </w:r>
      <w:r>
        <w:rPr>
          <w:w w:val="110"/>
        </w:rPr>
        <w:t>Post</w:t>
      </w:r>
      <w:r>
        <w:rPr>
          <w:spacing w:val="-15"/>
          <w:w w:val="110"/>
        </w:rPr>
        <w:t xml:space="preserve"> </w:t>
      </w:r>
      <w:r>
        <w:rPr>
          <w:w w:val="110"/>
        </w:rPr>
        <w:t>requires</w:t>
      </w:r>
      <w:r>
        <w:rPr>
          <w:spacing w:val="-15"/>
          <w:w w:val="110"/>
        </w:rPr>
        <w:t xml:space="preserve"> </w:t>
      </w:r>
      <w:hyperlink w:anchor="_bookmark140" w:history="1">
        <w:r>
          <w:rPr>
            <w:w w:val="110"/>
          </w:rPr>
          <w:t>data</w:t>
        </w:r>
        <w:r>
          <w:rPr>
            <w:spacing w:val="-15"/>
            <w:w w:val="110"/>
          </w:rPr>
          <w:t xml:space="preserve"> </w:t>
        </w:r>
        <w:r>
          <w:rPr>
            <w:w w:val="110"/>
          </w:rPr>
          <w:t>availability</w:t>
        </w:r>
      </w:hyperlink>
      <w:r>
        <w:rPr>
          <w:spacing w:val="-15"/>
          <w:w w:val="110"/>
        </w:rPr>
        <w:t xml:space="preserve"> </w:t>
      </w:r>
      <w:r>
        <w:rPr>
          <w:w w:val="110"/>
        </w:rPr>
        <w:t>and</w:t>
      </w:r>
      <w:r>
        <w:rPr>
          <w:spacing w:val="-15"/>
          <w:w w:val="110"/>
        </w:rPr>
        <w:t xml:space="preserve"> </w:t>
      </w:r>
      <w:hyperlink w:anchor="_bookmark141" w:history="1">
        <w:r>
          <w:rPr>
            <w:w w:val="110"/>
          </w:rPr>
          <w:t>data</w:t>
        </w:r>
        <w:r>
          <w:rPr>
            <w:spacing w:val="-15"/>
            <w:w w:val="110"/>
          </w:rPr>
          <w:t xml:space="preserve"> </w:t>
        </w:r>
        <w:r>
          <w:rPr>
            <w:w w:val="110"/>
          </w:rPr>
          <w:t>quality</w:t>
        </w:r>
      </w:hyperlink>
      <w:r>
        <w:rPr>
          <w:spacing w:val="-15"/>
          <w:w w:val="110"/>
        </w:rPr>
        <w:t xml:space="preserve"> </w:t>
      </w:r>
      <w:r>
        <w:rPr>
          <w:w w:val="110"/>
        </w:rPr>
        <w:t>in</w:t>
      </w:r>
      <w:r>
        <w:rPr>
          <w:spacing w:val="-16"/>
          <w:w w:val="110"/>
        </w:rPr>
        <w:t xml:space="preserve"> </w:t>
      </w:r>
      <w:r>
        <w:rPr>
          <w:w w:val="110"/>
        </w:rPr>
        <w:t>its</w:t>
      </w:r>
      <w:r>
        <w:rPr>
          <w:spacing w:val="-15"/>
          <w:w w:val="110"/>
        </w:rPr>
        <w:t xml:space="preserve"> </w:t>
      </w:r>
      <w:r>
        <w:rPr>
          <w:w w:val="110"/>
        </w:rPr>
        <w:t>reporting</w:t>
      </w:r>
      <w:r>
        <w:rPr>
          <w:spacing w:val="-15"/>
          <w:w w:val="110"/>
        </w:rPr>
        <w:t xml:space="preserve"> </w:t>
      </w:r>
      <w:r>
        <w:rPr>
          <w:w w:val="110"/>
        </w:rPr>
        <w:t>for</w:t>
      </w:r>
      <w:r>
        <w:rPr>
          <w:spacing w:val="-15"/>
          <w:w w:val="110"/>
        </w:rPr>
        <w:t xml:space="preserve"> </w:t>
      </w:r>
      <w:r>
        <w:rPr>
          <w:w w:val="110"/>
        </w:rPr>
        <w:t>decision</w:t>
      </w:r>
      <w:r>
        <w:rPr>
          <w:spacing w:val="-15"/>
          <w:w w:val="110"/>
        </w:rPr>
        <w:t xml:space="preserve"> </w:t>
      </w:r>
      <w:r>
        <w:rPr>
          <w:w w:val="110"/>
        </w:rPr>
        <w:t>making.</w:t>
      </w:r>
      <w:r>
        <w:rPr>
          <w:spacing w:val="-12"/>
          <w:w w:val="110"/>
        </w:rPr>
        <w:t xml:space="preserve"> </w:t>
      </w:r>
      <w:r>
        <w:rPr>
          <w:w w:val="110"/>
        </w:rPr>
        <w:t>This</w:t>
      </w:r>
      <w:r>
        <w:rPr>
          <w:spacing w:val="-15"/>
          <w:w w:val="110"/>
        </w:rPr>
        <w:t xml:space="preserve"> </w:t>
      </w:r>
      <w:r>
        <w:rPr>
          <w:w w:val="110"/>
        </w:rPr>
        <w:t>project</w:t>
      </w:r>
      <w:r>
        <w:rPr>
          <w:spacing w:val="-15"/>
          <w:w w:val="110"/>
        </w:rPr>
        <w:t xml:space="preserve"> </w:t>
      </w:r>
      <w:r>
        <w:rPr>
          <w:w w:val="110"/>
        </w:rPr>
        <w:t>anal-yses the current state of a specific data area of Swiss Post and provides steps toward improvements.</w:t>
      </w:r>
      <w:r>
        <w:rPr>
          <w:spacing w:val="23"/>
          <w:w w:val="110"/>
        </w:rPr>
        <w:t xml:space="preserve"> </w:t>
      </w:r>
      <w:r>
        <w:rPr>
          <w:w w:val="110"/>
        </w:rPr>
        <w:t xml:space="preserve">This chapter familiarises the reader with the topic. It presents the background of the project at Swiss Post and </w:t>
      </w:r>
      <w:r>
        <w:rPr>
          <w:spacing w:val="-2"/>
          <w:w w:val="115"/>
        </w:rPr>
        <w:t>delves</w:t>
      </w:r>
      <w:r>
        <w:rPr>
          <w:spacing w:val="-8"/>
          <w:w w:val="115"/>
        </w:rPr>
        <w:t xml:space="preserve"> </w:t>
      </w:r>
      <w:r>
        <w:rPr>
          <w:spacing w:val="-2"/>
          <w:w w:val="115"/>
        </w:rPr>
        <w:t>into</w:t>
      </w:r>
      <w:r>
        <w:rPr>
          <w:spacing w:val="-8"/>
          <w:w w:val="115"/>
        </w:rPr>
        <w:t xml:space="preserve"> </w:t>
      </w:r>
      <w:r>
        <w:rPr>
          <w:spacing w:val="-2"/>
          <w:w w:val="115"/>
        </w:rPr>
        <w:t>the</w:t>
      </w:r>
      <w:r>
        <w:rPr>
          <w:spacing w:val="-8"/>
          <w:w w:val="115"/>
        </w:rPr>
        <w:t xml:space="preserve"> </w:t>
      </w:r>
      <w:r>
        <w:rPr>
          <w:spacing w:val="-2"/>
          <w:w w:val="115"/>
        </w:rPr>
        <w:t>motivation</w:t>
      </w:r>
      <w:r>
        <w:rPr>
          <w:spacing w:val="-8"/>
          <w:w w:val="115"/>
        </w:rPr>
        <w:t xml:space="preserve"> </w:t>
      </w:r>
      <w:r>
        <w:rPr>
          <w:spacing w:val="-2"/>
          <w:w w:val="115"/>
        </w:rPr>
        <w:t>behind</w:t>
      </w:r>
      <w:r>
        <w:rPr>
          <w:spacing w:val="-8"/>
          <w:w w:val="115"/>
        </w:rPr>
        <w:t xml:space="preserve"> </w:t>
      </w:r>
      <w:r>
        <w:rPr>
          <w:spacing w:val="-2"/>
          <w:w w:val="115"/>
        </w:rPr>
        <w:t>it.</w:t>
      </w:r>
      <w:r>
        <w:rPr>
          <w:spacing w:val="16"/>
          <w:w w:val="115"/>
        </w:rPr>
        <w:t xml:space="preserve"> </w:t>
      </w:r>
      <w:r>
        <w:rPr>
          <w:spacing w:val="-2"/>
          <w:w w:val="115"/>
        </w:rPr>
        <w:t>It</w:t>
      </w:r>
      <w:r>
        <w:rPr>
          <w:spacing w:val="-8"/>
          <w:w w:val="115"/>
        </w:rPr>
        <w:t xml:space="preserve"> </w:t>
      </w:r>
      <w:r>
        <w:rPr>
          <w:spacing w:val="-2"/>
          <w:w w:val="115"/>
        </w:rPr>
        <w:t>then</w:t>
      </w:r>
      <w:r>
        <w:rPr>
          <w:spacing w:val="-8"/>
          <w:w w:val="115"/>
        </w:rPr>
        <w:t xml:space="preserve"> </w:t>
      </w:r>
      <w:r>
        <w:rPr>
          <w:spacing w:val="-2"/>
          <w:w w:val="115"/>
        </w:rPr>
        <w:t>further</w:t>
      </w:r>
      <w:r>
        <w:rPr>
          <w:spacing w:val="-8"/>
          <w:w w:val="115"/>
        </w:rPr>
        <w:t xml:space="preserve"> </w:t>
      </w:r>
      <w:r>
        <w:rPr>
          <w:spacing w:val="-2"/>
          <w:w w:val="115"/>
        </w:rPr>
        <w:t>explains</w:t>
      </w:r>
      <w:r>
        <w:rPr>
          <w:spacing w:val="-8"/>
          <w:w w:val="115"/>
        </w:rPr>
        <w:t xml:space="preserve"> </w:t>
      </w:r>
      <w:r>
        <w:rPr>
          <w:spacing w:val="-2"/>
          <w:w w:val="115"/>
        </w:rPr>
        <w:t>the</w:t>
      </w:r>
      <w:r>
        <w:rPr>
          <w:spacing w:val="-8"/>
          <w:w w:val="115"/>
        </w:rPr>
        <w:t xml:space="preserve"> </w:t>
      </w:r>
      <w:r>
        <w:rPr>
          <w:spacing w:val="-2"/>
          <w:w w:val="115"/>
        </w:rPr>
        <w:t>business</w:t>
      </w:r>
      <w:r>
        <w:rPr>
          <w:spacing w:val="-8"/>
          <w:w w:val="115"/>
        </w:rPr>
        <w:t xml:space="preserve"> </w:t>
      </w:r>
      <w:r>
        <w:rPr>
          <w:spacing w:val="-2"/>
          <w:w w:val="115"/>
        </w:rPr>
        <w:t>relevance,</w:t>
      </w:r>
      <w:r>
        <w:rPr>
          <w:spacing w:val="-6"/>
          <w:w w:val="115"/>
        </w:rPr>
        <w:t xml:space="preserve"> </w:t>
      </w:r>
      <w:r>
        <w:rPr>
          <w:spacing w:val="-2"/>
          <w:w w:val="115"/>
        </w:rPr>
        <w:t>demonstrating</w:t>
      </w:r>
      <w:r>
        <w:rPr>
          <w:spacing w:val="-8"/>
          <w:w w:val="115"/>
        </w:rPr>
        <w:t xml:space="preserve"> </w:t>
      </w:r>
      <w:r>
        <w:rPr>
          <w:spacing w:val="-2"/>
          <w:w w:val="115"/>
        </w:rPr>
        <w:t xml:space="preserve">why </w:t>
      </w:r>
      <w:r>
        <w:rPr>
          <w:w w:val="110"/>
        </w:rPr>
        <w:t>it</w:t>
      </w:r>
      <w:r>
        <w:rPr>
          <w:spacing w:val="-3"/>
          <w:w w:val="110"/>
        </w:rPr>
        <w:t xml:space="preserve"> </w:t>
      </w:r>
      <w:r>
        <w:rPr>
          <w:w w:val="110"/>
        </w:rPr>
        <w:t>is</w:t>
      </w:r>
      <w:r>
        <w:rPr>
          <w:spacing w:val="-3"/>
          <w:w w:val="110"/>
        </w:rPr>
        <w:t xml:space="preserve"> </w:t>
      </w:r>
      <w:r>
        <w:rPr>
          <w:w w:val="110"/>
        </w:rPr>
        <w:t>both</w:t>
      </w:r>
      <w:r>
        <w:rPr>
          <w:spacing w:val="-3"/>
          <w:w w:val="110"/>
        </w:rPr>
        <w:t xml:space="preserve"> </w:t>
      </w:r>
      <w:r>
        <w:rPr>
          <w:w w:val="110"/>
        </w:rPr>
        <w:t>important</w:t>
      </w:r>
      <w:r>
        <w:rPr>
          <w:spacing w:val="-3"/>
          <w:w w:val="110"/>
        </w:rPr>
        <w:t xml:space="preserve"> </w:t>
      </w:r>
      <w:r>
        <w:rPr>
          <w:w w:val="110"/>
        </w:rPr>
        <w:t>and</w:t>
      </w:r>
      <w:r>
        <w:rPr>
          <w:spacing w:val="-3"/>
          <w:w w:val="110"/>
        </w:rPr>
        <w:t xml:space="preserve"> </w:t>
      </w:r>
      <w:r>
        <w:rPr>
          <w:w w:val="110"/>
        </w:rPr>
        <w:t>beneficial</w:t>
      </w:r>
      <w:r>
        <w:rPr>
          <w:spacing w:val="-3"/>
          <w:w w:val="110"/>
        </w:rPr>
        <w:t xml:space="preserve"> </w:t>
      </w:r>
      <w:r>
        <w:rPr>
          <w:w w:val="110"/>
        </w:rPr>
        <w:t>for</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to</w:t>
      </w:r>
      <w:r>
        <w:rPr>
          <w:spacing w:val="-3"/>
          <w:w w:val="110"/>
        </w:rPr>
        <w:t xml:space="preserve"> </w:t>
      </w:r>
      <w:r>
        <w:rPr>
          <w:w w:val="110"/>
        </w:rPr>
        <w:t>invest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topic. Next,</w:t>
      </w:r>
      <w:r>
        <w:rPr>
          <w:spacing w:val="-3"/>
          <w:w w:val="110"/>
        </w:rPr>
        <w:t xml:space="preserve"> </w:t>
      </w:r>
      <w:r>
        <w:rPr>
          <w:w w:val="110"/>
        </w:rPr>
        <w:t>the</w:t>
      </w:r>
      <w:r>
        <w:rPr>
          <w:spacing w:val="-3"/>
          <w:w w:val="110"/>
        </w:rPr>
        <w:t xml:space="preserve"> </w:t>
      </w:r>
      <w:r>
        <w:rPr>
          <w:w w:val="110"/>
        </w:rPr>
        <w:t>problem</w:t>
      </w:r>
      <w:r>
        <w:rPr>
          <w:spacing w:val="-3"/>
          <w:w w:val="110"/>
        </w:rPr>
        <w:t xml:space="preserve"> </w:t>
      </w:r>
      <w:r>
        <w:rPr>
          <w:w w:val="110"/>
        </w:rPr>
        <w:t>statement</w:t>
      </w:r>
      <w:r>
        <w:rPr>
          <w:spacing w:val="-3"/>
          <w:w w:val="110"/>
        </w:rPr>
        <w:t xml:space="preserve"> </w:t>
      </w:r>
      <w:r>
        <w:rPr>
          <w:w w:val="110"/>
        </w:rPr>
        <w:t>is</w:t>
      </w:r>
      <w:r>
        <w:rPr>
          <w:spacing w:val="-3"/>
          <w:w w:val="110"/>
        </w:rPr>
        <w:t xml:space="preserve"> </w:t>
      </w:r>
      <w:r>
        <w:rPr>
          <w:w w:val="110"/>
        </w:rPr>
        <w:t>ad-dressed,</w:t>
      </w:r>
      <w:r>
        <w:rPr>
          <w:spacing w:val="-6"/>
          <w:w w:val="110"/>
        </w:rPr>
        <w:t xml:space="preserve"> </w:t>
      </w:r>
      <w:r>
        <w:rPr>
          <w:w w:val="110"/>
        </w:rPr>
        <w:t>explaining</w:t>
      </w:r>
      <w:r>
        <w:rPr>
          <w:spacing w:val="-7"/>
          <w:w w:val="110"/>
        </w:rPr>
        <w:t xml:space="preserve"> </w:t>
      </w:r>
      <w:r>
        <w:rPr>
          <w:w w:val="110"/>
        </w:rPr>
        <w:t>what</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aims</w:t>
      </w:r>
      <w:r>
        <w:rPr>
          <w:spacing w:val="-7"/>
          <w:w w:val="110"/>
        </w:rPr>
        <w:t xml:space="preserve"> </w:t>
      </w:r>
      <w:r>
        <w:rPr>
          <w:w w:val="110"/>
        </w:rPr>
        <w:t>to</w:t>
      </w:r>
      <w:r>
        <w:rPr>
          <w:spacing w:val="-7"/>
          <w:w w:val="110"/>
        </w:rPr>
        <w:t xml:space="preserve"> </w:t>
      </w:r>
      <w:r>
        <w:rPr>
          <w:w w:val="110"/>
        </w:rPr>
        <w:t>solve. After</w:t>
      </w:r>
      <w:r>
        <w:rPr>
          <w:spacing w:val="-7"/>
          <w:w w:val="110"/>
        </w:rPr>
        <w:t xml:space="preserve"> </w:t>
      </w:r>
      <w:r>
        <w:rPr>
          <w:w w:val="110"/>
        </w:rPr>
        <w:t>the</w:t>
      </w:r>
      <w:r>
        <w:rPr>
          <w:spacing w:val="-7"/>
          <w:w w:val="110"/>
        </w:rPr>
        <w:t xml:space="preserve"> </w:t>
      </w:r>
      <w:r>
        <w:rPr>
          <w:w w:val="110"/>
        </w:rPr>
        <w:t>problem</w:t>
      </w:r>
      <w:r>
        <w:rPr>
          <w:spacing w:val="-7"/>
          <w:w w:val="110"/>
        </w:rPr>
        <w:t xml:space="preserve"> </w:t>
      </w:r>
      <w:r>
        <w:rPr>
          <w:w w:val="110"/>
        </w:rPr>
        <w:t>statement,</w:t>
      </w:r>
      <w:r>
        <w:rPr>
          <w:spacing w:val="-6"/>
          <w:w w:val="110"/>
        </w:rPr>
        <w:t xml:space="preserve"> </w:t>
      </w:r>
      <w:r>
        <w:rPr>
          <w:w w:val="110"/>
        </w:rPr>
        <w:t>the</w:t>
      </w:r>
      <w:r>
        <w:rPr>
          <w:spacing w:val="-7"/>
          <w:w w:val="110"/>
        </w:rPr>
        <w:t xml:space="preserve"> </w:t>
      </w:r>
      <w:r>
        <w:rPr>
          <w:w w:val="110"/>
        </w:rPr>
        <w:t>scope</w:t>
      </w:r>
      <w:r>
        <w:rPr>
          <w:spacing w:val="-7"/>
          <w:w w:val="110"/>
        </w:rPr>
        <w:t xml:space="preserve"> </w:t>
      </w:r>
      <w:r>
        <w:rPr>
          <w:w w:val="110"/>
        </w:rPr>
        <w:t>and</w:t>
      </w:r>
      <w:r>
        <w:rPr>
          <w:spacing w:val="-7"/>
          <w:w w:val="110"/>
        </w:rPr>
        <w:t xml:space="preserve"> </w:t>
      </w:r>
      <w:r>
        <w:rPr>
          <w:w w:val="110"/>
        </w:rPr>
        <w:t>limitations of</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are</w:t>
      </w:r>
      <w:r>
        <w:rPr>
          <w:spacing w:val="-1"/>
          <w:w w:val="110"/>
        </w:rPr>
        <w:t xml:space="preserve"> </w:t>
      </w:r>
      <w:r>
        <w:rPr>
          <w:w w:val="110"/>
        </w:rPr>
        <w:t>outlined</w:t>
      </w:r>
      <w:r>
        <w:rPr>
          <w:spacing w:val="-1"/>
          <w:w w:val="110"/>
        </w:rPr>
        <w:t xml:space="preserve"> </w:t>
      </w:r>
      <w:r>
        <w:rPr>
          <w:w w:val="110"/>
        </w:rPr>
        <w:t>more</w:t>
      </w:r>
      <w:r>
        <w:rPr>
          <w:spacing w:val="-1"/>
          <w:w w:val="110"/>
        </w:rPr>
        <w:t xml:space="preserve"> </w:t>
      </w:r>
      <w:r>
        <w:rPr>
          <w:w w:val="110"/>
        </w:rPr>
        <w:t>clearly.</w:t>
      </w:r>
      <w:r>
        <w:rPr>
          <w:spacing w:val="18"/>
          <w:w w:val="110"/>
        </w:rPr>
        <w:t xml:space="preserve"> </w:t>
      </w:r>
      <w:r>
        <w:rPr>
          <w:w w:val="110"/>
        </w:rPr>
        <w:t>Finally, a</w:t>
      </w:r>
      <w:r>
        <w:rPr>
          <w:spacing w:val="-1"/>
          <w:w w:val="110"/>
        </w:rPr>
        <w:t xml:space="preserve"> </w:t>
      </w:r>
      <w:r>
        <w:rPr>
          <w:w w:val="110"/>
        </w:rPr>
        <w:t>brief</w:t>
      </w:r>
      <w:r>
        <w:rPr>
          <w:spacing w:val="-1"/>
          <w:w w:val="110"/>
        </w:rPr>
        <w:t xml:space="preserve"> </w:t>
      </w:r>
      <w:r>
        <w:rPr>
          <w:w w:val="110"/>
        </w:rPr>
        <w:t>overview</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 xml:space="preserve">project </w:t>
      </w:r>
      <w:r>
        <w:rPr>
          <w:spacing w:val="-2"/>
          <w:w w:val="115"/>
        </w:rPr>
        <w:t>is</w:t>
      </w:r>
      <w:r>
        <w:rPr>
          <w:spacing w:val="-9"/>
          <w:w w:val="115"/>
        </w:rPr>
        <w:t xml:space="preserve"> </w:t>
      </w:r>
      <w:r>
        <w:rPr>
          <w:spacing w:val="-2"/>
          <w:w w:val="115"/>
        </w:rPr>
        <w:t>provided. This</w:t>
      </w:r>
      <w:r>
        <w:rPr>
          <w:spacing w:val="-9"/>
          <w:w w:val="115"/>
        </w:rPr>
        <w:t xml:space="preserve"> </w:t>
      </w:r>
      <w:r>
        <w:rPr>
          <w:spacing w:val="-2"/>
          <w:w w:val="115"/>
        </w:rPr>
        <w:t>chapter</w:t>
      </w:r>
      <w:r>
        <w:rPr>
          <w:spacing w:val="-9"/>
          <w:w w:val="115"/>
        </w:rPr>
        <w:t xml:space="preserve"> </w:t>
      </w:r>
      <w:r>
        <w:rPr>
          <w:spacing w:val="-2"/>
          <w:w w:val="115"/>
        </w:rPr>
        <w:t>concludes</w:t>
      </w:r>
      <w:r>
        <w:rPr>
          <w:spacing w:val="-9"/>
          <w:w w:val="115"/>
        </w:rPr>
        <w:t xml:space="preserve"> </w:t>
      </w:r>
      <w:r>
        <w:rPr>
          <w:spacing w:val="-2"/>
          <w:w w:val="115"/>
        </w:rPr>
        <w:t>with</w:t>
      </w:r>
      <w:r>
        <w:rPr>
          <w:spacing w:val="-9"/>
          <w:w w:val="115"/>
        </w:rPr>
        <w:t xml:space="preserve"> </w:t>
      </w:r>
      <w:r>
        <w:rPr>
          <w:spacing w:val="-2"/>
          <w:w w:val="115"/>
        </w:rPr>
        <w:t>a</w:t>
      </w:r>
      <w:r>
        <w:rPr>
          <w:spacing w:val="-9"/>
          <w:w w:val="115"/>
        </w:rPr>
        <w:t xml:space="preserve"> </w:t>
      </w:r>
      <w:r>
        <w:rPr>
          <w:spacing w:val="-2"/>
          <w:w w:val="115"/>
        </w:rPr>
        <w:t>preview</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document’s</w:t>
      </w:r>
      <w:r>
        <w:rPr>
          <w:spacing w:val="-9"/>
          <w:w w:val="115"/>
        </w:rPr>
        <w:t xml:space="preserve"> </w:t>
      </w:r>
      <w:r>
        <w:rPr>
          <w:spacing w:val="-2"/>
          <w:w w:val="115"/>
        </w:rPr>
        <w:t>structure.</w:t>
      </w:r>
    </w:p>
    <w:p w14:paraId="077BAE10" w14:textId="77777777" w:rsidR="00C220EB" w:rsidRDefault="00C220EB">
      <w:pPr>
        <w:pStyle w:val="BodyText"/>
      </w:pPr>
    </w:p>
    <w:p w14:paraId="077BAE11" w14:textId="77777777" w:rsidR="00C220EB" w:rsidRDefault="00C220EB">
      <w:pPr>
        <w:pStyle w:val="BodyText"/>
      </w:pPr>
    </w:p>
    <w:p w14:paraId="077BAE12" w14:textId="77777777" w:rsidR="00C220EB" w:rsidRDefault="00C220EB">
      <w:pPr>
        <w:pStyle w:val="BodyText"/>
      </w:pPr>
    </w:p>
    <w:p w14:paraId="077BAE13" w14:textId="77777777" w:rsidR="00C220EB" w:rsidRDefault="00C220EB">
      <w:pPr>
        <w:pStyle w:val="BodyText"/>
      </w:pPr>
    </w:p>
    <w:p w14:paraId="077BAE14" w14:textId="77777777" w:rsidR="00C220EB" w:rsidRDefault="00C220EB">
      <w:pPr>
        <w:pStyle w:val="BodyText"/>
      </w:pPr>
    </w:p>
    <w:p w14:paraId="077BAE15" w14:textId="77777777" w:rsidR="00C220EB" w:rsidRDefault="00C220EB">
      <w:pPr>
        <w:pStyle w:val="BodyText"/>
      </w:pPr>
    </w:p>
    <w:p w14:paraId="077BAE16" w14:textId="77777777" w:rsidR="00C220EB" w:rsidRDefault="00C220EB">
      <w:pPr>
        <w:pStyle w:val="BodyText"/>
      </w:pPr>
    </w:p>
    <w:p w14:paraId="077BAE17" w14:textId="77777777" w:rsidR="00C220EB" w:rsidRDefault="00C220EB">
      <w:pPr>
        <w:pStyle w:val="BodyText"/>
      </w:pPr>
    </w:p>
    <w:p w14:paraId="077BAE18" w14:textId="77777777" w:rsidR="00C220EB" w:rsidRDefault="00C220EB">
      <w:pPr>
        <w:pStyle w:val="BodyText"/>
        <w:spacing w:before="112"/>
      </w:pPr>
    </w:p>
    <w:p w14:paraId="077BAE19" w14:textId="77777777" w:rsidR="00C220EB" w:rsidRDefault="00000000">
      <w:pPr>
        <w:pStyle w:val="Heading2"/>
        <w:numPr>
          <w:ilvl w:val="1"/>
          <w:numId w:val="12"/>
        </w:numPr>
        <w:tabs>
          <w:tab w:val="left" w:pos="771"/>
        </w:tabs>
        <w:spacing w:before="1"/>
        <w:ind w:left="771" w:hanging="629"/>
      </w:pPr>
      <w:bookmarkStart w:id="4" w:name="Background"/>
      <w:bookmarkStart w:id="5" w:name="_bookmark3"/>
      <w:bookmarkEnd w:id="4"/>
      <w:bookmarkEnd w:id="5"/>
      <w:r>
        <w:rPr>
          <w:color w:val="697D90"/>
          <w:spacing w:val="-2"/>
        </w:rPr>
        <w:t>Background</w:t>
      </w:r>
    </w:p>
    <w:p w14:paraId="077BAE1A" w14:textId="77777777" w:rsidR="00C220EB" w:rsidRDefault="00C220EB">
      <w:pPr>
        <w:pStyle w:val="BodyText"/>
        <w:spacing w:before="191"/>
        <w:rPr>
          <w:rFonts w:ascii="Arial"/>
          <w:b/>
          <w:sz w:val="28"/>
        </w:rPr>
      </w:pPr>
    </w:p>
    <w:p w14:paraId="077BAE1B" w14:textId="77777777" w:rsidR="00C220EB" w:rsidRDefault="00000000">
      <w:pPr>
        <w:pStyle w:val="BodyText"/>
        <w:spacing w:line="256" w:lineRule="auto"/>
        <w:ind w:left="142" w:right="848"/>
        <w:jc w:val="both"/>
      </w:pPr>
      <w:r>
        <w:rPr>
          <w:w w:val="110"/>
        </w:rPr>
        <w:t>Swiss Post is Switzerland’s national service provider, active not only in mail and parcel logistics but also in</w:t>
      </w:r>
      <w:r>
        <w:rPr>
          <w:spacing w:val="-3"/>
          <w:w w:val="110"/>
        </w:rPr>
        <w:t xml:space="preserve"> </w:t>
      </w:r>
      <w:r>
        <w:rPr>
          <w:w w:val="110"/>
        </w:rPr>
        <w:t>passenger</w:t>
      </w:r>
      <w:r>
        <w:rPr>
          <w:spacing w:val="-3"/>
          <w:w w:val="110"/>
        </w:rPr>
        <w:t xml:space="preserve"> </w:t>
      </w:r>
      <w:r>
        <w:rPr>
          <w:w w:val="110"/>
        </w:rPr>
        <w:t>transport</w:t>
      </w:r>
      <w:r>
        <w:rPr>
          <w:spacing w:val="-3"/>
          <w:w w:val="110"/>
        </w:rPr>
        <w:t xml:space="preserve"> </w:t>
      </w:r>
      <w:r>
        <w:rPr>
          <w:w w:val="110"/>
        </w:rPr>
        <w:t>(PostAuto),</w:t>
      </w:r>
      <w:r>
        <w:rPr>
          <w:spacing w:val="-2"/>
          <w:w w:val="110"/>
        </w:rPr>
        <w:t xml:space="preserve"> </w:t>
      </w:r>
      <w:r>
        <w:rPr>
          <w:w w:val="110"/>
        </w:rPr>
        <w:t>financial</w:t>
      </w:r>
      <w:r>
        <w:rPr>
          <w:spacing w:val="-3"/>
          <w:w w:val="110"/>
        </w:rPr>
        <w:t xml:space="preserve"> </w:t>
      </w:r>
      <w:r>
        <w:rPr>
          <w:w w:val="110"/>
        </w:rPr>
        <w:t>services</w:t>
      </w:r>
      <w:r>
        <w:rPr>
          <w:spacing w:val="-3"/>
          <w:w w:val="110"/>
        </w:rPr>
        <w:t xml:space="preserve"> </w:t>
      </w:r>
      <w:r>
        <w:rPr>
          <w:w w:val="110"/>
        </w:rPr>
        <w:t>(PostFinance),</w:t>
      </w:r>
      <w:r>
        <w:rPr>
          <w:spacing w:val="-2"/>
          <w:w w:val="110"/>
        </w:rPr>
        <w:t xml:space="preserve"> </w:t>
      </w:r>
      <w:r>
        <w:rPr>
          <w:w w:val="110"/>
        </w:rPr>
        <w:t>and</w:t>
      </w:r>
      <w:r>
        <w:rPr>
          <w:spacing w:val="-3"/>
          <w:w w:val="110"/>
        </w:rPr>
        <w:t xml:space="preserve"> </w:t>
      </w:r>
      <w:r>
        <w:rPr>
          <w:w w:val="110"/>
        </w:rPr>
        <w:t>various</w:t>
      </w:r>
      <w:r>
        <w:rPr>
          <w:spacing w:val="-3"/>
          <w:w w:val="110"/>
        </w:rPr>
        <w:t xml:space="preserve"> </w:t>
      </w:r>
      <w:r>
        <w:rPr>
          <w:w w:val="110"/>
        </w:rPr>
        <w:t>digital</w:t>
      </w:r>
      <w:r>
        <w:rPr>
          <w:spacing w:val="-2"/>
          <w:w w:val="110"/>
        </w:rPr>
        <w:t xml:space="preserve"> </w:t>
      </w:r>
      <w:r>
        <w:rPr>
          <w:w w:val="110"/>
        </w:rPr>
        <w:t>and</w:t>
      </w:r>
      <w:r>
        <w:rPr>
          <w:spacing w:val="-3"/>
          <w:w w:val="110"/>
        </w:rPr>
        <w:t xml:space="preserve"> </w:t>
      </w:r>
      <w:r>
        <w:rPr>
          <w:w w:val="110"/>
        </w:rPr>
        <w:t>e-government solutions. Its</w:t>
      </w:r>
      <w:r>
        <w:rPr>
          <w:spacing w:val="-6"/>
          <w:w w:val="110"/>
        </w:rPr>
        <w:t xml:space="preserve"> </w:t>
      </w:r>
      <w:r>
        <w:rPr>
          <w:w w:val="110"/>
        </w:rPr>
        <w:t>workforce</w:t>
      </w:r>
      <w:r>
        <w:rPr>
          <w:spacing w:val="-5"/>
          <w:w w:val="110"/>
        </w:rPr>
        <w:t xml:space="preserve"> </w:t>
      </w:r>
      <w:r>
        <w:rPr>
          <w:w w:val="110"/>
        </w:rPr>
        <w:t>of</w:t>
      </w:r>
      <w:r>
        <w:rPr>
          <w:spacing w:val="-6"/>
          <w:w w:val="110"/>
        </w:rPr>
        <w:t xml:space="preserve"> </w:t>
      </w:r>
      <w:r>
        <w:rPr>
          <w:w w:val="110"/>
        </w:rPr>
        <w:t>approximately</w:t>
      </w:r>
      <w:r>
        <w:rPr>
          <w:spacing w:val="-6"/>
          <w:w w:val="110"/>
        </w:rPr>
        <w:t xml:space="preserve"> </w:t>
      </w:r>
      <w:r>
        <w:rPr>
          <w:w w:val="110"/>
        </w:rPr>
        <w:t>45’000</w:t>
      </w:r>
      <w:r>
        <w:rPr>
          <w:spacing w:val="-6"/>
          <w:w w:val="110"/>
        </w:rPr>
        <w:t xml:space="preserve"> </w:t>
      </w:r>
      <w:r>
        <w:rPr>
          <w:w w:val="110"/>
        </w:rPr>
        <w:t>employees</w:t>
      </w:r>
      <w:r>
        <w:rPr>
          <w:spacing w:val="-6"/>
          <w:w w:val="110"/>
        </w:rPr>
        <w:t xml:space="preserve"> </w:t>
      </w:r>
      <w:r>
        <w:rPr>
          <w:w w:val="110"/>
        </w:rPr>
        <w:t>and</w:t>
      </w:r>
      <w:r>
        <w:rPr>
          <w:spacing w:val="-6"/>
          <w:w w:val="110"/>
        </w:rPr>
        <w:t xml:space="preserve"> </w:t>
      </w:r>
      <w:r>
        <w:rPr>
          <w:w w:val="110"/>
        </w:rPr>
        <w:t>nationwide</w:t>
      </w:r>
      <w:r>
        <w:rPr>
          <w:spacing w:val="-6"/>
          <w:w w:val="110"/>
        </w:rPr>
        <w:t xml:space="preserve"> </w:t>
      </w:r>
      <w:r>
        <w:rPr>
          <w:w w:val="110"/>
        </w:rPr>
        <w:t>infrastructure</w:t>
      </w:r>
      <w:r>
        <w:rPr>
          <w:spacing w:val="-5"/>
          <w:w w:val="110"/>
        </w:rPr>
        <w:t xml:space="preserve"> </w:t>
      </w:r>
      <w:r>
        <w:rPr>
          <w:w w:val="110"/>
        </w:rPr>
        <w:t>move</w:t>
      </w:r>
      <w:r>
        <w:rPr>
          <w:spacing w:val="-6"/>
          <w:w w:val="110"/>
        </w:rPr>
        <w:t xml:space="preserve"> </w:t>
      </w:r>
      <w:r>
        <w:rPr>
          <w:w w:val="110"/>
        </w:rPr>
        <w:t>millions of</w:t>
      </w:r>
      <w:r>
        <w:rPr>
          <w:spacing w:val="-16"/>
          <w:w w:val="110"/>
        </w:rPr>
        <w:t xml:space="preserve"> </w:t>
      </w:r>
      <w:r>
        <w:rPr>
          <w:w w:val="110"/>
        </w:rPr>
        <w:t>items</w:t>
      </w:r>
      <w:r>
        <w:rPr>
          <w:spacing w:val="-15"/>
          <w:w w:val="110"/>
        </w:rPr>
        <w:t xml:space="preserve"> </w:t>
      </w:r>
      <w:r>
        <w:rPr>
          <w:w w:val="110"/>
        </w:rPr>
        <w:t>and</w:t>
      </w:r>
      <w:r>
        <w:rPr>
          <w:spacing w:val="-15"/>
          <w:w w:val="110"/>
        </w:rPr>
        <w:t xml:space="preserve"> </w:t>
      </w:r>
      <w:r>
        <w:rPr>
          <w:w w:val="110"/>
        </w:rPr>
        <w:t>people</w:t>
      </w:r>
      <w:r>
        <w:rPr>
          <w:spacing w:val="-15"/>
          <w:w w:val="110"/>
        </w:rPr>
        <w:t xml:space="preserve"> </w:t>
      </w:r>
      <w:r>
        <w:rPr>
          <w:w w:val="110"/>
        </w:rPr>
        <w:t>every</w:t>
      </w:r>
      <w:r>
        <w:rPr>
          <w:spacing w:val="-15"/>
          <w:w w:val="110"/>
        </w:rPr>
        <w:t xml:space="preserve"> </w:t>
      </w:r>
      <w:r>
        <w:rPr>
          <w:w w:val="110"/>
        </w:rPr>
        <w:t>day,</w:t>
      </w:r>
      <w:r>
        <w:rPr>
          <w:spacing w:val="-15"/>
          <w:w w:val="110"/>
        </w:rPr>
        <w:t xml:space="preserve"> </w:t>
      </w:r>
      <w:r>
        <w:rPr>
          <w:w w:val="110"/>
        </w:rPr>
        <w:t>supported</w:t>
      </w:r>
      <w:r>
        <w:rPr>
          <w:spacing w:val="-15"/>
          <w:w w:val="110"/>
        </w:rPr>
        <w:t xml:space="preserve"> </w:t>
      </w:r>
      <w:r>
        <w:rPr>
          <w:w w:val="110"/>
        </w:rPr>
        <w:t>by</w:t>
      </w:r>
      <w:r>
        <w:rPr>
          <w:spacing w:val="-15"/>
          <w:w w:val="110"/>
        </w:rPr>
        <w:t xml:space="preserve"> </w:t>
      </w:r>
      <w:r>
        <w:rPr>
          <w:w w:val="110"/>
        </w:rPr>
        <w:t>highly</w:t>
      </w:r>
      <w:r>
        <w:rPr>
          <w:spacing w:val="-16"/>
          <w:w w:val="110"/>
        </w:rPr>
        <w:t xml:space="preserve"> </w:t>
      </w:r>
      <w:r>
        <w:rPr>
          <w:w w:val="110"/>
        </w:rPr>
        <w:t>automated</w:t>
      </w:r>
      <w:r>
        <w:rPr>
          <w:spacing w:val="-15"/>
          <w:w w:val="110"/>
        </w:rPr>
        <w:t xml:space="preserve"> </w:t>
      </w:r>
      <w:r>
        <w:rPr>
          <w:w w:val="110"/>
        </w:rPr>
        <w:t>sorting</w:t>
      </w:r>
      <w:r>
        <w:rPr>
          <w:spacing w:val="-15"/>
          <w:w w:val="110"/>
        </w:rPr>
        <w:t xml:space="preserve"> </w:t>
      </w:r>
      <w:r>
        <w:rPr>
          <w:w w:val="110"/>
        </w:rPr>
        <w:t>centres</w:t>
      </w:r>
      <w:r>
        <w:rPr>
          <w:spacing w:val="-15"/>
          <w:w w:val="110"/>
        </w:rPr>
        <w:t xml:space="preserve"> </w:t>
      </w:r>
      <w:r>
        <w:rPr>
          <w:w w:val="110"/>
        </w:rPr>
        <w:t>and</w:t>
      </w:r>
      <w:r>
        <w:rPr>
          <w:spacing w:val="-15"/>
          <w:w w:val="110"/>
        </w:rPr>
        <w:t xml:space="preserve"> </w:t>
      </w:r>
      <w:r>
        <w:rPr>
          <w:w w:val="110"/>
        </w:rPr>
        <w:t>extensive</w:t>
      </w:r>
      <w:r>
        <w:rPr>
          <w:spacing w:val="-15"/>
          <w:w w:val="110"/>
        </w:rPr>
        <w:t xml:space="preserve"> </w:t>
      </w:r>
      <w:r>
        <w:rPr>
          <w:w w:val="110"/>
        </w:rPr>
        <w:t>data</w:t>
      </w:r>
      <w:r>
        <w:rPr>
          <w:spacing w:val="-15"/>
          <w:w w:val="110"/>
        </w:rPr>
        <w:t xml:space="preserve"> </w:t>
      </w:r>
      <w:r>
        <w:rPr>
          <w:w w:val="110"/>
        </w:rPr>
        <w:t>flows</w:t>
      </w:r>
      <w:r>
        <w:rPr>
          <w:spacing w:val="-15"/>
          <w:w w:val="110"/>
        </w:rPr>
        <w:t xml:space="preserve"> </w:t>
      </w:r>
      <w:r>
        <w:rPr>
          <w:w w:val="110"/>
        </w:rPr>
        <w:t xml:space="preserve">Post </w:t>
      </w:r>
      <w:hyperlink w:anchor="_bookmark187" w:history="1">
        <w:r>
          <w:rPr>
            <w:color w:val="000098"/>
            <w:w w:val="110"/>
          </w:rPr>
          <w:t>2024</w:t>
        </w:r>
      </w:hyperlink>
      <w:r>
        <w:rPr>
          <w:w w:val="110"/>
        </w:rPr>
        <w:t>. In</w:t>
      </w:r>
      <w:r>
        <w:rPr>
          <w:spacing w:val="-4"/>
          <w:w w:val="110"/>
        </w:rPr>
        <w:t xml:space="preserve"> </w:t>
      </w:r>
      <w:r>
        <w:rPr>
          <w:w w:val="110"/>
        </w:rPr>
        <w:t>such</w:t>
      </w:r>
      <w:r>
        <w:rPr>
          <w:spacing w:val="-4"/>
          <w:w w:val="110"/>
        </w:rPr>
        <w:t xml:space="preserve"> </w:t>
      </w:r>
      <w:r>
        <w:rPr>
          <w:w w:val="110"/>
        </w:rPr>
        <w:t>a</w:t>
      </w:r>
      <w:r>
        <w:rPr>
          <w:spacing w:val="-6"/>
          <w:w w:val="110"/>
        </w:rPr>
        <w:t xml:space="preserve"> </w:t>
      </w:r>
      <w:r>
        <w:rPr>
          <w:w w:val="110"/>
        </w:rPr>
        <w:t>diversified</w:t>
      </w:r>
      <w:r>
        <w:rPr>
          <w:spacing w:val="-4"/>
          <w:w w:val="110"/>
        </w:rPr>
        <w:t xml:space="preserve"> </w:t>
      </w:r>
      <w:r>
        <w:rPr>
          <w:w w:val="110"/>
        </w:rPr>
        <w:t>organisation,</w:t>
      </w:r>
      <w:r>
        <w:rPr>
          <w:spacing w:val="-4"/>
          <w:w w:val="110"/>
        </w:rPr>
        <w:t xml:space="preserve"> </w:t>
      </w:r>
      <w:hyperlink w:anchor="_bookmark130" w:history="1">
        <w:r>
          <w:rPr>
            <w:w w:val="110"/>
          </w:rPr>
          <w:t>analytical</w:t>
        </w:r>
        <w:r>
          <w:rPr>
            <w:spacing w:val="-4"/>
            <w:w w:val="110"/>
          </w:rPr>
          <w:t xml:space="preserve"> </w:t>
        </w:r>
        <w:r>
          <w:rPr>
            <w:w w:val="110"/>
          </w:rPr>
          <w:t>reporting</w:t>
        </w:r>
      </w:hyperlink>
      <w:r>
        <w:rPr>
          <w:spacing w:val="-4"/>
          <w:w w:val="110"/>
        </w:rPr>
        <w:t xml:space="preserve"> </w:t>
      </w:r>
      <w:r>
        <w:rPr>
          <w:w w:val="110"/>
        </w:rPr>
        <w:t>is</w:t>
      </w:r>
      <w:r>
        <w:rPr>
          <w:spacing w:val="-6"/>
          <w:w w:val="110"/>
        </w:rPr>
        <w:t xml:space="preserve"> </w:t>
      </w:r>
      <w:r>
        <w:rPr>
          <w:w w:val="110"/>
        </w:rPr>
        <w:t>essential</w:t>
      </w:r>
      <w:r>
        <w:rPr>
          <w:spacing w:val="-4"/>
          <w:w w:val="110"/>
        </w:rPr>
        <w:t xml:space="preserve"> </w:t>
      </w:r>
      <w:r>
        <w:rPr>
          <w:w w:val="110"/>
        </w:rPr>
        <w:t>for</w:t>
      </w:r>
      <w:r>
        <w:rPr>
          <w:spacing w:val="-4"/>
          <w:w w:val="110"/>
        </w:rPr>
        <w:t xml:space="preserve"> </w:t>
      </w:r>
      <w:r>
        <w:rPr>
          <w:w w:val="110"/>
        </w:rPr>
        <w:t>strategic</w:t>
      </w:r>
      <w:r>
        <w:rPr>
          <w:spacing w:val="-6"/>
          <w:w w:val="110"/>
        </w:rPr>
        <w:t xml:space="preserve"> </w:t>
      </w:r>
      <w:r>
        <w:rPr>
          <w:w w:val="110"/>
        </w:rPr>
        <w:t>steering,</w:t>
      </w:r>
      <w:r>
        <w:rPr>
          <w:spacing w:val="-4"/>
          <w:w w:val="110"/>
        </w:rPr>
        <w:t xml:space="preserve"> </w:t>
      </w:r>
      <w:r>
        <w:rPr>
          <w:w w:val="110"/>
        </w:rPr>
        <w:t>operational planning,</w:t>
      </w:r>
      <w:r>
        <w:rPr>
          <w:spacing w:val="-8"/>
          <w:w w:val="110"/>
        </w:rPr>
        <w:t xml:space="preserve"> </w:t>
      </w:r>
      <w:r>
        <w:rPr>
          <w:w w:val="110"/>
        </w:rPr>
        <w:t>and</w:t>
      </w:r>
      <w:r>
        <w:rPr>
          <w:spacing w:val="-11"/>
          <w:w w:val="110"/>
        </w:rPr>
        <w:t xml:space="preserve"> </w:t>
      </w:r>
      <w:r>
        <w:rPr>
          <w:w w:val="110"/>
        </w:rPr>
        <w:t>maintaining</w:t>
      </w:r>
      <w:r>
        <w:rPr>
          <w:spacing w:val="-11"/>
          <w:w w:val="110"/>
        </w:rPr>
        <w:t xml:space="preserve"> </w:t>
      </w:r>
      <w:r>
        <w:rPr>
          <w:w w:val="110"/>
        </w:rPr>
        <w:t>service</w:t>
      </w:r>
      <w:r>
        <w:rPr>
          <w:spacing w:val="-11"/>
          <w:w w:val="110"/>
        </w:rPr>
        <w:t xml:space="preserve"> </w:t>
      </w:r>
      <w:r>
        <w:rPr>
          <w:w w:val="110"/>
        </w:rPr>
        <w:t>quality</w:t>
      </w:r>
      <w:r>
        <w:rPr>
          <w:spacing w:val="-11"/>
          <w:w w:val="110"/>
        </w:rPr>
        <w:t xml:space="preserve"> </w:t>
      </w:r>
      <w:r>
        <w:rPr>
          <w:w w:val="110"/>
        </w:rPr>
        <w:t>across</w:t>
      </w:r>
      <w:r>
        <w:rPr>
          <w:spacing w:val="-11"/>
          <w:w w:val="110"/>
        </w:rPr>
        <w:t xml:space="preserve"> </w:t>
      </w:r>
      <w:r>
        <w:rPr>
          <w:w w:val="110"/>
        </w:rPr>
        <w:t>business</w:t>
      </w:r>
      <w:r>
        <w:rPr>
          <w:spacing w:val="-11"/>
          <w:w w:val="110"/>
        </w:rPr>
        <w:t xml:space="preserve"> </w:t>
      </w:r>
      <w:r>
        <w:rPr>
          <w:w w:val="110"/>
        </w:rPr>
        <w:t>units.</w:t>
      </w:r>
      <w:r>
        <w:rPr>
          <w:spacing w:val="9"/>
          <w:w w:val="110"/>
        </w:rPr>
        <w:t xml:space="preserve"> </w:t>
      </w:r>
      <w:r>
        <w:rPr>
          <w:w w:val="110"/>
        </w:rPr>
        <w:t>The</w:t>
      </w:r>
      <w:r>
        <w:rPr>
          <w:spacing w:val="-11"/>
          <w:w w:val="110"/>
        </w:rPr>
        <w:t xml:space="preserve"> </w:t>
      </w:r>
      <w:r>
        <w:rPr>
          <w:w w:val="110"/>
        </w:rPr>
        <w:t>organisational</w:t>
      </w:r>
      <w:r>
        <w:rPr>
          <w:spacing w:val="-11"/>
          <w:w w:val="110"/>
        </w:rPr>
        <w:t xml:space="preserve"> </w:t>
      </w:r>
      <w:r>
        <w:rPr>
          <w:w w:val="110"/>
        </w:rPr>
        <w:t>structure</w:t>
      </w:r>
      <w:r>
        <w:rPr>
          <w:spacing w:val="-11"/>
          <w:w w:val="110"/>
        </w:rPr>
        <w:t xml:space="preserve"> </w:t>
      </w:r>
      <w:r>
        <w:rPr>
          <w:w w:val="110"/>
        </w:rPr>
        <w:t>of</w:t>
      </w:r>
      <w:r>
        <w:rPr>
          <w:spacing w:val="-11"/>
          <w:w w:val="110"/>
        </w:rPr>
        <w:t xml:space="preserve"> </w:t>
      </w:r>
      <w:r>
        <w:rPr>
          <w:w w:val="110"/>
        </w:rPr>
        <w:t>Swiss</w:t>
      </w:r>
      <w:r>
        <w:rPr>
          <w:spacing w:val="-11"/>
          <w:w w:val="110"/>
        </w:rPr>
        <w:t xml:space="preserve"> </w:t>
      </w:r>
      <w:r>
        <w:rPr>
          <w:w w:val="110"/>
        </w:rPr>
        <w:t>Post is shown in the following diagram.</w:t>
      </w:r>
    </w:p>
    <w:p w14:paraId="077BAE1C" w14:textId="77777777" w:rsidR="00C220EB" w:rsidRDefault="00C220EB">
      <w:pPr>
        <w:pStyle w:val="BodyText"/>
        <w:spacing w:line="256" w:lineRule="auto"/>
        <w:jc w:val="both"/>
        <w:sectPr w:rsidR="00C220EB">
          <w:headerReference w:type="even" r:id="rId20"/>
          <w:headerReference w:type="default" r:id="rId21"/>
          <w:footerReference w:type="even" r:id="rId22"/>
          <w:footerReference w:type="default" r:id="rId23"/>
          <w:pgSz w:w="11910" w:h="16840"/>
          <w:pgMar w:top="2920" w:right="0" w:bottom="1720" w:left="708" w:header="2520" w:footer="1540" w:gutter="0"/>
          <w:pgNumType w:start="1"/>
          <w:cols w:space="720"/>
        </w:sectPr>
      </w:pPr>
    </w:p>
    <w:p w14:paraId="077BAE1D" w14:textId="77777777" w:rsidR="00C220EB" w:rsidRDefault="00C220EB">
      <w:pPr>
        <w:pStyle w:val="BodyText"/>
        <w:spacing w:before="168"/>
        <w:rPr>
          <w:sz w:val="20"/>
        </w:rPr>
      </w:pPr>
    </w:p>
    <w:p w14:paraId="077BAE1E" w14:textId="77777777" w:rsidR="00C220EB" w:rsidRDefault="00000000">
      <w:pPr>
        <w:ind w:left="1137"/>
        <w:rPr>
          <w:sz w:val="20"/>
        </w:rPr>
      </w:pPr>
      <w:r>
        <w:rPr>
          <w:noProof/>
          <w:sz w:val="20"/>
        </w:rPr>
        <w:drawing>
          <wp:inline distT="0" distB="0" distL="0" distR="0" wp14:anchorId="077BB802" wp14:editId="077BB803">
            <wp:extent cx="5194078" cy="22250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194078" cy="2225040"/>
                    </a:xfrm>
                    <a:prstGeom prst="rect">
                      <a:avLst/>
                    </a:prstGeom>
                  </pic:spPr>
                </pic:pic>
              </a:graphicData>
            </a:graphic>
          </wp:inline>
        </w:drawing>
      </w:r>
    </w:p>
    <w:p w14:paraId="077BAE1F" w14:textId="77777777" w:rsidR="00C220EB" w:rsidRDefault="00C220EB">
      <w:pPr>
        <w:pStyle w:val="BodyText"/>
        <w:spacing w:before="90"/>
        <w:rPr>
          <w:sz w:val="18"/>
        </w:rPr>
      </w:pPr>
    </w:p>
    <w:p w14:paraId="077BAE20" w14:textId="77777777" w:rsidR="00C220EB" w:rsidRDefault="00000000">
      <w:pPr>
        <w:ind w:left="142"/>
        <w:rPr>
          <w:rFonts w:ascii="Arial"/>
          <w:sz w:val="18"/>
        </w:rPr>
      </w:pPr>
      <w:bookmarkStart w:id="6" w:name="_bookmark4"/>
      <w:bookmarkEnd w:id="6"/>
      <w:r>
        <w:rPr>
          <w:rFonts w:ascii="Arial"/>
          <w:b/>
          <w:color w:val="697D90"/>
          <w:sz w:val="18"/>
        </w:rPr>
        <w:t>Figure</w:t>
      </w:r>
      <w:r>
        <w:rPr>
          <w:rFonts w:ascii="Arial"/>
          <w:b/>
          <w:color w:val="697D90"/>
          <w:spacing w:val="-3"/>
          <w:sz w:val="18"/>
        </w:rPr>
        <w:t xml:space="preserve"> </w:t>
      </w:r>
      <w:r>
        <w:rPr>
          <w:rFonts w:ascii="Arial"/>
          <w:b/>
          <w:color w:val="697D90"/>
          <w:sz w:val="18"/>
        </w:rPr>
        <w:t>1.1.:</w:t>
      </w:r>
      <w:r>
        <w:rPr>
          <w:rFonts w:ascii="Arial"/>
          <w:b/>
          <w:color w:val="697D90"/>
          <w:spacing w:val="-2"/>
          <w:sz w:val="18"/>
        </w:rPr>
        <w:t xml:space="preserve"> </w:t>
      </w:r>
      <w:r>
        <w:rPr>
          <w:rFonts w:ascii="Arial"/>
          <w:color w:val="697D90"/>
          <w:sz w:val="18"/>
        </w:rPr>
        <w:t>Organisational</w:t>
      </w:r>
      <w:r>
        <w:rPr>
          <w:rFonts w:ascii="Arial"/>
          <w:color w:val="697D90"/>
          <w:spacing w:val="-5"/>
          <w:sz w:val="18"/>
        </w:rPr>
        <w:t xml:space="preserve"> </w:t>
      </w:r>
      <w:r>
        <w:rPr>
          <w:rFonts w:ascii="Arial"/>
          <w:color w:val="697D90"/>
          <w:sz w:val="18"/>
        </w:rPr>
        <w:t>structure</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Swiss</w:t>
      </w:r>
      <w:r>
        <w:rPr>
          <w:rFonts w:ascii="Arial"/>
          <w:color w:val="697D90"/>
          <w:spacing w:val="-5"/>
          <w:sz w:val="18"/>
        </w:rPr>
        <w:t xml:space="preserve"> </w:t>
      </w:r>
      <w:r>
        <w:rPr>
          <w:rFonts w:ascii="Arial"/>
          <w:color w:val="697D90"/>
          <w:sz w:val="18"/>
        </w:rPr>
        <w:t>Post</w:t>
      </w:r>
      <w:r>
        <w:rPr>
          <w:rFonts w:ascii="Arial"/>
          <w:color w:val="697D90"/>
          <w:spacing w:val="-4"/>
          <w:sz w:val="18"/>
        </w:rPr>
        <w:t xml:space="preserve"> </w:t>
      </w:r>
      <w:r>
        <w:rPr>
          <w:rFonts w:ascii="Arial"/>
          <w:color w:val="697D90"/>
          <w:sz w:val="18"/>
        </w:rPr>
        <w:t>(online</w:t>
      </w:r>
      <w:r>
        <w:rPr>
          <w:rFonts w:ascii="Arial"/>
          <w:color w:val="697D90"/>
          <w:spacing w:val="-5"/>
          <w:sz w:val="18"/>
        </w:rPr>
        <w:t xml:space="preserve"> </w:t>
      </w:r>
      <w:r>
        <w:rPr>
          <w:rFonts w:ascii="Arial"/>
          <w:color w:val="697D90"/>
          <w:spacing w:val="-2"/>
          <w:sz w:val="18"/>
        </w:rPr>
        <w:t>version)</w:t>
      </w:r>
    </w:p>
    <w:p w14:paraId="077BAE21" w14:textId="77777777" w:rsidR="00C220EB" w:rsidRDefault="00C220EB">
      <w:pPr>
        <w:pStyle w:val="BodyText"/>
        <w:rPr>
          <w:rFonts w:ascii="Arial"/>
          <w:sz w:val="18"/>
        </w:rPr>
      </w:pPr>
    </w:p>
    <w:p w14:paraId="077BAE22" w14:textId="77777777" w:rsidR="00C220EB" w:rsidRDefault="00C220EB">
      <w:pPr>
        <w:pStyle w:val="BodyText"/>
        <w:rPr>
          <w:rFonts w:ascii="Arial"/>
          <w:sz w:val="18"/>
        </w:rPr>
      </w:pPr>
    </w:p>
    <w:p w14:paraId="077BAE23" w14:textId="77777777" w:rsidR="00C220EB" w:rsidRDefault="00C220EB">
      <w:pPr>
        <w:pStyle w:val="BodyText"/>
        <w:rPr>
          <w:rFonts w:ascii="Arial"/>
          <w:sz w:val="18"/>
        </w:rPr>
      </w:pPr>
    </w:p>
    <w:p w14:paraId="077BAE24" w14:textId="77777777" w:rsidR="00C220EB" w:rsidRDefault="00C220EB">
      <w:pPr>
        <w:pStyle w:val="BodyText"/>
        <w:rPr>
          <w:rFonts w:ascii="Arial"/>
          <w:sz w:val="18"/>
        </w:rPr>
      </w:pPr>
    </w:p>
    <w:p w14:paraId="077BAE25" w14:textId="77777777" w:rsidR="00C220EB" w:rsidRDefault="00C220EB">
      <w:pPr>
        <w:pStyle w:val="BodyText"/>
        <w:rPr>
          <w:rFonts w:ascii="Arial"/>
          <w:sz w:val="18"/>
        </w:rPr>
      </w:pPr>
    </w:p>
    <w:p w14:paraId="077BAE26" w14:textId="77777777" w:rsidR="00C220EB" w:rsidRDefault="00C220EB">
      <w:pPr>
        <w:pStyle w:val="BodyText"/>
        <w:rPr>
          <w:rFonts w:ascii="Arial"/>
          <w:sz w:val="18"/>
        </w:rPr>
      </w:pPr>
    </w:p>
    <w:p w14:paraId="077BAE27" w14:textId="77777777" w:rsidR="00C220EB" w:rsidRDefault="00C220EB">
      <w:pPr>
        <w:pStyle w:val="BodyText"/>
        <w:rPr>
          <w:rFonts w:ascii="Arial"/>
          <w:sz w:val="18"/>
        </w:rPr>
      </w:pPr>
    </w:p>
    <w:p w14:paraId="077BAE28" w14:textId="77777777" w:rsidR="00C220EB" w:rsidRDefault="00C220EB">
      <w:pPr>
        <w:pStyle w:val="BodyText"/>
        <w:rPr>
          <w:rFonts w:ascii="Arial"/>
          <w:sz w:val="18"/>
        </w:rPr>
      </w:pPr>
    </w:p>
    <w:p w14:paraId="077BAE29" w14:textId="77777777" w:rsidR="00C220EB" w:rsidRDefault="00C220EB">
      <w:pPr>
        <w:pStyle w:val="BodyText"/>
        <w:spacing w:before="130"/>
        <w:rPr>
          <w:rFonts w:ascii="Arial"/>
          <w:sz w:val="18"/>
        </w:rPr>
      </w:pPr>
    </w:p>
    <w:p w14:paraId="077BAE2A" w14:textId="77777777" w:rsidR="00C220EB" w:rsidRDefault="00000000">
      <w:pPr>
        <w:pStyle w:val="Heading3"/>
      </w:pPr>
      <w:r>
        <w:rPr>
          <w:color w:val="697D90"/>
        </w:rPr>
        <w:t>The</w:t>
      </w:r>
      <w:r>
        <w:rPr>
          <w:color w:val="697D90"/>
          <w:spacing w:val="-9"/>
        </w:rPr>
        <w:t xml:space="preserve"> </w:t>
      </w:r>
      <w:r>
        <w:rPr>
          <w:color w:val="697D90"/>
        </w:rPr>
        <w:t>full</w:t>
      </w:r>
      <w:r>
        <w:rPr>
          <w:color w:val="697D90"/>
          <w:spacing w:val="-8"/>
        </w:rPr>
        <w:t xml:space="preserve"> </w:t>
      </w:r>
      <w:r>
        <w:rPr>
          <w:color w:val="697D90"/>
        </w:rPr>
        <w:t>mail</w:t>
      </w:r>
      <w:r>
        <w:rPr>
          <w:color w:val="697D90"/>
          <w:spacing w:val="-8"/>
        </w:rPr>
        <w:t xml:space="preserve"> </w:t>
      </w:r>
      <w:r>
        <w:rPr>
          <w:color w:val="697D90"/>
        </w:rPr>
        <w:t>piece</w:t>
      </w:r>
      <w:r>
        <w:rPr>
          <w:color w:val="697D90"/>
          <w:spacing w:val="-8"/>
        </w:rPr>
        <w:t xml:space="preserve"> </w:t>
      </w:r>
      <w:r>
        <w:rPr>
          <w:color w:val="697D90"/>
          <w:spacing w:val="-2"/>
        </w:rPr>
        <w:t>lifecycle</w:t>
      </w:r>
    </w:p>
    <w:p w14:paraId="077BAE2B" w14:textId="77777777" w:rsidR="00C220EB" w:rsidRDefault="00C220EB">
      <w:pPr>
        <w:pStyle w:val="BodyText"/>
        <w:spacing w:before="104"/>
        <w:rPr>
          <w:rFonts w:ascii="Arial"/>
          <w:b/>
          <w:sz w:val="24"/>
        </w:rPr>
      </w:pPr>
    </w:p>
    <w:p w14:paraId="077BAE2C" w14:textId="77777777" w:rsidR="00C220EB" w:rsidRDefault="00000000">
      <w:pPr>
        <w:pStyle w:val="BodyText"/>
        <w:spacing w:line="256" w:lineRule="auto"/>
        <w:ind w:left="142" w:right="848"/>
        <w:jc w:val="both"/>
      </w:pPr>
      <w:r>
        <w:rPr>
          <w:w w:val="110"/>
        </w:rPr>
        <w:t>Within</w:t>
      </w:r>
      <w:r>
        <w:rPr>
          <w:spacing w:val="-2"/>
          <w:w w:val="110"/>
        </w:rPr>
        <w:t xml:space="preserve"> </w:t>
      </w:r>
      <w:r>
        <w:rPr>
          <w:w w:val="110"/>
        </w:rPr>
        <w:t>this</w:t>
      </w:r>
      <w:r>
        <w:rPr>
          <w:spacing w:val="-2"/>
          <w:w w:val="110"/>
        </w:rPr>
        <w:t xml:space="preserve"> </w:t>
      </w:r>
      <w:r>
        <w:rPr>
          <w:w w:val="110"/>
        </w:rPr>
        <w:t>large</w:t>
      </w:r>
      <w:r>
        <w:rPr>
          <w:spacing w:val="-2"/>
          <w:w w:val="110"/>
        </w:rPr>
        <w:t xml:space="preserve"> </w:t>
      </w:r>
      <w:r>
        <w:rPr>
          <w:w w:val="110"/>
        </w:rPr>
        <w:t>organisation,</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takes</w:t>
      </w:r>
      <w:r>
        <w:rPr>
          <w:spacing w:val="-2"/>
          <w:w w:val="110"/>
        </w:rPr>
        <w:t xml:space="preserve"> </w:t>
      </w:r>
      <w:r>
        <w:rPr>
          <w:w w:val="110"/>
        </w:rPr>
        <w:t>place</w:t>
      </w:r>
      <w:r>
        <w:rPr>
          <w:spacing w:val="-2"/>
          <w:w w:val="110"/>
        </w:rPr>
        <w:t xml:space="preserve"> </w:t>
      </w:r>
      <w:r>
        <w:rPr>
          <w:w w:val="110"/>
        </w:rPr>
        <w:t>within</w:t>
      </w:r>
      <w:r>
        <w:rPr>
          <w:spacing w:val="-2"/>
          <w:w w:val="110"/>
        </w:rPr>
        <w:t xml:space="preserve"> </w:t>
      </w:r>
      <w:r>
        <w:rPr>
          <w:w w:val="110"/>
        </w:rPr>
        <w:t>a</w:t>
      </w:r>
      <w:r>
        <w:rPr>
          <w:spacing w:val="-2"/>
          <w:w w:val="110"/>
        </w:rPr>
        <w:t xml:space="preserve"> </w:t>
      </w:r>
      <w:r>
        <w:rPr>
          <w:w w:val="110"/>
        </w:rPr>
        <w:t>specialised</w:t>
      </w:r>
      <w:r>
        <w:rPr>
          <w:spacing w:val="-2"/>
          <w:w w:val="110"/>
        </w:rPr>
        <w:t xml:space="preserve"> </w:t>
      </w:r>
      <w:r>
        <w:rPr>
          <w:w w:val="110"/>
        </w:rPr>
        <w:t>team</w:t>
      </w:r>
      <w:r>
        <w:rPr>
          <w:spacing w:val="-2"/>
          <w:w w:val="110"/>
        </w:rPr>
        <w:t xml:space="preserve"> </w:t>
      </w:r>
      <w:r>
        <w:rPr>
          <w:w w:val="110"/>
        </w:rPr>
        <w:t>supporting</w:t>
      </w:r>
      <w:r>
        <w:rPr>
          <w:spacing w:val="-2"/>
          <w:w w:val="110"/>
        </w:rPr>
        <w:t xml:space="preserve"> </w:t>
      </w:r>
      <w:r>
        <w:rPr>
          <w:w w:val="110"/>
        </w:rPr>
        <w:t>the</w:t>
      </w:r>
      <w:r>
        <w:rPr>
          <w:spacing w:val="-2"/>
          <w:w w:val="110"/>
        </w:rPr>
        <w:t xml:space="preserve"> </w:t>
      </w:r>
      <w:bookmarkStart w:id="7" w:name="_bookmark5"/>
      <w:bookmarkEnd w:id="7"/>
      <w:r>
        <w:rPr>
          <w:w w:val="110"/>
        </w:rPr>
        <w:t>entire</w:t>
      </w:r>
      <w:r>
        <w:rPr>
          <w:spacing w:val="-2"/>
          <w:w w:val="110"/>
        </w:rPr>
        <w:t xml:space="preserve"> </w:t>
      </w:r>
      <w:r>
        <w:rPr>
          <w:w w:val="110"/>
        </w:rPr>
        <w:t>life-cycle of logistics for mail and parcel delivery.</w:t>
      </w:r>
      <w:r>
        <w:rPr>
          <w:spacing w:val="40"/>
          <w:w w:val="110"/>
        </w:rPr>
        <w:t xml:space="preserve"> </w:t>
      </w:r>
      <w:r>
        <w:rPr>
          <w:w w:val="110"/>
        </w:rPr>
        <w:t xml:space="preserve">In German, this lifecycle covers every step from A to Z, </w:t>
      </w:r>
      <w:hyperlink w:anchor="_bookmark132" w:history="1">
        <w:r>
          <w:rPr>
            <w:w w:val="110"/>
          </w:rPr>
          <w:t>ASTVZ,</w:t>
        </w:r>
      </w:hyperlink>
      <w:r>
        <w:rPr>
          <w:w w:val="110"/>
        </w:rPr>
        <w:t xml:space="preserve"> which stands for:</w:t>
      </w:r>
    </w:p>
    <w:p w14:paraId="077BAE2D" w14:textId="77777777" w:rsidR="00C220EB" w:rsidRDefault="00C220EB">
      <w:pPr>
        <w:pStyle w:val="BodyText"/>
        <w:spacing w:before="242"/>
      </w:pPr>
    </w:p>
    <w:p w14:paraId="077BAE2E" w14:textId="77777777" w:rsidR="00C220EB" w:rsidRDefault="00000000">
      <w:pPr>
        <w:pStyle w:val="BodyText"/>
        <w:spacing w:line="230" w:lineRule="auto"/>
        <w:ind w:left="687" w:right="691" w:hanging="279"/>
      </w:pPr>
      <w:r>
        <w:rPr>
          <w:rFonts w:ascii="Lucida Sans Unicode" w:hAnsi="Lucida Sans Unicode"/>
          <w:color w:val="FAC300"/>
          <w:spacing w:val="-2"/>
          <w:w w:val="115"/>
          <w:position w:val="2"/>
        </w:rPr>
        <w:t>▶</w:t>
      </w:r>
      <w:r>
        <w:rPr>
          <w:rFonts w:ascii="Lucida Sans Unicode" w:hAnsi="Lucida Sans Unicode"/>
          <w:color w:val="FAC300"/>
          <w:spacing w:val="12"/>
          <w:w w:val="115"/>
          <w:position w:val="2"/>
        </w:rPr>
        <w:t xml:space="preserve"> </w:t>
      </w:r>
      <w:r>
        <w:rPr>
          <w:rFonts w:ascii="Cambria" w:hAnsi="Cambria"/>
          <w:b/>
          <w:spacing w:val="-2"/>
          <w:w w:val="115"/>
        </w:rPr>
        <w:t>A</w:t>
      </w:r>
      <w:r>
        <w:rPr>
          <w:spacing w:val="-2"/>
          <w:w w:val="115"/>
        </w:rPr>
        <w:t>nnahme:</w:t>
      </w:r>
      <w:r>
        <w:rPr>
          <w:spacing w:val="7"/>
          <w:w w:val="115"/>
        </w:rPr>
        <w:t xml:space="preserve"> </w:t>
      </w:r>
      <w:r>
        <w:rPr>
          <w:spacing w:val="-2"/>
          <w:w w:val="115"/>
        </w:rPr>
        <w:t>Receiving,</w:t>
      </w:r>
      <w:r>
        <w:rPr>
          <w:spacing w:val="-8"/>
          <w:w w:val="115"/>
        </w:rPr>
        <w:t xml:space="preserve"> </w:t>
      </w:r>
      <w:r>
        <w:rPr>
          <w:spacing w:val="-2"/>
          <w:w w:val="115"/>
        </w:rPr>
        <w:t>where</w:t>
      </w:r>
      <w:r>
        <w:rPr>
          <w:spacing w:val="-10"/>
          <w:w w:val="115"/>
        </w:rPr>
        <w:t xml:space="preserve"> </w:t>
      </w:r>
      <w:r>
        <w:rPr>
          <w:spacing w:val="-2"/>
          <w:w w:val="115"/>
        </w:rPr>
        <w:t>parcels</w:t>
      </w:r>
      <w:r>
        <w:rPr>
          <w:spacing w:val="-10"/>
          <w:w w:val="115"/>
        </w:rPr>
        <w:t xml:space="preserve"> </w:t>
      </w:r>
      <w:r>
        <w:rPr>
          <w:spacing w:val="-2"/>
          <w:w w:val="115"/>
        </w:rPr>
        <w:t>and</w:t>
      </w:r>
      <w:r>
        <w:rPr>
          <w:spacing w:val="-10"/>
          <w:w w:val="115"/>
        </w:rPr>
        <w:t xml:space="preserve"> </w:t>
      </w:r>
      <w:r>
        <w:rPr>
          <w:spacing w:val="-2"/>
          <w:w w:val="115"/>
        </w:rPr>
        <w:t>mail</w:t>
      </w:r>
      <w:r>
        <w:rPr>
          <w:spacing w:val="-10"/>
          <w:w w:val="115"/>
        </w:rPr>
        <w:t xml:space="preserve"> </w:t>
      </w:r>
      <w:r>
        <w:rPr>
          <w:spacing w:val="-2"/>
          <w:w w:val="115"/>
        </w:rPr>
        <w:t>are</w:t>
      </w:r>
      <w:r>
        <w:rPr>
          <w:spacing w:val="-10"/>
          <w:w w:val="115"/>
        </w:rPr>
        <w:t xml:space="preserve"> </w:t>
      </w:r>
      <w:r>
        <w:rPr>
          <w:spacing w:val="-2"/>
          <w:w w:val="115"/>
        </w:rPr>
        <w:t>accepted</w:t>
      </w:r>
      <w:r>
        <w:rPr>
          <w:spacing w:val="-10"/>
          <w:w w:val="115"/>
        </w:rPr>
        <w:t xml:space="preserve"> </w:t>
      </w:r>
      <w:r>
        <w:rPr>
          <w:spacing w:val="-2"/>
          <w:w w:val="115"/>
        </w:rPr>
        <w:t>and</w:t>
      </w:r>
      <w:r>
        <w:rPr>
          <w:spacing w:val="-10"/>
          <w:w w:val="115"/>
        </w:rPr>
        <w:t xml:space="preserve"> </w:t>
      </w:r>
      <w:r>
        <w:rPr>
          <w:spacing w:val="-2"/>
          <w:w w:val="115"/>
        </w:rPr>
        <w:t>registered</w:t>
      </w:r>
      <w:r>
        <w:rPr>
          <w:spacing w:val="-10"/>
          <w:w w:val="115"/>
        </w:rPr>
        <w:t xml:space="preserve"> </w:t>
      </w:r>
      <w:r>
        <w:rPr>
          <w:spacing w:val="-2"/>
          <w:w w:val="115"/>
        </w:rPr>
        <w:t>by</w:t>
      </w:r>
      <w:r>
        <w:rPr>
          <w:spacing w:val="-10"/>
          <w:w w:val="115"/>
        </w:rPr>
        <w:t xml:space="preserve"> </w:t>
      </w:r>
      <w:r>
        <w:rPr>
          <w:spacing w:val="-2"/>
          <w:w w:val="115"/>
        </w:rPr>
        <w:t>Swiss</w:t>
      </w:r>
      <w:r>
        <w:rPr>
          <w:spacing w:val="-10"/>
          <w:w w:val="115"/>
        </w:rPr>
        <w:t xml:space="preserve"> </w:t>
      </w:r>
      <w:r>
        <w:rPr>
          <w:spacing w:val="-2"/>
          <w:w w:val="115"/>
        </w:rPr>
        <w:t>Post</w:t>
      </w:r>
      <w:r>
        <w:rPr>
          <w:spacing w:val="-10"/>
          <w:w w:val="115"/>
        </w:rPr>
        <w:t xml:space="preserve"> </w:t>
      </w:r>
      <w:r>
        <w:rPr>
          <w:spacing w:val="-2"/>
          <w:w w:val="115"/>
        </w:rPr>
        <w:t>to</w:t>
      </w:r>
      <w:r>
        <w:rPr>
          <w:spacing w:val="-10"/>
          <w:w w:val="115"/>
        </w:rPr>
        <w:t xml:space="preserve"> </w:t>
      </w:r>
      <w:r>
        <w:rPr>
          <w:spacing w:val="-2"/>
          <w:w w:val="115"/>
        </w:rPr>
        <w:t>be</w:t>
      </w:r>
      <w:r>
        <w:rPr>
          <w:spacing w:val="-10"/>
          <w:w w:val="115"/>
        </w:rPr>
        <w:t xml:space="preserve"> </w:t>
      </w:r>
      <w:r>
        <w:rPr>
          <w:spacing w:val="-2"/>
          <w:w w:val="115"/>
        </w:rPr>
        <w:t xml:space="preserve">sent </w:t>
      </w:r>
      <w:r>
        <w:rPr>
          <w:w w:val="115"/>
        </w:rPr>
        <w:t>through its network</w:t>
      </w:r>
    </w:p>
    <w:p w14:paraId="077BAE2F" w14:textId="77777777" w:rsidR="00C220EB" w:rsidRDefault="00C220EB">
      <w:pPr>
        <w:pStyle w:val="BodyText"/>
      </w:pPr>
    </w:p>
    <w:p w14:paraId="077BAE30" w14:textId="77777777" w:rsidR="00C220EB" w:rsidRDefault="00C220EB">
      <w:pPr>
        <w:pStyle w:val="BodyText"/>
        <w:spacing w:before="8"/>
      </w:pPr>
    </w:p>
    <w:p w14:paraId="077BAE31" w14:textId="77777777" w:rsidR="00C220EB" w:rsidRDefault="00000000">
      <w:pPr>
        <w:pStyle w:val="BodyText"/>
        <w:spacing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S</w:t>
      </w:r>
      <w:r>
        <w:rPr>
          <w:w w:val="110"/>
        </w:rPr>
        <w:t>ortierung: Sorting,</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during</w:t>
      </w:r>
      <w:r>
        <w:rPr>
          <w:spacing w:val="-3"/>
          <w:w w:val="110"/>
        </w:rPr>
        <w:t xml:space="preserve"> </w:t>
      </w:r>
      <w:r>
        <w:rPr>
          <w:w w:val="110"/>
        </w:rPr>
        <w:t>which</w:t>
      </w:r>
      <w:r>
        <w:rPr>
          <w:spacing w:val="-3"/>
          <w:w w:val="110"/>
        </w:rPr>
        <w:t xml:space="preserve"> </w:t>
      </w:r>
      <w:r>
        <w:rPr>
          <w:w w:val="110"/>
        </w:rPr>
        <w:t>received</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are</w:t>
      </w:r>
      <w:r>
        <w:rPr>
          <w:spacing w:val="-3"/>
          <w:w w:val="110"/>
        </w:rPr>
        <w:t xml:space="preserve"> </w:t>
      </w:r>
      <w:r>
        <w:rPr>
          <w:w w:val="110"/>
        </w:rPr>
        <w:t>separated</w:t>
      </w:r>
      <w:r>
        <w:rPr>
          <w:spacing w:val="-3"/>
          <w:w w:val="110"/>
        </w:rPr>
        <w:t xml:space="preserve"> </w:t>
      </w:r>
      <w:r>
        <w:rPr>
          <w:w w:val="110"/>
        </w:rPr>
        <w:t>by</w:t>
      </w:r>
      <w:r>
        <w:rPr>
          <w:spacing w:val="-3"/>
          <w:w w:val="110"/>
        </w:rPr>
        <w:t xml:space="preserve"> </w:t>
      </w:r>
      <w:r>
        <w:rPr>
          <w:w w:val="110"/>
        </w:rPr>
        <w:t>destination</w:t>
      </w:r>
      <w:r>
        <w:rPr>
          <w:spacing w:val="-3"/>
          <w:w w:val="110"/>
        </w:rPr>
        <w:t xml:space="preserve"> </w:t>
      </w:r>
      <w:r>
        <w:rPr>
          <w:w w:val="110"/>
        </w:rPr>
        <w:t xml:space="preserve">and </w:t>
      </w:r>
      <w:r>
        <w:rPr>
          <w:w w:val="115"/>
        </w:rPr>
        <w:t>routed</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next</w:t>
      </w:r>
      <w:r>
        <w:rPr>
          <w:spacing w:val="-5"/>
          <w:w w:val="115"/>
        </w:rPr>
        <w:t xml:space="preserve"> </w:t>
      </w:r>
      <w:r>
        <w:rPr>
          <w:w w:val="115"/>
        </w:rPr>
        <w:t>process</w:t>
      </w:r>
      <w:r>
        <w:rPr>
          <w:spacing w:val="-5"/>
          <w:w w:val="115"/>
        </w:rPr>
        <w:t xml:space="preserve"> </w:t>
      </w:r>
      <w:r>
        <w:rPr>
          <w:w w:val="115"/>
        </w:rPr>
        <w:t>step,</w:t>
      </w:r>
      <w:r>
        <w:rPr>
          <w:spacing w:val="-5"/>
          <w:w w:val="115"/>
        </w:rPr>
        <w:t xml:space="preserve"> </w:t>
      </w:r>
      <w:r>
        <w:rPr>
          <w:w w:val="115"/>
        </w:rPr>
        <w:t>either</w:t>
      </w:r>
      <w:r>
        <w:rPr>
          <w:spacing w:val="-5"/>
          <w:w w:val="115"/>
        </w:rPr>
        <w:t xml:space="preserve"> </w:t>
      </w:r>
      <w:r>
        <w:rPr>
          <w:w w:val="115"/>
        </w:rPr>
        <w:t>further</w:t>
      </w:r>
      <w:r>
        <w:rPr>
          <w:spacing w:val="-5"/>
          <w:w w:val="115"/>
        </w:rPr>
        <w:t xml:space="preserve"> </w:t>
      </w:r>
      <w:r>
        <w:rPr>
          <w:w w:val="115"/>
        </w:rPr>
        <w:t>sorting</w:t>
      </w:r>
      <w:r>
        <w:rPr>
          <w:spacing w:val="-5"/>
          <w:w w:val="115"/>
        </w:rPr>
        <w:t xml:space="preserve"> </w:t>
      </w:r>
      <w:r>
        <w:rPr>
          <w:w w:val="115"/>
        </w:rPr>
        <w:t>or</w:t>
      </w:r>
      <w:r>
        <w:rPr>
          <w:spacing w:val="-5"/>
          <w:w w:val="115"/>
        </w:rPr>
        <w:t xml:space="preserve"> </w:t>
      </w:r>
      <w:r>
        <w:rPr>
          <w:w w:val="115"/>
        </w:rPr>
        <w:t>delivery</w:t>
      </w:r>
    </w:p>
    <w:p w14:paraId="077BAE32" w14:textId="77777777" w:rsidR="00C220EB" w:rsidRDefault="00C220EB">
      <w:pPr>
        <w:pStyle w:val="BodyText"/>
        <w:spacing w:before="250"/>
      </w:pPr>
    </w:p>
    <w:p w14:paraId="077BAE33" w14:textId="77777777" w:rsidR="00C220EB" w:rsidRDefault="00000000">
      <w:pPr>
        <w:pStyle w:val="BodyText"/>
        <w:ind w:left="409"/>
      </w:pPr>
      <w:r>
        <w:rPr>
          <w:rFonts w:ascii="Lucida Sans Unicode" w:hAnsi="Lucida Sans Unicode"/>
          <w:color w:val="FAC300"/>
          <w:w w:val="110"/>
          <w:position w:val="2"/>
        </w:rPr>
        <w:t>▶</w:t>
      </w:r>
      <w:r>
        <w:rPr>
          <w:rFonts w:ascii="Lucida Sans Unicode" w:hAnsi="Lucida Sans Unicode"/>
          <w:color w:val="FAC300"/>
          <w:spacing w:val="48"/>
          <w:w w:val="110"/>
          <w:position w:val="2"/>
        </w:rPr>
        <w:t xml:space="preserve"> </w:t>
      </w:r>
      <w:r>
        <w:rPr>
          <w:rFonts w:ascii="Cambria" w:hAnsi="Cambria"/>
          <w:b/>
          <w:w w:val="110"/>
        </w:rPr>
        <w:t>T</w:t>
      </w:r>
      <w:r>
        <w:rPr>
          <w:w w:val="110"/>
        </w:rPr>
        <w:t>ransport:</w:t>
      </w:r>
      <w:r>
        <w:rPr>
          <w:spacing w:val="8"/>
          <w:w w:val="110"/>
        </w:rPr>
        <w:t xml:space="preserve"> </w:t>
      </w:r>
      <w:r>
        <w:rPr>
          <w:w w:val="110"/>
        </w:rPr>
        <w:t>Transport</w:t>
      </w:r>
      <w:r>
        <w:rPr>
          <w:spacing w:val="-3"/>
          <w:w w:val="110"/>
        </w:rPr>
        <w:t xml:space="preserve"> </w:t>
      </w:r>
      <w:r>
        <w:rPr>
          <w:w w:val="110"/>
        </w:rPr>
        <w:t>includes</w:t>
      </w:r>
      <w:r>
        <w:rPr>
          <w:spacing w:val="-3"/>
          <w:w w:val="110"/>
        </w:rPr>
        <w:t xml:space="preserve"> </w:t>
      </w:r>
      <w:r>
        <w:rPr>
          <w:w w:val="110"/>
        </w:rPr>
        <w:t>the</w:t>
      </w:r>
      <w:r>
        <w:rPr>
          <w:spacing w:val="-3"/>
          <w:w w:val="110"/>
        </w:rPr>
        <w:t xml:space="preserve"> </w:t>
      </w:r>
      <w:r>
        <w:rPr>
          <w:w w:val="110"/>
        </w:rPr>
        <w:t>movement</w:t>
      </w:r>
      <w:r>
        <w:rPr>
          <w:spacing w:val="-3"/>
          <w:w w:val="110"/>
        </w:rPr>
        <w:t xml:space="preserve"> </w:t>
      </w:r>
      <w:r>
        <w:rPr>
          <w:w w:val="110"/>
        </w:rPr>
        <w:t>between</w:t>
      </w:r>
      <w:r>
        <w:rPr>
          <w:spacing w:val="-3"/>
          <w:w w:val="110"/>
        </w:rPr>
        <w:t xml:space="preserve"> </w:t>
      </w:r>
      <w:r>
        <w:rPr>
          <w:w w:val="110"/>
        </w:rPr>
        <w:t>sorting</w:t>
      </w:r>
      <w:r>
        <w:rPr>
          <w:spacing w:val="-2"/>
          <w:w w:val="110"/>
        </w:rPr>
        <w:t xml:space="preserve"> </w:t>
      </w:r>
      <w:r>
        <w:rPr>
          <w:w w:val="110"/>
        </w:rPr>
        <w:t>plants</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spacing w:val="-2"/>
          <w:w w:val="110"/>
        </w:rPr>
        <w:t>sectors</w:t>
      </w:r>
    </w:p>
    <w:p w14:paraId="077BAE34" w14:textId="77777777" w:rsidR="00C220EB" w:rsidRDefault="00C220EB">
      <w:pPr>
        <w:pStyle w:val="BodyText"/>
        <w:spacing w:before="230"/>
      </w:pPr>
    </w:p>
    <w:p w14:paraId="077BAE35" w14:textId="77777777" w:rsidR="00C220EB" w:rsidRDefault="00000000">
      <w:pPr>
        <w:pStyle w:val="BodyText"/>
        <w:spacing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V</w:t>
      </w:r>
      <w:r>
        <w:rPr>
          <w:w w:val="110"/>
        </w:rPr>
        <w:t>erzollung: Customs</w:t>
      </w:r>
      <w:r>
        <w:rPr>
          <w:spacing w:val="-7"/>
          <w:w w:val="110"/>
        </w:rPr>
        <w:t xml:space="preserve"> </w:t>
      </w:r>
      <w:r>
        <w:rPr>
          <w:w w:val="110"/>
        </w:rPr>
        <w:t>clearance</w:t>
      </w:r>
      <w:r>
        <w:rPr>
          <w:spacing w:val="-7"/>
          <w:w w:val="110"/>
        </w:rPr>
        <w:t xml:space="preserve"> </w:t>
      </w:r>
      <w:r>
        <w:rPr>
          <w:w w:val="110"/>
        </w:rPr>
        <w:t>handles</w:t>
      </w:r>
      <w:r>
        <w:rPr>
          <w:spacing w:val="-7"/>
          <w:w w:val="110"/>
        </w:rPr>
        <w:t xml:space="preserve"> </w:t>
      </w:r>
      <w:r>
        <w:rPr>
          <w:w w:val="110"/>
        </w:rPr>
        <w:t>international</w:t>
      </w:r>
      <w:r>
        <w:rPr>
          <w:spacing w:val="-7"/>
          <w:w w:val="110"/>
        </w:rPr>
        <w:t xml:space="preserve"> </w:t>
      </w:r>
      <w:r>
        <w:rPr>
          <w:w w:val="110"/>
        </w:rPr>
        <w:t>parcels</w:t>
      </w:r>
      <w:r>
        <w:rPr>
          <w:spacing w:val="-7"/>
          <w:w w:val="110"/>
        </w:rPr>
        <w:t xml:space="preserve"> </w:t>
      </w:r>
      <w:r>
        <w:rPr>
          <w:w w:val="110"/>
        </w:rPr>
        <w:t>and</w:t>
      </w:r>
      <w:r>
        <w:rPr>
          <w:spacing w:val="-7"/>
          <w:w w:val="110"/>
        </w:rPr>
        <w:t xml:space="preserve"> </w:t>
      </w:r>
      <w:r>
        <w:rPr>
          <w:w w:val="110"/>
        </w:rPr>
        <w:t>letters,</w:t>
      </w:r>
      <w:r>
        <w:rPr>
          <w:spacing w:val="-5"/>
          <w:w w:val="110"/>
        </w:rPr>
        <w:t xml:space="preserve"> </w:t>
      </w:r>
      <w:r>
        <w:rPr>
          <w:w w:val="110"/>
        </w:rPr>
        <w:t>including</w:t>
      </w:r>
      <w:r>
        <w:rPr>
          <w:spacing w:val="-7"/>
          <w:w w:val="110"/>
        </w:rPr>
        <w:t xml:space="preserve"> </w:t>
      </w:r>
      <w:r>
        <w:rPr>
          <w:w w:val="110"/>
        </w:rPr>
        <w:t>the</w:t>
      </w:r>
      <w:r>
        <w:rPr>
          <w:spacing w:val="-7"/>
          <w:w w:val="110"/>
        </w:rPr>
        <w:t xml:space="preserve"> </w:t>
      </w:r>
      <w:r>
        <w:rPr>
          <w:w w:val="110"/>
        </w:rPr>
        <w:t>required</w:t>
      </w:r>
      <w:r>
        <w:rPr>
          <w:spacing w:val="-7"/>
          <w:w w:val="110"/>
        </w:rPr>
        <w:t xml:space="preserve"> </w:t>
      </w:r>
      <w:r>
        <w:rPr>
          <w:w w:val="110"/>
        </w:rPr>
        <w:t>cus-</w:t>
      </w:r>
      <w:r>
        <w:rPr>
          <w:w w:val="115"/>
        </w:rPr>
        <w:t>toms checks and documentation</w:t>
      </w:r>
    </w:p>
    <w:p w14:paraId="077BAE36" w14:textId="77777777" w:rsidR="00C220EB" w:rsidRDefault="00C220EB">
      <w:pPr>
        <w:pStyle w:val="BodyText"/>
        <w:spacing w:before="251"/>
      </w:pPr>
    </w:p>
    <w:p w14:paraId="077BAE37" w14:textId="77777777" w:rsidR="00C220EB" w:rsidRDefault="00000000">
      <w:pPr>
        <w:pStyle w:val="BodyText"/>
        <w:ind w:left="142" w:firstLine="266"/>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rFonts w:ascii="Cambria" w:hAnsi="Cambria"/>
          <w:b/>
          <w:w w:val="110"/>
        </w:rPr>
        <w:t>Z</w:t>
      </w:r>
      <w:r>
        <w:rPr>
          <w:w w:val="110"/>
        </w:rPr>
        <w:t>ustellung:</w:t>
      </w:r>
      <w:r>
        <w:rPr>
          <w:spacing w:val="-7"/>
          <w:w w:val="110"/>
        </w:rPr>
        <w:t xml:space="preserve"> </w:t>
      </w:r>
      <w:r>
        <w:rPr>
          <w:w w:val="110"/>
        </w:rPr>
        <w:t>Delivery</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final</w:t>
      </w:r>
      <w:r>
        <w:rPr>
          <w:spacing w:val="-15"/>
          <w:w w:val="110"/>
        </w:rPr>
        <w:t xml:space="preserve"> </w:t>
      </w:r>
      <w:r>
        <w:rPr>
          <w:w w:val="110"/>
        </w:rPr>
        <w:t>process</w:t>
      </w:r>
      <w:r>
        <w:rPr>
          <w:spacing w:val="-15"/>
          <w:w w:val="110"/>
        </w:rPr>
        <w:t xml:space="preserve"> </w:t>
      </w:r>
      <w:r>
        <w:rPr>
          <w:w w:val="110"/>
        </w:rPr>
        <w:t>step</w:t>
      </w:r>
      <w:r>
        <w:rPr>
          <w:spacing w:val="-15"/>
          <w:w w:val="110"/>
        </w:rPr>
        <w:t xml:space="preserve"> </w:t>
      </w:r>
      <w:r>
        <w:rPr>
          <w:w w:val="110"/>
        </w:rPr>
        <w:t>for</w:t>
      </w:r>
      <w:r>
        <w:rPr>
          <w:spacing w:val="-14"/>
          <w:w w:val="110"/>
        </w:rPr>
        <w:t xml:space="preserve"> </w:t>
      </w:r>
      <w:r>
        <w:rPr>
          <w:w w:val="110"/>
        </w:rPr>
        <w:t>every</w:t>
      </w:r>
      <w:r>
        <w:rPr>
          <w:spacing w:val="-15"/>
          <w:w w:val="110"/>
        </w:rPr>
        <w:t xml:space="preserve"> </w:t>
      </w:r>
      <w:r>
        <w:rPr>
          <w:w w:val="110"/>
        </w:rPr>
        <w:t>item;</w:t>
      </w:r>
      <w:r>
        <w:rPr>
          <w:spacing w:val="-15"/>
          <w:w w:val="110"/>
        </w:rPr>
        <w:t xml:space="preserve"> </w:t>
      </w:r>
      <w:r>
        <w:rPr>
          <w:w w:val="110"/>
        </w:rPr>
        <w:t>it</w:t>
      </w:r>
      <w:r>
        <w:rPr>
          <w:spacing w:val="-15"/>
          <w:w w:val="110"/>
        </w:rPr>
        <w:t xml:space="preserve"> </w:t>
      </w:r>
      <w:r>
        <w:rPr>
          <w:w w:val="110"/>
        </w:rPr>
        <w:t>is</w:t>
      </w:r>
      <w:r>
        <w:rPr>
          <w:spacing w:val="-15"/>
          <w:w w:val="110"/>
        </w:rPr>
        <w:t xml:space="preserve"> </w:t>
      </w:r>
      <w:r>
        <w:rPr>
          <w:w w:val="110"/>
        </w:rPr>
        <w:t>delivered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staff</w:t>
      </w:r>
      <w:r>
        <w:rPr>
          <w:spacing w:val="-15"/>
          <w:w w:val="110"/>
        </w:rPr>
        <w:t xml:space="preserve"> </w:t>
      </w:r>
      <w:r>
        <w:rPr>
          <w:w w:val="110"/>
        </w:rPr>
        <w:t>of</w:t>
      </w:r>
      <w:r>
        <w:rPr>
          <w:spacing w:val="-15"/>
          <w:w w:val="110"/>
        </w:rPr>
        <w:t xml:space="preserve"> </w:t>
      </w:r>
      <w:r>
        <w:rPr>
          <w:w w:val="110"/>
        </w:rPr>
        <w:t>Swiss</w:t>
      </w:r>
      <w:r>
        <w:rPr>
          <w:spacing w:val="-15"/>
          <w:w w:val="110"/>
        </w:rPr>
        <w:t xml:space="preserve"> </w:t>
      </w:r>
      <w:r>
        <w:rPr>
          <w:spacing w:val="-4"/>
          <w:w w:val="110"/>
        </w:rPr>
        <w:t>Post</w:t>
      </w:r>
    </w:p>
    <w:p w14:paraId="077BAE38" w14:textId="77777777" w:rsidR="00C220EB" w:rsidRDefault="00C220EB">
      <w:pPr>
        <w:pStyle w:val="BodyText"/>
      </w:pPr>
    </w:p>
    <w:p w14:paraId="077BAE39" w14:textId="77777777" w:rsidR="00C220EB" w:rsidRDefault="00C220EB">
      <w:pPr>
        <w:pStyle w:val="BodyText"/>
        <w:spacing w:before="22"/>
      </w:pPr>
    </w:p>
    <w:p w14:paraId="077BAE3A" w14:textId="77777777" w:rsidR="00C220EB" w:rsidRDefault="00000000">
      <w:pPr>
        <w:pStyle w:val="BodyText"/>
        <w:spacing w:line="256" w:lineRule="auto"/>
        <w:ind w:left="142" w:right="848"/>
        <w:jc w:val="both"/>
      </w:pPr>
      <w:r>
        <w:rPr>
          <w:w w:val="115"/>
        </w:rPr>
        <w:t>However,</w:t>
      </w:r>
      <w:r>
        <w:rPr>
          <w:spacing w:val="-10"/>
          <w:w w:val="115"/>
        </w:rPr>
        <w:t xml:space="preserve"> </w:t>
      </w:r>
      <w:r>
        <w:rPr>
          <w:w w:val="115"/>
        </w:rPr>
        <w:t>this</w:t>
      </w:r>
      <w:r>
        <w:rPr>
          <w:spacing w:val="-15"/>
          <w:w w:val="115"/>
        </w:rPr>
        <w:t xml:space="preserve"> </w:t>
      </w:r>
      <w:r>
        <w:rPr>
          <w:w w:val="115"/>
        </w:rPr>
        <w:t>process</w:t>
      </w:r>
      <w:r>
        <w:rPr>
          <w:spacing w:val="-14"/>
          <w:w w:val="115"/>
        </w:rPr>
        <w:t xml:space="preserve"> </w:t>
      </w:r>
      <w:r>
        <w:rPr>
          <w:w w:val="115"/>
        </w:rPr>
        <w:t>is</w:t>
      </w:r>
      <w:r>
        <w:rPr>
          <w:spacing w:val="-15"/>
          <w:w w:val="115"/>
        </w:rPr>
        <w:t xml:space="preserve"> </w:t>
      </w:r>
      <w:r>
        <w:rPr>
          <w:w w:val="115"/>
        </w:rPr>
        <w:t>more</w:t>
      </w:r>
      <w:r>
        <w:rPr>
          <w:spacing w:val="-15"/>
          <w:w w:val="115"/>
        </w:rPr>
        <w:t xml:space="preserve"> </w:t>
      </w:r>
      <w:r>
        <w:rPr>
          <w:w w:val="115"/>
        </w:rPr>
        <w:t>easily</w:t>
      </w:r>
      <w:r>
        <w:rPr>
          <w:spacing w:val="-15"/>
          <w:w w:val="115"/>
        </w:rPr>
        <w:t xml:space="preserve"> </w:t>
      </w:r>
      <w:r>
        <w:rPr>
          <w:w w:val="115"/>
        </w:rPr>
        <w:t>visualised</w:t>
      </w:r>
      <w:r>
        <w:rPr>
          <w:spacing w:val="-14"/>
          <w:w w:val="115"/>
        </w:rPr>
        <w:t xml:space="preserve"> </w:t>
      </w:r>
      <w:r>
        <w:rPr>
          <w:w w:val="115"/>
        </w:rPr>
        <w:t>using</w:t>
      </w:r>
      <w:r>
        <w:rPr>
          <w:spacing w:val="-15"/>
          <w:w w:val="115"/>
        </w:rPr>
        <w:t xml:space="preserve"> </w:t>
      </w:r>
      <w:r>
        <w:rPr>
          <w:w w:val="115"/>
        </w:rPr>
        <w:t>the</w:t>
      </w:r>
      <w:r>
        <w:rPr>
          <w:spacing w:val="-15"/>
          <w:w w:val="115"/>
        </w:rPr>
        <w:t xml:space="preserve"> </w:t>
      </w:r>
      <w:r>
        <w:rPr>
          <w:w w:val="115"/>
        </w:rPr>
        <w:t>future</w:t>
      </w:r>
      <w:r>
        <w:rPr>
          <w:spacing w:val="-15"/>
          <w:w w:val="115"/>
        </w:rPr>
        <w:t xml:space="preserve"> </w:t>
      </w:r>
      <w:r>
        <w:rPr>
          <w:w w:val="115"/>
        </w:rPr>
        <w:t>vision</w:t>
      </w:r>
      <w:r>
        <w:rPr>
          <w:spacing w:val="-15"/>
          <w:w w:val="115"/>
        </w:rPr>
        <w:t xml:space="preserve"> </w:t>
      </w:r>
      <w:r>
        <w:rPr>
          <w:w w:val="115"/>
        </w:rPr>
        <w:t>of</w:t>
      </w:r>
      <w:r>
        <w:rPr>
          <w:spacing w:val="-14"/>
          <w:w w:val="115"/>
        </w:rPr>
        <w:t xml:space="preserve"> </w:t>
      </w:r>
      <w:r>
        <w:rPr>
          <w:w w:val="115"/>
        </w:rPr>
        <w:t>Swiss</w:t>
      </w:r>
      <w:r>
        <w:rPr>
          <w:spacing w:val="-15"/>
          <w:w w:val="115"/>
        </w:rPr>
        <w:t xml:space="preserve"> </w:t>
      </w:r>
      <w:r>
        <w:rPr>
          <w:w w:val="115"/>
        </w:rPr>
        <w:t>Post.</w:t>
      </w:r>
      <w:r>
        <w:rPr>
          <w:spacing w:val="21"/>
          <w:w w:val="115"/>
        </w:rPr>
        <w:t xml:space="preserve"> </w:t>
      </w:r>
      <w:r>
        <w:rPr>
          <w:w w:val="115"/>
        </w:rPr>
        <w:t>In</w:t>
      </w:r>
      <w:r>
        <w:rPr>
          <w:spacing w:val="-15"/>
          <w:w w:val="115"/>
        </w:rPr>
        <w:t xml:space="preserve"> </w:t>
      </w:r>
      <w:r>
        <w:rPr>
          <w:w w:val="115"/>
        </w:rPr>
        <w:t>particular,</w:t>
      </w:r>
      <w:r>
        <w:rPr>
          <w:spacing w:val="-10"/>
          <w:w w:val="115"/>
        </w:rPr>
        <w:t xml:space="preserve"> </w:t>
      </w:r>
      <w:r>
        <w:rPr>
          <w:w w:val="115"/>
        </w:rPr>
        <w:t xml:space="preserve">the </w:t>
      </w:r>
      <w:r>
        <w:rPr>
          <w:w w:val="110"/>
        </w:rPr>
        <w:t>version tailored for the IT domain is well suited to describing the project environment. Starting from the top</w:t>
      </w:r>
      <w:r>
        <w:rPr>
          <w:spacing w:val="-3"/>
          <w:w w:val="110"/>
        </w:rPr>
        <w:t xml:space="preserve"> </w:t>
      </w:r>
      <w:r>
        <w:rPr>
          <w:w w:val="110"/>
        </w:rPr>
        <w:t>left</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A</w:t>
      </w:r>
      <w:r>
        <w:rPr>
          <w:spacing w:val="-3"/>
          <w:w w:val="110"/>
        </w:rPr>
        <w:t xml:space="preserve"> </w:t>
      </w:r>
      <w:r>
        <w:rPr>
          <w:w w:val="110"/>
        </w:rPr>
        <w:t>or</w:t>
      </w:r>
      <w:r>
        <w:rPr>
          <w:spacing w:val="-3"/>
          <w:w w:val="110"/>
        </w:rPr>
        <w:t xml:space="preserve"> </w:t>
      </w:r>
      <w:r>
        <w:rPr>
          <w:w w:val="110"/>
        </w:rPr>
        <w:t>V</w:t>
      </w:r>
      <w:r>
        <w:rPr>
          <w:spacing w:val="-3"/>
          <w:w w:val="110"/>
        </w:rPr>
        <w:t xml:space="preserve"> </w:t>
      </w:r>
      <w:r>
        <w:rPr>
          <w:w w:val="110"/>
        </w:rPr>
        <w:t>step,</w:t>
      </w:r>
      <w:r>
        <w:rPr>
          <w:spacing w:val="-3"/>
          <w:w w:val="110"/>
        </w:rPr>
        <w:t xml:space="preserve"> </w:t>
      </w:r>
      <w:r>
        <w:rPr>
          <w:w w:val="110"/>
        </w:rPr>
        <w:t>followed</w:t>
      </w:r>
      <w:r>
        <w:rPr>
          <w:spacing w:val="-3"/>
          <w:w w:val="110"/>
        </w:rPr>
        <w:t xml:space="preserve"> </w:t>
      </w:r>
      <w:r>
        <w:rPr>
          <w:w w:val="110"/>
        </w:rPr>
        <w:t>by</w:t>
      </w:r>
      <w:r>
        <w:rPr>
          <w:spacing w:val="-3"/>
          <w:w w:val="110"/>
        </w:rPr>
        <w:t xml:space="preserve"> </w:t>
      </w:r>
      <w:r>
        <w:rPr>
          <w:w w:val="110"/>
        </w:rPr>
        <w:t>S,</w:t>
      </w:r>
      <w:r>
        <w:rPr>
          <w:spacing w:val="-3"/>
          <w:w w:val="110"/>
        </w:rPr>
        <w:t xml:space="preserve"> </w:t>
      </w:r>
      <w:r>
        <w:rPr>
          <w:w w:val="110"/>
        </w:rPr>
        <w:t>T,</w:t>
      </w:r>
      <w:r>
        <w:rPr>
          <w:spacing w:val="-3"/>
          <w:w w:val="110"/>
        </w:rPr>
        <w:t xml:space="preserve"> </w:t>
      </w:r>
      <w:r>
        <w:rPr>
          <w:w w:val="110"/>
        </w:rPr>
        <w:t>and</w:t>
      </w:r>
      <w:r>
        <w:rPr>
          <w:spacing w:val="-3"/>
          <w:w w:val="110"/>
        </w:rPr>
        <w:t xml:space="preserve"> </w:t>
      </w:r>
      <w:r>
        <w:rPr>
          <w:w w:val="110"/>
        </w:rPr>
        <w:t>Z,</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progresses</w:t>
      </w:r>
      <w:r>
        <w:rPr>
          <w:spacing w:val="-3"/>
          <w:w w:val="110"/>
        </w:rPr>
        <w:t xml:space="preserve"> </w:t>
      </w:r>
      <w:r>
        <w:rPr>
          <w:w w:val="110"/>
        </w:rPr>
        <w:t>towards</w:t>
      </w:r>
      <w:r>
        <w:rPr>
          <w:spacing w:val="-3"/>
          <w:w w:val="110"/>
        </w:rPr>
        <w:t xml:space="preserve"> </w:t>
      </w:r>
      <w:r>
        <w:rPr>
          <w:w w:val="110"/>
        </w:rPr>
        <w:t>the</w:t>
      </w:r>
      <w:r>
        <w:rPr>
          <w:spacing w:val="-3"/>
          <w:w w:val="110"/>
        </w:rPr>
        <w:t xml:space="preserve"> </w:t>
      </w:r>
      <w:r>
        <w:rPr>
          <w:w w:val="110"/>
        </w:rPr>
        <w:t>bottom</w:t>
      </w:r>
      <w:r>
        <w:rPr>
          <w:spacing w:val="-3"/>
          <w:w w:val="110"/>
        </w:rPr>
        <w:t xml:space="preserve"> </w:t>
      </w:r>
      <w:r>
        <w:rPr>
          <w:w w:val="110"/>
        </w:rPr>
        <w:t>right.</w:t>
      </w:r>
    </w:p>
    <w:p w14:paraId="077BAE3B"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E3C" w14:textId="77777777" w:rsidR="00C220EB" w:rsidRDefault="00C220EB">
      <w:pPr>
        <w:pStyle w:val="BodyText"/>
        <w:spacing w:before="168"/>
        <w:rPr>
          <w:sz w:val="20"/>
        </w:rPr>
      </w:pPr>
    </w:p>
    <w:p w14:paraId="077BAE3D" w14:textId="77777777" w:rsidR="00C220EB" w:rsidRDefault="00000000">
      <w:pPr>
        <w:ind w:left="1137"/>
        <w:rPr>
          <w:sz w:val="20"/>
        </w:rPr>
      </w:pPr>
      <w:r>
        <w:rPr>
          <w:noProof/>
          <w:sz w:val="20"/>
        </w:rPr>
        <w:drawing>
          <wp:inline distT="0" distB="0" distL="0" distR="0" wp14:anchorId="077BB804" wp14:editId="077BB805">
            <wp:extent cx="5169401" cy="28270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169401" cy="2827020"/>
                    </a:xfrm>
                    <a:prstGeom prst="rect">
                      <a:avLst/>
                    </a:prstGeom>
                  </pic:spPr>
                </pic:pic>
              </a:graphicData>
            </a:graphic>
          </wp:inline>
        </w:drawing>
      </w:r>
    </w:p>
    <w:p w14:paraId="077BAE3E" w14:textId="77777777" w:rsidR="00C220EB" w:rsidRDefault="00C220EB">
      <w:pPr>
        <w:pStyle w:val="BodyText"/>
        <w:spacing w:before="27"/>
        <w:rPr>
          <w:sz w:val="18"/>
        </w:rPr>
      </w:pPr>
    </w:p>
    <w:p w14:paraId="077BAE3F" w14:textId="77777777" w:rsidR="00C220EB" w:rsidRDefault="00000000">
      <w:pPr>
        <w:ind w:left="142"/>
        <w:rPr>
          <w:rFonts w:ascii="Arial"/>
          <w:sz w:val="18"/>
        </w:rPr>
      </w:pPr>
      <w:bookmarkStart w:id="8" w:name="_bookmark6"/>
      <w:bookmarkEnd w:id="8"/>
      <w:r>
        <w:rPr>
          <w:rFonts w:ascii="Arial"/>
          <w:b/>
          <w:color w:val="697D90"/>
          <w:sz w:val="18"/>
        </w:rPr>
        <w:t>Figure</w:t>
      </w:r>
      <w:r>
        <w:rPr>
          <w:rFonts w:ascii="Arial"/>
          <w:b/>
          <w:color w:val="697D90"/>
          <w:spacing w:val="11"/>
          <w:sz w:val="18"/>
        </w:rPr>
        <w:t xml:space="preserve"> </w:t>
      </w:r>
      <w:r>
        <w:rPr>
          <w:rFonts w:ascii="Arial"/>
          <w:b/>
          <w:color w:val="697D90"/>
          <w:sz w:val="18"/>
        </w:rPr>
        <w:t>1.2.:</w:t>
      </w:r>
      <w:r>
        <w:rPr>
          <w:rFonts w:ascii="Arial"/>
          <w:b/>
          <w:color w:val="697D90"/>
          <w:spacing w:val="11"/>
          <w:sz w:val="18"/>
        </w:rPr>
        <w:t xml:space="preserve"> </w:t>
      </w:r>
      <w:r>
        <w:rPr>
          <w:rFonts w:ascii="Arial"/>
          <w:color w:val="697D90"/>
          <w:sz w:val="18"/>
        </w:rPr>
        <w:t>Future</w:t>
      </w:r>
      <w:r>
        <w:rPr>
          <w:rFonts w:ascii="Arial"/>
          <w:color w:val="697D90"/>
          <w:spacing w:val="8"/>
          <w:sz w:val="18"/>
        </w:rPr>
        <w:t xml:space="preserve"> </w:t>
      </w:r>
      <w:r>
        <w:rPr>
          <w:rFonts w:ascii="Arial"/>
          <w:color w:val="697D90"/>
          <w:sz w:val="18"/>
        </w:rPr>
        <w:t>way</w:t>
      </w:r>
      <w:r>
        <w:rPr>
          <w:rFonts w:ascii="Arial"/>
          <w:color w:val="697D90"/>
          <w:spacing w:val="9"/>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work</w:t>
      </w:r>
      <w:r>
        <w:rPr>
          <w:rFonts w:ascii="Arial"/>
          <w:color w:val="697D90"/>
          <w:spacing w:val="9"/>
          <w:sz w:val="18"/>
        </w:rPr>
        <w:t xml:space="preserve"> </w:t>
      </w:r>
      <w:r>
        <w:rPr>
          <w:rFonts w:ascii="Arial"/>
          <w:color w:val="697D90"/>
          <w:sz w:val="18"/>
        </w:rPr>
        <w:t>illustrating</w:t>
      </w:r>
      <w:r>
        <w:rPr>
          <w:rFonts w:ascii="Arial"/>
          <w:color w:val="697D90"/>
          <w:spacing w:val="8"/>
          <w:sz w:val="18"/>
        </w:rPr>
        <w:t xml:space="preserve"> </w:t>
      </w:r>
      <w:r>
        <w:rPr>
          <w:rFonts w:ascii="Arial"/>
          <w:color w:val="697D90"/>
          <w:sz w:val="18"/>
        </w:rPr>
        <w:t>the</w:t>
      </w:r>
      <w:r>
        <w:rPr>
          <w:rFonts w:ascii="Arial"/>
          <w:color w:val="697D90"/>
          <w:spacing w:val="9"/>
          <w:sz w:val="18"/>
        </w:rPr>
        <w:t xml:space="preserve"> </w:t>
      </w:r>
      <w:r>
        <w:rPr>
          <w:rFonts w:ascii="Arial"/>
          <w:color w:val="697D90"/>
          <w:sz w:val="18"/>
        </w:rPr>
        <w:t>full</w:t>
      </w:r>
      <w:r>
        <w:rPr>
          <w:rFonts w:ascii="Arial"/>
          <w:color w:val="697D90"/>
          <w:spacing w:val="8"/>
          <w:sz w:val="18"/>
        </w:rPr>
        <w:t xml:space="preserve"> </w:t>
      </w:r>
      <w:r>
        <w:rPr>
          <w:rFonts w:ascii="Arial"/>
          <w:color w:val="697D90"/>
          <w:sz w:val="18"/>
        </w:rPr>
        <w:t>postal</w:t>
      </w:r>
      <w:r>
        <w:rPr>
          <w:rFonts w:ascii="Arial"/>
          <w:color w:val="697D90"/>
          <w:spacing w:val="9"/>
          <w:sz w:val="18"/>
        </w:rPr>
        <w:t xml:space="preserve"> </w:t>
      </w:r>
      <w:r>
        <w:rPr>
          <w:rFonts w:ascii="Arial"/>
          <w:color w:val="697D90"/>
          <w:sz w:val="18"/>
        </w:rPr>
        <w:t>delivery</w:t>
      </w:r>
      <w:r>
        <w:rPr>
          <w:rFonts w:ascii="Arial"/>
          <w:color w:val="697D90"/>
          <w:spacing w:val="8"/>
          <w:sz w:val="18"/>
        </w:rPr>
        <w:t xml:space="preserve"> </w:t>
      </w:r>
      <w:r>
        <w:rPr>
          <w:rFonts w:ascii="Arial"/>
          <w:color w:val="697D90"/>
          <w:sz w:val="18"/>
        </w:rPr>
        <w:t>workflow</w:t>
      </w:r>
      <w:r>
        <w:rPr>
          <w:rFonts w:ascii="Arial"/>
          <w:color w:val="697D90"/>
          <w:spacing w:val="9"/>
          <w:sz w:val="18"/>
        </w:rPr>
        <w:t xml:space="preserve"> </w:t>
      </w:r>
      <w:r>
        <w:rPr>
          <w:rFonts w:ascii="Arial"/>
          <w:color w:val="697D90"/>
          <w:sz w:val="18"/>
        </w:rPr>
        <w:t>from</w:t>
      </w:r>
      <w:r>
        <w:rPr>
          <w:rFonts w:ascii="Arial"/>
          <w:color w:val="697D90"/>
          <w:spacing w:val="8"/>
          <w:sz w:val="18"/>
        </w:rPr>
        <w:t xml:space="preserve"> </w:t>
      </w:r>
      <w:r>
        <w:rPr>
          <w:rFonts w:ascii="Arial"/>
          <w:color w:val="697D90"/>
          <w:sz w:val="18"/>
        </w:rPr>
        <w:t>receiving</w:t>
      </w:r>
      <w:r>
        <w:rPr>
          <w:rFonts w:ascii="Arial"/>
          <w:color w:val="697D90"/>
          <w:spacing w:val="9"/>
          <w:sz w:val="18"/>
        </w:rPr>
        <w:t xml:space="preserve"> </w:t>
      </w:r>
      <w:r>
        <w:rPr>
          <w:rFonts w:ascii="Arial"/>
          <w:color w:val="697D90"/>
          <w:sz w:val="18"/>
        </w:rPr>
        <w:t>an</w:t>
      </w:r>
      <w:r>
        <w:rPr>
          <w:rFonts w:ascii="Arial"/>
          <w:color w:val="697D90"/>
          <w:spacing w:val="8"/>
          <w:sz w:val="18"/>
        </w:rPr>
        <w:t xml:space="preserve"> </w:t>
      </w:r>
      <w:r>
        <w:rPr>
          <w:rFonts w:ascii="Arial"/>
          <w:color w:val="697D90"/>
          <w:sz w:val="18"/>
        </w:rPr>
        <w:t>item</w:t>
      </w:r>
      <w:r>
        <w:rPr>
          <w:rFonts w:ascii="Arial"/>
          <w:color w:val="697D90"/>
          <w:spacing w:val="9"/>
          <w:sz w:val="18"/>
        </w:rPr>
        <w:t xml:space="preserve"> </w:t>
      </w:r>
      <w:r>
        <w:rPr>
          <w:rFonts w:ascii="Arial"/>
          <w:color w:val="697D90"/>
          <w:sz w:val="18"/>
        </w:rPr>
        <w:t>to</w:t>
      </w:r>
      <w:r>
        <w:rPr>
          <w:rFonts w:ascii="Arial"/>
          <w:color w:val="697D90"/>
          <w:spacing w:val="9"/>
          <w:sz w:val="18"/>
        </w:rPr>
        <w:t xml:space="preserve"> </w:t>
      </w:r>
      <w:r>
        <w:rPr>
          <w:rFonts w:ascii="Arial"/>
          <w:color w:val="697D90"/>
          <w:spacing w:val="-2"/>
          <w:sz w:val="18"/>
        </w:rPr>
        <w:t>delivery.</w:t>
      </w:r>
    </w:p>
    <w:p w14:paraId="077BAE40" w14:textId="77777777" w:rsidR="00C220EB" w:rsidRDefault="00C220EB">
      <w:pPr>
        <w:pStyle w:val="BodyText"/>
        <w:rPr>
          <w:rFonts w:ascii="Arial"/>
          <w:sz w:val="18"/>
        </w:rPr>
      </w:pPr>
    </w:p>
    <w:p w14:paraId="077BAE41" w14:textId="77777777" w:rsidR="00C220EB" w:rsidRDefault="00C220EB">
      <w:pPr>
        <w:pStyle w:val="BodyText"/>
        <w:rPr>
          <w:rFonts w:ascii="Arial"/>
          <w:sz w:val="18"/>
        </w:rPr>
      </w:pPr>
    </w:p>
    <w:p w14:paraId="077BAE42" w14:textId="77777777" w:rsidR="00C220EB" w:rsidRDefault="00C220EB">
      <w:pPr>
        <w:pStyle w:val="BodyText"/>
        <w:rPr>
          <w:rFonts w:ascii="Arial"/>
          <w:sz w:val="18"/>
        </w:rPr>
      </w:pPr>
    </w:p>
    <w:p w14:paraId="077BAE43" w14:textId="77777777" w:rsidR="00C220EB" w:rsidRDefault="00C220EB">
      <w:pPr>
        <w:pStyle w:val="BodyText"/>
        <w:rPr>
          <w:rFonts w:ascii="Arial"/>
          <w:sz w:val="18"/>
        </w:rPr>
      </w:pPr>
    </w:p>
    <w:p w14:paraId="077BAE44" w14:textId="77777777" w:rsidR="00C220EB" w:rsidRDefault="00C220EB">
      <w:pPr>
        <w:pStyle w:val="BodyText"/>
        <w:rPr>
          <w:rFonts w:ascii="Arial"/>
          <w:sz w:val="18"/>
        </w:rPr>
      </w:pPr>
    </w:p>
    <w:p w14:paraId="077BAE45" w14:textId="77777777" w:rsidR="00C220EB" w:rsidRDefault="00C220EB">
      <w:pPr>
        <w:pStyle w:val="BodyText"/>
        <w:rPr>
          <w:rFonts w:ascii="Arial"/>
          <w:sz w:val="18"/>
        </w:rPr>
      </w:pPr>
    </w:p>
    <w:p w14:paraId="077BAE46" w14:textId="77777777" w:rsidR="00C220EB" w:rsidRDefault="00C220EB">
      <w:pPr>
        <w:pStyle w:val="BodyText"/>
        <w:rPr>
          <w:rFonts w:ascii="Arial"/>
          <w:sz w:val="18"/>
        </w:rPr>
      </w:pPr>
    </w:p>
    <w:p w14:paraId="077BAE47" w14:textId="77777777" w:rsidR="00C220EB" w:rsidRDefault="00C220EB">
      <w:pPr>
        <w:pStyle w:val="BodyText"/>
        <w:rPr>
          <w:rFonts w:ascii="Arial"/>
          <w:sz w:val="18"/>
        </w:rPr>
      </w:pPr>
    </w:p>
    <w:p w14:paraId="077BAE48" w14:textId="77777777" w:rsidR="00C220EB" w:rsidRDefault="00C220EB">
      <w:pPr>
        <w:pStyle w:val="BodyText"/>
        <w:rPr>
          <w:rFonts w:ascii="Arial"/>
          <w:sz w:val="18"/>
        </w:rPr>
      </w:pPr>
    </w:p>
    <w:p w14:paraId="077BAE49" w14:textId="77777777" w:rsidR="00C220EB" w:rsidRDefault="00C220EB">
      <w:pPr>
        <w:pStyle w:val="BodyText"/>
        <w:rPr>
          <w:rFonts w:ascii="Arial"/>
          <w:sz w:val="18"/>
        </w:rPr>
      </w:pPr>
    </w:p>
    <w:p w14:paraId="077BAE4A" w14:textId="77777777" w:rsidR="00C220EB" w:rsidRDefault="00C220EB">
      <w:pPr>
        <w:pStyle w:val="BodyText"/>
        <w:rPr>
          <w:rFonts w:ascii="Arial"/>
          <w:sz w:val="18"/>
        </w:rPr>
      </w:pPr>
    </w:p>
    <w:p w14:paraId="077BAE4B" w14:textId="77777777" w:rsidR="00C220EB" w:rsidRDefault="00C220EB">
      <w:pPr>
        <w:pStyle w:val="BodyText"/>
        <w:rPr>
          <w:rFonts w:ascii="Arial"/>
          <w:sz w:val="18"/>
        </w:rPr>
      </w:pPr>
    </w:p>
    <w:p w14:paraId="077BAE4C" w14:textId="77777777" w:rsidR="00C220EB" w:rsidRDefault="00C220EB">
      <w:pPr>
        <w:pStyle w:val="BodyText"/>
        <w:spacing w:before="195"/>
        <w:rPr>
          <w:rFonts w:ascii="Arial"/>
          <w:sz w:val="18"/>
        </w:rPr>
      </w:pPr>
    </w:p>
    <w:p w14:paraId="077BAE4D" w14:textId="77777777" w:rsidR="00C220EB" w:rsidRDefault="00000000">
      <w:pPr>
        <w:pStyle w:val="Heading3"/>
      </w:pPr>
      <w:r>
        <w:rPr>
          <w:color w:val="697D90"/>
        </w:rPr>
        <w:t>DWH</w:t>
      </w:r>
      <w:r>
        <w:rPr>
          <w:color w:val="697D90"/>
          <w:spacing w:val="10"/>
        </w:rPr>
        <w:t xml:space="preserve"> </w:t>
      </w:r>
      <w:r>
        <w:rPr>
          <w:color w:val="697D90"/>
        </w:rPr>
        <w:t>LS</w:t>
      </w:r>
      <w:r>
        <w:rPr>
          <w:color w:val="697D90"/>
          <w:spacing w:val="10"/>
        </w:rPr>
        <w:t xml:space="preserve"> </w:t>
      </w:r>
      <w:r>
        <w:rPr>
          <w:color w:val="697D90"/>
          <w:spacing w:val="-5"/>
        </w:rPr>
        <w:t>OPS</w:t>
      </w:r>
    </w:p>
    <w:p w14:paraId="077BAE4E" w14:textId="77777777" w:rsidR="00C220EB" w:rsidRDefault="00C220EB">
      <w:pPr>
        <w:pStyle w:val="BodyText"/>
        <w:spacing w:before="229"/>
        <w:rPr>
          <w:rFonts w:ascii="Arial"/>
          <w:b/>
          <w:sz w:val="24"/>
        </w:rPr>
      </w:pPr>
    </w:p>
    <w:p w14:paraId="077BAE4F" w14:textId="77777777" w:rsidR="00C220EB" w:rsidRDefault="00000000">
      <w:pPr>
        <w:pStyle w:val="BodyText"/>
        <w:spacing w:line="256" w:lineRule="auto"/>
        <w:ind w:left="142" w:right="744"/>
      </w:pPr>
      <w:r>
        <w:t>The</w:t>
      </w:r>
      <w:r>
        <w:rPr>
          <w:spacing w:val="8"/>
        </w:rPr>
        <w:t xml:space="preserve"> </w:t>
      </w:r>
      <w:r>
        <w:t>project</w:t>
      </w:r>
      <w:r>
        <w:rPr>
          <w:spacing w:val="10"/>
        </w:rPr>
        <w:t xml:space="preserve"> </w:t>
      </w:r>
      <w:r>
        <w:t>team</w:t>
      </w:r>
      <w:r>
        <w:rPr>
          <w:spacing w:val="8"/>
        </w:rPr>
        <w:t xml:space="preserve"> </w:t>
      </w:r>
      <w:r>
        <w:t>supports</w:t>
      </w:r>
      <w:r>
        <w:rPr>
          <w:spacing w:val="8"/>
        </w:rPr>
        <w:t xml:space="preserve"> </w:t>
      </w:r>
      <w:r>
        <w:t>the</w:t>
      </w:r>
      <w:r>
        <w:rPr>
          <w:spacing w:val="8"/>
        </w:rPr>
        <w:t xml:space="preserve"> </w:t>
      </w:r>
      <w:r>
        <w:rPr>
          <w:rFonts w:ascii="Cambria"/>
          <w:b/>
        </w:rPr>
        <w:t>D</w:t>
      </w:r>
      <w:r>
        <w:t>ata</w:t>
      </w:r>
      <w:r>
        <w:rPr>
          <w:spacing w:val="10"/>
        </w:rPr>
        <w:t xml:space="preserve"> </w:t>
      </w:r>
      <w:r>
        <w:rPr>
          <w:rFonts w:ascii="Cambria"/>
          <w:b/>
        </w:rPr>
        <w:t>W</w:t>
      </w:r>
      <w:r>
        <w:t>are</w:t>
      </w:r>
      <w:r>
        <w:rPr>
          <w:rFonts w:ascii="Cambria"/>
          <w:b/>
        </w:rPr>
        <w:t>h</w:t>
      </w:r>
      <w:r>
        <w:t>ouse</w:t>
      </w:r>
      <w:r>
        <w:rPr>
          <w:spacing w:val="8"/>
        </w:rPr>
        <w:t xml:space="preserve"> </w:t>
      </w:r>
      <w:r>
        <w:t>of</w:t>
      </w:r>
      <w:r>
        <w:rPr>
          <w:spacing w:val="39"/>
        </w:rPr>
        <w:t xml:space="preserve"> </w:t>
      </w:r>
      <w:r>
        <w:rPr>
          <w:rFonts w:ascii="Cambria"/>
          <w:b/>
        </w:rPr>
        <w:t>L</w:t>
      </w:r>
      <w:r>
        <w:t>ogistic</w:t>
      </w:r>
      <w:r>
        <w:rPr>
          <w:spacing w:val="10"/>
        </w:rPr>
        <w:t xml:space="preserve"> </w:t>
      </w:r>
      <w:r>
        <w:rPr>
          <w:rFonts w:ascii="Cambria"/>
          <w:b/>
        </w:rPr>
        <w:t>S</w:t>
      </w:r>
      <w:r>
        <w:t>ervices</w:t>
      </w:r>
      <w:r>
        <w:rPr>
          <w:spacing w:val="8"/>
        </w:rPr>
        <w:t xml:space="preserve"> </w:t>
      </w:r>
      <w:r>
        <w:rPr>
          <w:rFonts w:ascii="Cambria"/>
          <w:b/>
        </w:rPr>
        <w:t>Op</w:t>
      </w:r>
      <w:r>
        <w:t>eration</w:t>
      </w:r>
      <w:r>
        <w:rPr>
          <w:rFonts w:ascii="Cambria"/>
          <w:b/>
        </w:rPr>
        <w:t>s</w:t>
      </w:r>
      <w:r>
        <w:rPr>
          <w:rFonts w:ascii="Cambria"/>
          <w:b/>
          <w:spacing w:val="15"/>
        </w:rPr>
        <w:t xml:space="preserve"> </w:t>
      </w:r>
      <w:hyperlink w:anchor="_bookmark146" w:history="1">
        <w:r>
          <w:t>(DWH</w:t>
        </w:r>
        <w:r>
          <w:rPr>
            <w:spacing w:val="8"/>
          </w:rPr>
          <w:t xml:space="preserve"> </w:t>
        </w:r>
        <w:r>
          <w:t>LS</w:t>
        </w:r>
        <w:r>
          <w:rPr>
            <w:spacing w:val="10"/>
          </w:rPr>
          <w:t xml:space="preserve"> </w:t>
        </w:r>
        <w:r>
          <w:t>OP</w:t>
        </w:r>
      </w:hyperlink>
      <w:r>
        <w:t>S).</w:t>
      </w:r>
      <w:r>
        <w:rPr>
          <w:spacing w:val="8"/>
        </w:rPr>
        <w:t xml:space="preserve"> </w:t>
      </w:r>
      <w:bookmarkStart w:id="9" w:name="_bookmark7"/>
      <w:bookmarkEnd w:id="9"/>
      <w:r>
        <w:t>This</w:t>
      </w:r>
      <w:r>
        <w:rPr>
          <w:spacing w:val="8"/>
        </w:rPr>
        <w:t xml:space="preserve"> </w:t>
      </w:r>
      <w:r>
        <w:rPr>
          <w:rFonts w:ascii="Cambria"/>
          <w:b/>
        </w:rPr>
        <w:t>Busi</w:t>
      </w:r>
      <w:r>
        <w:t>ness</w:t>
      </w:r>
      <w:r>
        <w:rPr>
          <w:spacing w:val="40"/>
          <w:w w:val="110"/>
        </w:rPr>
        <w:t xml:space="preserve"> </w:t>
      </w:r>
      <w:r>
        <w:rPr>
          <w:rFonts w:ascii="Cambria"/>
          <w:b/>
          <w:w w:val="110"/>
        </w:rPr>
        <w:t>Dev</w:t>
      </w:r>
      <w:r>
        <w:rPr>
          <w:w w:val="110"/>
        </w:rPr>
        <w:t>elopment</w:t>
      </w:r>
      <w:r>
        <w:rPr>
          <w:spacing w:val="-2"/>
          <w:w w:val="110"/>
        </w:rPr>
        <w:t xml:space="preserve"> </w:t>
      </w:r>
      <w:r>
        <w:rPr>
          <w:rFonts w:ascii="Cambria"/>
          <w:b/>
          <w:w w:val="110"/>
        </w:rPr>
        <w:t>Op</w:t>
      </w:r>
      <w:r>
        <w:rPr>
          <w:w w:val="110"/>
        </w:rPr>
        <w:t>eration</w:t>
      </w:r>
      <w:r>
        <w:rPr>
          <w:rFonts w:ascii="Cambria"/>
          <w:b/>
          <w:w w:val="110"/>
        </w:rPr>
        <w:t xml:space="preserve">s </w:t>
      </w:r>
      <w:hyperlink w:anchor="_bookmark135" w:history="1">
        <w:r>
          <w:rPr>
            <w:w w:val="110"/>
          </w:rPr>
          <w:t>(BizDevOps)</w:t>
        </w:r>
      </w:hyperlink>
      <w:r>
        <w:rPr>
          <w:spacing w:val="-2"/>
          <w:w w:val="110"/>
        </w:rPr>
        <w:t xml:space="preserve"> </w:t>
      </w:r>
      <w:r>
        <w:rPr>
          <w:w w:val="110"/>
        </w:rPr>
        <w:t>team</w:t>
      </w:r>
      <w:r>
        <w:rPr>
          <w:spacing w:val="-2"/>
          <w:w w:val="110"/>
        </w:rPr>
        <w:t xml:space="preserve"> </w:t>
      </w:r>
      <w:r>
        <w:rPr>
          <w:w w:val="110"/>
        </w:rPr>
        <w:t>is</w:t>
      </w:r>
      <w:r>
        <w:rPr>
          <w:spacing w:val="-2"/>
          <w:w w:val="110"/>
        </w:rPr>
        <w:t xml:space="preserve"> </w:t>
      </w:r>
      <w:r>
        <w:rPr>
          <w:w w:val="110"/>
        </w:rPr>
        <w:t>located</w:t>
      </w:r>
      <w:r>
        <w:rPr>
          <w:spacing w:val="-2"/>
          <w:w w:val="110"/>
        </w:rPr>
        <w:t xml:space="preserve"> </w:t>
      </w:r>
      <w:r>
        <w:rPr>
          <w:w w:val="110"/>
        </w:rPr>
        <w:t>within</w:t>
      </w:r>
      <w:r>
        <w:rPr>
          <w:spacing w:val="-2"/>
          <w:w w:val="110"/>
        </w:rPr>
        <w:t xml:space="preserve"> </w:t>
      </w:r>
      <w:r>
        <w:rPr>
          <w:w w:val="110"/>
        </w:rPr>
        <w:t>the</w:t>
      </w:r>
      <w:r>
        <w:rPr>
          <w:spacing w:val="-2"/>
          <w:w w:val="110"/>
        </w:rPr>
        <w:t xml:space="preserve"> </w:t>
      </w:r>
      <w:r>
        <w:rPr>
          <w:w w:val="110"/>
        </w:rPr>
        <w:t>organisational</w:t>
      </w:r>
      <w:r>
        <w:rPr>
          <w:spacing w:val="-2"/>
          <w:w w:val="110"/>
        </w:rPr>
        <w:t xml:space="preserve"> </w:t>
      </w:r>
      <w:r>
        <w:rPr>
          <w:w w:val="110"/>
        </w:rPr>
        <w:t>structure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Logistics Services</w:t>
      </w:r>
      <w:r>
        <w:rPr>
          <w:spacing w:val="-4"/>
          <w:w w:val="110"/>
        </w:rPr>
        <w:t xml:space="preserve"> </w:t>
      </w:r>
      <w:r>
        <w:rPr>
          <w:w w:val="110"/>
        </w:rPr>
        <w:t>vertical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Informatics/Technology</w:t>
      </w:r>
      <w:r>
        <w:rPr>
          <w:spacing w:val="-4"/>
          <w:w w:val="110"/>
        </w:rPr>
        <w:t xml:space="preserve"> </w:t>
      </w:r>
      <w:r>
        <w:rPr>
          <w:w w:val="110"/>
        </w:rPr>
        <w:t>horizontal. It</w:t>
      </w:r>
      <w:r>
        <w:rPr>
          <w:spacing w:val="-4"/>
          <w:w w:val="110"/>
        </w:rPr>
        <w:t xml:space="preserve"> </w:t>
      </w:r>
      <w:r>
        <w:rPr>
          <w:w w:val="110"/>
        </w:rPr>
        <w:t>represents</w:t>
      </w:r>
      <w:r>
        <w:rPr>
          <w:spacing w:val="-4"/>
          <w:w w:val="110"/>
        </w:rPr>
        <w:t xml:space="preserve"> </w:t>
      </w:r>
      <w:r>
        <w:rPr>
          <w:w w:val="110"/>
        </w:rPr>
        <w:t>the</w:t>
      </w:r>
      <w:r>
        <w:rPr>
          <w:spacing w:val="-4"/>
          <w:w w:val="110"/>
        </w:rPr>
        <w:t xml:space="preserve"> </w:t>
      </w:r>
      <w:r>
        <w:rPr>
          <w:w w:val="110"/>
        </w:rPr>
        <w:t>single</w:t>
      </w:r>
      <w:r>
        <w:rPr>
          <w:spacing w:val="-4"/>
          <w:w w:val="110"/>
        </w:rPr>
        <w:t xml:space="preserve"> </w:t>
      </w:r>
      <w:r>
        <w:rPr>
          <w:w w:val="110"/>
        </w:rPr>
        <w:t>source</w:t>
      </w:r>
      <w:r>
        <w:rPr>
          <w:spacing w:val="-4"/>
          <w:w w:val="110"/>
        </w:rPr>
        <w:t xml:space="preserve"> </w:t>
      </w:r>
      <w:r>
        <w:rPr>
          <w:w w:val="110"/>
        </w:rPr>
        <w:t>of</w:t>
      </w:r>
      <w:r>
        <w:rPr>
          <w:spacing w:val="-4"/>
          <w:w w:val="110"/>
        </w:rPr>
        <w:t xml:space="preserve"> </w:t>
      </w:r>
      <w:r>
        <w:rPr>
          <w:w w:val="110"/>
        </w:rPr>
        <w:t>truth</w:t>
      </w:r>
      <w:r>
        <w:rPr>
          <w:spacing w:val="-4"/>
          <w:w w:val="110"/>
        </w:rPr>
        <w:t xml:space="preserve"> </w:t>
      </w:r>
      <w:r>
        <w:rPr>
          <w:w w:val="110"/>
        </w:rPr>
        <w:t>for</w:t>
      </w:r>
      <w:r>
        <w:rPr>
          <w:spacing w:val="-4"/>
          <w:w w:val="110"/>
        </w:rPr>
        <w:t xml:space="preserve"> </w:t>
      </w:r>
      <w:hyperlink w:anchor="_bookmark130" w:history="1">
        <w:r>
          <w:rPr>
            <w:w w:val="110"/>
          </w:rPr>
          <w:t>an-</w:t>
        </w:r>
      </w:hyperlink>
      <w:hyperlink w:anchor="_bookmark130" w:history="1">
        <w:r>
          <w:rPr>
            <w:w w:val="110"/>
          </w:rPr>
          <w:t>alytical reporting</w:t>
        </w:r>
      </w:hyperlink>
      <w:r>
        <w:rPr>
          <w:w w:val="110"/>
        </w:rPr>
        <w:t xml:space="preserve"> at Swiss Post. In contrast to operational reporting, which focuses on real-time guidance for operational processes, analytical reporting focuses on aggregated insights for evaluation and planning. Examples of analytical reporting include working time, process time, and aggregations of sorted items. The stakeholders of the team distribute these reports to various task groups within postal services, such as sorting and delivery.</w:t>
      </w:r>
    </w:p>
    <w:p w14:paraId="077BAE50" w14:textId="77777777" w:rsidR="00C220EB" w:rsidRDefault="00C220EB">
      <w:pPr>
        <w:pStyle w:val="BodyText"/>
      </w:pPr>
    </w:p>
    <w:p w14:paraId="077BAE51" w14:textId="77777777" w:rsidR="00C220EB" w:rsidRDefault="00C220EB">
      <w:pPr>
        <w:pStyle w:val="BodyText"/>
      </w:pPr>
    </w:p>
    <w:p w14:paraId="077BAE52" w14:textId="77777777" w:rsidR="00C220EB" w:rsidRDefault="00C220EB">
      <w:pPr>
        <w:pStyle w:val="BodyText"/>
        <w:spacing w:before="24"/>
      </w:pPr>
    </w:p>
    <w:p w14:paraId="077BAE53" w14:textId="77777777" w:rsidR="00C220EB" w:rsidRDefault="00000000">
      <w:pPr>
        <w:pStyle w:val="BodyText"/>
        <w:spacing w:line="256" w:lineRule="auto"/>
        <w:ind w:left="142" w:right="848"/>
        <w:jc w:val="both"/>
      </w:pPr>
      <w:r>
        <w:rPr>
          <w:w w:val="115"/>
        </w:rPr>
        <w:t>There</w:t>
      </w:r>
      <w:r>
        <w:rPr>
          <w:spacing w:val="-8"/>
          <w:w w:val="115"/>
        </w:rPr>
        <w:t xml:space="preserve"> </w:t>
      </w:r>
      <w:r>
        <w:rPr>
          <w:w w:val="115"/>
        </w:rPr>
        <w:t>are</w:t>
      </w:r>
      <w:r>
        <w:rPr>
          <w:spacing w:val="-8"/>
          <w:w w:val="115"/>
        </w:rPr>
        <w:t xml:space="preserve"> </w:t>
      </w:r>
      <w:r>
        <w:rPr>
          <w:w w:val="115"/>
        </w:rPr>
        <w:t>two</w:t>
      </w:r>
      <w:r>
        <w:rPr>
          <w:spacing w:val="-8"/>
          <w:w w:val="115"/>
        </w:rPr>
        <w:t xml:space="preserve"> </w:t>
      </w:r>
      <w:r>
        <w:rPr>
          <w:w w:val="115"/>
        </w:rPr>
        <w:t>reasons</w:t>
      </w:r>
      <w:r>
        <w:rPr>
          <w:spacing w:val="-8"/>
          <w:w w:val="115"/>
        </w:rPr>
        <w:t xml:space="preserve"> </w:t>
      </w:r>
      <w:r>
        <w:rPr>
          <w:w w:val="115"/>
        </w:rPr>
        <w:t>why</w:t>
      </w:r>
      <w:r>
        <w:rPr>
          <w:spacing w:val="-8"/>
          <w:w w:val="115"/>
        </w:rPr>
        <w:t xml:space="preserve"> </w:t>
      </w:r>
      <w:r>
        <w:rPr>
          <w:w w:val="115"/>
        </w:rPr>
        <w:t>a</w:t>
      </w:r>
      <w:r>
        <w:rPr>
          <w:spacing w:val="-8"/>
          <w:w w:val="115"/>
        </w:rPr>
        <w:t xml:space="preserve"> </w:t>
      </w:r>
      <w:r>
        <w:rPr>
          <w:w w:val="115"/>
        </w:rPr>
        <w:t>deeper</w:t>
      </w:r>
      <w:r>
        <w:rPr>
          <w:spacing w:val="-8"/>
          <w:w w:val="115"/>
        </w:rPr>
        <w:t xml:space="preserve"> </w:t>
      </w:r>
      <w:r>
        <w:rPr>
          <w:w w:val="115"/>
        </w:rPr>
        <w:t>understanding</w:t>
      </w:r>
      <w:r>
        <w:rPr>
          <w:spacing w:val="-8"/>
          <w:w w:val="115"/>
        </w:rPr>
        <w:t xml:space="preserve"> </w:t>
      </w:r>
      <w:r>
        <w:rPr>
          <w:w w:val="115"/>
        </w:rPr>
        <w:t>of</w:t>
      </w:r>
      <w:r>
        <w:rPr>
          <w:spacing w:val="-8"/>
          <w:w w:val="115"/>
        </w:rPr>
        <w:t xml:space="preserve"> </w:t>
      </w:r>
      <w:r>
        <w:rPr>
          <w:w w:val="115"/>
        </w:rPr>
        <w:t>analytical</w:t>
      </w:r>
      <w:r>
        <w:rPr>
          <w:spacing w:val="-8"/>
          <w:w w:val="115"/>
        </w:rPr>
        <w:t xml:space="preserve"> </w:t>
      </w:r>
      <w:r>
        <w:rPr>
          <w:w w:val="115"/>
        </w:rPr>
        <w:t>reporting</w:t>
      </w:r>
      <w:r>
        <w:rPr>
          <w:spacing w:val="-8"/>
          <w:w w:val="115"/>
        </w:rPr>
        <w:t xml:space="preserve"> </w:t>
      </w:r>
      <w:r>
        <w:rPr>
          <w:w w:val="115"/>
        </w:rPr>
        <w:t>is</w:t>
      </w:r>
      <w:r>
        <w:rPr>
          <w:spacing w:val="-8"/>
          <w:w w:val="115"/>
        </w:rPr>
        <w:t xml:space="preserve"> </w:t>
      </w:r>
      <w:r>
        <w:rPr>
          <w:w w:val="115"/>
        </w:rPr>
        <w:t>currently</w:t>
      </w:r>
      <w:r>
        <w:rPr>
          <w:spacing w:val="-8"/>
          <w:w w:val="115"/>
        </w:rPr>
        <w:t xml:space="preserve"> </w:t>
      </w:r>
      <w:r>
        <w:rPr>
          <w:w w:val="115"/>
        </w:rPr>
        <w:t>very</w:t>
      </w:r>
      <w:r>
        <w:rPr>
          <w:spacing w:val="-8"/>
          <w:w w:val="115"/>
        </w:rPr>
        <w:t xml:space="preserve"> </w:t>
      </w:r>
      <w:r>
        <w:rPr>
          <w:w w:val="115"/>
        </w:rPr>
        <w:t>important. First,</w:t>
      </w:r>
      <w:r>
        <w:rPr>
          <w:spacing w:val="-1"/>
          <w:w w:val="115"/>
        </w:rPr>
        <w:t xml:space="preserve"> </w:t>
      </w:r>
      <w:r>
        <w:rPr>
          <w:w w:val="115"/>
        </w:rPr>
        <w:t>the</w:t>
      </w:r>
      <w:r>
        <w:rPr>
          <w:spacing w:val="-6"/>
          <w:w w:val="115"/>
        </w:rPr>
        <w:t xml:space="preserve"> </w:t>
      </w:r>
      <w:r>
        <w:rPr>
          <w:w w:val="115"/>
        </w:rPr>
        <w:t>infrastructure</w:t>
      </w:r>
      <w:r>
        <w:rPr>
          <w:spacing w:val="-6"/>
          <w:w w:val="115"/>
        </w:rPr>
        <w:t xml:space="preserve"> </w:t>
      </w:r>
      <w:r>
        <w:rPr>
          <w:w w:val="115"/>
        </w:rPr>
        <w:t>for</w:t>
      </w:r>
      <w:r>
        <w:rPr>
          <w:spacing w:val="-6"/>
          <w:w w:val="115"/>
        </w:rPr>
        <w:t xml:space="preserve"> </w:t>
      </w:r>
      <w:r>
        <w:rPr>
          <w:w w:val="115"/>
        </w:rPr>
        <w:t>analytical</w:t>
      </w:r>
      <w:r>
        <w:rPr>
          <w:spacing w:val="-6"/>
          <w:w w:val="115"/>
        </w:rPr>
        <w:t xml:space="preserve"> </w:t>
      </w:r>
      <w:r>
        <w:rPr>
          <w:w w:val="115"/>
        </w:rPr>
        <w:t>reporting</w:t>
      </w:r>
      <w:r>
        <w:rPr>
          <w:spacing w:val="-6"/>
          <w:w w:val="115"/>
        </w:rPr>
        <w:t xml:space="preserve"> </w:t>
      </w:r>
      <w:r>
        <w:rPr>
          <w:w w:val="115"/>
        </w:rPr>
        <w:t>is</w:t>
      </w:r>
      <w:r>
        <w:rPr>
          <w:spacing w:val="-6"/>
          <w:w w:val="115"/>
        </w:rPr>
        <w:t xml:space="preserve"> </w:t>
      </w:r>
      <w:r>
        <w:rPr>
          <w:w w:val="115"/>
        </w:rPr>
        <w:t>transitioning</w:t>
      </w:r>
      <w:r>
        <w:rPr>
          <w:spacing w:val="-6"/>
          <w:w w:val="115"/>
        </w:rPr>
        <w:t xml:space="preserve"> </w:t>
      </w:r>
      <w:r>
        <w:rPr>
          <w:w w:val="115"/>
        </w:rPr>
        <w:t>from</w:t>
      </w:r>
      <w:r>
        <w:rPr>
          <w:spacing w:val="-6"/>
          <w:w w:val="115"/>
        </w:rPr>
        <w:t xml:space="preserve"> </w:t>
      </w:r>
      <w:r>
        <w:rPr>
          <w:w w:val="115"/>
        </w:rPr>
        <w:t>on-premise</w:t>
      </w:r>
      <w:r>
        <w:rPr>
          <w:spacing w:val="-6"/>
          <w:w w:val="115"/>
        </w:rPr>
        <w:t xml:space="preserve"> </w:t>
      </w:r>
      <w:r>
        <w:rPr>
          <w:w w:val="115"/>
        </w:rPr>
        <w:t>systems</w:t>
      </w:r>
      <w:r>
        <w:rPr>
          <w:spacing w:val="-6"/>
          <w:w w:val="115"/>
        </w:rPr>
        <w:t xml:space="preserve"> </w:t>
      </w:r>
      <w:r>
        <w:rPr>
          <w:w w:val="115"/>
        </w:rPr>
        <w:t>to</w:t>
      </w:r>
      <w:r>
        <w:rPr>
          <w:spacing w:val="-6"/>
          <w:w w:val="115"/>
        </w:rPr>
        <w:t xml:space="preserve"> </w:t>
      </w:r>
      <w:r>
        <w:rPr>
          <w:w w:val="115"/>
        </w:rPr>
        <w:t>the</w:t>
      </w:r>
      <w:r>
        <w:rPr>
          <w:spacing w:val="-6"/>
          <w:w w:val="115"/>
        </w:rPr>
        <w:t xml:space="preserve"> </w:t>
      </w:r>
      <w:r>
        <w:rPr>
          <w:w w:val="115"/>
        </w:rPr>
        <w:t xml:space="preserve">cloud. </w:t>
      </w:r>
      <w:r>
        <w:rPr>
          <w:w w:val="110"/>
        </w:rPr>
        <w:t xml:space="preserve">Second, in addition to the migration of reporting, the infrastructure at all Swiss Post </w:t>
      </w:r>
      <w:hyperlink w:anchor="_bookmark177" w:history="1">
        <w:r>
          <w:rPr>
            <w:w w:val="110"/>
          </w:rPr>
          <w:t>sorting center</w:t>
        </w:r>
      </w:hyperlink>
      <w:r>
        <w:rPr>
          <w:w w:val="110"/>
        </w:rPr>
        <w:t xml:space="preserve"> loca-tions</w:t>
      </w:r>
      <w:r>
        <w:rPr>
          <w:spacing w:val="-2"/>
          <w:w w:val="110"/>
        </w:rPr>
        <w:t xml:space="preserve"> </w:t>
      </w:r>
      <w:r>
        <w:rPr>
          <w:w w:val="110"/>
        </w:rPr>
        <w:t>for</w:t>
      </w:r>
      <w:r>
        <w:rPr>
          <w:spacing w:val="-2"/>
          <w:w w:val="110"/>
        </w:rPr>
        <w:t xml:space="preserve"> </w:t>
      </w:r>
      <w:r>
        <w:rPr>
          <w:w w:val="110"/>
        </w:rPr>
        <w:t>parcels</w:t>
      </w:r>
      <w:r>
        <w:rPr>
          <w:spacing w:val="-2"/>
          <w:w w:val="110"/>
        </w:rPr>
        <w:t xml:space="preserve"> </w:t>
      </w:r>
      <w:r>
        <w:rPr>
          <w:w w:val="110"/>
        </w:rPr>
        <w:t>is</w:t>
      </w:r>
      <w:r>
        <w:rPr>
          <w:spacing w:val="-2"/>
          <w:w w:val="110"/>
        </w:rPr>
        <w:t xml:space="preserve"> </w:t>
      </w:r>
      <w:r>
        <w:rPr>
          <w:w w:val="110"/>
        </w:rPr>
        <w:t>undergoing</w:t>
      </w:r>
      <w:r>
        <w:rPr>
          <w:spacing w:val="-2"/>
          <w:w w:val="110"/>
        </w:rPr>
        <w:t xml:space="preserve"> </w:t>
      </w:r>
      <w:r>
        <w:rPr>
          <w:w w:val="110"/>
        </w:rPr>
        <w:t>fundamental</w:t>
      </w:r>
      <w:r>
        <w:rPr>
          <w:spacing w:val="-2"/>
          <w:w w:val="110"/>
        </w:rPr>
        <w:t xml:space="preserve"> </w:t>
      </w:r>
      <w:r>
        <w:rPr>
          <w:w w:val="110"/>
        </w:rPr>
        <w:t>changes. These</w:t>
      </w:r>
      <w:r>
        <w:rPr>
          <w:spacing w:val="-2"/>
          <w:w w:val="110"/>
        </w:rPr>
        <w:t xml:space="preserve"> </w:t>
      </w:r>
      <w:r>
        <w:rPr>
          <w:w w:val="110"/>
        </w:rPr>
        <w:t>changes</w:t>
      </w:r>
      <w:r>
        <w:rPr>
          <w:spacing w:val="-2"/>
          <w:w w:val="110"/>
        </w:rPr>
        <w:t xml:space="preserve"> </w:t>
      </w:r>
      <w:r>
        <w:rPr>
          <w:w w:val="110"/>
        </w:rPr>
        <w:t>may</w:t>
      </w:r>
      <w:r>
        <w:rPr>
          <w:spacing w:val="-2"/>
          <w:w w:val="110"/>
        </w:rPr>
        <w:t xml:space="preserve"> </w:t>
      </w:r>
      <w:r>
        <w:rPr>
          <w:w w:val="110"/>
        </w:rPr>
        <w:t>include</w:t>
      </w:r>
      <w:r>
        <w:rPr>
          <w:spacing w:val="-2"/>
          <w:w w:val="110"/>
        </w:rPr>
        <w:t xml:space="preserve"> </w:t>
      </w:r>
      <w:r>
        <w:rPr>
          <w:w w:val="110"/>
        </w:rPr>
        <w:t>complete</w:t>
      </w:r>
      <w:r>
        <w:rPr>
          <w:spacing w:val="-2"/>
          <w:w w:val="110"/>
        </w:rPr>
        <w:t xml:space="preserve"> </w:t>
      </w:r>
      <w:r>
        <w:rPr>
          <w:w w:val="110"/>
        </w:rPr>
        <w:t>modifications of data pipelines, which can make comparisons with previous figures impossible.</w:t>
      </w:r>
      <w:r>
        <w:rPr>
          <w:spacing w:val="24"/>
          <w:w w:val="110"/>
        </w:rPr>
        <w:t xml:space="preserve"> </w:t>
      </w:r>
      <w:r>
        <w:rPr>
          <w:w w:val="110"/>
        </w:rPr>
        <w:t>Therefore, at this criti-cal</w:t>
      </w:r>
      <w:r>
        <w:rPr>
          <w:spacing w:val="-4"/>
          <w:w w:val="110"/>
        </w:rPr>
        <w:t xml:space="preserve"> </w:t>
      </w:r>
      <w:r>
        <w:rPr>
          <w:w w:val="110"/>
        </w:rPr>
        <w:t>point</w:t>
      </w:r>
      <w:r>
        <w:rPr>
          <w:spacing w:val="-4"/>
          <w:w w:val="110"/>
        </w:rPr>
        <w:t xml:space="preserve"> </w:t>
      </w:r>
      <w:r>
        <w:rPr>
          <w:w w:val="110"/>
        </w:rPr>
        <w:t>in</w:t>
      </w:r>
      <w:r>
        <w:rPr>
          <w:spacing w:val="-4"/>
          <w:w w:val="110"/>
        </w:rPr>
        <w:t xml:space="preserve"> </w:t>
      </w:r>
      <w:r>
        <w:rPr>
          <w:w w:val="110"/>
        </w:rPr>
        <w:t>time,</w:t>
      </w:r>
      <w:r>
        <w:rPr>
          <w:spacing w:val="-3"/>
          <w:w w:val="110"/>
        </w:rPr>
        <w:t xml:space="preserve"> </w:t>
      </w:r>
      <w:r>
        <w:rPr>
          <w:w w:val="110"/>
        </w:rPr>
        <w:t>it</w:t>
      </w:r>
      <w:r>
        <w:rPr>
          <w:spacing w:val="-4"/>
          <w:w w:val="110"/>
        </w:rPr>
        <w:t xml:space="preserve"> </w:t>
      </w:r>
      <w:r>
        <w:rPr>
          <w:w w:val="110"/>
        </w:rPr>
        <w:t>is</w:t>
      </w:r>
      <w:r>
        <w:rPr>
          <w:spacing w:val="-4"/>
          <w:w w:val="110"/>
        </w:rPr>
        <w:t xml:space="preserve"> </w:t>
      </w:r>
      <w:r>
        <w:rPr>
          <w:w w:val="110"/>
        </w:rPr>
        <w:t>of</w:t>
      </w:r>
      <w:r>
        <w:rPr>
          <w:spacing w:val="-4"/>
          <w:w w:val="110"/>
        </w:rPr>
        <w:t xml:space="preserve"> </w:t>
      </w:r>
      <w:r>
        <w:rPr>
          <w:w w:val="110"/>
        </w:rPr>
        <w:t>utmost</w:t>
      </w:r>
      <w:r>
        <w:rPr>
          <w:spacing w:val="-4"/>
          <w:w w:val="110"/>
        </w:rPr>
        <w:t xml:space="preserve"> </w:t>
      </w:r>
      <w:r>
        <w:rPr>
          <w:w w:val="110"/>
        </w:rPr>
        <w:t>importance</w:t>
      </w:r>
      <w:r>
        <w:rPr>
          <w:spacing w:val="-4"/>
          <w:w w:val="110"/>
        </w:rPr>
        <w:t xml:space="preserve"> </w:t>
      </w:r>
      <w:r>
        <w:rPr>
          <w:w w:val="110"/>
        </w:rPr>
        <w:t>to</w:t>
      </w:r>
      <w:r>
        <w:rPr>
          <w:spacing w:val="-4"/>
          <w:w w:val="110"/>
        </w:rPr>
        <w:t xml:space="preserve"> </w:t>
      </w:r>
      <w:r>
        <w:rPr>
          <w:w w:val="110"/>
        </w:rPr>
        <w:t>maintain</w:t>
      </w:r>
      <w:r>
        <w:rPr>
          <w:spacing w:val="-4"/>
          <w:w w:val="110"/>
        </w:rPr>
        <w:t xml:space="preserve"> </w:t>
      </w:r>
      <w:r>
        <w:rPr>
          <w:w w:val="110"/>
        </w:rPr>
        <w:t>users’</w:t>
      </w:r>
      <w:r>
        <w:rPr>
          <w:spacing w:val="-4"/>
          <w:w w:val="110"/>
        </w:rPr>
        <w:t xml:space="preserve"> </w:t>
      </w:r>
      <w:r>
        <w:rPr>
          <w:w w:val="110"/>
        </w:rPr>
        <w:t>trust</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during</w:t>
      </w:r>
      <w:r>
        <w:rPr>
          <w:spacing w:val="-4"/>
          <w:w w:val="110"/>
        </w:rPr>
        <w:t xml:space="preserve"> </w:t>
      </w:r>
      <w:r>
        <w:rPr>
          <w:w w:val="110"/>
        </w:rPr>
        <w:t>this</w:t>
      </w:r>
      <w:r>
        <w:rPr>
          <w:spacing w:val="-4"/>
          <w:w w:val="110"/>
        </w:rPr>
        <w:t xml:space="preserve"> </w:t>
      </w:r>
      <w:r>
        <w:rPr>
          <w:w w:val="110"/>
        </w:rPr>
        <w:t>change</w:t>
      </w:r>
      <w:r>
        <w:rPr>
          <w:spacing w:val="-4"/>
          <w:w w:val="110"/>
        </w:rPr>
        <w:t xml:space="preserve"> </w:t>
      </w:r>
      <w:r>
        <w:rPr>
          <w:w w:val="110"/>
        </w:rPr>
        <w:t xml:space="preserve">process. </w:t>
      </w:r>
      <w:r>
        <w:rPr>
          <w:w w:val="115"/>
        </w:rPr>
        <w:t>The</w:t>
      </w:r>
      <w:r>
        <w:rPr>
          <w:spacing w:val="-9"/>
          <w:w w:val="115"/>
        </w:rPr>
        <w:t xml:space="preserve"> </w:t>
      </w:r>
      <w:r>
        <w:rPr>
          <w:w w:val="115"/>
        </w:rPr>
        <w:t>following</w:t>
      </w:r>
      <w:r>
        <w:rPr>
          <w:spacing w:val="-9"/>
          <w:w w:val="115"/>
        </w:rPr>
        <w:t xml:space="preserve"> </w:t>
      </w:r>
      <w:r>
        <w:rPr>
          <w:w w:val="115"/>
        </w:rPr>
        <w:t>figure</w:t>
      </w:r>
      <w:r>
        <w:rPr>
          <w:spacing w:val="-9"/>
          <w:w w:val="115"/>
        </w:rPr>
        <w:t xml:space="preserve"> </w:t>
      </w:r>
      <w:r>
        <w:rPr>
          <w:w w:val="115"/>
        </w:rPr>
        <w:t>illustrates</w:t>
      </w:r>
      <w:r>
        <w:rPr>
          <w:spacing w:val="-9"/>
          <w:w w:val="115"/>
        </w:rPr>
        <w:t xml:space="preserve"> </w:t>
      </w:r>
      <w:r>
        <w:rPr>
          <w:w w:val="115"/>
        </w:rPr>
        <w:t>the</w:t>
      </w:r>
      <w:r>
        <w:rPr>
          <w:spacing w:val="-9"/>
          <w:w w:val="115"/>
        </w:rPr>
        <w:t xml:space="preserve"> </w:t>
      </w:r>
      <w:r>
        <w:rPr>
          <w:w w:val="115"/>
        </w:rPr>
        <w:t>shift</w:t>
      </w:r>
      <w:r>
        <w:rPr>
          <w:spacing w:val="-9"/>
          <w:w w:val="115"/>
        </w:rPr>
        <w:t xml:space="preserve"> </w:t>
      </w:r>
      <w:r>
        <w:rPr>
          <w:w w:val="115"/>
        </w:rPr>
        <w:t>from</w:t>
      </w:r>
      <w:r>
        <w:rPr>
          <w:spacing w:val="-9"/>
          <w:w w:val="115"/>
        </w:rPr>
        <w:t xml:space="preserve"> </w:t>
      </w:r>
      <w:r>
        <w:rPr>
          <w:w w:val="115"/>
        </w:rPr>
        <w:t>the</w:t>
      </w:r>
      <w:r>
        <w:rPr>
          <w:spacing w:val="-9"/>
          <w:w w:val="115"/>
        </w:rPr>
        <w:t xml:space="preserve"> </w:t>
      </w:r>
      <w:r>
        <w:rPr>
          <w:w w:val="115"/>
        </w:rPr>
        <w:t>on-premise</w:t>
      </w:r>
      <w:r>
        <w:rPr>
          <w:spacing w:val="-9"/>
          <w:w w:val="115"/>
        </w:rPr>
        <w:t xml:space="preserve"> </w:t>
      </w:r>
      <w:r>
        <w:rPr>
          <w:w w:val="115"/>
        </w:rPr>
        <w:t>setup</w:t>
      </w:r>
      <w:r>
        <w:rPr>
          <w:spacing w:val="-9"/>
          <w:w w:val="115"/>
        </w:rPr>
        <w:t xml:space="preserve"> </w:t>
      </w:r>
      <w:r>
        <w:rPr>
          <w:w w:val="115"/>
        </w:rPr>
        <w:t>on</w:t>
      </w:r>
      <w:r>
        <w:rPr>
          <w:spacing w:val="-9"/>
          <w:w w:val="115"/>
        </w:rPr>
        <w:t xml:space="preserve"> </w:t>
      </w:r>
      <w:r>
        <w:rPr>
          <w:w w:val="115"/>
        </w:rPr>
        <w:t>the</w:t>
      </w:r>
      <w:r>
        <w:rPr>
          <w:spacing w:val="-9"/>
          <w:w w:val="115"/>
        </w:rPr>
        <w:t xml:space="preserve"> </w:t>
      </w:r>
      <w:r>
        <w:rPr>
          <w:w w:val="115"/>
        </w:rPr>
        <w:t>right-hand</w:t>
      </w:r>
      <w:r>
        <w:rPr>
          <w:spacing w:val="-9"/>
          <w:w w:val="115"/>
        </w:rPr>
        <w:t xml:space="preserve"> </w:t>
      </w:r>
      <w:r>
        <w:rPr>
          <w:w w:val="115"/>
        </w:rPr>
        <w:t>side</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target architecture</w:t>
      </w:r>
      <w:r>
        <w:rPr>
          <w:spacing w:val="-8"/>
          <w:w w:val="115"/>
        </w:rPr>
        <w:t xml:space="preserve"> </w:t>
      </w:r>
      <w:r>
        <w:rPr>
          <w:w w:val="115"/>
        </w:rPr>
        <w:t>using</w:t>
      </w:r>
      <w:r>
        <w:rPr>
          <w:spacing w:val="-8"/>
          <w:w w:val="115"/>
        </w:rPr>
        <w:t xml:space="preserve"> </w:t>
      </w:r>
      <w:r>
        <w:rPr>
          <w:w w:val="115"/>
        </w:rPr>
        <w:t>cloud</w:t>
      </w:r>
      <w:r>
        <w:rPr>
          <w:spacing w:val="-8"/>
          <w:w w:val="115"/>
        </w:rPr>
        <w:t xml:space="preserve"> </w:t>
      </w:r>
      <w:r>
        <w:rPr>
          <w:w w:val="115"/>
        </w:rPr>
        <w:t>hardware</w:t>
      </w:r>
      <w:r>
        <w:rPr>
          <w:spacing w:val="-8"/>
          <w:w w:val="115"/>
        </w:rPr>
        <w:t xml:space="preserve"> </w:t>
      </w:r>
      <w:r>
        <w:rPr>
          <w:w w:val="115"/>
        </w:rPr>
        <w:t>on</w:t>
      </w:r>
      <w:r>
        <w:rPr>
          <w:spacing w:val="-8"/>
          <w:w w:val="115"/>
        </w:rPr>
        <w:t xml:space="preserve"> </w:t>
      </w:r>
      <w:r>
        <w:rPr>
          <w:w w:val="115"/>
        </w:rPr>
        <w:t>the</w:t>
      </w:r>
      <w:r>
        <w:rPr>
          <w:spacing w:val="-8"/>
          <w:w w:val="115"/>
        </w:rPr>
        <w:t xml:space="preserve"> </w:t>
      </w:r>
      <w:r>
        <w:rPr>
          <w:w w:val="115"/>
        </w:rPr>
        <w:t>left-hand</w:t>
      </w:r>
      <w:r>
        <w:rPr>
          <w:spacing w:val="-8"/>
          <w:w w:val="115"/>
        </w:rPr>
        <w:t xml:space="preserve"> </w:t>
      </w:r>
      <w:r>
        <w:rPr>
          <w:w w:val="115"/>
        </w:rPr>
        <w:t>side.</w:t>
      </w:r>
    </w:p>
    <w:p w14:paraId="077BAE54" w14:textId="77777777" w:rsidR="00C220EB" w:rsidRDefault="00C220EB">
      <w:pPr>
        <w:pStyle w:val="BodyText"/>
        <w:spacing w:line="256" w:lineRule="auto"/>
        <w:jc w:val="both"/>
        <w:sectPr w:rsidR="00C220EB">
          <w:headerReference w:type="even" r:id="rId26"/>
          <w:headerReference w:type="default" r:id="rId27"/>
          <w:footerReference w:type="even" r:id="rId28"/>
          <w:footerReference w:type="default" r:id="rId29"/>
          <w:pgSz w:w="11910" w:h="16840"/>
          <w:pgMar w:top="440" w:right="0" w:bottom="1720" w:left="708" w:header="227" w:footer="1540" w:gutter="0"/>
          <w:pgNumType w:start="3"/>
          <w:cols w:space="720"/>
        </w:sectPr>
      </w:pPr>
    </w:p>
    <w:p w14:paraId="077BAE55" w14:textId="77777777" w:rsidR="00C220EB" w:rsidRDefault="00C220EB">
      <w:pPr>
        <w:pStyle w:val="BodyText"/>
        <w:spacing w:before="168"/>
        <w:rPr>
          <w:sz w:val="20"/>
        </w:rPr>
      </w:pPr>
    </w:p>
    <w:p w14:paraId="077BAE56" w14:textId="77777777" w:rsidR="00C220EB" w:rsidRDefault="00000000">
      <w:pPr>
        <w:ind w:left="1137"/>
        <w:rPr>
          <w:sz w:val="20"/>
        </w:rPr>
      </w:pPr>
      <w:r>
        <w:rPr>
          <w:noProof/>
          <w:sz w:val="20"/>
        </w:rPr>
        <w:drawing>
          <wp:inline distT="0" distB="0" distL="0" distR="0" wp14:anchorId="077BB806" wp14:editId="077BB807">
            <wp:extent cx="5213897" cy="35346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213897" cy="3534632"/>
                    </a:xfrm>
                    <a:prstGeom prst="rect">
                      <a:avLst/>
                    </a:prstGeom>
                  </pic:spPr>
                </pic:pic>
              </a:graphicData>
            </a:graphic>
          </wp:inline>
        </w:drawing>
      </w:r>
    </w:p>
    <w:p w14:paraId="077BAE57" w14:textId="77777777" w:rsidR="00C220EB" w:rsidRDefault="00C220EB">
      <w:pPr>
        <w:pStyle w:val="BodyText"/>
        <w:spacing w:before="10"/>
        <w:rPr>
          <w:sz w:val="18"/>
        </w:rPr>
      </w:pPr>
    </w:p>
    <w:p w14:paraId="077BAE58" w14:textId="77777777" w:rsidR="00C220EB"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1.3.:</w:t>
      </w:r>
      <w:r>
        <w:rPr>
          <w:rFonts w:ascii="Arial"/>
          <w:b/>
          <w:color w:val="697D90"/>
          <w:spacing w:val="3"/>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transition from</w:t>
      </w:r>
      <w:r>
        <w:rPr>
          <w:rFonts w:ascii="Arial"/>
          <w:color w:val="697D90"/>
          <w:spacing w:val="1"/>
          <w:sz w:val="18"/>
        </w:rPr>
        <w:t xml:space="preserve"> </w:t>
      </w:r>
      <w:r>
        <w:rPr>
          <w:rFonts w:ascii="Arial"/>
          <w:color w:val="697D90"/>
          <w:sz w:val="18"/>
        </w:rPr>
        <w:t>an on-premise</w:t>
      </w:r>
      <w:r>
        <w:rPr>
          <w:rFonts w:ascii="Arial"/>
          <w:color w:val="697D90"/>
          <w:spacing w:val="1"/>
          <w:sz w:val="18"/>
        </w:rPr>
        <w:t xml:space="preserve"> </w:t>
      </w:r>
      <w:r>
        <w:rPr>
          <w:rFonts w:ascii="Arial"/>
          <w:color w:val="697D90"/>
          <w:sz w:val="18"/>
        </w:rPr>
        <w:t>setup to</w:t>
      </w:r>
      <w:r>
        <w:rPr>
          <w:rFonts w:ascii="Arial"/>
          <w:color w:val="697D90"/>
          <w:spacing w:val="1"/>
          <w:sz w:val="18"/>
        </w:rPr>
        <w:t xml:space="preserve"> </w:t>
      </w:r>
      <w:r>
        <w:rPr>
          <w:rFonts w:ascii="Arial"/>
          <w:color w:val="697D90"/>
          <w:sz w:val="18"/>
        </w:rPr>
        <w:t>a cloud-based</w:t>
      </w:r>
      <w:r>
        <w:rPr>
          <w:rFonts w:ascii="Arial"/>
          <w:color w:val="697D90"/>
          <w:spacing w:val="1"/>
          <w:sz w:val="18"/>
        </w:rPr>
        <w:t xml:space="preserve"> </w:t>
      </w:r>
      <w:r>
        <w:rPr>
          <w:rFonts w:ascii="Arial"/>
          <w:color w:val="697D90"/>
          <w:sz w:val="18"/>
        </w:rPr>
        <w:t xml:space="preserve">target </w:t>
      </w:r>
      <w:r>
        <w:rPr>
          <w:rFonts w:ascii="Arial"/>
          <w:color w:val="697D90"/>
          <w:spacing w:val="-2"/>
          <w:sz w:val="18"/>
        </w:rPr>
        <w:t>architecture.</w:t>
      </w:r>
    </w:p>
    <w:p w14:paraId="077BAE59" w14:textId="77777777" w:rsidR="00C220EB" w:rsidRDefault="00C220EB">
      <w:pPr>
        <w:pStyle w:val="BodyText"/>
        <w:rPr>
          <w:rFonts w:ascii="Arial"/>
          <w:sz w:val="18"/>
        </w:rPr>
      </w:pPr>
    </w:p>
    <w:p w14:paraId="077BAE5A" w14:textId="77777777" w:rsidR="00C220EB" w:rsidRDefault="00C220EB">
      <w:pPr>
        <w:pStyle w:val="BodyText"/>
        <w:rPr>
          <w:rFonts w:ascii="Arial"/>
          <w:sz w:val="18"/>
        </w:rPr>
      </w:pPr>
    </w:p>
    <w:p w14:paraId="077BAE5B" w14:textId="77777777" w:rsidR="00C220EB" w:rsidRDefault="00C220EB">
      <w:pPr>
        <w:pStyle w:val="BodyText"/>
        <w:rPr>
          <w:rFonts w:ascii="Arial"/>
          <w:sz w:val="18"/>
        </w:rPr>
      </w:pPr>
    </w:p>
    <w:p w14:paraId="077BAE5C" w14:textId="77777777" w:rsidR="00C220EB" w:rsidRDefault="00C220EB">
      <w:pPr>
        <w:pStyle w:val="BodyText"/>
        <w:rPr>
          <w:rFonts w:ascii="Arial"/>
          <w:sz w:val="18"/>
        </w:rPr>
      </w:pPr>
    </w:p>
    <w:p w14:paraId="077BAE5D" w14:textId="77777777" w:rsidR="00C220EB" w:rsidRDefault="00C220EB">
      <w:pPr>
        <w:pStyle w:val="BodyText"/>
        <w:rPr>
          <w:rFonts w:ascii="Arial"/>
          <w:sz w:val="18"/>
        </w:rPr>
      </w:pPr>
    </w:p>
    <w:p w14:paraId="077BAE5E" w14:textId="77777777" w:rsidR="00C220EB" w:rsidRDefault="00C220EB">
      <w:pPr>
        <w:pStyle w:val="BodyText"/>
        <w:rPr>
          <w:rFonts w:ascii="Arial"/>
          <w:sz w:val="18"/>
        </w:rPr>
      </w:pPr>
    </w:p>
    <w:p w14:paraId="077BAE5F" w14:textId="77777777" w:rsidR="00C220EB" w:rsidRDefault="00C220EB">
      <w:pPr>
        <w:pStyle w:val="BodyText"/>
        <w:rPr>
          <w:rFonts w:ascii="Arial"/>
          <w:sz w:val="18"/>
        </w:rPr>
      </w:pPr>
    </w:p>
    <w:p w14:paraId="077BAE60" w14:textId="77777777" w:rsidR="00C220EB" w:rsidRDefault="00C220EB">
      <w:pPr>
        <w:pStyle w:val="BodyText"/>
        <w:rPr>
          <w:rFonts w:ascii="Arial"/>
          <w:sz w:val="18"/>
        </w:rPr>
      </w:pPr>
    </w:p>
    <w:p w14:paraId="077BAE61" w14:textId="77777777" w:rsidR="00C220EB" w:rsidRDefault="00C220EB">
      <w:pPr>
        <w:pStyle w:val="BodyText"/>
        <w:rPr>
          <w:rFonts w:ascii="Arial"/>
          <w:sz w:val="18"/>
        </w:rPr>
      </w:pPr>
    </w:p>
    <w:p w14:paraId="077BAE62" w14:textId="77777777" w:rsidR="00C220EB" w:rsidRDefault="00C220EB">
      <w:pPr>
        <w:pStyle w:val="BodyText"/>
        <w:rPr>
          <w:rFonts w:ascii="Arial"/>
          <w:sz w:val="18"/>
        </w:rPr>
      </w:pPr>
    </w:p>
    <w:p w14:paraId="077BAE63" w14:textId="77777777" w:rsidR="00C220EB" w:rsidRDefault="00C220EB">
      <w:pPr>
        <w:pStyle w:val="BodyText"/>
        <w:rPr>
          <w:rFonts w:ascii="Arial"/>
          <w:sz w:val="18"/>
        </w:rPr>
      </w:pPr>
    </w:p>
    <w:p w14:paraId="077BAE64" w14:textId="77777777" w:rsidR="00C220EB" w:rsidRDefault="00C220EB">
      <w:pPr>
        <w:pStyle w:val="BodyText"/>
        <w:rPr>
          <w:rFonts w:ascii="Arial"/>
          <w:sz w:val="18"/>
        </w:rPr>
      </w:pPr>
    </w:p>
    <w:p w14:paraId="077BAE65" w14:textId="77777777" w:rsidR="00C220EB" w:rsidRDefault="00C220EB">
      <w:pPr>
        <w:pStyle w:val="BodyText"/>
        <w:rPr>
          <w:rFonts w:ascii="Arial"/>
          <w:sz w:val="18"/>
        </w:rPr>
      </w:pPr>
    </w:p>
    <w:p w14:paraId="077BAE66" w14:textId="77777777" w:rsidR="00C220EB" w:rsidRDefault="00C220EB">
      <w:pPr>
        <w:pStyle w:val="BodyText"/>
        <w:rPr>
          <w:rFonts w:ascii="Arial"/>
          <w:sz w:val="18"/>
        </w:rPr>
      </w:pPr>
    </w:p>
    <w:p w14:paraId="077BAE67" w14:textId="77777777" w:rsidR="00C220EB" w:rsidRDefault="00C220EB">
      <w:pPr>
        <w:pStyle w:val="BodyText"/>
        <w:rPr>
          <w:rFonts w:ascii="Arial"/>
          <w:sz w:val="18"/>
        </w:rPr>
      </w:pPr>
    </w:p>
    <w:p w14:paraId="077BAE68" w14:textId="77777777" w:rsidR="00C220EB" w:rsidRDefault="00C220EB">
      <w:pPr>
        <w:pStyle w:val="BodyText"/>
        <w:rPr>
          <w:rFonts w:ascii="Arial"/>
          <w:sz w:val="18"/>
        </w:rPr>
      </w:pPr>
    </w:p>
    <w:p w14:paraId="077BAE69" w14:textId="77777777" w:rsidR="00C220EB" w:rsidRDefault="00C220EB">
      <w:pPr>
        <w:pStyle w:val="BodyText"/>
        <w:rPr>
          <w:rFonts w:ascii="Arial"/>
          <w:sz w:val="18"/>
        </w:rPr>
      </w:pPr>
    </w:p>
    <w:p w14:paraId="077BAE6A" w14:textId="77777777" w:rsidR="00C220EB" w:rsidRDefault="00C220EB">
      <w:pPr>
        <w:pStyle w:val="BodyText"/>
        <w:spacing w:before="102"/>
        <w:rPr>
          <w:rFonts w:ascii="Arial"/>
          <w:sz w:val="18"/>
        </w:rPr>
      </w:pPr>
    </w:p>
    <w:p w14:paraId="077BAE6B" w14:textId="77777777" w:rsidR="00C220EB" w:rsidRDefault="00000000">
      <w:pPr>
        <w:pStyle w:val="Heading3"/>
        <w:spacing w:before="1"/>
      </w:pPr>
      <w:r>
        <w:rPr>
          <w:color w:val="697D90"/>
          <w:spacing w:val="-4"/>
        </w:rPr>
        <w:t>Swiss</w:t>
      </w:r>
      <w:r>
        <w:rPr>
          <w:color w:val="697D90"/>
          <w:spacing w:val="-13"/>
        </w:rPr>
        <w:t xml:space="preserve"> </w:t>
      </w:r>
      <w:r>
        <w:rPr>
          <w:color w:val="697D90"/>
          <w:spacing w:val="-4"/>
        </w:rPr>
        <w:t>Post</w:t>
      </w:r>
      <w:r>
        <w:rPr>
          <w:color w:val="697D90"/>
          <w:spacing w:val="-13"/>
        </w:rPr>
        <w:t xml:space="preserve"> </w:t>
      </w:r>
      <w:r>
        <w:rPr>
          <w:color w:val="697D90"/>
          <w:spacing w:val="-4"/>
        </w:rPr>
        <w:t>sorting</w:t>
      </w:r>
      <w:r>
        <w:rPr>
          <w:color w:val="697D90"/>
          <w:spacing w:val="-12"/>
        </w:rPr>
        <w:t xml:space="preserve"> </w:t>
      </w:r>
      <w:r>
        <w:rPr>
          <w:color w:val="697D90"/>
          <w:spacing w:val="-4"/>
        </w:rPr>
        <w:t>centers</w:t>
      </w:r>
      <w:r>
        <w:rPr>
          <w:color w:val="697D90"/>
          <w:spacing w:val="-13"/>
        </w:rPr>
        <w:t xml:space="preserve"> </w:t>
      </w:r>
      <w:r>
        <w:rPr>
          <w:color w:val="697D90"/>
          <w:spacing w:val="-4"/>
        </w:rPr>
        <w:t>are</w:t>
      </w:r>
      <w:r>
        <w:rPr>
          <w:color w:val="697D90"/>
          <w:spacing w:val="-12"/>
        </w:rPr>
        <w:t xml:space="preserve"> </w:t>
      </w:r>
      <w:r>
        <w:rPr>
          <w:color w:val="697D90"/>
          <w:spacing w:val="-4"/>
        </w:rPr>
        <w:t>cyber</w:t>
      </w:r>
      <w:r>
        <w:rPr>
          <w:color w:val="697D90"/>
          <w:spacing w:val="-13"/>
        </w:rPr>
        <w:t xml:space="preserve"> </w:t>
      </w:r>
      <w:r>
        <w:rPr>
          <w:color w:val="697D90"/>
          <w:spacing w:val="-4"/>
        </w:rPr>
        <w:t>machines</w:t>
      </w:r>
    </w:p>
    <w:p w14:paraId="077BAE6C" w14:textId="77777777" w:rsidR="00C220EB" w:rsidRDefault="00C220EB">
      <w:pPr>
        <w:pStyle w:val="BodyText"/>
        <w:rPr>
          <w:rFonts w:ascii="Arial"/>
          <w:b/>
          <w:sz w:val="24"/>
        </w:rPr>
      </w:pPr>
    </w:p>
    <w:p w14:paraId="077BAE6D" w14:textId="77777777" w:rsidR="00C220EB" w:rsidRDefault="00C220EB">
      <w:pPr>
        <w:pStyle w:val="BodyText"/>
        <w:spacing w:before="93"/>
        <w:rPr>
          <w:rFonts w:ascii="Arial"/>
          <w:b/>
          <w:sz w:val="24"/>
        </w:rPr>
      </w:pPr>
    </w:p>
    <w:p w14:paraId="077BAE6E" w14:textId="77777777" w:rsidR="00C220EB" w:rsidRDefault="00000000">
      <w:pPr>
        <w:pStyle w:val="BodyText"/>
        <w:spacing w:line="256" w:lineRule="auto"/>
        <w:ind w:left="142" w:right="848"/>
        <w:jc w:val="both"/>
      </w:pPr>
      <w:r>
        <w:rPr>
          <w:w w:val="110"/>
        </w:rPr>
        <w:t>Swiss</w:t>
      </w:r>
      <w:r>
        <w:rPr>
          <w:spacing w:val="-13"/>
          <w:w w:val="110"/>
        </w:rPr>
        <w:t xml:space="preserve"> </w:t>
      </w:r>
      <w:r>
        <w:rPr>
          <w:w w:val="110"/>
        </w:rPr>
        <w:t>Post</w:t>
      </w:r>
      <w:r>
        <w:rPr>
          <w:spacing w:val="-13"/>
          <w:w w:val="110"/>
        </w:rPr>
        <w:t xml:space="preserve"> </w:t>
      </w:r>
      <w:r>
        <w:rPr>
          <w:w w:val="110"/>
        </w:rPr>
        <w:t>has</w:t>
      </w:r>
      <w:r>
        <w:rPr>
          <w:spacing w:val="-13"/>
          <w:w w:val="110"/>
        </w:rPr>
        <w:t xml:space="preserve"> </w:t>
      </w:r>
      <w:r>
        <w:rPr>
          <w:w w:val="110"/>
        </w:rPr>
        <w:t>built</w:t>
      </w:r>
      <w:r>
        <w:rPr>
          <w:spacing w:val="-13"/>
          <w:w w:val="110"/>
        </w:rPr>
        <w:t xml:space="preserve"> </w:t>
      </w:r>
      <w:r>
        <w:rPr>
          <w:w w:val="110"/>
        </w:rPr>
        <w:t>and</w:t>
      </w:r>
      <w:r>
        <w:rPr>
          <w:spacing w:val="-13"/>
          <w:w w:val="110"/>
        </w:rPr>
        <w:t xml:space="preserve"> </w:t>
      </w:r>
      <w:r>
        <w:rPr>
          <w:w w:val="110"/>
        </w:rPr>
        <w:t>operate</w:t>
      </w:r>
      <w:r>
        <w:rPr>
          <w:spacing w:val="-13"/>
          <w:w w:val="110"/>
        </w:rPr>
        <w:t xml:space="preserve"> </w:t>
      </w:r>
      <w:r>
        <w:rPr>
          <w:w w:val="110"/>
        </w:rPr>
        <w:t>a</w:t>
      </w:r>
      <w:r>
        <w:rPr>
          <w:spacing w:val="-13"/>
          <w:w w:val="110"/>
        </w:rPr>
        <w:t xml:space="preserve"> </w:t>
      </w:r>
      <w:r>
        <w:rPr>
          <w:w w:val="110"/>
        </w:rPr>
        <w:t>number</w:t>
      </w:r>
      <w:r>
        <w:rPr>
          <w:spacing w:val="-13"/>
          <w:w w:val="110"/>
        </w:rPr>
        <w:t xml:space="preserve"> </w:t>
      </w:r>
      <w:r>
        <w:rPr>
          <w:w w:val="110"/>
        </w:rPr>
        <w:t>of</w:t>
      </w:r>
      <w:r>
        <w:rPr>
          <w:spacing w:val="-13"/>
          <w:w w:val="110"/>
        </w:rPr>
        <w:t xml:space="preserve"> </w:t>
      </w:r>
      <w:r>
        <w:rPr>
          <w:w w:val="110"/>
        </w:rPr>
        <w:t>massive</w:t>
      </w:r>
      <w:r>
        <w:rPr>
          <w:spacing w:val="-13"/>
          <w:w w:val="110"/>
        </w:rPr>
        <w:t xml:space="preserve"> </w:t>
      </w:r>
      <w:r>
        <w:rPr>
          <w:w w:val="110"/>
        </w:rPr>
        <w:t>sorting</w:t>
      </w:r>
      <w:r>
        <w:rPr>
          <w:spacing w:val="-13"/>
          <w:w w:val="110"/>
        </w:rPr>
        <w:t xml:space="preserve"> </w:t>
      </w:r>
      <w:r>
        <w:rPr>
          <w:w w:val="110"/>
        </w:rPr>
        <w:t>centers</w:t>
      </w:r>
      <w:r>
        <w:rPr>
          <w:spacing w:val="-13"/>
          <w:w w:val="110"/>
        </w:rPr>
        <w:t xml:space="preserve"> </w:t>
      </w:r>
      <w:r>
        <w:rPr>
          <w:w w:val="110"/>
        </w:rPr>
        <w:t>located</w:t>
      </w:r>
      <w:r>
        <w:rPr>
          <w:spacing w:val="-13"/>
          <w:w w:val="110"/>
        </w:rPr>
        <w:t xml:space="preserve"> </w:t>
      </w:r>
      <w:r>
        <w:rPr>
          <w:w w:val="110"/>
        </w:rPr>
        <w:t>across</w:t>
      </w:r>
      <w:r>
        <w:rPr>
          <w:spacing w:val="-13"/>
          <w:w w:val="110"/>
        </w:rPr>
        <w:t xml:space="preserve"> </w:t>
      </w:r>
      <w:r>
        <w:rPr>
          <w:w w:val="110"/>
        </w:rPr>
        <w:t>Switzerla</w:t>
      </w:r>
      <w:bookmarkStart w:id="10" w:name="_bookmark8"/>
      <w:bookmarkEnd w:id="10"/>
      <w:r>
        <w:rPr>
          <w:w w:val="110"/>
        </w:rPr>
        <w:t>nd.</w:t>
      </w:r>
      <w:r>
        <w:rPr>
          <w:spacing w:val="4"/>
          <w:w w:val="110"/>
        </w:rPr>
        <w:t xml:space="preserve"> </w:t>
      </w:r>
      <w:r>
        <w:rPr>
          <w:w w:val="110"/>
        </w:rPr>
        <w:t>These</w:t>
      </w:r>
      <w:r>
        <w:rPr>
          <w:spacing w:val="-13"/>
          <w:w w:val="110"/>
        </w:rPr>
        <w:t xml:space="preserve"> </w:t>
      </w:r>
      <w:r>
        <w:rPr>
          <w:w w:val="110"/>
        </w:rPr>
        <w:t>are far more than just mechanical warehouses or factories.</w:t>
      </w:r>
      <w:r>
        <w:rPr>
          <w:spacing w:val="40"/>
          <w:w w:val="110"/>
        </w:rPr>
        <w:t xml:space="preserve"> </w:t>
      </w:r>
      <w:r>
        <w:rPr>
          <w:w w:val="110"/>
        </w:rPr>
        <w:t>Rather, these sorting centers are massive “cyber facilities” that include high-tech hardware but also high-tech IT systems to keep them running.</w:t>
      </w:r>
    </w:p>
    <w:p w14:paraId="077BAE6F" w14:textId="77777777" w:rsidR="00C220EB" w:rsidRDefault="00C220EB">
      <w:pPr>
        <w:pStyle w:val="BodyText"/>
      </w:pPr>
    </w:p>
    <w:p w14:paraId="077BAE70" w14:textId="77777777" w:rsidR="00C220EB" w:rsidRDefault="00C220EB">
      <w:pPr>
        <w:pStyle w:val="BodyText"/>
      </w:pPr>
    </w:p>
    <w:p w14:paraId="077BAE71" w14:textId="77777777" w:rsidR="00C220EB" w:rsidRDefault="00C220EB">
      <w:pPr>
        <w:pStyle w:val="BodyText"/>
      </w:pPr>
    </w:p>
    <w:p w14:paraId="077BAE72" w14:textId="77777777" w:rsidR="00C220EB" w:rsidRDefault="00C220EB">
      <w:pPr>
        <w:pStyle w:val="BodyText"/>
        <w:spacing w:before="38"/>
      </w:pPr>
    </w:p>
    <w:p w14:paraId="077BAE73" w14:textId="77777777" w:rsidR="00C220EB" w:rsidRDefault="00000000">
      <w:pPr>
        <w:pStyle w:val="BodyText"/>
        <w:spacing w:line="256" w:lineRule="auto"/>
        <w:ind w:left="142" w:right="848"/>
        <w:jc w:val="both"/>
      </w:pPr>
      <w:r>
        <w:rPr>
          <w:w w:val="110"/>
        </w:rPr>
        <w:t>While the team handles use cases across the entire postal delivery workflow, this project initially focuses on supporting sorting data flows.</w:t>
      </w:r>
      <w:r>
        <w:rPr>
          <w:spacing w:val="40"/>
          <w:w w:val="110"/>
        </w:rPr>
        <w:t xml:space="preserve"> </w:t>
      </w:r>
      <w:r>
        <w:rPr>
          <w:w w:val="110"/>
        </w:rPr>
        <w:t>Sorting at Swiss Post is the process of consolidating received items in centralised plants, to which letters and parcels are sent from regions across Switzerland.</w:t>
      </w:r>
      <w:r>
        <w:rPr>
          <w:spacing w:val="35"/>
          <w:w w:val="110"/>
        </w:rPr>
        <w:t xml:space="preserve"> </w:t>
      </w:r>
      <w:r>
        <w:rPr>
          <w:w w:val="110"/>
        </w:rPr>
        <w:t>One such plant is located in Härkingen:</w:t>
      </w:r>
    </w:p>
    <w:p w14:paraId="077BAE74"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E75" w14:textId="77777777" w:rsidR="00C220EB" w:rsidRDefault="00C220EB">
      <w:pPr>
        <w:pStyle w:val="BodyText"/>
        <w:spacing w:before="168"/>
        <w:rPr>
          <w:sz w:val="20"/>
        </w:rPr>
      </w:pPr>
    </w:p>
    <w:p w14:paraId="077BAE76" w14:textId="77777777" w:rsidR="00C220EB" w:rsidRDefault="00000000">
      <w:pPr>
        <w:ind w:left="1137"/>
        <w:rPr>
          <w:sz w:val="20"/>
        </w:rPr>
      </w:pPr>
      <w:r>
        <w:rPr>
          <w:noProof/>
          <w:sz w:val="20"/>
        </w:rPr>
        <w:drawing>
          <wp:inline distT="0" distB="0" distL="0" distR="0" wp14:anchorId="077BB808" wp14:editId="077BB809">
            <wp:extent cx="5187703" cy="364540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5187703" cy="3645407"/>
                    </a:xfrm>
                    <a:prstGeom prst="rect">
                      <a:avLst/>
                    </a:prstGeom>
                  </pic:spPr>
                </pic:pic>
              </a:graphicData>
            </a:graphic>
          </wp:inline>
        </w:drawing>
      </w:r>
    </w:p>
    <w:p w14:paraId="077BAE77" w14:textId="77777777" w:rsidR="00C220EB" w:rsidRDefault="00C220EB">
      <w:pPr>
        <w:pStyle w:val="BodyText"/>
        <w:spacing w:before="38"/>
        <w:rPr>
          <w:sz w:val="18"/>
        </w:rPr>
      </w:pPr>
    </w:p>
    <w:p w14:paraId="077BAE78" w14:textId="77777777" w:rsidR="00C220EB" w:rsidRDefault="00000000">
      <w:pPr>
        <w:ind w:left="142"/>
        <w:jc w:val="both"/>
        <w:rPr>
          <w:rFonts w:ascii="Arial" w:hAnsi="Arial"/>
          <w:sz w:val="18"/>
        </w:rPr>
      </w:pPr>
      <w:r>
        <w:rPr>
          <w:rFonts w:ascii="Arial" w:hAnsi="Arial"/>
          <w:b/>
          <w:color w:val="697D90"/>
          <w:sz w:val="18"/>
        </w:rPr>
        <w:t>Figure</w:t>
      </w:r>
      <w:r>
        <w:rPr>
          <w:rFonts w:ascii="Arial" w:hAnsi="Arial"/>
          <w:b/>
          <w:color w:val="697D90"/>
          <w:spacing w:val="1"/>
          <w:sz w:val="18"/>
        </w:rPr>
        <w:t xml:space="preserve"> </w:t>
      </w:r>
      <w:r>
        <w:rPr>
          <w:rFonts w:ascii="Arial" w:hAnsi="Arial"/>
          <w:b/>
          <w:color w:val="697D90"/>
          <w:sz w:val="18"/>
        </w:rPr>
        <w:t>1.4.:</w:t>
      </w:r>
      <w:r>
        <w:rPr>
          <w:rFonts w:ascii="Arial" w:hAnsi="Arial"/>
          <w:b/>
          <w:color w:val="697D90"/>
          <w:spacing w:val="1"/>
          <w:sz w:val="18"/>
        </w:rPr>
        <w:t xml:space="preserve"> </w:t>
      </w:r>
      <w:r>
        <w:rPr>
          <w:rFonts w:ascii="Arial" w:hAnsi="Arial"/>
          <w:color w:val="697D90"/>
          <w:sz w:val="18"/>
        </w:rPr>
        <w:t>Aerial</w:t>
      </w:r>
      <w:r>
        <w:rPr>
          <w:rFonts w:ascii="Arial" w:hAnsi="Arial"/>
          <w:color w:val="697D90"/>
          <w:spacing w:val="-2"/>
          <w:sz w:val="18"/>
        </w:rPr>
        <w:t xml:space="preserve"> </w:t>
      </w:r>
      <w:r>
        <w:rPr>
          <w:rFonts w:ascii="Arial" w:hAnsi="Arial"/>
          <w:color w:val="697D90"/>
          <w:sz w:val="18"/>
        </w:rPr>
        <w:t>view</w:t>
      </w:r>
      <w:r>
        <w:rPr>
          <w:rFonts w:ascii="Arial" w:hAnsi="Arial"/>
          <w:color w:val="697D90"/>
          <w:spacing w:val="-1"/>
          <w:sz w:val="18"/>
        </w:rPr>
        <w:t xml:space="preserve"> </w:t>
      </w:r>
      <w:r>
        <w:rPr>
          <w:rFonts w:ascii="Arial" w:hAnsi="Arial"/>
          <w:color w:val="697D90"/>
          <w:sz w:val="18"/>
        </w:rPr>
        <w:t>of</w:t>
      </w:r>
      <w:r>
        <w:rPr>
          <w:rFonts w:ascii="Arial" w:hAnsi="Arial"/>
          <w:color w:val="697D90"/>
          <w:spacing w:val="-1"/>
          <w:sz w:val="18"/>
        </w:rPr>
        <w:t xml:space="preserve"> </w:t>
      </w:r>
      <w:r>
        <w:rPr>
          <w:rFonts w:ascii="Arial" w:hAnsi="Arial"/>
          <w:color w:val="697D90"/>
          <w:sz w:val="18"/>
        </w:rPr>
        <w:t>the</w:t>
      </w:r>
      <w:r>
        <w:rPr>
          <w:rFonts w:ascii="Arial" w:hAnsi="Arial"/>
          <w:color w:val="697D90"/>
          <w:spacing w:val="-1"/>
          <w:sz w:val="18"/>
        </w:rPr>
        <w:t xml:space="preserve"> </w:t>
      </w:r>
      <w:r>
        <w:rPr>
          <w:rFonts w:ascii="Arial" w:hAnsi="Arial"/>
          <w:color w:val="697D90"/>
          <w:sz w:val="18"/>
        </w:rPr>
        <w:t>Swiss</w:t>
      </w:r>
      <w:r>
        <w:rPr>
          <w:rFonts w:ascii="Arial" w:hAnsi="Arial"/>
          <w:color w:val="697D90"/>
          <w:spacing w:val="-1"/>
          <w:sz w:val="18"/>
        </w:rPr>
        <w:t xml:space="preserve"> </w:t>
      </w:r>
      <w:r>
        <w:rPr>
          <w:rFonts w:ascii="Arial" w:hAnsi="Arial"/>
          <w:color w:val="697D90"/>
          <w:sz w:val="18"/>
        </w:rPr>
        <w:t>Post</w:t>
      </w:r>
      <w:r>
        <w:rPr>
          <w:rFonts w:ascii="Arial" w:hAnsi="Arial"/>
          <w:color w:val="697D90"/>
          <w:spacing w:val="-1"/>
          <w:sz w:val="18"/>
        </w:rPr>
        <w:t xml:space="preserve"> </w:t>
      </w:r>
      <w:r>
        <w:rPr>
          <w:rFonts w:ascii="Arial" w:hAnsi="Arial"/>
          <w:color w:val="697D90"/>
          <w:sz w:val="18"/>
        </w:rPr>
        <w:t>sorting</w:t>
      </w:r>
      <w:r>
        <w:rPr>
          <w:rFonts w:ascii="Arial" w:hAnsi="Arial"/>
          <w:color w:val="697D90"/>
          <w:spacing w:val="-1"/>
          <w:sz w:val="18"/>
        </w:rPr>
        <w:t xml:space="preserve"> </w:t>
      </w:r>
      <w:r>
        <w:rPr>
          <w:rFonts w:ascii="Arial" w:hAnsi="Arial"/>
          <w:color w:val="697D90"/>
          <w:sz w:val="18"/>
        </w:rPr>
        <w:t>center</w:t>
      </w:r>
      <w:r>
        <w:rPr>
          <w:rFonts w:ascii="Arial" w:hAnsi="Arial"/>
          <w:color w:val="697D90"/>
          <w:spacing w:val="-1"/>
          <w:sz w:val="18"/>
        </w:rPr>
        <w:t xml:space="preserve"> </w:t>
      </w:r>
      <w:r>
        <w:rPr>
          <w:rFonts w:ascii="Arial" w:hAnsi="Arial"/>
          <w:color w:val="697D90"/>
          <w:sz w:val="18"/>
        </w:rPr>
        <w:t>in</w:t>
      </w:r>
      <w:r>
        <w:rPr>
          <w:rFonts w:ascii="Arial" w:hAnsi="Arial"/>
          <w:color w:val="697D90"/>
          <w:spacing w:val="-1"/>
          <w:sz w:val="18"/>
        </w:rPr>
        <w:t xml:space="preserve"> </w:t>
      </w:r>
      <w:r>
        <w:rPr>
          <w:rFonts w:ascii="Arial" w:hAnsi="Arial"/>
          <w:color w:val="697D90"/>
          <w:spacing w:val="-2"/>
          <w:sz w:val="18"/>
        </w:rPr>
        <w:t>Härkingen.</w:t>
      </w:r>
    </w:p>
    <w:p w14:paraId="077BAE79" w14:textId="77777777" w:rsidR="00C220EB" w:rsidRDefault="00C220EB">
      <w:pPr>
        <w:pStyle w:val="BodyText"/>
        <w:rPr>
          <w:rFonts w:ascii="Arial"/>
          <w:sz w:val="18"/>
        </w:rPr>
      </w:pPr>
    </w:p>
    <w:p w14:paraId="077BAE7A" w14:textId="77777777" w:rsidR="00C220EB" w:rsidRDefault="00C220EB">
      <w:pPr>
        <w:pStyle w:val="BodyText"/>
        <w:rPr>
          <w:rFonts w:ascii="Arial"/>
          <w:sz w:val="18"/>
        </w:rPr>
      </w:pPr>
    </w:p>
    <w:p w14:paraId="077BAE7B" w14:textId="77777777" w:rsidR="00C220EB" w:rsidRDefault="00C220EB">
      <w:pPr>
        <w:pStyle w:val="BodyText"/>
        <w:rPr>
          <w:rFonts w:ascii="Arial"/>
          <w:sz w:val="18"/>
        </w:rPr>
      </w:pPr>
    </w:p>
    <w:p w14:paraId="077BAE7C" w14:textId="77777777" w:rsidR="00C220EB" w:rsidRDefault="00C220EB">
      <w:pPr>
        <w:pStyle w:val="BodyText"/>
        <w:rPr>
          <w:rFonts w:ascii="Arial"/>
          <w:sz w:val="18"/>
        </w:rPr>
      </w:pPr>
    </w:p>
    <w:p w14:paraId="077BAE7D" w14:textId="77777777" w:rsidR="00C220EB" w:rsidRDefault="00C220EB">
      <w:pPr>
        <w:pStyle w:val="BodyText"/>
        <w:rPr>
          <w:rFonts w:ascii="Arial"/>
          <w:sz w:val="18"/>
        </w:rPr>
      </w:pPr>
    </w:p>
    <w:p w14:paraId="077BAE7E" w14:textId="77777777" w:rsidR="00C220EB" w:rsidRDefault="00C220EB">
      <w:pPr>
        <w:pStyle w:val="BodyText"/>
        <w:rPr>
          <w:rFonts w:ascii="Arial"/>
          <w:sz w:val="18"/>
        </w:rPr>
      </w:pPr>
    </w:p>
    <w:p w14:paraId="077BAE7F" w14:textId="77777777" w:rsidR="00C220EB" w:rsidRDefault="00C220EB">
      <w:pPr>
        <w:pStyle w:val="BodyText"/>
        <w:rPr>
          <w:rFonts w:ascii="Arial"/>
          <w:sz w:val="18"/>
        </w:rPr>
      </w:pPr>
    </w:p>
    <w:p w14:paraId="077BAE80" w14:textId="77777777" w:rsidR="00C220EB" w:rsidRDefault="00C220EB">
      <w:pPr>
        <w:pStyle w:val="BodyText"/>
        <w:rPr>
          <w:rFonts w:ascii="Arial"/>
          <w:sz w:val="18"/>
        </w:rPr>
      </w:pPr>
    </w:p>
    <w:p w14:paraId="077BAE81" w14:textId="77777777" w:rsidR="00C220EB" w:rsidRDefault="00C220EB">
      <w:pPr>
        <w:pStyle w:val="BodyText"/>
        <w:rPr>
          <w:rFonts w:ascii="Arial"/>
          <w:sz w:val="18"/>
        </w:rPr>
      </w:pPr>
    </w:p>
    <w:p w14:paraId="077BAE82" w14:textId="77777777" w:rsidR="00C220EB" w:rsidRDefault="00C220EB">
      <w:pPr>
        <w:pStyle w:val="BodyText"/>
        <w:rPr>
          <w:rFonts w:ascii="Arial"/>
          <w:sz w:val="18"/>
        </w:rPr>
      </w:pPr>
    </w:p>
    <w:p w14:paraId="077BAE83" w14:textId="77777777" w:rsidR="00C220EB" w:rsidRDefault="00C220EB">
      <w:pPr>
        <w:pStyle w:val="BodyText"/>
        <w:rPr>
          <w:rFonts w:ascii="Arial"/>
          <w:sz w:val="18"/>
        </w:rPr>
      </w:pPr>
    </w:p>
    <w:p w14:paraId="077BAE84" w14:textId="77777777" w:rsidR="00C220EB" w:rsidRDefault="00C220EB">
      <w:pPr>
        <w:pStyle w:val="BodyText"/>
        <w:rPr>
          <w:rFonts w:ascii="Arial"/>
          <w:sz w:val="18"/>
        </w:rPr>
      </w:pPr>
    </w:p>
    <w:p w14:paraId="077BAE85" w14:textId="77777777" w:rsidR="00C220EB" w:rsidRDefault="00C220EB">
      <w:pPr>
        <w:pStyle w:val="BodyText"/>
        <w:rPr>
          <w:rFonts w:ascii="Arial"/>
          <w:sz w:val="18"/>
        </w:rPr>
      </w:pPr>
    </w:p>
    <w:p w14:paraId="077BAE86" w14:textId="77777777" w:rsidR="00C220EB" w:rsidRDefault="00C220EB">
      <w:pPr>
        <w:pStyle w:val="BodyText"/>
        <w:rPr>
          <w:rFonts w:ascii="Arial"/>
          <w:sz w:val="18"/>
        </w:rPr>
      </w:pPr>
    </w:p>
    <w:p w14:paraId="077BAE87" w14:textId="77777777" w:rsidR="00C220EB" w:rsidRDefault="00C220EB">
      <w:pPr>
        <w:pStyle w:val="BodyText"/>
        <w:rPr>
          <w:rFonts w:ascii="Arial"/>
          <w:sz w:val="18"/>
        </w:rPr>
      </w:pPr>
    </w:p>
    <w:p w14:paraId="077BAE88" w14:textId="77777777" w:rsidR="00C220EB" w:rsidRDefault="00C220EB">
      <w:pPr>
        <w:pStyle w:val="BodyText"/>
        <w:rPr>
          <w:rFonts w:ascii="Arial"/>
          <w:sz w:val="18"/>
        </w:rPr>
      </w:pPr>
    </w:p>
    <w:p w14:paraId="077BAE89" w14:textId="77777777" w:rsidR="00C220EB" w:rsidRDefault="00C220EB">
      <w:pPr>
        <w:pStyle w:val="BodyText"/>
        <w:rPr>
          <w:rFonts w:ascii="Arial"/>
          <w:sz w:val="18"/>
        </w:rPr>
      </w:pPr>
    </w:p>
    <w:p w14:paraId="077BAE8A" w14:textId="77777777" w:rsidR="00C220EB" w:rsidRDefault="00C220EB">
      <w:pPr>
        <w:pStyle w:val="BodyText"/>
        <w:rPr>
          <w:rFonts w:ascii="Arial"/>
          <w:sz w:val="18"/>
        </w:rPr>
      </w:pPr>
    </w:p>
    <w:p w14:paraId="077BAE8B" w14:textId="77777777" w:rsidR="00C220EB" w:rsidRDefault="00C220EB">
      <w:pPr>
        <w:pStyle w:val="BodyText"/>
        <w:rPr>
          <w:rFonts w:ascii="Arial"/>
          <w:sz w:val="18"/>
        </w:rPr>
      </w:pPr>
    </w:p>
    <w:p w14:paraId="077BAE8C" w14:textId="77777777" w:rsidR="00C220EB" w:rsidRDefault="00C220EB">
      <w:pPr>
        <w:pStyle w:val="BodyText"/>
        <w:rPr>
          <w:rFonts w:ascii="Arial"/>
          <w:sz w:val="18"/>
        </w:rPr>
      </w:pPr>
    </w:p>
    <w:p w14:paraId="077BAE8D" w14:textId="77777777" w:rsidR="00C220EB" w:rsidRDefault="00C220EB">
      <w:pPr>
        <w:pStyle w:val="BodyText"/>
        <w:rPr>
          <w:rFonts w:ascii="Arial"/>
          <w:sz w:val="18"/>
        </w:rPr>
      </w:pPr>
    </w:p>
    <w:p w14:paraId="077BAE8E" w14:textId="77777777" w:rsidR="00C220EB" w:rsidRDefault="00C220EB">
      <w:pPr>
        <w:pStyle w:val="BodyText"/>
        <w:rPr>
          <w:rFonts w:ascii="Arial"/>
          <w:sz w:val="18"/>
        </w:rPr>
      </w:pPr>
    </w:p>
    <w:p w14:paraId="077BAE8F" w14:textId="77777777" w:rsidR="00C220EB" w:rsidRDefault="00C220EB">
      <w:pPr>
        <w:pStyle w:val="BodyText"/>
        <w:rPr>
          <w:rFonts w:ascii="Arial"/>
          <w:sz w:val="18"/>
        </w:rPr>
      </w:pPr>
    </w:p>
    <w:p w14:paraId="077BAE90" w14:textId="77777777" w:rsidR="00C220EB" w:rsidRDefault="00C220EB">
      <w:pPr>
        <w:pStyle w:val="BodyText"/>
        <w:rPr>
          <w:rFonts w:ascii="Arial"/>
          <w:sz w:val="18"/>
        </w:rPr>
      </w:pPr>
    </w:p>
    <w:p w14:paraId="077BAE91" w14:textId="77777777" w:rsidR="00C220EB" w:rsidRDefault="00C220EB">
      <w:pPr>
        <w:pStyle w:val="BodyText"/>
        <w:rPr>
          <w:rFonts w:ascii="Arial"/>
          <w:sz w:val="18"/>
        </w:rPr>
      </w:pPr>
    </w:p>
    <w:p w14:paraId="077BAE92" w14:textId="77777777" w:rsidR="00C220EB" w:rsidRDefault="00C220EB">
      <w:pPr>
        <w:pStyle w:val="BodyText"/>
        <w:rPr>
          <w:rFonts w:ascii="Arial"/>
          <w:sz w:val="18"/>
        </w:rPr>
      </w:pPr>
    </w:p>
    <w:p w14:paraId="077BAE93" w14:textId="77777777" w:rsidR="00C220EB" w:rsidRDefault="00C220EB">
      <w:pPr>
        <w:pStyle w:val="BodyText"/>
        <w:rPr>
          <w:rFonts w:ascii="Arial"/>
          <w:sz w:val="18"/>
        </w:rPr>
      </w:pPr>
    </w:p>
    <w:p w14:paraId="077BAE94" w14:textId="77777777" w:rsidR="00C220EB" w:rsidRDefault="00C220EB">
      <w:pPr>
        <w:pStyle w:val="BodyText"/>
        <w:rPr>
          <w:rFonts w:ascii="Arial"/>
          <w:sz w:val="18"/>
        </w:rPr>
      </w:pPr>
    </w:p>
    <w:p w14:paraId="077BAE95" w14:textId="77777777" w:rsidR="00C220EB" w:rsidRDefault="00C220EB">
      <w:pPr>
        <w:pStyle w:val="BodyText"/>
        <w:spacing w:before="136"/>
        <w:rPr>
          <w:rFonts w:ascii="Arial"/>
          <w:sz w:val="18"/>
        </w:rPr>
      </w:pPr>
    </w:p>
    <w:p w14:paraId="077BAE96" w14:textId="77777777" w:rsidR="00C220EB" w:rsidRDefault="00000000">
      <w:pPr>
        <w:pStyle w:val="BodyText"/>
        <w:spacing w:before="1" w:line="256" w:lineRule="auto"/>
        <w:ind w:left="142" w:right="848"/>
        <w:jc w:val="both"/>
      </w:pPr>
      <w:r>
        <w:rPr>
          <w:w w:val="110"/>
        </w:rPr>
        <w:t xml:space="preserve">Mail pieces are handled by workers and placed onto the automated sorting hardware of Swiss </w:t>
      </w:r>
      <w:bookmarkStart w:id="11" w:name="_bookmark9"/>
      <w:bookmarkEnd w:id="11"/>
      <w:r>
        <w:rPr>
          <w:w w:val="110"/>
        </w:rPr>
        <w:t>Post.</w:t>
      </w:r>
      <w:r>
        <w:rPr>
          <w:spacing w:val="33"/>
          <w:w w:val="110"/>
        </w:rPr>
        <w:t xml:space="preserve"> </w:t>
      </w:r>
      <w:r>
        <w:rPr>
          <w:w w:val="110"/>
        </w:rPr>
        <w:t>This hardware</w:t>
      </w:r>
      <w:r>
        <w:rPr>
          <w:spacing w:val="-3"/>
          <w:w w:val="110"/>
        </w:rPr>
        <w:t xml:space="preserve"> </w:t>
      </w:r>
      <w:r>
        <w:rPr>
          <w:w w:val="110"/>
        </w:rPr>
        <w:t>enables</w:t>
      </w:r>
      <w:r>
        <w:rPr>
          <w:spacing w:val="-3"/>
          <w:w w:val="110"/>
        </w:rPr>
        <w:t xml:space="preserve"> </w:t>
      </w:r>
      <w:r>
        <w:rPr>
          <w:w w:val="110"/>
        </w:rPr>
        <w:t>the</w:t>
      </w:r>
      <w:r>
        <w:rPr>
          <w:spacing w:val="-3"/>
          <w:w w:val="110"/>
        </w:rPr>
        <w:t xml:space="preserve"> </w:t>
      </w:r>
      <w:r>
        <w:rPr>
          <w:w w:val="110"/>
        </w:rPr>
        <w:t>handling</w:t>
      </w:r>
      <w:r>
        <w:rPr>
          <w:spacing w:val="-3"/>
          <w:w w:val="110"/>
        </w:rPr>
        <w:t xml:space="preserve"> </w:t>
      </w:r>
      <w:r>
        <w:rPr>
          <w:w w:val="110"/>
        </w:rPr>
        <w:t>of</w:t>
      </w:r>
      <w:r>
        <w:rPr>
          <w:spacing w:val="-3"/>
          <w:w w:val="110"/>
        </w:rPr>
        <w:t xml:space="preserve"> </w:t>
      </w:r>
      <w:r>
        <w:rPr>
          <w:w w:val="110"/>
        </w:rPr>
        <w:t>up</w:t>
      </w:r>
      <w:r>
        <w:rPr>
          <w:spacing w:val="-3"/>
          <w:w w:val="110"/>
        </w:rPr>
        <w:t xml:space="preserve"> </w:t>
      </w:r>
      <w:r>
        <w:rPr>
          <w:w w:val="110"/>
        </w:rPr>
        <w:t>to</w:t>
      </w:r>
      <w:r>
        <w:rPr>
          <w:spacing w:val="-3"/>
          <w:w w:val="110"/>
        </w:rPr>
        <w:t xml:space="preserve"> </w:t>
      </w:r>
      <w:r>
        <w:rPr>
          <w:w w:val="110"/>
        </w:rPr>
        <w:t>10’000</w:t>
      </w:r>
      <w:r>
        <w:rPr>
          <w:spacing w:val="-3"/>
          <w:w w:val="110"/>
        </w:rPr>
        <w:t xml:space="preserve"> </w:t>
      </w:r>
      <w:r>
        <w:rPr>
          <w:w w:val="110"/>
        </w:rPr>
        <w:t>parcels</w:t>
      </w:r>
      <w:r>
        <w:rPr>
          <w:spacing w:val="-3"/>
          <w:w w:val="110"/>
        </w:rPr>
        <w:t xml:space="preserve"> </w:t>
      </w:r>
      <w:r>
        <w:rPr>
          <w:w w:val="110"/>
        </w:rPr>
        <w:t>per</w:t>
      </w:r>
      <w:r>
        <w:rPr>
          <w:spacing w:val="-3"/>
          <w:w w:val="110"/>
        </w:rPr>
        <w:t xml:space="preserve"> </w:t>
      </w:r>
      <w:r>
        <w:rPr>
          <w:w w:val="110"/>
        </w:rPr>
        <w:t>hour</w:t>
      </w:r>
      <w:r>
        <w:rPr>
          <w:spacing w:val="-3"/>
          <w:w w:val="110"/>
        </w:rPr>
        <w:t xml:space="preserve"> </w:t>
      </w:r>
      <w:r>
        <w:rPr>
          <w:w w:val="110"/>
        </w:rPr>
        <w:t>Post</w:t>
      </w:r>
      <w:r>
        <w:rPr>
          <w:spacing w:val="-3"/>
          <w:w w:val="110"/>
        </w:rPr>
        <w:t xml:space="preserve"> </w:t>
      </w:r>
      <w:hyperlink w:anchor="_bookmark186" w:history="1">
        <w:r>
          <w:rPr>
            <w:color w:val="000098"/>
            <w:w w:val="110"/>
          </w:rPr>
          <w:t>2023</w:t>
        </w:r>
      </w:hyperlink>
      <w:r>
        <w:rPr>
          <w:w w:val="110"/>
        </w:rPr>
        <w:t>. The</w:t>
      </w:r>
      <w:r>
        <w:rPr>
          <w:spacing w:val="-3"/>
          <w:w w:val="110"/>
        </w:rPr>
        <w:t xml:space="preserve"> </w:t>
      </w:r>
      <w:r>
        <w:rPr>
          <w:w w:val="110"/>
        </w:rPr>
        <w:t>system</w:t>
      </w:r>
      <w:r>
        <w:rPr>
          <w:spacing w:val="-3"/>
          <w:w w:val="110"/>
        </w:rPr>
        <w:t xml:space="preserve"> </w:t>
      </w:r>
      <w:r>
        <w:rPr>
          <w:w w:val="110"/>
        </w:rPr>
        <w:t>scans</w:t>
      </w:r>
      <w:r>
        <w:rPr>
          <w:spacing w:val="-3"/>
          <w:w w:val="110"/>
        </w:rPr>
        <w:t xml:space="preserve"> </w:t>
      </w:r>
      <w:r>
        <w:rPr>
          <w:w w:val="110"/>
        </w:rPr>
        <w:t>the</w:t>
      </w:r>
      <w:r>
        <w:rPr>
          <w:spacing w:val="-3"/>
          <w:w w:val="110"/>
        </w:rPr>
        <w:t xml:space="preserve"> </w:t>
      </w:r>
      <w:r>
        <w:rPr>
          <w:w w:val="110"/>
        </w:rPr>
        <w:t xml:space="preserve">received </w:t>
      </w:r>
      <w:r>
        <w:rPr>
          <w:w w:val="115"/>
        </w:rPr>
        <w:t>items</w:t>
      </w:r>
      <w:r>
        <w:rPr>
          <w:spacing w:val="-14"/>
          <w:w w:val="115"/>
        </w:rPr>
        <w:t xml:space="preserve"> </w:t>
      </w:r>
      <w:r>
        <w:rPr>
          <w:w w:val="115"/>
        </w:rPr>
        <w:t>and</w:t>
      </w:r>
      <w:r>
        <w:rPr>
          <w:spacing w:val="-15"/>
          <w:w w:val="115"/>
        </w:rPr>
        <w:t xml:space="preserve"> </w:t>
      </w:r>
      <w:r>
        <w:rPr>
          <w:w w:val="115"/>
        </w:rPr>
        <w:t>transports</w:t>
      </w:r>
      <w:r>
        <w:rPr>
          <w:spacing w:val="-14"/>
          <w:w w:val="115"/>
        </w:rPr>
        <w:t xml:space="preserve"> </w:t>
      </w:r>
      <w:r>
        <w:rPr>
          <w:w w:val="115"/>
        </w:rPr>
        <w:t>them</w:t>
      </w:r>
      <w:r>
        <w:rPr>
          <w:spacing w:val="-15"/>
          <w:w w:val="115"/>
        </w:rPr>
        <w:t xml:space="preserve"> </w:t>
      </w:r>
      <w:r>
        <w:rPr>
          <w:w w:val="115"/>
        </w:rPr>
        <w:t>through</w:t>
      </w:r>
      <w:r>
        <w:rPr>
          <w:spacing w:val="-14"/>
          <w:w w:val="115"/>
        </w:rPr>
        <w:t xml:space="preserve"> </w:t>
      </w:r>
      <w:r>
        <w:rPr>
          <w:w w:val="115"/>
        </w:rPr>
        <w:t>the</w:t>
      </w:r>
      <w:r>
        <w:rPr>
          <w:spacing w:val="-14"/>
          <w:w w:val="115"/>
        </w:rPr>
        <w:t xml:space="preserve"> </w:t>
      </w:r>
      <w:r>
        <w:rPr>
          <w:w w:val="115"/>
        </w:rPr>
        <w:t>plant</w:t>
      </w:r>
      <w:r>
        <w:rPr>
          <w:spacing w:val="-15"/>
          <w:w w:val="115"/>
        </w:rPr>
        <w:t xml:space="preserve"> </w:t>
      </w:r>
      <w:r>
        <w:rPr>
          <w:w w:val="115"/>
        </w:rPr>
        <w:t>via</w:t>
      </w:r>
      <w:r>
        <w:rPr>
          <w:spacing w:val="-14"/>
          <w:w w:val="115"/>
        </w:rPr>
        <w:t xml:space="preserve"> </w:t>
      </w:r>
      <w:r>
        <w:rPr>
          <w:w w:val="115"/>
        </w:rPr>
        <w:t>conveyor</w:t>
      </w:r>
      <w:r>
        <w:rPr>
          <w:spacing w:val="-15"/>
          <w:w w:val="115"/>
        </w:rPr>
        <w:t xml:space="preserve"> </w:t>
      </w:r>
      <w:r>
        <w:rPr>
          <w:w w:val="115"/>
        </w:rPr>
        <w:t>belts</w:t>
      </w:r>
      <w:r>
        <w:rPr>
          <w:spacing w:val="-14"/>
          <w:w w:val="115"/>
        </w:rPr>
        <w:t xml:space="preserve"> </w:t>
      </w:r>
      <w:r>
        <w:rPr>
          <w:w w:val="115"/>
        </w:rPr>
        <w:t>to</w:t>
      </w:r>
      <w:r>
        <w:rPr>
          <w:spacing w:val="-14"/>
          <w:w w:val="115"/>
        </w:rPr>
        <w:t xml:space="preserve"> </w:t>
      </w:r>
      <w:r>
        <w:rPr>
          <w:w w:val="115"/>
        </w:rPr>
        <w:t>their</w:t>
      </w:r>
      <w:r>
        <w:rPr>
          <w:spacing w:val="-15"/>
          <w:w w:val="115"/>
        </w:rPr>
        <w:t xml:space="preserve"> </w:t>
      </w:r>
      <w:r>
        <w:rPr>
          <w:w w:val="115"/>
        </w:rPr>
        <w:t>correct</w:t>
      </w:r>
      <w:r>
        <w:rPr>
          <w:spacing w:val="-14"/>
          <w:w w:val="115"/>
        </w:rPr>
        <w:t xml:space="preserve"> </w:t>
      </w:r>
      <w:r>
        <w:rPr>
          <w:w w:val="115"/>
        </w:rPr>
        <w:t>destinations,</w:t>
      </w:r>
      <w:r>
        <w:rPr>
          <w:spacing w:val="-13"/>
          <w:w w:val="115"/>
        </w:rPr>
        <w:t xml:space="preserve"> </w:t>
      </w:r>
      <w:r>
        <w:rPr>
          <w:w w:val="115"/>
        </w:rPr>
        <w:t>where</w:t>
      </w:r>
      <w:r>
        <w:rPr>
          <w:spacing w:val="-14"/>
          <w:w w:val="115"/>
        </w:rPr>
        <w:t xml:space="preserve"> </w:t>
      </w:r>
      <w:r>
        <w:rPr>
          <w:w w:val="115"/>
        </w:rPr>
        <w:t>they are</w:t>
      </w:r>
      <w:r>
        <w:rPr>
          <w:spacing w:val="-16"/>
          <w:w w:val="115"/>
        </w:rPr>
        <w:t xml:space="preserve"> </w:t>
      </w:r>
      <w:r>
        <w:rPr>
          <w:w w:val="115"/>
        </w:rPr>
        <w:t>discharged</w:t>
      </w:r>
      <w:r>
        <w:rPr>
          <w:spacing w:val="-16"/>
          <w:w w:val="115"/>
        </w:rPr>
        <w:t xml:space="preserve"> </w:t>
      </w:r>
      <w:r>
        <w:rPr>
          <w:w w:val="115"/>
        </w:rPr>
        <w:t>through</w:t>
      </w:r>
      <w:r>
        <w:rPr>
          <w:spacing w:val="-16"/>
          <w:w w:val="115"/>
        </w:rPr>
        <w:t xml:space="preserve"> </w:t>
      </w:r>
      <w:r>
        <w:rPr>
          <w:w w:val="115"/>
        </w:rPr>
        <w:t>chutes.</w:t>
      </w:r>
      <w:r>
        <w:rPr>
          <w:spacing w:val="-16"/>
          <w:w w:val="115"/>
        </w:rPr>
        <w:t xml:space="preserve"> </w:t>
      </w:r>
      <w:r>
        <w:rPr>
          <w:w w:val="115"/>
        </w:rPr>
        <w:t>These</w:t>
      </w:r>
      <w:r>
        <w:rPr>
          <w:spacing w:val="-16"/>
          <w:w w:val="115"/>
        </w:rPr>
        <w:t xml:space="preserve"> </w:t>
      </w:r>
      <w:r>
        <w:rPr>
          <w:w w:val="115"/>
        </w:rPr>
        <w:t>chutes</w:t>
      </w:r>
      <w:r>
        <w:rPr>
          <w:spacing w:val="-15"/>
          <w:w w:val="115"/>
        </w:rPr>
        <w:t xml:space="preserve"> </w:t>
      </w:r>
      <w:r>
        <w:rPr>
          <w:w w:val="115"/>
        </w:rPr>
        <w:t>are</w:t>
      </w:r>
      <w:r>
        <w:rPr>
          <w:spacing w:val="-16"/>
          <w:w w:val="115"/>
        </w:rPr>
        <w:t xml:space="preserve"> </w:t>
      </w:r>
      <w:r>
        <w:rPr>
          <w:w w:val="115"/>
        </w:rPr>
        <w:t>shown</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second</w:t>
      </w:r>
      <w:r>
        <w:rPr>
          <w:spacing w:val="-15"/>
          <w:w w:val="115"/>
        </w:rPr>
        <w:t xml:space="preserve"> </w:t>
      </w:r>
      <w:r>
        <w:rPr>
          <w:w w:val="115"/>
        </w:rPr>
        <w:t>image,</w:t>
      </w:r>
      <w:r>
        <w:rPr>
          <w:spacing w:val="-16"/>
          <w:w w:val="115"/>
        </w:rPr>
        <w:t xml:space="preserve"> </w:t>
      </w:r>
      <w:r>
        <w:rPr>
          <w:w w:val="115"/>
        </w:rPr>
        <w:t>including</w:t>
      </w:r>
      <w:r>
        <w:rPr>
          <w:spacing w:val="-16"/>
          <w:w w:val="115"/>
        </w:rPr>
        <w:t xml:space="preserve"> </w:t>
      </w:r>
      <w:r>
        <w:rPr>
          <w:w w:val="115"/>
        </w:rPr>
        <w:t>staff</w:t>
      </w:r>
      <w:r>
        <w:rPr>
          <w:spacing w:val="-16"/>
          <w:w w:val="115"/>
        </w:rPr>
        <w:t xml:space="preserve"> </w:t>
      </w:r>
      <w:r>
        <w:rPr>
          <w:w w:val="115"/>
        </w:rPr>
        <w:t>placing</w:t>
      </w:r>
      <w:r>
        <w:rPr>
          <w:spacing w:val="-16"/>
          <w:w w:val="115"/>
        </w:rPr>
        <w:t xml:space="preserve"> </w:t>
      </w:r>
      <w:r>
        <w:rPr>
          <w:w w:val="115"/>
        </w:rPr>
        <w:t>the parcels</w:t>
      </w:r>
      <w:r>
        <w:rPr>
          <w:spacing w:val="-3"/>
          <w:w w:val="115"/>
        </w:rPr>
        <w:t xml:space="preserve"> </w:t>
      </w:r>
      <w:r>
        <w:rPr>
          <w:w w:val="115"/>
        </w:rPr>
        <w:t>into</w:t>
      </w:r>
      <w:r>
        <w:rPr>
          <w:spacing w:val="-3"/>
          <w:w w:val="115"/>
        </w:rPr>
        <w:t xml:space="preserve"> </w:t>
      </w:r>
      <w:r>
        <w:rPr>
          <w:w w:val="115"/>
        </w:rPr>
        <w:t>roll</w:t>
      </w:r>
      <w:r>
        <w:rPr>
          <w:spacing w:val="-3"/>
          <w:w w:val="115"/>
        </w:rPr>
        <w:t xml:space="preserve"> </w:t>
      </w:r>
      <w:r>
        <w:rPr>
          <w:w w:val="115"/>
        </w:rPr>
        <w:t>boxes</w:t>
      </w:r>
      <w:r>
        <w:rPr>
          <w:spacing w:val="-3"/>
          <w:w w:val="115"/>
        </w:rPr>
        <w:t xml:space="preserve"> </w:t>
      </w:r>
      <w:r>
        <w:rPr>
          <w:w w:val="115"/>
        </w:rPr>
        <w:t>for</w:t>
      </w:r>
      <w:r>
        <w:rPr>
          <w:spacing w:val="-3"/>
          <w:w w:val="115"/>
        </w:rPr>
        <w:t xml:space="preserve"> </w:t>
      </w:r>
      <w:r>
        <w:rPr>
          <w:w w:val="115"/>
        </w:rPr>
        <w:t>further</w:t>
      </w:r>
      <w:r>
        <w:rPr>
          <w:spacing w:val="-3"/>
          <w:w w:val="115"/>
        </w:rPr>
        <w:t xml:space="preserve"> </w:t>
      </w:r>
      <w:r>
        <w:rPr>
          <w:w w:val="115"/>
        </w:rPr>
        <w:t>processing.</w:t>
      </w:r>
    </w:p>
    <w:p w14:paraId="077BAE97"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E98" w14:textId="77777777" w:rsidR="00C220EB" w:rsidRDefault="00C220EB">
      <w:pPr>
        <w:pStyle w:val="BodyText"/>
        <w:spacing w:before="168"/>
        <w:rPr>
          <w:sz w:val="20"/>
        </w:rPr>
      </w:pPr>
    </w:p>
    <w:p w14:paraId="077BAE99" w14:textId="77777777" w:rsidR="00C220EB" w:rsidRDefault="00000000">
      <w:pPr>
        <w:ind w:left="1137"/>
        <w:rPr>
          <w:sz w:val="20"/>
        </w:rPr>
      </w:pPr>
      <w:r>
        <w:rPr>
          <w:noProof/>
          <w:sz w:val="20"/>
        </w:rPr>
        <w:drawing>
          <wp:inline distT="0" distB="0" distL="0" distR="0" wp14:anchorId="077BB80A" wp14:editId="077BB80B">
            <wp:extent cx="5175827" cy="345033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175827" cy="3450336"/>
                    </a:xfrm>
                    <a:prstGeom prst="rect">
                      <a:avLst/>
                    </a:prstGeom>
                  </pic:spPr>
                </pic:pic>
              </a:graphicData>
            </a:graphic>
          </wp:inline>
        </w:drawing>
      </w:r>
    </w:p>
    <w:p w14:paraId="077BAE9A" w14:textId="77777777" w:rsidR="00C220EB" w:rsidRDefault="00C220EB">
      <w:pPr>
        <w:pStyle w:val="BodyText"/>
        <w:spacing w:before="50"/>
        <w:rPr>
          <w:sz w:val="18"/>
        </w:rPr>
      </w:pPr>
    </w:p>
    <w:p w14:paraId="077BAE9B" w14:textId="77777777" w:rsidR="00C220EB"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1.5.:</w:t>
      </w:r>
      <w:r>
        <w:rPr>
          <w:rFonts w:ascii="Arial"/>
          <w:b/>
          <w:color w:val="697D90"/>
          <w:spacing w:val="2"/>
          <w:sz w:val="18"/>
        </w:rPr>
        <w:t xml:space="preserve"> </w:t>
      </w:r>
      <w:r>
        <w:rPr>
          <w:rFonts w:ascii="Arial"/>
          <w:color w:val="697D90"/>
          <w:sz w:val="18"/>
        </w:rPr>
        <w:t>Interior</w:t>
      </w:r>
      <w:r>
        <w:rPr>
          <w:rFonts w:ascii="Arial"/>
          <w:color w:val="697D90"/>
          <w:spacing w:val="1"/>
          <w:sz w:val="18"/>
        </w:rPr>
        <w:t xml:space="preserve"> </w:t>
      </w:r>
      <w:r>
        <w:rPr>
          <w:rFonts w:ascii="Arial"/>
          <w:color w:val="697D90"/>
          <w:sz w:val="18"/>
        </w:rPr>
        <w:t>view of the</w:t>
      </w:r>
      <w:r>
        <w:rPr>
          <w:rFonts w:ascii="Arial"/>
          <w:color w:val="697D90"/>
          <w:spacing w:val="1"/>
          <w:sz w:val="18"/>
        </w:rPr>
        <w:t xml:space="preserve"> </w:t>
      </w:r>
      <w:r>
        <w:rPr>
          <w:rFonts w:ascii="Arial"/>
          <w:color w:val="697D90"/>
          <w:sz w:val="18"/>
        </w:rPr>
        <w:t>automated sorting system</w:t>
      </w:r>
      <w:r>
        <w:rPr>
          <w:rFonts w:ascii="Arial"/>
          <w:color w:val="697D90"/>
          <w:spacing w:val="1"/>
          <w:sz w:val="18"/>
        </w:rPr>
        <w:t xml:space="preserve"> </w:t>
      </w:r>
      <w:r>
        <w:rPr>
          <w:rFonts w:ascii="Arial"/>
          <w:color w:val="697D90"/>
          <w:sz w:val="18"/>
        </w:rPr>
        <w:t>in a Swiss Post</w:t>
      </w:r>
      <w:r>
        <w:rPr>
          <w:rFonts w:ascii="Arial"/>
          <w:color w:val="697D90"/>
          <w:spacing w:val="1"/>
          <w:sz w:val="18"/>
        </w:rPr>
        <w:t xml:space="preserve"> </w:t>
      </w:r>
      <w:r>
        <w:rPr>
          <w:rFonts w:ascii="Arial"/>
          <w:color w:val="697D90"/>
          <w:sz w:val="18"/>
        </w:rPr>
        <w:t xml:space="preserve">sorting </w:t>
      </w:r>
      <w:r>
        <w:rPr>
          <w:rFonts w:ascii="Arial"/>
          <w:color w:val="697D90"/>
          <w:spacing w:val="-2"/>
          <w:sz w:val="18"/>
        </w:rPr>
        <w:t>center.</w:t>
      </w:r>
    </w:p>
    <w:p w14:paraId="077BAE9C" w14:textId="77777777" w:rsidR="00C220EB" w:rsidRDefault="00C220EB">
      <w:pPr>
        <w:pStyle w:val="BodyText"/>
        <w:rPr>
          <w:rFonts w:ascii="Arial"/>
          <w:sz w:val="20"/>
        </w:rPr>
      </w:pPr>
    </w:p>
    <w:p w14:paraId="077BAE9D" w14:textId="77777777" w:rsidR="00C220EB" w:rsidRDefault="00C220EB">
      <w:pPr>
        <w:pStyle w:val="BodyText"/>
        <w:rPr>
          <w:rFonts w:ascii="Arial"/>
          <w:sz w:val="20"/>
        </w:rPr>
      </w:pPr>
    </w:p>
    <w:p w14:paraId="077BAE9E" w14:textId="77777777" w:rsidR="00C220EB" w:rsidRDefault="00C220EB">
      <w:pPr>
        <w:pStyle w:val="BodyText"/>
        <w:rPr>
          <w:rFonts w:ascii="Arial"/>
          <w:sz w:val="20"/>
        </w:rPr>
      </w:pPr>
    </w:p>
    <w:p w14:paraId="077BAE9F" w14:textId="77777777" w:rsidR="00C220EB" w:rsidRDefault="00C220EB">
      <w:pPr>
        <w:pStyle w:val="BodyText"/>
        <w:rPr>
          <w:rFonts w:ascii="Arial"/>
          <w:sz w:val="20"/>
        </w:rPr>
      </w:pPr>
    </w:p>
    <w:p w14:paraId="077BAEA0" w14:textId="77777777" w:rsidR="00C220EB" w:rsidRDefault="00C220EB">
      <w:pPr>
        <w:pStyle w:val="BodyText"/>
        <w:rPr>
          <w:rFonts w:ascii="Arial"/>
          <w:sz w:val="20"/>
        </w:rPr>
      </w:pPr>
    </w:p>
    <w:p w14:paraId="077BAEA1" w14:textId="77777777" w:rsidR="00C220EB" w:rsidRDefault="00C220EB">
      <w:pPr>
        <w:pStyle w:val="BodyText"/>
        <w:rPr>
          <w:rFonts w:ascii="Arial"/>
          <w:sz w:val="20"/>
        </w:rPr>
      </w:pPr>
    </w:p>
    <w:p w14:paraId="077BAEA2" w14:textId="77777777" w:rsidR="00C220EB" w:rsidRDefault="00000000">
      <w:pPr>
        <w:pStyle w:val="BodyText"/>
        <w:spacing w:before="5"/>
        <w:rPr>
          <w:rFonts w:ascii="Arial"/>
          <w:sz w:val="20"/>
        </w:rPr>
      </w:pPr>
      <w:r>
        <w:rPr>
          <w:rFonts w:ascii="Arial"/>
          <w:noProof/>
          <w:sz w:val="20"/>
        </w:rPr>
        <w:drawing>
          <wp:anchor distT="0" distB="0" distL="0" distR="0" simplePos="0" relativeHeight="487588352" behindDoc="1" locked="0" layoutInCell="1" allowOverlap="1" wp14:anchorId="077BB80C" wp14:editId="077BB80D">
            <wp:simplePos x="0" y="0"/>
            <wp:positionH relativeFrom="page">
              <wp:posOffset>1171854</wp:posOffset>
            </wp:positionH>
            <wp:positionV relativeFrom="paragraph">
              <wp:posOffset>164930</wp:posOffset>
            </wp:positionV>
            <wp:extent cx="5175827" cy="34503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175827" cy="3450336"/>
                    </a:xfrm>
                    <a:prstGeom prst="rect">
                      <a:avLst/>
                    </a:prstGeom>
                  </pic:spPr>
                </pic:pic>
              </a:graphicData>
            </a:graphic>
          </wp:anchor>
        </w:drawing>
      </w:r>
    </w:p>
    <w:p w14:paraId="077BAEA3" w14:textId="77777777" w:rsidR="00C220EB" w:rsidRDefault="00C220EB">
      <w:pPr>
        <w:pStyle w:val="BodyText"/>
        <w:spacing w:before="5"/>
        <w:rPr>
          <w:rFonts w:ascii="Arial"/>
          <w:sz w:val="18"/>
        </w:rPr>
      </w:pPr>
    </w:p>
    <w:p w14:paraId="077BAEA4" w14:textId="77777777" w:rsidR="00C220EB" w:rsidRDefault="00000000">
      <w:pPr>
        <w:spacing w:line="254" w:lineRule="auto"/>
        <w:ind w:left="1120" w:right="744" w:hanging="978"/>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1.6.:</w:t>
      </w:r>
      <w:r>
        <w:rPr>
          <w:rFonts w:ascii="Arial"/>
          <w:b/>
          <w:color w:val="697D90"/>
          <w:spacing w:val="-3"/>
          <w:sz w:val="18"/>
        </w:rPr>
        <w:t xml:space="preserve"> </w:t>
      </w:r>
      <w:r>
        <w:rPr>
          <w:rFonts w:ascii="Arial"/>
          <w:color w:val="697D90"/>
          <w:sz w:val="18"/>
        </w:rPr>
        <w:t>Discharge</w:t>
      </w:r>
      <w:r>
        <w:rPr>
          <w:rFonts w:ascii="Arial"/>
          <w:color w:val="697D90"/>
          <w:spacing w:val="-7"/>
          <w:sz w:val="18"/>
        </w:rPr>
        <w:t xml:space="preserve"> </w:t>
      </w:r>
      <w:r>
        <w:rPr>
          <w:rFonts w:ascii="Arial"/>
          <w:color w:val="697D90"/>
          <w:sz w:val="18"/>
        </w:rPr>
        <w:t>chutes</w:t>
      </w:r>
      <w:r>
        <w:rPr>
          <w:rFonts w:ascii="Arial"/>
          <w:color w:val="697D90"/>
          <w:spacing w:val="-7"/>
          <w:sz w:val="18"/>
        </w:rPr>
        <w:t xml:space="preserve"> </w:t>
      </w:r>
      <w:r>
        <w:rPr>
          <w:rFonts w:ascii="Arial"/>
          <w:color w:val="697D90"/>
          <w:sz w:val="18"/>
        </w:rPr>
        <w:t>inside</w:t>
      </w:r>
      <w:r>
        <w:rPr>
          <w:rFonts w:ascii="Arial"/>
          <w:color w:val="697D90"/>
          <w:spacing w:val="-7"/>
          <w:sz w:val="18"/>
        </w:rPr>
        <w:t xml:space="preserve"> </w:t>
      </w:r>
      <w:r>
        <w:rPr>
          <w:rFonts w:ascii="Arial"/>
          <w:color w:val="697D90"/>
          <w:sz w:val="18"/>
        </w:rPr>
        <w:t>a</w:t>
      </w:r>
      <w:r>
        <w:rPr>
          <w:rFonts w:ascii="Arial"/>
          <w:color w:val="697D90"/>
          <w:spacing w:val="-7"/>
          <w:sz w:val="18"/>
        </w:rPr>
        <w:t xml:space="preserve"> </w:t>
      </w:r>
      <w:r>
        <w:rPr>
          <w:rFonts w:ascii="Arial"/>
          <w:color w:val="697D90"/>
          <w:sz w:val="18"/>
        </w:rPr>
        <w:t>Swiss</w:t>
      </w:r>
      <w:r>
        <w:rPr>
          <w:rFonts w:ascii="Arial"/>
          <w:color w:val="697D90"/>
          <w:spacing w:val="-7"/>
          <w:sz w:val="18"/>
        </w:rPr>
        <w:t xml:space="preserve"> </w:t>
      </w:r>
      <w:r>
        <w:rPr>
          <w:rFonts w:ascii="Arial"/>
          <w:color w:val="697D90"/>
          <w:sz w:val="18"/>
        </w:rPr>
        <w:t>Post</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center,</w:t>
      </w:r>
      <w:r>
        <w:rPr>
          <w:rFonts w:ascii="Arial"/>
          <w:color w:val="697D90"/>
          <w:spacing w:val="-7"/>
          <w:sz w:val="18"/>
        </w:rPr>
        <w:t xml:space="preserve"> </w:t>
      </w:r>
      <w:r>
        <w:rPr>
          <w:rFonts w:ascii="Arial"/>
          <w:color w:val="697D90"/>
          <w:sz w:val="18"/>
        </w:rPr>
        <w:t>where</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are</w:t>
      </w:r>
      <w:r>
        <w:rPr>
          <w:rFonts w:ascii="Arial"/>
          <w:color w:val="697D90"/>
          <w:spacing w:val="-7"/>
          <w:sz w:val="18"/>
        </w:rPr>
        <w:t xml:space="preserve"> </w:t>
      </w:r>
      <w:r>
        <w:rPr>
          <w:rFonts w:ascii="Arial"/>
          <w:color w:val="697D90"/>
          <w:sz w:val="18"/>
        </w:rPr>
        <w:t>released</w:t>
      </w:r>
      <w:r>
        <w:rPr>
          <w:rFonts w:ascii="Arial"/>
          <w:color w:val="697D90"/>
          <w:spacing w:val="-7"/>
          <w:sz w:val="18"/>
        </w:rPr>
        <w:t xml:space="preserve"> </w:t>
      </w:r>
      <w:r>
        <w:rPr>
          <w:rFonts w:ascii="Arial"/>
          <w:color w:val="697D90"/>
          <w:sz w:val="18"/>
        </w:rPr>
        <w:t>to</w:t>
      </w:r>
      <w:r>
        <w:rPr>
          <w:rFonts w:ascii="Arial"/>
          <w:color w:val="697D90"/>
          <w:spacing w:val="-7"/>
          <w:sz w:val="18"/>
        </w:rPr>
        <w:t xml:space="preserve"> </w:t>
      </w:r>
      <w:r>
        <w:rPr>
          <w:rFonts w:ascii="Arial"/>
          <w:color w:val="697D90"/>
          <w:sz w:val="18"/>
        </w:rPr>
        <w:t>their</w:t>
      </w:r>
      <w:r>
        <w:rPr>
          <w:rFonts w:ascii="Arial"/>
          <w:color w:val="697D90"/>
          <w:spacing w:val="-7"/>
          <w:sz w:val="18"/>
        </w:rPr>
        <w:t xml:space="preserve"> </w:t>
      </w:r>
      <w:r>
        <w:rPr>
          <w:rFonts w:ascii="Arial"/>
          <w:color w:val="697D90"/>
          <w:sz w:val="18"/>
        </w:rPr>
        <w:t>designated</w:t>
      </w:r>
      <w:r>
        <w:rPr>
          <w:rFonts w:ascii="Arial"/>
          <w:color w:val="697D90"/>
          <w:spacing w:val="-7"/>
          <w:sz w:val="18"/>
        </w:rPr>
        <w:t xml:space="preserve"> </w:t>
      </w:r>
      <w:r>
        <w:rPr>
          <w:rFonts w:ascii="Arial"/>
          <w:color w:val="697D90"/>
          <w:sz w:val="18"/>
        </w:rPr>
        <w:t>z</w:t>
      </w:r>
      <w:bookmarkStart w:id="12" w:name="_bookmark10"/>
      <w:bookmarkStart w:id="13" w:name="_bookmark11"/>
      <w:bookmarkEnd w:id="12"/>
      <w:bookmarkEnd w:id="13"/>
      <w:r>
        <w:rPr>
          <w:rFonts w:ascii="Arial"/>
          <w:color w:val="697D90"/>
          <w:sz w:val="18"/>
        </w:rPr>
        <w:t>ones. Then</w:t>
      </w:r>
      <w:r>
        <w:rPr>
          <w:rFonts w:ascii="Arial"/>
          <w:color w:val="697D90"/>
          <w:spacing w:val="-7"/>
          <w:sz w:val="18"/>
        </w:rPr>
        <w:t xml:space="preserve"> </w:t>
      </w:r>
      <w:r>
        <w:rPr>
          <w:rFonts w:ascii="Arial"/>
          <w:color w:val="697D90"/>
          <w:sz w:val="18"/>
        </w:rPr>
        <w:t>put into rollboxes to get them to next processing steps.</w:t>
      </w:r>
    </w:p>
    <w:p w14:paraId="077BAEA5" w14:textId="77777777" w:rsidR="00C220EB" w:rsidRDefault="00C220EB">
      <w:pPr>
        <w:spacing w:line="254" w:lineRule="auto"/>
        <w:rPr>
          <w:rFonts w:ascii="Arial"/>
          <w:sz w:val="18"/>
        </w:rPr>
        <w:sectPr w:rsidR="00C220EB">
          <w:pgSz w:w="11910" w:h="16840"/>
          <w:pgMar w:top="440" w:right="0" w:bottom="1720" w:left="708" w:header="227" w:footer="1540" w:gutter="0"/>
          <w:cols w:space="720"/>
        </w:sectPr>
      </w:pPr>
    </w:p>
    <w:p w14:paraId="077BAEA6" w14:textId="77777777" w:rsidR="00C220EB" w:rsidRDefault="00C220EB">
      <w:pPr>
        <w:pStyle w:val="BodyText"/>
        <w:spacing w:before="33"/>
        <w:rPr>
          <w:rFonts w:ascii="Arial"/>
          <w:sz w:val="28"/>
        </w:rPr>
      </w:pPr>
    </w:p>
    <w:p w14:paraId="077BAEA7" w14:textId="77777777" w:rsidR="00C220EB" w:rsidRDefault="00000000">
      <w:pPr>
        <w:pStyle w:val="Heading2"/>
        <w:numPr>
          <w:ilvl w:val="1"/>
          <w:numId w:val="12"/>
        </w:numPr>
        <w:tabs>
          <w:tab w:val="left" w:pos="771"/>
        </w:tabs>
        <w:ind w:left="771" w:hanging="629"/>
      </w:pPr>
      <w:bookmarkStart w:id="14" w:name="_bookmark14"/>
      <w:bookmarkStart w:id="15" w:name="Motivation"/>
      <w:bookmarkStart w:id="16" w:name="_bookmark12"/>
      <w:bookmarkStart w:id="17" w:name="_bookmark13"/>
      <w:bookmarkEnd w:id="14"/>
      <w:bookmarkEnd w:id="15"/>
      <w:bookmarkEnd w:id="16"/>
      <w:bookmarkEnd w:id="17"/>
      <w:r>
        <w:rPr>
          <w:color w:val="697D90"/>
          <w:spacing w:val="-2"/>
        </w:rPr>
        <w:t>Motivation</w:t>
      </w:r>
    </w:p>
    <w:p w14:paraId="077BAEA8" w14:textId="77777777" w:rsidR="00C220EB" w:rsidRDefault="00C220EB">
      <w:pPr>
        <w:pStyle w:val="BodyText"/>
        <w:spacing w:before="63"/>
        <w:rPr>
          <w:rFonts w:ascii="Arial"/>
          <w:b/>
          <w:sz w:val="28"/>
        </w:rPr>
      </w:pPr>
    </w:p>
    <w:p w14:paraId="077BAEA9" w14:textId="77777777" w:rsidR="00C220EB" w:rsidRDefault="00000000">
      <w:pPr>
        <w:pStyle w:val="BodyText"/>
        <w:spacing w:line="256" w:lineRule="auto"/>
        <w:ind w:left="142" w:right="848"/>
        <w:jc w:val="both"/>
      </w:pPr>
      <w:r>
        <w:rPr>
          <w:rFonts w:ascii="Cambria"/>
          <w:b/>
          <w:w w:val="110"/>
        </w:rPr>
        <w:t>Data</w:t>
      </w:r>
      <w:r>
        <w:rPr>
          <w:rFonts w:ascii="Cambria"/>
          <w:b/>
          <w:spacing w:val="-14"/>
          <w:w w:val="110"/>
        </w:rPr>
        <w:t xml:space="preserve"> </w:t>
      </w:r>
      <w:r>
        <w:rPr>
          <w:rFonts w:ascii="Cambria"/>
          <w:b/>
          <w:w w:val="110"/>
        </w:rPr>
        <w:t>quality</w:t>
      </w:r>
      <w:r>
        <w:rPr>
          <w:rFonts w:ascii="Cambria"/>
          <w:b/>
          <w:spacing w:val="-13"/>
          <w:w w:val="110"/>
        </w:rPr>
        <w:t xml:space="preserve"> </w:t>
      </w:r>
      <w:r>
        <w:rPr>
          <w:w w:val="110"/>
        </w:rPr>
        <w:t>and</w:t>
      </w:r>
      <w:r>
        <w:rPr>
          <w:spacing w:val="-15"/>
          <w:w w:val="110"/>
        </w:rPr>
        <w:t xml:space="preserve"> </w:t>
      </w:r>
      <w:r>
        <w:rPr>
          <w:rFonts w:ascii="Cambria"/>
          <w:b/>
          <w:w w:val="110"/>
        </w:rPr>
        <w:t>data</w:t>
      </w:r>
      <w:r>
        <w:rPr>
          <w:rFonts w:ascii="Cambria"/>
          <w:b/>
          <w:spacing w:val="-12"/>
          <w:w w:val="110"/>
        </w:rPr>
        <w:t xml:space="preserve"> </w:t>
      </w:r>
      <w:r>
        <w:rPr>
          <w:rFonts w:ascii="Cambria"/>
          <w:b/>
          <w:w w:val="110"/>
        </w:rPr>
        <w:t>availability</w:t>
      </w:r>
      <w:r>
        <w:rPr>
          <w:rFonts w:ascii="Cambria"/>
          <w:b/>
          <w:spacing w:val="-9"/>
          <w:w w:val="110"/>
        </w:rPr>
        <w:t xml:space="preserve"> </w:t>
      </w:r>
      <w:r>
        <w:rPr>
          <w:w w:val="110"/>
        </w:rPr>
        <w:t>are</w:t>
      </w:r>
      <w:r>
        <w:rPr>
          <w:spacing w:val="-16"/>
          <w:w w:val="110"/>
        </w:rPr>
        <w:t xml:space="preserve"> </w:t>
      </w:r>
      <w:r>
        <w:rPr>
          <w:w w:val="110"/>
        </w:rPr>
        <w:t>central</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successful</w:t>
      </w:r>
      <w:r>
        <w:rPr>
          <w:spacing w:val="-15"/>
          <w:w w:val="110"/>
        </w:rPr>
        <w:t xml:space="preserve"> </w:t>
      </w:r>
      <w:r>
        <w:rPr>
          <w:w w:val="110"/>
        </w:rPr>
        <w:t>operations</w:t>
      </w:r>
      <w:r>
        <w:rPr>
          <w:spacing w:val="-15"/>
          <w:w w:val="110"/>
        </w:rPr>
        <w:t xml:space="preserve"> </w:t>
      </w:r>
      <w:r>
        <w:rPr>
          <w:w w:val="110"/>
        </w:rPr>
        <w:t>of</w:t>
      </w:r>
      <w:r>
        <w:rPr>
          <w:spacing w:val="-15"/>
          <w:w w:val="110"/>
        </w:rPr>
        <w:t xml:space="preserve"> </w:t>
      </w:r>
      <w:r>
        <w:rPr>
          <w:w w:val="110"/>
        </w:rPr>
        <w:t>any</w:t>
      </w:r>
      <w:r>
        <w:rPr>
          <w:spacing w:val="-15"/>
          <w:w w:val="110"/>
        </w:rPr>
        <w:t xml:space="preserve"> </w:t>
      </w:r>
      <w:r>
        <w:rPr>
          <w:w w:val="110"/>
        </w:rPr>
        <w:t>company.</w:t>
      </w:r>
      <w:r>
        <w:rPr>
          <w:spacing w:val="6"/>
          <w:w w:val="110"/>
        </w:rPr>
        <w:t xml:space="preserve"> </w:t>
      </w:r>
      <w:r>
        <w:rPr>
          <w:w w:val="110"/>
        </w:rPr>
        <w:t>Even</w:t>
      </w:r>
      <w:r>
        <w:rPr>
          <w:spacing w:val="-16"/>
          <w:w w:val="110"/>
        </w:rPr>
        <w:t xml:space="preserve"> </w:t>
      </w:r>
      <w:r>
        <w:rPr>
          <w:w w:val="110"/>
        </w:rPr>
        <w:t>a</w:t>
      </w:r>
      <w:r>
        <w:rPr>
          <w:spacing w:val="-15"/>
          <w:w w:val="110"/>
        </w:rPr>
        <w:t xml:space="preserve"> </w:t>
      </w:r>
      <w:r>
        <w:rPr>
          <w:w w:val="110"/>
        </w:rPr>
        <w:t>com-</w:t>
      </w:r>
      <w:r>
        <w:rPr>
          <w:spacing w:val="-2"/>
          <w:w w:val="115"/>
        </w:rPr>
        <w:t>pany</w:t>
      </w:r>
      <w:r>
        <w:rPr>
          <w:spacing w:val="-11"/>
          <w:w w:val="115"/>
        </w:rPr>
        <w:t xml:space="preserve"> </w:t>
      </w:r>
      <w:r>
        <w:rPr>
          <w:spacing w:val="-2"/>
          <w:w w:val="115"/>
        </w:rPr>
        <w:t>working</w:t>
      </w:r>
      <w:r>
        <w:rPr>
          <w:spacing w:val="-11"/>
          <w:w w:val="115"/>
        </w:rPr>
        <w:t xml:space="preserve"> </w:t>
      </w:r>
      <w:r>
        <w:rPr>
          <w:spacing w:val="-2"/>
          <w:w w:val="115"/>
        </w:rPr>
        <w:t>in</w:t>
      </w:r>
      <w:r>
        <w:rPr>
          <w:spacing w:val="-11"/>
          <w:w w:val="115"/>
        </w:rPr>
        <w:t xml:space="preserve"> </w:t>
      </w:r>
      <w:r>
        <w:rPr>
          <w:spacing w:val="-2"/>
          <w:w w:val="115"/>
        </w:rPr>
        <w:t>low-tech</w:t>
      </w:r>
      <w:r>
        <w:rPr>
          <w:spacing w:val="-11"/>
          <w:w w:val="115"/>
        </w:rPr>
        <w:t xml:space="preserve"> </w:t>
      </w:r>
      <w:r>
        <w:rPr>
          <w:spacing w:val="-2"/>
          <w:w w:val="115"/>
        </w:rPr>
        <w:t>or</w:t>
      </w:r>
      <w:r>
        <w:rPr>
          <w:spacing w:val="-11"/>
          <w:w w:val="115"/>
        </w:rPr>
        <w:t xml:space="preserve"> </w:t>
      </w:r>
      <w:r>
        <w:rPr>
          <w:spacing w:val="-2"/>
          <w:w w:val="115"/>
        </w:rPr>
        <w:t>non-IT</w:t>
      </w:r>
      <w:r>
        <w:rPr>
          <w:spacing w:val="-11"/>
          <w:w w:val="115"/>
        </w:rPr>
        <w:t xml:space="preserve"> </w:t>
      </w:r>
      <w:commentRangeStart w:id="18"/>
      <w:r>
        <w:rPr>
          <w:spacing w:val="-2"/>
          <w:w w:val="115"/>
        </w:rPr>
        <w:t>industries</w:t>
      </w:r>
      <w:r>
        <w:rPr>
          <w:spacing w:val="-11"/>
          <w:w w:val="115"/>
        </w:rPr>
        <w:t xml:space="preserve"> </w:t>
      </w:r>
      <w:r>
        <w:rPr>
          <w:spacing w:val="-2"/>
          <w:w w:val="115"/>
        </w:rPr>
        <w:t>Pas</w:t>
      </w:r>
      <w:r>
        <w:rPr>
          <w:spacing w:val="-11"/>
          <w:w w:val="115"/>
        </w:rPr>
        <w:t xml:space="preserve"> </w:t>
      </w:r>
      <w:hyperlink w:anchor="_bookmark185" w:history="1">
        <w:r>
          <w:rPr>
            <w:color w:val="000098"/>
            <w:spacing w:val="-2"/>
            <w:w w:val="115"/>
          </w:rPr>
          <w:t>2025</w:t>
        </w:r>
      </w:hyperlink>
      <w:r>
        <w:rPr>
          <w:color w:val="000098"/>
          <w:spacing w:val="-11"/>
          <w:w w:val="115"/>
        </w:rPr>
        <w:t xml:space="preserve"> </w:t>
      </w:r>
      <w:r>
        <w:rPr>
          <w:spacing w:val="-2"/>
          <w:w w:val="115"/>
        </w:rPr>
        <w:t>has</w:t>
      </w:r>
      <w:r>
        <w:rPr>
          <w:spacing w:val="-11"/>
          <w:w w:val="115"/>
        </w:rPr>
        <w:t xml:space="preserve"> </w:t>
      </w:r>
      <w:r>
        <w:rPr>
          <w:spacing w:val="-2"/>
          <w:w w:val="115"/>
        </w:rPr>
        <w:t>basic</w:t>
      </w:r>
      <w:r>
        <w:rPr>
          <w:spacing w:val="-11"/>
          <w:w w:val="115"/>
        </w:rPr>
        <w:t xml:space="preserve"> </w:t>
      </w:r>
      <w:commentRangeEnd w:id="18"/>
      <w:r w:rsidR="00E019B8">
        <w:rPr>
          <w:rStyle w:val="CommentReference"/>
          <w:spacing w:val="-2"/>
          <w:w w:val="115"/>
          <w:sz w:val="22"/>
          <w:szCs w:val="22"/>
        </w:rPr>
        <w:commentReference w:id="18"/>
      </w:r>
      <w:r>
        <w:rPr>
          <w:spacing w:val="-2"/>
          <w:w w:val="115"/>
        </w:rPr>
        <w:t>but</w:t>
      </w:r>
      <w:r>
        <w:rPr>
          <w:spacing w:val="-11"/>
          <w:w w:val="115"/>
        </w:rPr>
        <w:t xml:space="preserve"> </w:t>
      </w:r>
      <w:r>
        <w:rPr>
          <w:spacing w:val="-2"/>
          <w:w w:val="115"/>
        </w:rPr>
        <w:t>essential</w:t>
      </w:r>
      <w:r>
        <w:rPr>
          <w:spacing w:val="-11"/>
          <w:w w:val="115"/>
        </w:rPr>
        <w:t xml:space="preserve"> </w:t>
      </w:r>
      <w:r>
        <w:rPr>
          <w:spacing w:val="-2"/>
          <w:w w:val="115"/>
        </w:rPr>
        <w:t>data</w:t>
      </w:r>
      <w:r>
        <w:rPr>
          <w:spacing w:val="-11"/>
          <w:w w:val="115"/>
        </w:rPr>
        <w:t xml:space="preserve"> </w:t>
      </w:r>
      <w:r>
        <w:rPr>
          <w:spacing w:val="-2"/>
          <w:w w:val="115"/>
        </w:rPr>
        <w:t>needs,</w:t>
      </w:r>
      <w:r>
        <w:rPr>
          <w:spacing w:val="-8"/>
          <w:w w:val="115"/>
        </w:rPr>
        <w:t xml:space="preserve"> </w:t>
      </w:r>
      <w:r>
        <w:rPr>
          <w:spacing w:val="-2"/>
          <w:w w:val="115"/>
        </w:rPr>
        <w:t>for</w:t>
      </w:r>
      <w:r>
        <w:rPr>
          <w:spacing w:val="-11"/>
          <w:w w:val="115"/>
        </w:rPr>
        <w:t xml:space="preserve"> </w:t>
      </w:r>
      <w:r>
        <w:rPr>
          <w:spacing w:val="-2"/>
          <w:w w:val="115"/>
        </w:rPr>
        <w:t xml:space="preserve">example, </w:t>
      </w:r>
      <w:r>
        <w:rPr>
          <w:w w:val="115"/>
        </w:rPr>
        <w:t>information</w:t>
      </w:r>
      <w:r>
        <w:rPr>
          <w:spacing w:val="-15"/>
          <w:w w:val="115"/>
        </w:rPr>
        <w:t xml:space="preserve"> </w:t>
      </w:r>
      <w:r>
        <w:rPr>
          <w:w w:val="115"/>
        </w:rPr>
        <w:t>on</w:t>
      </w:r>
      <w:r>
        <w:rPr>
          <w:spacing w:val="-15"/>
          <w:w w:val="115"/>
        </w:rPr>
        <w:t xml:space="preserve"> </w:t>
      </w:r>
      <w:r>
        <w:rPr>
          <w:w w:val="115"/>
        </w:rPr>
        <w:t>who</w:t>
      </w:r>
      <w:r>
        <w:rPr>
          <w:spacing w:val="-15"/>
          <w:w w:val="115"/>
        </w:rPr>
        <w:t xml:space="preserve"> </w:t>
      </w:r>
      <w:r>
        <w:rPr>
          <w:w w:val="115"/>
        </w:rPr>
        <w:t>is</w:t>
      </w:r>
      <w:r>
        <w:rPr>
          <w:spacing w:val="-15"/>
          <w:w w:val="115"/>
        </w:rPr>
        <w:t xml:space="preserve"> </w:t>
      </w:r>
      <w:r>
        <w:rPr>
          <w:w w:val="115"/>
        </w:rPr>
        <w:t>working</w:t>
      </w:r>
      <w:r>
        <w:rPr>
          <w:spacing w:val="-15"/>
          <w:w w:val="115"/>
        </w:rPr>
        <w:t xml:space="preserve"> </w:t>
      </w:r>
      <w:r>
        <w:rPr>
          <w:w w:val="115"/>
        </w:rPr>
        <w:t>where</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addresses</w:t>
      </w:r>
      <w:r>
        <w:rPr>
          <w:spacing w:val="-15"/>
          <w:w w:val="115"/>
        </w:rPr>
        <w:t xml:space="preserve"> </w:t>
      </w:r>
      <w:r>
        <w:rPr>
          <w:w w:val="115"/>
        </w:rPr>
        <w:t>of</w:t>
      </w:r>
      <w:r>
        <w:rPr>
          <w:spacing w:val="-15"/>
          <w:w w:val="115"/>
        </w:rPr>
        <w:t xml:space="preserve"> </w:t>
      </w:r>
      <w:r>
        <w:rPr>
          <w:w w:val="115"/>
        </w:rPr>
        <w:t>clients</w:t>
      </w:r>
      <w:r>
        <w:rPr>
          <w:spacing w:val="-15"/>
          <w:w w:val="115"/>
        </w:rPr>
        <w:t xml:space="preserve"> </w:t>
      </w:r>
      <w:r>
        <w:rPr>
          <w:w w:val="115"/>
        </w:rPr>
        <w:t>and</w:t>
      </w:r>
      <w:r>
        <w:rPr>
          <w:spacing w:val="-15"/>
          <w:w w:val="115"/>
        </w:rPr>
        <w:t xml:space="preserve"> </w:t>
      </w:r>
      <w:r>
        <w:rPr>
          <w:w w:val="115"/>
        </w:rPr>
        <w:t>staff.</w:t>
      </w:r>
      <w:r>
        <w:rPr>
          <w:spacing w:val="12"/>
          <w:w w:val="115"/>
        </w:rPr>
        <w:t xml:space="preserve"> </w:t>
      </w:r>
      <w:r>
        <w:rPr>
          <w:w w:val="115"/>
        </w:rPr>
        <w:t>Not</w:t>
      </w:r>
      <w:r>
        <w:rPr>
          <w:spacing w:val="-15"/>
          <w:w w:val="115"/>
        </w:rPr>
        <w:t xml:space="preserve"> </w:t>
      </w:r>
      <w:r>
        <w:rPr>
          <w:w w:val="115"/>
        </w:rPr>
        <w:t>having</w:t>
      </w:r>
      <w:r>
        <w:rPr>
          <w:spacing w:val="-15"/>
          <w:w w:val="115"/>
        </w:rPr>
        <w:t xml:space="preserve"> </w:t>
      </w:r>
      <w:r>
        <w:rPr>
          <w:w w:val="115"/>
        </w:rPr>
        <w:t>this</w:t>
      </w:r>
      <w:r>
        <w:rPr>
          <w:spacing w:val="-15"/>
          <w:w w:val="115"/>
        </w:rPr>
        <w:t xml:space="preserve"> </w:t>
      </w:r>
      <w:r>
        <w:rPr>
          <w:w w:val="115"/>
        </w:rPr>
        <w:t>data</w:t>
      </w:r>
      <w:r>
        <w:rPr>
          <w:spacing w:val="-15"/>
          <w:w w:val="115"/>
        </w:rPr>
        <w:t xml:space="preserve"> </w:t>
      </w:r>
      <w:r>
        <w:rPr>
          <w:w w:val="115"/>
        </w:rPr>
        <w:t>in</w:t>
      </w:r>
      <w:r>
        <w:rPr>
          <w:spacing w:val="-15"/>
          <w:w w:val="115"/>
        </w:rPr>
        <w:t xml:space="preserve"> </w:t>
      </w:r>
      <w:r>
        <w:rPr>
          <w:w w:val="115"/>
        </w:rPr>
        <w:t xml:space="preserve">the </w:t>
      </w:r>
      <w:r>
        <w:rPr>
          <w:w w:val="110"/>
        </w:rPr>
        <w:t>right</w:t>
      </w:r>
      <w:r>
        <w:rPr>
          <w:spacing w:val="-4"/>
          <w:w w:val="110"/>
        </w:rPr>
        <w:t xml:space="preserve"> </w:t>
      </w:r>
      <w:r>
        <w:rPr>
          <w:w w:val="110"/>
        </w:rPr>
        <w:t>quality</w:t>
      </w:r>
      <w:r>
        <w:rPr>
          <w:spacing w:val="-4"/>
          <w:w w:val="110"/>
        </w:rPr>
        <w:t xml:space="preserve"> </w:t>
      </w:r>
      <w:r>
        <w:rPr>
          <w:w w:val="110"/>
        </w:rPr>
        <w:t>or</w:t>
      </w:r>
      <w:r>
        <w:rPr>
          <w:spacing w:val="-4"/>
          <w:w w:val="110"/>
        </w:rPr>
        <w:t xml:space="preserve"> </w:t>
      </w:r>
      <w:r>
        <w:rPr>
          <w:w w:val="110"/>
        </w:rPr>
        <w:t>available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people</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time</w:t>
      </w:r>
      <w:r>
        <w:rPr>
          <w:spacing w:val="-4"/>
          <w:w w:val="110"/>
        </w:rPr>
        <w:t xml:space="preserve"> </w:t>
      </w:r>
      <w:r>
        <w:rPr>
          <w:w w:val="110"/>
        </w:rPr>
        <w:t>will</w:t>
      </w:r>
      <w:r>
        <w:rPr>
          <w:spacing w:val="-4"/>
          <w:w w:val="110"/>
        </w:rPr>
        <w:t xml:space="preserve"> </w:t>
      </w:r>
      <w:r>
        <w:rPr>
          <w:w w:val="110"/>
        </w:rPr>
        <w:t>cause</w:t>
      </w:r>
      <w:r>
        <w:rPr>
          <w:spacing w:val="-4"/>
          <w:w w:val="110"/>
        </w:rPr>
        <w:t xml:space="preserve"> </w:t>
      </w:r>
      <w:r>
        <w:rPr>
          <w:w w:val="110"/>
        </w:rPr>
        <w:t>problems</w:t>
      </w:r>
      <w:r>
        <w:rPr>
          <w:spacing w:val="-4"/>
          <w:w w:val="110"/>
        </w:rPr>
        <w:t xml:space="preserve"> </w:t>
      </w:r>
      <w:r>
        <w:rPr>
          <w:w w:val="110"/>
        </w:rPr>
        <w:t>whenever</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 xml:space="preserve">needs </w:t>
      </w:r>
      <w:r>
        <w:rPr>
          <w:w w:val="115"/>
        </w:rPr>
        <w:t>to be used.</w:t>
      </w:r>
    </w:p>
    <w:p w14:paraId="077BAEAA" w14:textId="77777777" w:rsidR="00C220EB" w:rsidRDefault="00C220EB">
      <w:pPr>
        <w:pStyle w:val="BodyText"/>
        <w:spacing w:before="159"/>
      </w:pPr>
    </w:p>
    <w:p w14:paraId="077BAEAB" w14:textId="77777777" w:rsidR="00C220EB" w:rsidRDefault="00000000">
      <w:pPr>
        <w:pStyle w:val="BodyText"/>
        <w:spacing w:before="1" w:line="256" w:lineRule="auto"/>
        <w:ind w:left="142" w:right="848"/>
        <w:jc w:val="both"/>
      </w:pPr>
      <w:r>
        <w:rPr>
          <w:w w:val="110"/>
        </w:rPr>
        <w:t>In</w:t>
      </w:r>
      <w:r>
        <w:rPr>
          <w:spacing w:val="-16"/>
          <w:w w:val="110"/>
        </w:rPr>
        <w:t xml:space="preserve"> </w:t>
      </w:r>
      <w:r>
        <w:rPr>
          <w:w w:val="110"/>
        </w:rPr>
        <w:t>the</w:t>
      </w:r>
      <w:r>
        <w:rPr>
          <w:spacing w:val="-15"/>
          <w:w w:val="110"/>
        </w:rPr>
        <w:t xml:space="preserve"> </w:t>
      </w:r>
      <w:r>
        <w:rPr>
          <w:w w:val="110"/>
        </w:rPr>
        <w:t>context</w:t>
      </w:r>
      <w:r>
        <w:rPr>
          <w:spacing w:val="-15"/>
          <w:w w:val="110"/>
        </w:rPr>
        <w:t xml:space="preserve"> </w:t>
      </w:r>
      <w:r>
        <w:rPr>
          <w:w w:val="110"/>
        </w:rPr>
        <w:t>of</w:t>
      </w:r>
      <w:r>
        <w:rPr>
          <w:spacing w:val="-15"/>
          <w:w w:val="110"/>
        </w:rPr>
        <w:t xml:space="preserve"> </w:t>
      </w:r>
      <w:r>
        <w:rPr>
          <w:w w:val="110"/>
        </w:rPr>
        <w:t>ongoing</w:t>
      </w:r>
      <w:r>
        <w:rPr>
          <w:spacing w:val="-15"/>
          <w:w w:val="110"/>
        </w:rPr>
        <w:t xml:space="preserve"> </w:t>
      </w:r>
      <w:r>
        <w:rPr>
          <w:w w:val="110"/>
        </w:rPr>
        <w:t>changes</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Swiss</w:t>
      </w:r>
      <w:r>
        <w:rPr>
          <w:spacing w:val="-16"/>
          <w:w w:val="110"/>
        </w:rPr>
        <w:t xml:space="preserve"> </w:t>
      </w:r>
      <w:r>
        <w:rPr>
          <w:w w:val="110"/>
        </w:rPr>
        <w:t>Post</w:t>
      </w:r>
      <w:r>
        <w:rPr>
          <w:spacing w:val="-15"/>
          <w:w w:val="110"/>
        </w:rPr>
        <w:t xml:space="preserve"> </w:t>
      </w:r>
      <w:r>
        <w:rPr>
          <w:w w:val="110"/>
        </w:rPr>
        <w:t>reporting</w:t>
      </w:r>
      <w:r>
        <w:rPr>
          <w:spacing w:val="-15"/>
          <w:w w:val="110"/>
        </w:rPr>
        <w:t xml:space="preserve"> </w:t>
      </w:r>
      <w:r>
        <w:rPr>
          <w:w w:val="110"/>
        </w:rPr>
        <w:t>infrastructure,</w:t>
      </w:r>
      <w:r>
        <w:rPr>
          <w:spacing w:val="-15"/>
          <w:w w:val="110"/>
        </w:rPr>
        <w:t xml:space="preserve"> </w:t>
      </w:r>
      <w:r>
        <w:rPr>
          <w:w w:val="110"/>
        </w:rPr>
        <w:t>keeping</w:t>
      </w:r>
      <w:r>
        <w:rPr>
          <w:spacing w:val="-15"/>
          <w:w w:val="110"/>
        </w:rPr>
        <w:t xml:space="preserve"> </w:t>
      </w:r>
      <w:r>
        <w:rPr>
          <w:w w:val="110"/>
        </w:rPr>
        <w:t>track</w:t>
      </w:r>
      <w:r>
        <w:rPr>
          <w:spacing w:val="-15"/>
          <w:w w:val="110"/>
        </w:rPr>
        <w:t xml:space="preserve"> </w:t>
      </w:r>
      <w:r>
        <w:rPr>
          <w:w w:val="110"/>
        </w:rPr>
        <w:t>of</w:t>
      </w:r>
      <w:r>
        <w:rPr>
          <w:spacing w:val="-15"/>
          <w:w w:val="110"/>
        </w:rPr>
        <w:t xml:space="preserve"> </w:t>
      </w:r>
      <w:hyperlink w:anchor="_bookmark140" w:history="1">
        <w:r>
          <w:rPr>
            <w:w w:val="110"/>
          </w:rPr>
          <w:t>data</w:t>
        </w:r>
        <w:r>
          <w:rPr>
            <w:spacing w:val="-15"/>
            <w:w w:val="110"/>
          </w:rPr>
          <w:t xml:space="preserve"> </w:t>
        </w:r>
        <w:r>
          <w:rPr>
            <w:w w:val="110"/>
          </w:rPr>
          <w:t>availabil-</w:t>
        </w:r>
      </w:hyperlink>
      <w:hyperlink w:anchor="_bookmark140" w:history="1">
        <w:r>
          <w:rPr>
            <w:w w:val="110"/>
          </w:rPr>
          <w:t>ity</w:t>
        </w:r>
      </w:hyperlink>
      <w:r>
        <w:rPr>
          <w:spacing w:val="-4"/>
          <w:w w:val="110"/>
        </w:rPr>
        <w:t xml:space="preserve"> </w:t>
      </w:r>
      <w:r>
        <w:rPr>
          <w:w w:val="110"/>
        </w:rPr>
        <w:t>and</w:t>
      </w:r>
      <w:r>
        <w:rPr>
          <w:spacing w:val="-4"/>
          <w:w w:val="110"/>
        </w:rPr>
        <w:t xml:space="preserve"> </w:t>
      </w:r>
      <w:hyperlink w:anchor="_bookmark141" w:history="1">
        <w:r>
          <w:rPr>
            <w:w w:val="110"/>
          </w:rPr>
          <w:t>data</w:t>
        </w:r>
        <w:r>
          <w:rPr>
            <w:spacing w:val="-4"/>
            <w:w w:val="110"/>
          </w:rPr>
          <w:t xml:space="preserve"> </w:t>
        </w:r>
        <w:r>
          <w:rPr>
            <w:w w:val="110"/>
          </w:rPr>
          <w:t>quality</w:t>
        </w:r>
      </w:hyperlink>
      <w:r>
        <w:rPr>
          <w:spacing w:val="-4"/>
          <w:w w:val="110"/>
        </w:rPr>
        <w:t xml:space="preserve"> </w:t>
      </w:r>
      <w:r>
        <w:rPr>
          <w:w w:val="110"/>
        </w:rPr>
        <w:t>is</w:t>
      </w:r>
      <w:r>
        <w:rPr>
          <w:spacing w:val="-4"/>
          <w:w w:val="110"/>
        </w:rPr>
        <w:t xml:space="preserve"> </w:t>
      </w:r>
      <w:r>
        <w:rPr>
          <w:w w:val="110"/>
        </w:rPr>
        <w:t>challenging. These</w:t>
      </w:r>
      <w:r>
        <w:rPr>
          <w:spacing w:val="-4"/>
          <w:w w:val="110"/>
        </w:rPr>
        <w:t xml:space="preserve"> </w:t>
      </w:r>
      <w:r>
        <w:rPr>
          <w:w w:val="110"/>
        </w:rPr>
        <w:t>infrastructure-related</w:t>
      </w:r>
      <w:r>
        <w:rPr>
          <w:spacing w:val="-4"/>
          <w:w w:val="110"/>
        </w:rPr>
        <w:t xml:space="preserve"> </w:t>
      </w:r>
      <w:r>
        <w:rPr>
          <w:w w:val="110"/>
        </w:rPr>
        <w:t>changes</w:t>
      </w:r>
      <w:r>
        <w:rPr>
          <w:spacing w:val="-4"/>
          <w:w w:val="110"/>
        </w:rPr>
        <w:t xml:space="preserve"> </w:t>
      </w:r>
      <w:r>
        <w:rPr>
          <w:w w:val="110"/>
        </w:rPr>
        <w:t>comprise</w:t>
      </w:r>
      <w:r>
        <w:rPr>
          <w:spacing w:val="-4"/>
          <w:w w:val="110"/>
        </w:rPr>
        <w:t xml:space="preserve"> </w:t>
      </w:r>
      <w:r>
        <w:rPr>
          <w:w w:val="110"/>
        </w:rPr>
        <w:t>the</w:t>
      </w:r>
      <w:r>
        <w:rPr>
          <w:spacing w:val="-4"/>
          <w:w w:val="110"/>
        </w:rPr>
        <w:t xml:space="preserve"> </w:t>
      </w:r>
      <w:r>
        <w:rPr>
          <w:w w:val="110"/>
        </w:rPr>
        <w:t>construction</w:t>
      </w:r>
      <w:r>
        <w:rPr>
          <w:spacing w:val="-4"/>
          <w:w w:val="110"/>
        </w:rPr>
        <w:t xml:space="preserve"> </w:t>
      </w:r>
      <w:r>
        <w:rPr>
          <w:w w:val="110"/>
        </w:rPr>
        <w:t>of</w:t>
      </w:r>
      <w:r>
        <w:rPr>
          <w:spacing w:val="-4"/>
          <w:w w:val="110"/>
        </w:rPr>
        <w:t xml:space="preserve"> </w:t>
      </w:r>
      <w:r>
        <w:rPr>
          <w:w w:val="110"/>
        </w:rPr>
        <w:t xml:space="preserve">new reports, </w:t>
      </w:r>
      <w:hyperlink w:anchor="_bookmark163" w:history="1">
        <w:r>
          <w:rPr>
            <w:w w:val="110"/>
          </w:rPr>
          <w:t>one-to-one migrations,</w:t>
        </w:r>
      </w:hyperlink>
      <w:r>
        <w:rPr>
          <w:w w:val="110"/>
        </w:rPr>
        <w:t xml:space="preserve"> and the re-engineering of existing reports.</w:t>
      </w:r>
      <w:r>
        <w:rPr>
          <w:spacing w:val="24"/>
          <w:w w:val="110"/>
        </w:rPr>
        <w:t xml:space="preserve"> </w:t>
      </w:r>
      <w:r>
        <w:rPr>
          <w:w w:val="110"/>
        </w:rPr>
        <w:t xml:space="preserve">Since the topic of data quality in the Swiss Post operations area could be built from scratch, as if starting on a </w:t>
      </w:r>
      <w:hyperlink w:anchor="_bookmark149" w:history="1">
        <w:r>
          <w:rPr>
            <w:w w:val="110"/>
          </w:rPr>
          <w:t>greenfield,</w:t>
        </w:r>
      </w:hyperlink>
      <w:r>
        <w:rPr>
          <w:w w:val="110"/>
        </w:rPr>
        <w:t xml:space="preserve"> it became an ideal subject for a master’s thesis.</w:t>
      </w:r>
    </w:p>
    <w:p w14:paraId="077BAEAC" w14:textId="77777777" w:rsidR="00C220EB" w:rsidRDefault="00C220EB">
      <w:pPr>
        <w:pStyle w:val="BodyText"/>
        <w:spacing w:before="161"/>
      </w:pPr>
    </w:p>
    <w:p w14:paraId="077BAEAD" w14:textId="77777777" w:rsidR="00C220EB" w:rsidRDefault="00000000">
      <w:pPr>
        <w:pStyle w:val="BodyText"/>
        <w:spacing w:line="256" w:lineRule="auto"/>
        <w:ind w:left="142" w:right="848"/>
        <w:jc w:val="both"/>
      </w:pPr>
      <w:r>
        <w:rPr>
          <w:w w:val="110"/>
        </w:rPr>
        <w:t>Furthermore,</w:t>
      </w:r>
      <w:r>
        <w:rPr>
          <w:spacing w:val="-4"/>
          <w:w w:val="110"/>
        </w:rPr>
        <w:t xml:space="preserve"> </w:t>
      </w:r>
      <w:r>
        <w:rPr>
          <w:w w:val="110"/>
        </w:rPr>
        <w:t>the</w:t>
      </w:r>
      <w:r>
        <w:rPr>
          <w:spacing w:val="-4"/>
          <w:w w:val="110"/>
        </w:rPr>
        <w:t xml:space="preserve"> </w:t>
      </w:r>
      <w:r>
        <w:rPr>
          <w:w w:val="110"/>
        </w:rPr>
        <w:t>topic</w:t>
      </w:r>
      <w:r>
        <w:rPr>
          <w:spacing w:val="-4"/>
          <w:w w:val="110"/>
        </w:rPr>
        <w:t xml:space="preserve"> </w:t>
      </w:r>
      <w:r>
        <w:rPr>
          <w:w w:val="110"/>
        </w:rPr>
        <w:t>was</w:t>
      </w:r>
      <w:r>
        <w:rPr>
          <w:spacing w:val="-4"/>
          <w:w w:val="110"/>
        </w:rPr>
        <w:t xml:space="preserve"> </w:t>
      </w:r>
      <w:r>
        <w:rPr>
          <w:w w:val="110"/>
        </w:rPr>
        <w:t>not</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highest</w:t>
      </w:r>
      <w:r>
        <w:rPr>
          <w:spacing w:val="-4"/>
          <w:w w:val="110"/>
        </w:rPr>
        <w:t xml:space="preserve"> </w:t>
      </w:r>
      <w:r>
        <w:rPr>
          <w:w w:val="110"/>
        </w:rPr>
        <w:t>priority</w:t>
      </w:r>
      <w:r>
        <w:rPr>
          <w:spacing w:val="-4"/>
          <w:w w:val="110"/>
        </w:rPr>
        <w:t xml:space="preserve"> </w:t>
      </w:r>
      <w:r>
        <w:rPr>
          <w:w w:val="110"/>
        </w:rPr>
        <w:t>for</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but</w:t>
      </w:r>
      <w:r>
        <w:rPr>
          <w:spacing w:val="-4"/>
          <w:w w:val="110"/>
        </w:rPr>
        <w:t xml:space="preserve"> </w:t>
      </w:r>
      <w:r>
        <w:rPr>
          <w:w w:val="110"/>
        </w:rPr>
        <w:t>it</w:t>
      </w:r>
      <w:r>
        <w:rPr>
          <w:spacing w:val="-4"/>
          <w:w w:val="110"/>
        </w:rPr>
        <w:t xml:space="preserve"> </w:t>
      </w:r>
      <w:r>
        <w:rPr>
          <w:w w:val="110"/>
        </w:rPr>
        <w:t>was</w:t>
      </w:r>
      <w:r>
        <w:rPr>
          <w:spacing w:val="-4"/>
          <w:w w:val="110"/>
        </w:rPr>
        <w:t xml:space="preserve"> </w:t>
      </w:r>
      <w:r>
        <w:rPr>
          <w:w w:val="110"/>
        </w:rPr>
        <w:t>still</w:t>
      </w:r>
      <w:r>
        <w:rPr>
          <w:spacing w:val="-4"/>
          <w:w w:val="110"/>
        </w:rPr>
        <w:t xml:space="preserve"> </w:t>
      </w:r>
      <w:r>
        <w:rPr>
          <w:w w:val="110"/>
        </w:rPr>
        <w:t>considered</w:t>
      </w:r>
      <w:r>
        <w:rPr>
          <w:spacing w:val="-4"/>
          <w:w w:val="110"/>
        </w:rPr>
        <w:t xml:space="preserve"> </w:t>
      </w:r>
      <w:r>
        <w:rPr>
          <w:w w:val="110"/>
        </w:rPr>
        <w:t>a</w:t>
      </w:r>
      <w:r>
        <w:rPr>
          <w:spacing w:val="-4"/>
          <w:w w:val="110"/>
        </w:rPr>
        <w:t xml:space="preserve"> </w:t>
      </w:r>
      <w:r>
        <w:rPr>
          <w:w w:val="110"/>
        </w:rPr>
        <w:t>valuable idea</w:t>
      </w:r>
      <w:r>
        <w:rPr>
          <w:spacing w:val="-15"/>
          <w:w w:val="110"/>
        </w:rPr>
        <w:t xml:space="preserve"> </w:t>
      </w:r>
      <w:r>
        <w:rPr>
          <w:w w:val="110"/>
        </w:rPr>
        <w:t>to</w:t>
      </w:r>
      <w:r>
        <w:rPr>
          <w:spacing w:val="-15"/>
          <w:w w:val="110"/>
        </w:rPr>
        <w:t xml:space="preserve"> </w:t>
      </w:r>
      <w:r>
        <w:rPr>
          <w:w w:val="110"/>
        </w:rPr>
        <w:t>pursue.</w:t>
      </w:r>
      <w:r>
        <w:rPr>
          <w:spacing w:val="6"/>
          <w:w w:val="110"/>
        </w:rPr>
        <w:t xml:space="preserve"> </w:t>
      </w:r>
      <w:r>
        <w:rPr>
          <w:w w:val="110"/>
        </w:rPr>
        <w:t>The</w:t>
      </w:r>
      <w:r>
        <w:rPr>
          <w:spacing w:val="-15"/>
          <w:w w:val="110"/>
        </w:rPr>
        <w:t xml:space="preserve"> </w:t>
      </w:r>
      <w:r>
        <w:rPr>
          <w:w w:val="110"/>
        </w:rPr>
        <w:t>medium-priority</w:t>
      </w:r>
      <w:r>
        <w:rPr>
          <w:spacing w:val="-15"/>
          <w:w w:val="110"/>
        </w:rPr>
        <w:t xml:space="preserve"> </w:t>
      </w:r>
      <w:r>
        <w:rPr>
          <w:w w:val="110"/>
        </w:rPr>
        <w:t>nature</w:t>
      </w:r>
      <w:r>
        <w:rPr>
          <w:spacing w:val="-15"/>
          <w:w w:val="110"/>
        </w:rPr>
        <w:t xml:space="preserve"> </w:t>
      </w:r>
      <w:r>
        <w:rPr>
          <w:w w:val="110"/>
        </w:rPr>
        <w:t>of</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also</w:t>
      </w:r>
      <w:r>
        <w:rPr>
          <w:spacing w:val="-15"/>
          <w:w w:val="110"/>
        </w:rPr>
        <w:t xml:space="preserve"> </w:t>
      </w:r>
      <w:r>
        <w:rPr>
          <w:w w:val="110"/>
        </w:rPr>
        <w:t>allowed</w:t>
      </w:r>
      <w:r>
        <w:rPr>
          <w:spacing w:val="-15"/>
          <w:w w:val="110"/>
        </w:rPr>
        <w:t xml:space="preserve"> </w:t>
      </w:r>
      <w:r>
        <w:rPr>
          <w:w w:val="110"/>
        </w:rPr>
        <w:t>the</w:t>
      </w:r>
      <w:r>
        <w:rPr>
          <w:spacing w:val="-15"/>
          <w:w w:val="110"/>
        </w:rPr>
        <w:t xml:space="preserve"> </w:t>
      </w:r>
      <w:r>
        <w:rPr>
          <w:w w:val="110"/>
        </w:rPr>
        <w:t>topic</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divided</w:t>
      </w:r>
      <w:r>
        <w:rPr>
          <w:spacing w:val="-15"/>
          <w:w w:val="110"/>
        </w:rPr>
        <w:t xml:space="preserve"> </w:t>
      </w:r>
      <w:r>
        <w:rPr>
          <w:w w:val="110"/>
        </w:rPr>
        <w:t>into</w:t>
      </w:r>
      <w:r>
        <w:rPr>
          <w:spacing w:val="-15"/>
          <w:w w:val="110"/>
        </w:rPr>
        <w:t xml:space="preserve"> </w:t>
      </w:r>
      <w:r>
        <w:rPr>
          <w:w w:val="110"/>
        </w:rPr>
        <w:t>multiple steps, such</w:t>
      </w:r>
      <w:r>
        <w:rPr>
          <w:spacing w:val="-2"/>
          <w:w w:val="110"/>
        </w:rPr>
        <w:t xml:space="preserve"> </w:t>
      </w:r>
      <w:r>
        <w:rPr>
          <w:w w:val="110"/>
        </w:rPr>
        <w:t>as</w:t>
      </w:r>
      <w:r>
        <w:rPr>
          <w:spacing w:val="-2"/>
          <w:w w:val="110"/>
        </w:rPr>
        <w:t xml:space="preserve"> </w:t>
      </w:r>
      <w:r>
        <w:rPr>
          <w:w w:val="110"/>
        </w:rPr>
        <w:t>working</w:t>
      </w:r>
      <w:r>
        <w:rPr>
          <w:spacing w:val="-2"/>
          <w:w w:val="110"/>
        </w:rPr>
        <w:t xml:space="preserve"> </w:t>
      </w:r>
      <w:r>
        <w:rPr>
          <w:w w:val="110"/>
        </w:rPr>
        <w:t>from</w:t>
      </w:r>
      <w:r>
        <w:rPr>
          <w:spacing w:val="-2"/>
          <w:w w:val="110"/>
        </w:rPr>
        <w:t xml:space="preserve"> </w:t>
      </w:r>
      <w:r>
        <w:rPr>
          <w:w w:val="110"/>
        </w:rPr>
        <w:t>a</w:t>
      </w:r>
      <w:r>
        <w:rPr>
          <w:spacing w:val="-2"/>
          <w:w w:val="110"/>
        </w:rPr>
        <w:t xml:space="preserve"> </w:t>
      </w:r>
      <w:r>
        <w:rPr>
          <w:w w:val="110"/>
        </w:rPr>
        <w:t>PoC</w:t>
      </w:r>
      <w:r>
        <w:rPr>
          <w:spacing w:val="-2"/>
          <w:w w:val="110"/>
        </w:rPr>
        <w:t xml:space="preserve"> </w:t>
      </w:r>
      <w:r>
        <w:rPr>
          <w:w w:val="110"/>
        </w:rPr>
        <w:t>to</w:t>
      </w:r>
      <w:r>
        <w:rPr>
          <w:spacing w:val="-2"/>
          <w:w w:val="110"/>
        </w:rPr>
        <w:t xml:space="preserve"> </w:t>
      </w:r>
      <w:r>
        <w:rPr>
          <w:w w:val="110"/>
        </w:rPr>
        <w:t>an</w:t>
      </w:r>
      <w:r>
        <w:rPr>
          <w:spacing w:val="-2"/>
          <w:w w:val="110"/>
        </w:rPr>
        <w:t xml:space="preserve"> </w:t>
      </w:r>
      <w:hyperlink w:anchor="_bookmark162" w:history="1">
        <w:r>
          <w:rPr>
            <w:w w:val="110"/>
          </w:rPr>
          <w:t>MVP</w:t>
        </w:r>
      </w:hyperlink>
      <w:r>
        <w:rPr>
          <w:spacing w:val="-2"/>
          <w:w w:val="110"/>
        </w:rPr>
        <w:t xml:space="preserve"> </w:t>
      </w:r>
      <w:r>
        <w:rPr>
          <w:w w:val="110"/>
        </w:rPr>
        <w:t>setup.</w:t>
      </w:r>
      <w:r>
        <w:rPr>
          <w:spacing w:val="21"/>
          <w:w w:val="110"/>
        </w:rPr>
        <w:t xml:space="preserve"> </w:t>
      </w:r>
      <w:r>
        <w:rPr>
          <w:w w:val="110"/>
        </w:rPr>
        <w:t>Additionally, the</w:t>
      </w:r>
      <w:r>
        <w:rPr>
          <w:spacing w:val="-2"/>
          <w:w w:val="110"/>
        </w:rPr>
        <w:t xml:space="preserve"> </w:t>
      </w:r>
      <w:r>
        <w:rPr>
          <w:w w:val="110"/>
        </w:rPr>
        <w:t>medium</w:t>
      </w:r>
      <w:r>
        <w:rPr>
          <w:spacing w:val="-2"/>
          <w:w w:val="110"/>
        </w:rPr>
        <w:t xml:space="preserve"> </w:t>
      </w:r>
      <w:r>
        <w:rPr>
          <w:w w:val="110"/>
        </w:rPr>
        <w:t>priority</w:t>
      </w:r>
      <w:r>
        <w:rPr>
          <w:spacing w:val="-2"/>
          <w:w w:val="110"/>
        </w:rPr>
        <w:t xml:space="preserve"> </w:t>
      </w:r>
      <w:r>
        <w:rPr>
          <w:w w:val="110"/>
        </w:rPr>
        <w:t>regarding</w:t>
      </w:r>
      <w:r>
        <w:rPr>
          <w:spacing w:val="-2"/>
          <w:w w:val="110"/>
        </w:rPr>
        <w:t xml:space="preserve"> </w:t>
      </w:r>
      <w:r>
        <w:rPr>
          <w:w w:val="110"/>
        </w:rPr>
        <w:t>feature development in this area allowed for well-grounded research on the topic.</w:t>
      </w:r>
      <w:r>
        <w:rPr>
          <w:spacing w:val="40"/>
          <w:w w:val="110"/>
        </w:rPr>
        <w:t xml:space="preserve"> </w:t>
      </w:r>
      <w:r>
        <w:rPr>
          <w:w w:val="110"/>
        </w:rPr>
        <w:t>All these aspects combined made it a suitable project leading to a master’s thesis.</w:t>
      </w:r>
      <w:r>
        <w:rPr>
          <w:spacing w:val="40"/>
          <w:w w:val="110"/>
        </w:rPr>
        <w:t xml:space="preserve"> </w:t>
      </w:r>
      <w:r>
        <w:rPr>
          <w:w w:val="110"/>
        </w:rPr>
        <w:t>Furthermore, due to the lack of automated data accuracy and data quality checks in the DWH LS OPS environment at the time of defining this project, this topic is highly relevant to the team responsible for both the operational and analytical reports that help</w:t>
      </w:r>
      <w:r>
        <w:rPr>
          <w:spacing w:val="-1"/>
          <w:w w:val="110"/>
        </w:rPr>
        <w:t xml:space="preserve"> </w:t>
      </w:r>
      <w:r>
        <w:rPr>
          <w:w w:val="110"/>
        </w:rPr>
        <w:t>guide</w:t>
      </w:r>
      <w:r>
        <w:rPr>
          <w:spacing w:val="-1"/>
          <w:w w:val="110"/>
        </w:rPr>
        <w:t xml:space="preserve"> </w:t>
      </w:r>
      <w:r>
        <w:rPr>
          <w:w w:val="110"/>
        </w:rPr>
        <w:t>the</w:t>
      </w:r>
      <w:r>
        <w:rPr>
          <w:spacing w:val="-1"/>
          <w:w w:val="110"/>
        </w:rPr>
        <w:t xml:space="preserve"> </w:t>
      </w:r>
      <w:r>
        <w:rPr>
          <w:w w:val="110"/>
        </w:rPr>
        <w:t>company. 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incorrect,</w:t>
      </w:r>
      <w:r>
        <w:rPr>
          <w:spacing w:val="-1"/>
          <w:w w:val="110"/>
        </w:rPr>
        <w:t xml:space="preserve"> </w:t>
      </w:r>
      <w:r>
        <w:rPr>
          <w:w w:val="110"/>
        </w:rPr>
        <w:t>wrong</w:t>
      </w:r>
      <w:r>
        <w:rPr>
          <w:spacing w:val="-1"/>
          <w:w w:val="110"/>
        </w:rPr>
        <w:t xml:space="preserve"> </w:t>
      </w:r>
      <w:r>
        <w:rPr>
          <w:w w:val="110"/>
        </w:rPr>
        <w:t>decisions</w:t>
      </w:r>
      <w:r>
        <w:rPr>
          <w:spacing w:val="-1"/>
          <w:w w:val="110"/>
        </w:rPr>
        <w:t xml:space="preserve"> </w:t>
      </w:r>
      <w:r>
        <w:rPr>
          <w:w w:val="110"/>
        </w:rPr>
        <w:t>are</w:t>
      </w:r>
      <w:r>
        <w:rPr>
          <w:spacing w:val="-1"/>
          <w:w w:val="110"/>
        </w:rPr>
        <w:t xml:space="preserve"> </w:t>
      </w:r>
      <w:r>
        <w:rPr>
          <w:w w:val="110"/>
        </w:rPr>
        <w:t>made;</w:t>
      </w:r>
      <w:r>
        <w:rPr>
          <w:spacing w:val="-1"/>
          <w:w w:val="110"/>
        </w:rPr>
        <w:t xml:space="preserve"> </w:t>
      </w:r>
      <w:r>
        <w:rPr>
          <w:w w:val="110"/>
        </w:rPr>
        <w:t>and</w:t>
      </w:r>
      <w:r>
        <w:rPr>
          <w:spacing w:val="-1"/>
          <w:w w:val="110"/>
        </w:rPr>
        <w:t xml:space="preserve"> </w:t>
      </w:r>
      <w:r>
        <w:rPr>
          <w:w w:val="110"/>
        </w:rPr>
        <w:t>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unavailable, management cannot properly lead the staff.</w:t>
      </w:r>
      <w:r>
        <w:rPr>
          <w:spacing w:val="40"/>
          <w:w w:val="110"/>
        </w:rPr>
        <w:t xml:space="preserve"> </w:t>
      </w:r>
      <w:r>
        <w:rPr>
          <w:w w:val="110"/>
        </w:rPr>
        <w:t>Thus, the topic is of high importance and business critical: data</w:t>
      </w:r>
      <w:r>
        <w:rPr>
          <w:spacing w:val="-16"/>
          <w:w w:val="110"/>
        </w:rPr>
        <w:t xml:space="preserve"> </w:t>
      </w:r>
      <w:r>
        <w:rPr>
          <w:w w:val="110"/>
        </w:rPr>
        <w:t>quality</w:t>
      </w:r>
      <w:r>
        <w:rPr>
          <w:spacing w:val="-15"/>
          <w:w w:val="110"/>
        </w:rPr>
        <w:t xml:space="preserve"> </w:t>
      </w:r>
      <w:r>
        <w:rPr>
          <w:w w:val="110"/>
        </w:rPr>
        <w:t>and</w:t>
      </w:r>
      <w:r>
        <w:rPr>
          <w:spacing w:val="-15"/>
          <w:w w:val="110"/>
        </w:rPr>
        <w:t xml:space="preserve"> </w:t>
      </w:r>
      <w:r>
        <w:rPr>
          <w:w w:val="110"/>
        </w:rPr>
        <w:t>availability</w:t>
      </w:r>
      <w:r>
        <w:rPr>
          <w:spacing w:val="-15"/>
          <w:w w:val="110"/>
        </w:rPr>
        <w:t xml:space="preserve"> </w:t>
      </w:r>
      <w:r>
        <w:rPr>
          <w:w w:val="110"/>
        </w:rPr>
        <w:t>help</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continue</w:t>
      </w:r>
      <w:r>
        <w:rPr>
          <w:spacing w:val="-15"/>
          <w:w w:val="110"/>
        </w:rPr>
        <w:t xml:space="preserve"> </w:t>
      </w:r>
      <w:r>
        <w:rPr>
          <w:w w:val="110"/>
        </w:rPr>
        <w:t>to</w:t>
      </w:r>
      <w:r>
        <w:rPr>
          <w:spacing w:val="-16"/>
          <w:w w:val="110"/>
        </w:rPr>
        <w:t xml:space="preserve"> </w:t>
      </w:r>
      <w:r>
        <w:rPr>
          <w:w w:val="110"/>
        </w:rPr>
        <w:t>deliver</w:t>
      </w:r>
      <w:r>
        <w:rPr>
          <w:spacing w:val="-15"/>
          <w:w w:val="110"/>
        </w:rPr>
        <w:t xml:space="preserve"> </w:t>
      </w:r>
      <w:r>
        <w:rPr>
          <w:w w:val="110"/>
        </w:rPr>
        <w:t>reliable</w:t>
      </w:r>
      <w:r>
        <w:rPr>
          <w:spacing w:val="-15"/>
          <w:w w:val="110"/>
        </w:rPr>
        <w:t xml:space="preserve"> </w:t>
      </w:r>
      <w:r>
        <w:rPr>
          <w:w w:val="110"/>
        </w:rPr>
        <w:t>services</w:t>
      </w:r>
      <w:r>
        <w:rPr>
          <w:spacing w:val="-15"/>
          <w:w w:val="110"/>
        </w:rPr>
        <w:t xml:space="preserve"> </w:t>
      </w:r>
      <w:r>
        <w:rPr>
          <w:w w:val="110"/>
        </w:rPr>
        <w:t>on</w:t>
      </w:r>
      <w:r>
        <w:rPr>
          <w:spacing w:val="-15"/>
          <w:w w:val="110"/>
        </w:rPr>
        <w:t xml:space="preserve"> </w:t>
      </w:r>
      <w:r>
        <w:rPr>
          <w:w w:val="110"/>
        </w:rPr>
        <w:t>a</w:t>
      </w:r>
      <w:r>
        <w:rPr>
          <w:spacing w:val="-15"/>
          <w:w w:val="110"/>
        </w:rPr>
        <w:t xml:space="preserve"> </w:t>
      </w:r>
      <w:r>
        <w:rPr>
          <w:w w:val="110"/>
        </w:rPr>
        <w:t>daily</w:t>
      </w:r>
      <w:r>
        <w:rPr>
          <w:spacing w:val="-15"/>
          <w:w w:val="110"/>
        </w:rPr>
        <w:t xml:space="preserve"> </w:t>
      </w:r>
      <w:r>
        <w:rPr>
          <w:w w:val="110"/>
        </w:rPr>
        <w:t>basis</w:t>
      </w:r>
      <w:r>
        <w:rPr>
          <w:spacing w:val="-15"/>
          <w:w w:val="110"/>
        </w:rPr>
        <w:t xml:space="preserve"> </w:t>
      </w:r>
      <w:r>
        <w:rPr>
          <w:w w:val="110"/>
        </w:rPr>
        <w:t>and</w:t>
      </w:r>
      <w:r>
        <w:rPr>
          <w:spacing w:val="-16"/>
          <w:w w:val="110"/>
        </w:rPr>
        <w:t xml:space="preserve"> </w:t>
      </w:r>
      <w:r>
        <w:rPr>
          <w:w w:val="110"/>
        </w:rPr>
        <w:t>enable IT to provide better assistance to staff throughout the postal process.</w:t>
      </w:r>
    </w:p>
    <w:p w14:paraId="077BAEAE" w14:textId="77777777" w:rsidR="00C220EB" w:rsidRDefault="00C220EB">
      <w:pPr>
        <w:pStyle w:val="BodyText"/>
        <w:rPr>
          <w:sz w:val="20"/>
        </w:rPr>
      </w:pPr>
    </w:p>
    <w:p w14:paraId="077BAEAF" w14:textId="77777777" w:rsidR="00C220EB" w:rsidRDefault="00000000">
      <w:pPr>
        <w:pStyle w:val="BodyText"/>
        <w:spacing w:before="42"/>
        <w:rPr>
          <w:sz w:val="20"/>
        </w:rPr>
      </w:pPr>
      <w:r>
        <w:rPr>
          <w:noProof/>
          <w:sz w:val="20"/>
        </w:rPr>
        <w:drawing>
          <wp:anchor distT="0" distB="0" distL="0" distR="0" simplePos="0" relativeHeight="487588864" behindDoc="1" locked="0" layoutInCell="1" allowOverlap="1" wp14:anchorId="077BB80E" wp14:editId="077BB80F">
            <wp:simplePos x="0" y="0"/>
            <wp:positionH relativeFrom="page">
              <wp:posOffset>1171854</wp:posOffset>
            </wp:positionH>
            <wp:positionV relativeFrom="paragraph">
              <wp:posOffset>188042</wp:posOffset>
            </wp:positionV>
            <wp:extent cx="5180593" cy="34564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5180593" cy="3456432"/>
                    </a:xfrm>
                    <a:prstGeom prst="rect">
                      <a:avLst/>
                    </a:prstGeom>
                  </pic:spPr>
                </pic:pic>
              </a:graphicData>
            </a:graphic>
          </wp:anchor>
        </w:drawing>
      </w:r>
    </w:p>
    <w:p w14:paraId="077BAEB0" w14:textId="77777777" w:rsidR="00C220EB" w:rsidRDefault="00C220EB">
      <w:pPr>
        <w:pStyle w:val="BodyText"/>
        <w:spacing w:before="46"/>
        <w:rPr>
          <w:sz w:val="18"/>
        </w:rPr>
      </w:pPr>
    </w:p>
    <w:p w14:paraId="077BAEB1" w14:textId="77777777" w:rsidR="00C220EB"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1.7.:</w:t>
      </w:r>
      <w:r>
        <w:rPr>
          <w:rFonts w:ascii="Arial"/>
          <w:b/>
          <w:color w:val="697D90"/>
          <w:spacing w:val="-2"/>
          <w:sz w:val="18"/>
        </w:rPr>
        <w:t xml:space="preserve"> </w:t>
      </w:r>
      <w:r>
        <w:rPr>
          <w:rFonts w:ascii="Arial"/>
          <w:color w:val="697D90"/>
          <w:sz w:val="18"/>
        </w:rPr>
        <w:t>Main</w:t>
      </w:r>
      <w:r>
        <w:rPr>
          <w:rFonts w:ascii="Arial"/>
          <w:color w:val="697D90"/>
          <w:spacing w:val="-4"/>
          <w:sz w:val="18"/>
        </w:rPr>
        <w:t xml:space="preserve"> </w:t>
      </w:r>
      <w:r>
        <w:rPr>
          <w:rFonts w:ascii="Arial"/>
          <w:color w:val="697D90"/>
          <w:sz w:val="18"/>
        </w:rPr>
        <w:t>customer</w:t>
      </w:r>
      <w:r>
        <w:rPr>
          <w:rFonts w:ascii="Arial"/>
          <w:color w:val="697D90"/>
          <w:spacing w:val="-4"/>
          <w:sz w:val="18"/>
        </w:rPr>
        <w:t xml:space="preserve"> </w:t>
      </w:r>
      <w:r>
        <w:rPr>
          <w:rFonts w:ascii="Arial"/>
          <w:color w:val="697D90"/>
          <w:sz w:val="18"/>
        </w:rPr>
        <w:t>touch</w:t>
      </w:r>
      <w:r>
        <w:rPr>
          <w:rFonts w:ascii="Arial"/>
          <w:color w:val="697D90"/>
          <w:spacing w:val="-4"/>
          <w:sz w:val="18"/>
        </w:rPr>
        <w:t xml:space="preserve"> </w:t>
      </w:r>
      <w:r>
        <w:rPr>
          <w:rFonts w:ascii="Arial"/>
          <w:color w:val="697D90"/>
          <w:sz w:val="18"/>
        </w:rPr>
        <w:t>point,</w:t>
      </w:r>
      <w:r>
        <w:rPr>
          <w:rFonts w:ascii="Arial"/>
          <w:color w:val="697D90"/>
          <w:spacing w:val="-4"/>
          <w:sz w:val="18"/>
        </w:rPr>
        <w:t xml:space="preserve"> </w:t>
      </w:r>
      <w:r>
        <w:rPr>
          <w:rFonts w:ascii="Arial"/>
          <w:color w:val="697D90"/>
          <w:sz w:val="18"/>
        </w:rPr>
        <w:t>delivery</w:t>
      </w:r>
      <w:r>
        <w:rPr>
          <w:rFonts w:ascii="Arial"/>
          <w:color w:val="697D90"/>
          <w:spacing w:val="-5"/>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a</w:t>
      </w:r>
      <w:r>
        <w:rPr>
          <w:rFonts w:ascii="Arial"/>
          <w:color w:val="697D90"/>
          <w:spacing w:val="-4"/>
          <w:sz w:val="18"/>
        </w:rPr>
        <w:t xml:space="preserve"> </w:t>
      </w:r>
      <w:r>
        <w:rPr>
          <w:rFonts w:ascii="Arial"/>
          <w:color w:val="697D90"/>
          <w:spacing w:val="-2"/>
          <w:sz w:val="18"/>
        </w:rPr>
        <w:t>parcel</w:t>
      </w:r>
    </w:p>
    <w:p w14:paraId="077BAEB2" w14:textId="77777777" w:rsidR="00C220EB" w:rsidRDefault="00C220EB">
      <w:pPr>
        <w:rPr>
          <w:rFonts w:ascii="Arial"/>
          <w:sz w:val="18"/>
        </w:rPr>
        <w:sectPr w:rsidR="00C220EB">
          <w:headerReference w:type="even" r:id="rId39"/>
          <w:headerReference w:type="default" r:id="rId40"/>
          <w:footerReference w:type="even" r:id="rId41"/>
          <w:footerReference w:type="default" r:id="rId42"/>
          <w:pgSz w:w="11910" w:h="16840"/>
          <w:pgMar w:top="440" w:right="0" w:bottom="1720" w:left="708" w:header="227" w:footer="1540" w:gutter="0"/>
          <w:pgNumType w:start="7"/>
          <w:cols w:space="720"/>
        </w:sectPr>
      </w:pPr>
    </w:p>
    <w:p w14:paraId="077BAEB3" w14:textId="77777777" w:rsidR="00C220EB" w:rsidRDefault="00C220EB">
      <w:pPr>
        <w:pStyle w:val="BodyText"/>
        <w:spacing w:before="33"/>
        <w:rPr>
          <w:rFonts w:ascii="Arial"/>
          <w:sz w:val="28"/>
        </w:rPr>
      </w:pPr>
    </w:p>
    <w:p w14:paraId="077BAEB4" w14:textId="77777777" w:rsidR="00C220EB" w:rsidRDefault="00000000">
      <w:pPr>
        <w:pStyle w:val="Heading2"/>
        <w:numPr>
          <w:ilvl w:val="1"/>
          <w:numId w:val="12"/>
        </w:numPr>
        <w:tabs>
          <w:tab w:val="left" w:pos="771"/>
        </w:tabs>
        <w:ind w:left="771" w:hanging="629"/>
      </w:pPr>
      <w:bookmarkStart w:id="19" w:name="_bookmark15"/>
      <w:bookmarkStart w:id="20" w:name="_bookmark16"/>
      <w:bookmarkEnd w:id="19"/>
      <w:bookmarkEnd w:id="20"/>
      <w:r>
        <w:rPr>
          <w:color w:val="697D90"/>
        </w:rPr>
        <w:t>Problem</w:t>
      </w:r>
      <w:r>
        <w:rPr>
          <w:color w:val="697D90"/>
          <w:spacing w:val="2"/>
        </w:rPr>
        <w:t xml:space="preserve"> </w:t>
      </w:r>
      <w:r>
        <w:rPr>
          <w:color w:val="697D90"/>
          <w:spacing w:val="-2"/>
        </w:rPr>
        <w:t>statement</w:t>
      </w:r>
    </w:p>
    <w:p w14:paraId="077BAEB5" w14:textId="77777777" w:rsidR="00C220EB" w:rsidRDefault="00000000">
      <w:pPr>
        <w:pStyle w:val="BodyText"/>
        <w:spacing w:before="249" w:line="256" w:lineRule="auto"/>
        <w:ind w:left="142" w:right="848"/>
        <w:jc w:val="both"/>
      </w:pPr>
      <w:r>
        <w:t>The two</w:t>
      </w:r>
      <w:r>
        <w:rPr>
          <w:spacing w:val="25"/>
        </w:rPr>
        <w:t xml:space="preserve"> </w:t>
      </w:r>
      <w:r>
        <w:t>key</w:t>
      </w:r>
      <w:r>
        <w:rPr>
          <w:spacing w:val="25"/>
        </w:rPr>
        <w:t xml:space="preserve"> </w:t>
      </w:r>
      <w:r>
        <w:t>problems addressed</w:t>
      </w:r>
      <w:r>
        <w:rPr>
          <w:spacing w:val="25"/>
        </w:rPr>
        <w:t xml:space="preserve"> </w:t>
      </w:r>
      <w:r>
        <w:t>in this</w:t>
      </w:r>
      <w:r>
        <w:rPr>
          <w:spacing w:val="25"/>
        </w:rPr>
        <w:t xml:space="preserve"> </w:t>
      </w:r>
      <w:r>
        <w:t>project are,</w:t>
      </w:r>
      <w:r>
        <w:rPr>
          <w:spacing w:val="32"/>
        </w:rPr>
        <w:t xml:space="preserve"> </w:t>
      </w:r>
      <w:r>
        <w:t>first,</w:t>
      </w:r>
      <w:r>
        <w:rPr>
          <w:spacing w:val="32"/>
        </w:rPr>
        <w:t xml:space="preserve"> </w:t>
      </w:r>
      <w:r>
        <w:t>that</w:t>
      </w:r>
      <w:r>
        <w:rPr>
          <w:spacing w:val="25"/>
        </w:rPr>
        <w:t xml:space="preserve"> </w:t>
      </w:r>
      <w:r>
        <w:t>data quality</w:t>
      </w:r>
      <w:r>
        <w:rPr>
          <w:spacing w:val="25"/>
        </w:rPr>
        <w:t xml:space="preserve"> </w:t>
      </w:r>
      <w:r>
        <w:t>in this</w:t>
      </w:r>
      <w:r>
        <w:rPr>
          <w:spacing w:val="25"/>
        </w:rPr>
        <w:t xml:space="preserve"> </w:t>
      </w:r>
      <w:r>
        <w:t>area of</w:t>
      </w:r>
      <w:r>
        <w:rPr>
          <w:spacing w:val="25"/>
        </w:rPr>
        <w:t xml:space="preserve"> </w:t>
      </w:r>
      <w:r>
        <w:t>Swiss Post</w:t>
      </w:r>
      <w:r>
        <w:rPr>
          <w:spacing w:val="25"/>
        </w:rPr>
        <w:t xml:space="preserve"> </w:t>
      </w:r>
      <w:r>
        <w:t>has so</w:t>
      </w:r>
      <w:r>
        <w:rPr>
          <w:spacing w:val="25"/>
        </w:rPr>
        <w:t xml:space="preserve"> </w:t>
      </w:r>
      <w:r>
        <w:t xml:space="preserve">far </w:t>
      </w:r>
      <w:r>
        <w:rPr>
          <w:w w:val="110"/>
        </w:rPr>
        <w:t>been</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an</w:t>
      </w:r>
      <w:r>
        <w:rPr>
          <w:spacing w:val="-1"/>
          <w:w w:val="110"/>
        </w:rPr>
        <w:t xml:space="preserve"> </w:t>
      </w:r>
      <w:r>
        <w:rPr>
          <w:w w:val="110"/>
        </w:rPr>
        <w:t>ad</w:t>
      </w:r>
      <w:r>
        <w:rPr>
          <w:spacing w:val="-1"/>
          <w:w w:val="110"/>
        </w:rPr>
        <w:t xml:space="preserve"> </w:t>
      </w:r>
      <w:r>
        <w:rPr>
          <w:w w:val="110"/>
        </w:rPr>
        <w:t>hoc</w:t>
      </w:r>
      <w:r>
        <w:rPr>
          <w:spacing w:val="-1"/>
          <w:w w:val="110"/>
        </w:rPr>
        <w:t xml:space="preserve"> </w:t>
      </w:r>
      <w:r>
        <w:rPr>
          <w:w w:val="110"/>
        </w:rPr>
        <w:t>manner,</w:t>
      </w:r>
      <w:r>
        <w:rPr>
          <w:spacing w:val="-1"/>
          <w:w w:val="110"/>
        </w:rPr>
        <w:t xml:space="preserve"> </w:t>
      </w:r>
      <w:r>
        <w:rPr>
          <w:w w:val="110"/>
        </w:rPr>
        <w:t>without</w:t>
      </w:r>
      <w:r>
        <w:rPr>
          <w:spacing w:val="-1"/>
          <w:w w:val="110"/>
        </w:rPr>
        <w:t xml:space="preserve"> </w:t>
      </w:r>
      <w:r>
        <w:rPr>
          <w:w w:val="110"/>
        </w:rPr>
        <w:t>formal</w:t>
      </w:r>
      <w:r>
        <w:rPr>
          <w:spacing w:val="-1"/>
          <w:w w:val="110"/>
        </w:rPr>
        <w:t xml:space="preserve"> </w:t>
      </w:r>
      <w:r>
        <w:rPr>
          <w:w w:val="110"/>
        </w:rPr>
        <w:t>definitions,</w:t>
      </w:r>
      <w:r>
        <w:rPr>
          <w:spacing w:val="-1"/>
          <w:w w:val="110"/>
        </w:rPr>
        <w:t xml:space="preserve"> </w:t>
      </w:r>
      <w:r>
        <w:rPr>
          <w:w w:val="110"/>
        </w:rPr>
        <w:t>frameworks,</w:t>
      </w:r>
      <w:r>
        <w:rPr>
          <w:spacing w:val="-1"/>
          <w:w w:val="110"/>
        </w:rPr>
        <w:t xml:space="preserve"> </w:t>
      </w:r>
      <w:r>
        <w:rPr>
          <w:w w:val="110"/>
        </w:rPr>
        <w:t>or</w:t>
      </w:r>
      <w:r>
        <w:rPr>
          <w:spacing w:val="-1"/>
          <w:w w:val="110"/>
        </w:rPr>
        <w:t xml:space="preserve"> </w:t>
      </w:r>
      <w:r>
        <w:rPr>
          <w:w w:val="110"/>
        </w:rPr>
        <w:t>an</w:t>
      </w:r>
      <w:r>
        <w:rPr>
          <w:spacing w:val="-1"/>
          <w:w w:val="110"/>
        </w:rPr>
        <w:t xml:space="preserve"> </w:t>
      </w:r>
      <w:r>
        <w:rPr>
          <w:w w:val="110"/>
        </w:rPr>
        <w:t>agreed</w:t>
      </w:r>
      <w:r>
        <w:rPr>
          <w:spacing w:val="-1"/>
          <w:w w:val="110"/>
        </w:rPr>
        <w:t xml:space="preserve"> </w:t>
      </w:r>
      <w:r>
        <w:rPr>
          <w:w w:val="110"/>
        </w:rPr>
        <w:t>set</w:t>
      </w:r>
      <w:r>
        <w:rPr>
          <w:spacing w:val="-1"/>
          <w:w w:val="110"/>
        </w:rPr>
        <w:t xml:space="preserve"> </w:t>
      </w:r>
      <w:r>
        <w:rPr>
          <w:w w:val="110"/>
        </w:rPr>
        <w:t>of</w:t>
      </w:r>
      <w:r>
        <w:rPr>
          <w:spacing w:val="-1"/>
          <w:w w:val="110"/>
        </w:rPr>
        <w:t xml:space="preserve"> </w:t>
      </w:r>
      <w:r>
        <w:rPr>
          <w:w w:val="110"/>
        </w:rPr>
        <w:t>KPIs;</w:t>
      </w:r>
      <w:r>
        <w:rPr>
          <w:spacing w:val="-1"/>
          <w:w w:val="110"/>
        </w:rPr>
        <w:t xml:space="preserve"> </w:t>
      </w:r>
      <w:r>
        <w:rPr>
          <w:w w:val="110"/>
        </w:rPr>
        <w:t xml:space="preserve">and second, that data quality is handled manually by the business at a </w:t>
      </w:r>
      <w:hyperlink w:anchor="_bookmark150" w:history="1">
        <w:r>
          <w:rPr>
            <w:w w:val="110"/>
          </w:rPr>
          <w:t>high level</w:t>
        </w:r>
      </w:hyperlink>
      <w:r>
        <w:rPr>
          <w:w w:val="110"/>
        </w:rPr>
        <w:t xml:space="preserve"> rather than being automated by</w:t>
      </w:r>
      <w:r>
        <w:rPr>
          <w:spacing w:val="-9"/>
          <w:w w:val="110"/>
        </w:rPr>
        <w:t xml:space="preserve"> </w:t>
      </w:r>
      <w:r>
        <w:rPr>
          <w:w w:val="110"/>
        </w:rPr>
        <w:t>the</w:t>
      </w:r>
      <w:r>
        <w:rPr>
          <w:spacing w:val="-9"/>
          <w:w w:val="110"/>
        </w:rPr>
        <w:t xml:space="preserve"> </w:t>
      </w:r>
      <w:r>
        <w:rPr>
          <w:w w:val="110"/>
        </w:rPr>
        <w:t>IT</w:t>
      </w:r>
      <w:r>
        <w:rPr>
          <w:spacing w:val="-9"/>
          <w:w w:val="110"/>
        </w:rPr>
        <w:t xml:space="preserve"> </w:t>
      </w:r>
      <w:r>
        <w:rPr>
          <w:w w:val="110"/>
        </w:rPr>
        <w:t>department. Both</w:t>
      </w:r>
      <w:r>
        <w:rPr>
          <w:spacing w:val="-9"/>
          <w:w w:val="110"/>
        </w:rPr>
        <w:t xml:space="preserve"> </w:t>
      </w:r>
      <w:r>
        <w:rPr>
          <w:w w:val="110"/>
        </w:rPr>
        <w:t>of</w:t>
      </w:r>
      <w:r>
        <w:rPr>
          <w:spacing w:val="-9"/>
          <w:w w:val="110"/>
        </w:rPr>
        <w:t xml:space="preserve"> </w:t>
      </w:r>
      <w:r>
        <w:rPr>
          <w:w w:val="110"/>
        </w:rPr>
        <w:t>these</w:t>
      </w:r>
      <w:r>
        <w:rPr>
          <w:spacing w:val="-9"/>
          <w:w w:val="110"/>
        </w:rPr>
        <w:t xml:space="preserve"> </w:t>
      </w:r>
      <w:r>
        <w:rPr>
          <w:w w:val="110"/>
        </w:rPr>
        <w:t>problems</w:t>
      </w:r>
      <w:r>
        <w:rPr>
          <w:spacing w:val="-9"/>
          <w:w w:val="110"/>
        </w:rPr>
        <w:t xml:space="preserve"> </w:t>
      </w:r>
      <w:r>
        <w:rPr>
          <w:w w:val="110"/>
        </w:rPr>
        <w:t>lead</w:t>
      </w:r>
      <w:r>
        <w:rPr>
          <w:spacing w:val="-9"/>
          <w:w w:val="110"/>
        </w:rPr>
        <w:t xml:space="preserve"> </w:t>
      </w:r>
      <w:r>
        <w:rPr>
          <w:w w:val="110"/>
        </w:rPr>
        <w:t>to</w:t>
      </w:r>
      <w:r>
        <w:rPr>
          <w:spacing w:val="-9"/>
          <w:w w:val="110"/>
        </w:rPr>
        <w:t xml:space="preserve"> </w:t>
      </w:r>
      <w:r>
        <w:rPr>
          <w:w w:val="110"/>
        </w:rPr>
        <w:t>issues</w:t>
      </w:r>
      <w:r>
        <w:rPr>
          <w:spacing w:val="-9"/>
          <w:w w:val="110"/>
        </w:rPr>
        <w:t xml:space="preserve"> </w:t>
      </w:r>
      <w:r>
        <w:rPr>
          <w:w w:val="110"/>
        </w:rPr>
        <w:t>not</w:t>
      </w:r>
      <w:r>
        <w:rPr>
          <w:spacing w:val="-9"/>
          <w:w w:val="110"/>
        </w:rPr>
        <w:t xml:space="preserve"> </w:t>
      </w:r>
      <w:r>
        <w:rPr>
          <w:w w:val="110"/>
        </w:rPr>
        <w:t>being</w:t>
      </w:r>
      <w:r>
        <w:rPr>
          <w:spacing w:val="-9"/>
          <w:w w:val="110"/>
        </w:rPr>
        <w:t xml:space="preserve"> </w:t>
      </w:r>
      <w:r>
        <w:rPr>
          <w:w w:val="110"/>
        </w:rPr>
        <w:t>detected</w:t>
      </w:r>
      <w:r>
        <w:rPr>
          <w:spacing w:val="-9"/>
          <w:w w:val="110"/>
        </w:rPr>
        <w:t xml:space="preserve"> </w:t>
      </w:r>
      <w:r>
        <w:rPr>
          <w:w w:val="110"/>
        </w:rPr>
        <w:t>early</w:t>
      </w:r>
      <w:r>
        <w:rPr>
          <w:spacing w:val="-9"/>
          <w:w w:val="110"/>
        </w:rPr>
        <w:t xml:space="preserve"> </w:t>
      </w:r>
      <w:r>
        <w:rPr>
          <w:w w:val="110"/>
        </w:rPr>
        <w:t>and</w:t>
      </w:r>
      <w:r>
        <w:rPr>
          <w:spacing w:val="-9"/>
          <w:w w:val="110"/>
        </w:rPr>
        <w:t xml:space="preserve"> </w:t>
      </w:r>
      <w:r>
        <w:rPr>
          <w:w w:val="110"/>
        </w:rPr>
        <w:t>to</w:t>
      </w:r>
      <w:r>
        <w:rPr>
          <w:spacing w:val="-9"/>
          <w:w w:val="110"/>
        </w:rPr>
        <w:t xml:space="preserve"> </w:t>
      </w:r>
      <w:r>
        <w:rPr>
          <w:w w:val="110"/>
        </w:rPr>
        <w:t>longer</w:t>
      </w:r>
      <w:r>
        <w:rPr>
          <w:spacing w:val="-9"/>
          <w:w w:val="110"/>
        </w:rPr>
        <w:t xml:space="preserve"> </w:t>
      </w:r>
      <w:r>
        <w:rPr>
          <w:w w:val="110"/>
        </w:rPr>
        <w:t xml:space="preserve">reaction </w:t>
      </w:r>
      <w:r>
        <w:rPr>
          <w:spacing w:val="-2"/>
          <w:w w:val="115"/>
        </w:rPr>
        <w:t>times.</w:t>
      </w:r>
      <w:r>
        <w:rPr>
          <w:spacing w:val="9"/>
          <w:w w:val="115"/>
        </w:rPr>
        <w:t xml:space="preserve"> </w:t>
      </w:r>
      <w:r>
        <w:rPr>
          <w:spacing w:val="-2"/>
          <w:w w:val="115"/>
        </w:rPr>
        <w:t>As</w:t>
      </w:r>
      <w:r>
        <w:rPr>
          <w:spacing w:val="-11"/>
          <w:w w:val="115"/>
        </w:rPr>
        <w:t xml:space="preserve"> </w:t>
      </w:r>
      <w:r>
        <w:rPr>
          <w:spacing w:val="-2"/>
          <w:w w:val="115"/>
        </w:rPr>
        <w:t>a</w:t>
      </w:r>
      <w:r>
        <w:rPr>
          <w:spacing w:val="-12"/>
          <w:w w:val="115"/>
        </w:rPr>
        <w:t xml:space="preserve"> </w:t>
      </w:r>
      <w:r>
        <w:rPr>
          <w:spacing w:val="-2"/>
          <w:w w:val="115"/>
        </w:rPr>
        <w:t>further</w:t>
      </w:r>
      <w:r>
        <w:rPr>
          <w:spacing w:val="-11"/>
          <w:w w:val="115"/>
        </w:rPr>
        <w:t xml:space="preserve"> </w:t>
      </w:r>
      <w:r>
        <w:rPr>
          <w:spacing w:val="-2"/>
          <w:w w:val="115"/>
        </w:rPr>
        <w:t>consequence,</w:t>
      </w:r>
      <w:r>
        <w:rPr>
          <w:spacing w:val="-10"/>
          <w:w w:val="115"/>
        </w:rPr>
        <w:t xml:space="preserve"> </w:t>
      </w:r>
      <w:r>
        <w:rPr>
          <w:spacing w:val="-2"/>
          <w:w w:val="115"/>
        </w:rPr>
        <w:t>delays</w:t>
      </w:r>
      <w:r>
        <w:rPr>
          <w:spacing w:val="-11"/>
          <w:w w:val="115"/>
        </w:rPr>
        <w:t xml:space="preserve"> </w:t>
      </w:r>
      <w:r>
        <w:rPr>
          <w:spacing w:val="-2"/>
          <w:w w:val="115"/>
        </w:rPr>
        <w:t>in</w:t>
      </w:r>
      <w:r>
        <w:rPr>
          <w:spacing w:val="-12"/>
          <w:w w:val="115"/>
        </w:rPr>
        <w:t xml:space="preserve"> </w:t>
      </w:r>
      <w:r>
        <w:rPr>
          <w:spacing w:val="-2"/>
          <w:w w:val="115"/>
        </w:rPr>
        <w:t>data</w:t>
      </w:r>
      <w:r>
        <w:rPr>
          <w:spacing w:val="-12"/>
          <w:w w:val="115"/>
        </w:rPr>
        <w:t xml:space="preserve"> </w:t>
      </w:r>
      <w:r>
        <w:rPr>
          <w:spacing w:val="-2"/>
          <w:w w:val="115"/>
        </w:rPr>
        <w:t>processing</w:t>
      </w:r>
      <w:r>
        <w:rPr>
          <w:spacing w:val="-11"/>
          <w:w w:val="115"/>
        </w:rPr>
        <w:t xml:space="preserve"> </w:t>
      </w:r>
      <w:r>
        <w:rPr>
          <w:spacing w:val="-2"/>
          <w:w w:val="115"/>
        </w:rPr>
        <w:t>are</w:t>
      </w:r>
      <w:r>
        <w:rPr>
          <w:spacing w:val="-12"/>
          <w:w w:val="115"/>
        </w:rPr>
        <w:t xml:space="preserve"> </w:t>
      </w:r>
      <w:r>
        <w:rPr>
          <w:spacing w:val="-2"/>
          <w:w w:val="115"/>
        </w:rPr>
        <w:t>not</w:t>
      </w:r>
      <w:r>
        <w:rPr>
          <w:spacing w:val="-11"/>
          <w:w w:val="115"/>
        </w:rPr>
        <w:t xml:space="preserve"> </w:t>
      </w:r>
      <w:r>
        <w:rPr>
          <w:spacing w:val="-2"/>
          <w:w w:val="115"/>
        </w:rPr>
        <w:t>identified</w:t>
      </w:r>
      <w:r>
        <w:rPr>
          <w:spacing w:val="-12"/>
          <w:w w:val="115"/>
        </w:rPr>
        <w:t xml:space="preserve"> </w:t>
      </w:r>
      <w:r>
        <w:rPr>
          <w:spacing w:val="-2"/>
          <w:w w:val="115"/>
        </w:rPr>
        <w:t>and</w:t>
      </w:r>
      <w:r>
        <w:rPr>
          <w:spacing w:val="-11"/>
          <w:w w:val="115"/>
        </w:rPr>
        <w:t xml:space="preserve"> </w:t>
      </w:r>
      <w:r>
        <w:rPr>
          <w:spacing w:val="-2"/>
          <w:w w:val="115"/>
        </w:rPr>
        <w:t>targeted</w:t>
      </w:r>
      <w:r>
        <w:rPr>
          <w:spacing w:val="-12"/>
          <w:w w:val="115"/>
        </w:rPr>
        <w:t xml:space="preserve"> </w:t>
      </w:r>
      <w:r>
        <w:rPr>
          <w:spacing w:val="-2"/>
          <w:w w:val="115"/>
        </w:rPr>
        <w:t>for</w:t>
      </w:r>
      <w:r>
        <w:rPr>
          <w:spacing w:val="-11"/>
          <w:w w:val="115"/>
        </w:rPr>
        <w:t xml:space="preserve"> </w:t>
      </w:r>
      <w:r>
        <w:rPr>
          <w:spacing w:val="-2"/>
          <w:w w:val="115"/>
        </w:rPr>
        <w:t xml:space="preserve">systematic </w:t>
      </w:r>
      <w:r>
        <w:rPr>
          <w:w w:val="110"/>
        </w:rPr>
        <w:t xml:space="preserve">resolution, which in turn reduces management confidence in the reports. All of this prevents continuous </w:t>
      </w:r>
      <w:r>
        <w:rPr>
          <w:w w:val="115"/>
        </w:rPr>
        <w:t>improvement,</w:t>
      </w:r>
      <w:r>
        <w:rPr>
          <w:spacing w:val="-2"/>
          <w:w w:val="115"/>
        </w:rPr>
        <w:t xml:space="preserve"> </w:t>
      </w:r>
      <w:r>
        <w:rPr>
          <w:w w:val="115"/>
        </w:rPr>
        <w:t>as</w:t>
      </w:r>
      <w:r>
        <w:rPr>
          <w:spacing w:val="-7"/>
          <w:w w:val="115"/>
        </w:rPr>
        <w:t xml:space="preserve"> </w:t>
      </w:r>
      <w:r>
        <w:rPr>
          <w:w w:val="115"/>
        </w:rPr>
        <w:t>the</w:t>
      </w:r>
      <w:r>
        <w:rPr>
          <w:spacing w:val="-7"/>
          <w:w w:val="115"/>
        </w:rPr>
        <w:t xml:space="preserve"> </w:t>
      </w:r>
      <w:r>
        <w:rPr>
          <w:w w:val="115"/>
        </w:rPr>
        <w:t>current</w:t>
      </w:r>
      <w:r>
        <w:rPr>
          <w:spacing w:val="-7"/>
          <w:w w:val="115"/>
        </w:rPr>
        <w:t xml:space="preserve"> </w:t>
      </w:r>
      <w:r>
        <w:rPr>
          <w:w w:val="115"/>
        </w:rPr>
        <w:t>checks</w:t>
      </w:r>
      <w:r>
        <w:rPr>
          <w:spacing w:val="-7"/>
          <w:w w:val="115"/>
        </w:rPr>
        <w:t xml:space="preserve"> </w:t>
      </w:r>
      <w:r>
        <w:rPr>
          <w:w w:val="115"/>
        </w:rPr>
        <w:t>are</w:t>
      </w:r>
      <w:r>
        <w:rPr>
          <w:spacing w:val="-7"/>
          <w:w w:val="115"/>
        </w:rPr>
        <w:t xml:space="preserve"> </w:t>
      </w:r>
      <w:r>
        <w:rPr>
          <w:w w:val="115"/>
        </w:rPr>
        <w:t>neither</w:t>
      </w:r>
      <w:r>
        <w:rPr>
          <w:spacing w:val="-7"/>
          <w:w w:val="115"/>
        </w:rPr>
        <w:t xml:space="preserve"> </w:t>
      </w:r>
      <w:r>
        <w:rPr>
          <w:w w:val="115"/>
        </w:rPr>
        <w:t>documented</w:t>
      </w:r>
      <w:r>
        <w:rPr>
          <w:spacing w:val="-7"/>
          <w:w w:val="115"/>
        </w:rPr>
        <w:t xml:space="preserve"> </w:t>
      </w:r>
      <w:r>
        <w:rPr>
          <w:w w:val="115"/>
        </w:rPr>
        <w:t>nor</w:t>
      </w:r>
      <w:r>
        <w:rPr>
          <w:spacing w:val="-7"/>
          <w:w w:val="115"/>
        </w:rPr>
        <w:t xml:space="preserve"> </w:t>
      </w:r>
      <w:r>
        <w:rPr>
          <w:w w:val="115"/>
        </w:rPr>
        <w:t>stored</w:t>
      </w:r>
      <w:r>
        <w:rPr>
          <w:spacing w:val="-7"/>
          <w:w w:val="115"/>
        </w:rPr>
        <w:t xml:space="preserve"> </w:t>
      </w:r>
      <w:r>
        <w:rPr>
          <w:w w:val="115"/>
        </w:rPr>
        <w:t>in</w:t>
      </w:r>
      <w:r>
        <w:rPr>
          <w:spacing w:val="-7"/>
          <w:w w:val="115"/>
        </w:rPr>
        <w:t xml:space="preserve"> </w:t>
      </w:r>
      <w:r>
        <w:rPr>
          <w:w w:val="115"/>
        </w:rPr>
        <w:t>a</w:t>
      </w:r>
      <w:r>
        <w:rPr>
          <w:spacing w:val="-7"/>
          <w:w w:val="115"/>
        </w:rPr>
        <w:t xml:space="preserve"> </w:t>
      </w:r>
      <w:r>
        <w:rPr>
          <w:w w:val="115"/>
        </w:rPr>
        <w:t>way</w:t>
      </w:r>
      <w:r>
        <w:rPr>
          <w:spacing w:val="-7"/>
          <w:w w:val="115"/>
        </w:rPr>
        <w:t xml:space="preserve"> </w:t>
      </w:r>
      <w:r>
        <w:rPr>
          <w:w w:val="115"/>
        </w:rPr>
        <w:t>that</w:t>
      </w:r>
      <w:r>
        <w:rPr>
          <w:spacing w:val="-7"/>
          <w:w w:val="115"/>
        </w:rPr>
        <w:t xml:space="preserve"> </w:t>
      </w:r>
      <w:r>
        <w:rPr>
          <w:w w:val="115"/>
        </w:rPr>
        <w:t>allows</w:t>
      </w:r>
      <w:r>
        <w:rPr>
          <w:spacing w:val="-7"/>
          <w:w w:val="115"/>
        </w:rPr>
        <w:t xml:space="preserve"> </w:t>
      </w:r>
      <w:r>
        <w:rPr>
          <w:w w:val="115"/>
        </w:rPr>
        <w:t>follow-up analysis or structured refinement.</w:t>
      </w:r>
    </w:p>
    <w:p w14:paraId="077BAEB6" w14:textId="77777777" w:rsidR="00C220EB" w:rsidRDefault="00C220EB">
      <w:pPr>
        <w:pStyle w:val="BodyText"/>
      </w:pPr>
    </w:p>
    <w:p w14:paraId="077BAEB7" w14:textId="77777777" w:rsidR="00C220EB" w:rsidRDefault="00C220EB">
      <w:pPr>
        <w:pStyle w:val="BodyText"/>
        <w:spacing w:before="60"/>
      </w:pPr>
    </w:p>
    <w:p w14:paraId="077BAEB8" w14:textId="77777777" w:rsidR="00C220EB" w:rsidRDefault="00000000">
      <w:pPr>
        <w:pStyle w:val="Heading2"/>
        <w:numPr>
          <w:ilvl w:val="1"/>
          <w:numId w:val="12"/>
        </w:numPr>
        <w:tabs>
          <w:tab w:val="left" w:pos="771"/>
        </w:tabs>
        <w:ind w:left="771" w:hanging="629"/>
      </w:pPr>
      <w:bookmarkStart w:id="21" w:name="Scope_and_boundaries"/>
      <w:bookmarkStart w:id="22" w:name="_bookmark17"/>
      <w:bookmarkEnd w:id="21"/>
      <w:bookmarkEnd w:id="22"/>
      <w:r>
        <w:rPr>
          <w:color w:val="697D90"/>
          <w:spacing w:val="-2"/>
        </w:rPr>
        <w:t>Scope</w:t>
      </w:r>
      <w:r>
        <w:rPr>
          <w:color w:val="697D90"/>
          <w:spacing w:val="-14"/>
        </w:rPr>
        <w:t xml:space="preserve"> </w:t>
      </w:r>
      <w:r>
        <w:rPr>
          <w:color w:val="697D90"/>
          <w:spacing w:val="-2"/>
        </w:rPr>
        <w:t>and</w:t>
      </w:r>
      <w:r>
        <w:rPr>
          <w:color w:val="697D90"/>
          <w:spacing w:val="-13"/>
        </w:rPr>
        <w:t xml:space="preserve"> </w:t>
      </w:r>
      <w:r>
        <w:rPr>
          <w:color w:val="697D90"/>
          <w:spacing w:val="-2"/>
        </w:rPr>
        <w:t>boundaries</w:t>
      </w:r>
    </w:p>
    <w:p w14:paraId="077BAEB9" w14:textId="77777777" w:rsidR="00C220EB" w:rsidRDefault="00000000">
      <w:pPr>
        <w:pStyle w:val="BodyText"/>
        <w:spacing w:before="249" w:line="256" w:lineRule="auto"/>
        <w:ind w:left="142" w:right="848"/>
        <w:jc w:val="both"/>
      </w:pPr>
      <w:r>
        <w:rPr>
          <w:w w:val="110"/>
        </w:rPr>
        <w:t>This</w:t>
      </w:r>
      <w:r>
        <w:rPr>
          <w:spacing w:val="-11"/>
          <w:w w:val="110"/>
        </w:rPr>
        <w:t xml:space="preserve"> </w:t>
      </w:r>
      <w:r>
        <w:rPr>
          <w:w w:val="110"/>
        </w:rPr>
        <w:t>research</w:t>
      </w:r>
      <w:r>
        <w:rPr>
          <w:spacing w:val="-11"/>
          <w:w w:val="110"/>
        </w:rPr>
        <w:t xml:space="preserve"> </w:t>
      </w:r>
      <w:r>
        <w:rPr>
          <w:w w:val="110"/>
        </w:rPr>
        <w:t>focuses</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data</w:t>
      </w:r>
      <w:r>
        <w:rPr>
          <w:spacing w:val="-11"/>
          <w:w w:val="110"/>
        </w:rPr>
        <w:t xml:space="preserve"> </w:t>
      </w:r>
      <w:r>
        <w:rPr>
          <w:w w:val="110"/>
        </w:rPr>
        <w:t>availability</w:t>
      </w:r>
      <w:r>
        <w:rPr>
          <w:spacing w:val="-12"/>
          <w:w w:val="110"/>
        </w:rPr>
        <w:t xml:space="preserve"> </w:t>
      </w:r>
      <w:r>
        <w:rPr>
          <w:w w:val="110"/>
        </w:rPr>
        <w:t>and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challenges</w:t>
      </w:r>
      <w:r>
        <w:rPr>
          <w:spacing w:val="-11"/>
          <w:w w:val="110"/>
        </w:rPr>
        <w:t xml:space="preserve"> </w:t>
      </w:r>
      <w:r>
        <w:rPr>
          <w:w w:val="110"/>
        </w:rPr>
        <w:t>of</w:t>
      </w:r>
      <w:r>
        <w:rPr>
          <w:spacing w:val="-11"/>
          <w:w w:val="110"/>
        </w:rPr>
        <w:t xml:space="preserve"> </w:t>
      </w:r>
      <w:r>
        <w:rPr>
          <w:w w:val="110"/>
        </w:rPr>
        <w:t>the</w:t>
      </w:r>
      <w:r>
        <w:rPr>
          <w:spacing w:val="-11"/>
          <w:w w:val="110"/>
        </w:rPr>
        <w:t xml:space="preserve"> </w:t>
      </w:r>
      <w:hyperlink w:anchor="_bookmark146" w:history="1">
        <w:r>
          <w:rPr>
            <w:w w:val="110"/>
          </w:rPr>
          <w:t>DWH</w:t>
        </w:r>
        <w:r>
          <w:rPr>
            <w:spacing w:val="-11"/>
            <w:w w:val="110"/>
          </w:rPr>
          <w:t xml:space="preserve"> </w:t>
        </w:r>
        <w:r>
          <w:rPr>
            <w:w w:val="110"/>
          </w:rPr>
          <w:t>LS</w:t>
        </w:r>
        <w:r>
          <w:rPr>
            <w:spacing w:val="-11"/>
            <w:w w:val="110"/>
          </w:rPr>
          <w:t xml:space="preserve"> </w:t>
        </w:r>
        <w:r>
          <w:rPr>
            <w:w w:val="110"/>
          </w:rPr>
          <w:t>OPS</w:t>
        </w:r>
      </w:hyperlink>
      <w:r>
        <w:rPr>
          <w:spacing w:val="-11"/>
          <w:w w:val="110"/>
        </w:rPr>
        <w:t xml:space="preserve"> </w:t>
      </w:r>
      <w:hyperlink w:anchor="_bookmark135" w:history="1">
        <w:r>
          <w:rPr>
            <w:w w:val="110"/>
          </w:rPr>
          <w:t>BizDevOps</w:t>
        </w:r>
      </w:hyperlink>
      <w:r>
        <w:rPr>
          <w:w w:val="110"/>
        </w:rPr>
        <w:t xml:space="preserve"> </w:t>
      </w:r>
      <w:hyperlink w:anchor="_bookmark131" w:history="1">
        <w:r>
          <w:rPr>
            <w:w w:val="110"/>
          </w:rPr>
          <w:t>ASTV</w:t>
        </w:r>
      </w:hyperlink>
      <w:r>
        <w:rPr>
          <w:spacing w:val="-14"/>
          <w:w w:val="110"/>
        </w:rPr>
        <w:t xml:space="preserve"> </w:t>
      </w:r>
      <w:r>
        <w:rPr>
          <w:w w:val="110"/>
        </w:rPr>
        <w:t>teams</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14"/>
          <w:w w:val="110"/>
        </w:rPr>
        <w:t xml:space="preserve"> </w:t>
      </w:r>
      <w:r>
        <w:rPr>
          <w:w w:val="110"/>
        </w:rPr>
        <w:t>described</w:t>
      </w:r>
      <w:r>
        <w:rPr>
          <w:spacing w:val="-14"/>
          <w:w w:val="110"/>
        </w:rPr>
        <w:t xml:space="preserve"> </w:t>
      </w:r>
      <w:r>
        <w:rPr>
          <w:w w:val="110"/>
        </w:rPr>
        <w:t>in</w:t>
      </w:r>
      <w:r>
        <w:rPr>
          <w:spacing w:val="-15"/>
          <w:w w:val="110"/>
        </w:rPr>
        <w:t xml:space="preserve"> </w:t>
      </w:r>
      <w:r>
        <w:rPr>
          <w:w w:val="110"/>
        </w:rPr>
        <w:t>section</w:t>
      </w:r>
      <w:r>
        <w:rPr>
          <w:spacing w:val="-14"/>
          <w:w w:val="110"/>
        </w:rPr>
        <w:t xml:space="preserve"> </w:t>
      </w:r>
      <w:hyperlink w:anchor="_bookmark3" w:history="1">
        <w:r>
          <w:rPr>
            <w:w w:val="110"/>
          </w:rPr>
          <w:t>1.</w:t>
        </w:r>
      </w:hyperlink>
      <w:r>
        <w:rPr>
          <w:w w:val="110"/>
        </w:rPr>
        <w:t>1.</w:t>
      </w:r>
      <w:r>
        <w:rPr>
          <w:spacing w:val="-4"/>
          <w:w w:val="110"/>
        </w:rPr>
        <w:t xml:space="preserve"> </w:t>
      </w:r>
      <w:r>
        <w:rPr>
          <w:w w:val="110"/>
        </w:rPr>
        <w:t>To</w:t>
      </w:r>
      <w:r>
        <w:rPr>
          <w:spacing w:val="-14"/>
          <w:w w:val="110"/>
        </w:rPr>
        <w:t xml:space="preserve"> </w:t>
      </w:r>
      <w:r>
        <w:rPr>
          <w:w w:val="110"/>
        </w:rPr>
        <w:t>simplify</w:t>
      </w:r>
      <w:r>
        <w:rPr>
          <w:spacing w:val="-14"/>
          <w:w w:val="110"/>
        </w:rPr>
        <w:t xml:space="preserve"> </w:t>
      </w:r>
      <w:r>
        <w:rPr>
          <w:w w:val="110"/>
        </w:rPr>
        <w:t>the</w:t>
      </w:r>
      <w:r>
        <w:rPr>
          <w:spacing w:val="-14"/>
          <w:w w:val="110"/>
        </w:rPr>
        <w:t xml:space="preserve"> </w:t>
      </w:r>
      <w:r>
        <w:rPr>
          <w:w w:val="110"/>
        </w:rPr>
        <w:t>scope</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work,</w:t>
      </w:r>
      <w:r>
        <w:rPr>
          <w:spacing w:val="-14"/>
          <w:w w:val="110"/>
        </w:rPr>
        <w:t xml:space="preserve"> </w:t>
      </w:r>
      <w:r>
        <w:rPr>
          <w:w w:val="110"/>
        </w:rPr>
        <w:t>the</w:t>
      </w:r>
      <w:r>
        <w:rPr>
          <w:spacing w:val="-14"/>
          <w:w w:val="110"/>
        </w:rPr>
        <w:t xml:space="preserve"> </w:t>
      </w:r>
      <w:r>
        <w:rPr>
          <w:w w:val="110"/>
        </w:rPr>
        <w:t>first</w:t>
      </w:r>
      <w:r>
        <w:rPr>
          <w:spacing w:val="-14"/>
          <w:w w:val="110"/>
        </w:rPr>
        <w:t xml:space="preserve"> </w:t>
      </w:r>
      <w:r>
        <w:rPr>
          <w:w w:val="110"/>
        </w:rPr>
        <w:t>step</w:t>
      </w:r>
      <w:r>
        <w:rPr>
          <w:spacing w:val="-14"/>
          <w:w w:val="110"/>
        </w:rPr>
        <w:t xml:space="preserve"> </w:t>
      </w:r>
      <w:r>
        <w:rPr>
          <w:w w:val="110"/>
        </w:rPr>
        <w:t>of</w:t>
      </w:r>
      <w:r>
        <w:rPr>
          <w:spacing w:val="-14"/>
          <w:w w:val="110"/>
        </w:rPr>
        <w:t xml:space="preserve"> </w:t>
      </w:r>
      <w:r>
        <w:rPr>
          <w:w w:val="110"/>
        </w:rPr>
        <w:t>data retrieval,</w:t>
      </w:r>
      <w:r>
        <w:rPr>
          <w:spacing w:val="-8"/>
          <w:w w:val="110"/>
        </w:rPr>
        <w:t xml:space="preserve"> </w:t>
      </w:r>
      <w:r>
        <w:rPr>
          <w:w w:val="110"/>
        </w:rPr>
        <w:t>such</w:t>
      </w:r>
      <w:r>
        <w:rPr>
          <w:spacing w:val="-10"/>
          <w:w w:val="110"/>
        </w:rPr>
        <w:t xml:space="preserve"> </w:t>
      </w:r>
      <w:r>
        <w:rPr>
          <w:w w:val="110"/>
        </w:rPr>
        <w:t>as</w:t>
      </w:r>
      <w:r>
        <w:rPr>
          <w:spacing w:val="-10"/>
          <w:w w:val="110"/>
        </w:rPr>
        <w:t xml:space="preserve"> </w:t>
      </w:r>
      <w:r>
        <w:rPr>
          <w:w w:val="110"/>
        </w:rPr>
        <w:t>how</w:t>
      </w:r>
      <w:r>
        <w:rPr>
          <w:spacing w:val="-8"/>
          <w:w w:val="110"/>
        </w:rPr>
        <w:t xml:space="preserve"> </w:t>
      </w:r>
      <w:r>
        <w:rPr>
          <w:w w:val="110"/>
        </w:rPr>
        <w:t>data</w:t>
      </w:r>
      <w:r>
        <w:rPr>
          <w:spacing w:val="-10"/>
          <w:w w:val="110"/>
        </w:rPr>
        <w:t xml:space="preserve"> </w:t>
      </w:r>
      <w:r>
        <w:rPr>
          <w:w w:val="110"/>
        </w:rPr>
        <w:t>is</w:t>
      </w:r>
      <w:r>
        <w:rPr>
          <w:spacing w:val="-10"/>
          <w:w w:val="110"/>
        </w:rPr>
        <w:t xml:space="preserve"> </w:t>
      </w:r>
      <w:r>
        <w:rPr>
          <w:w w:val="110"/>
        </w:rPr>
        <w:t>stored</w:t>
      </w:r>
      <w:r>
        <w:rPr>
          <w:spacing w:val="-10"/>
          <w:w w:val="110"/>
        </w:rPr>
        <w:t xml:space="preserve"> </w:t>
      </w:r>
      <w:r>
        <w:rPr>
          <w:w w:val="110"/>
        </w:rPr>
        <w:t>from</w:t>
      </w:r>
      <w:r>
        <w:rPr>
          <w:spacing w:val="-8"/>
          <w:w w:val="110"/>
        </w:rPr>
        <w:t xml:space="preserve"> </w:t>
      </w:r>
      <w:hyperlink w:anchor="_bookmark153" w:history="1">
        <w:r>
          <w:rPr>
            <w:w w:val="110"/>
          </w:rPr>
          <w:t>Kafka</w:t>
        </w:r>
        <w:r>
          <w:rPr>
            <w:spacing w:val="-10"/>
            <w:w w:val="110"/>
          </w:rPr>
          <w:t xml:space="preserve"> </w:t>
        </w:r>
        <w:r>
          <w:rPr>
            <w:w w:val="110"/>
          </w:rPr>
          <w:t>topics,</w:t>
        </w:r>
      </w:hyperlink>
      <w:r>
        <w:rPr>
          <w:spacing w:val="-8"/>
          <w:w w:val="110"/>
        </w:rPr>
        <w:t xml:space="preserve"> </w:t>
      </w:r>
      <w:r>
        <w:rPr>
          <w:w w:val="110"/>
        </w:rPr>
        <w:t>is</w:t>
      </w:r>
      <w:r>
        <w:rPr>
          <w:spacing w:val="-10"/>
          <w:w w:val="110"/>
        </w:rPr>
        <w:t xml:space="preserve"> </w:t>
      </w:r>
      <w:r>
        <w:rPr>
          <w:w w:val="110"/>
        </w:rPr>
        <w:t>excluded. The</w:t>
      </w:r>
      <w:r>
        <w:rPr>
          <w:spacing w:val="-10"/>
          <w:w w:val="110"/>
        </w:rPr>
        <w:t xml:space="preserve"> </w:t>
      </w:r>
      <w:r>
        <w:rPr>
          <w:w w:val="110"/>
        </w:rPr>
        <w:t>scope</w:t>
      </w:r>
      <w:r>
        <w:rPr>
          <w:spacing w:val="-8"/>
          <w:w w:val="110"/>
        </w:rPr>
        <w:t xml:space="preserve"> </w:t>
      </w:r>
      <w:r>
        <w:rPr>
          <w:w w:val="110"/>
        </w:rPr>
        <w:t>begins</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curated</w:t>
      </w:r>
      <w:r>
        <w:rPr>
          <w:spacing w:val="-8"/>
          <w:w w:val="110"/>
        </w:rPr>
        <w:t xml:space="preserve"> </w:t>
      </w:r>
      <w:r>
        <w:rPr>
          <w:w w:val="110"/>
        </w:rPr>
        <w:t>and reporting</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hyperlink w:anchor="_bookmark148" w:history="1">
        <w:r>
          <w:rPr>
            <w:w w:val="110"/>
          </w:rPr>
          <w:t>ETL</w:t>
        </w:r>
      </w:hyperlink>
      <w:r>
        <w:rPr>
          <w:spacing w:val="-3"/>
          <w:w w:val="110"/>
        </w:rPr>
        <w:t xml:space="preserve"> </w:t>
      </w:r>
      <w:r>
        <w:rPr>
          <w:w w:val="110"/>
        </w:rPr>
        <w:t>process</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retrieved</w:t>
      </w:r>
      <w:r>
        <w:rPr>
          <w:spacing w:val="-3"/>
          <w:w w:val="110"/>
        </w:rPr>
        <w:t xml:space="preserve"> </w:t>
      </w:r>
      <w:r>
        <w:rPr>
          <w:w w:val="110"/>
        </w:rPr>
        <w:t>data. The</w:t>
      </w:r>
      <w:r>
        <w:rPr>
          <w:spacing w:val="-3"/>
          <w:w w:val="110"/>
        </w:rPr>
        <w:t xml:space="preserve"> </w:t>
      </w:r>
      <w:r>
        <w:rPr>
          <w:w w:val="110"/>
        </w:rPr>
        <w:t>aim</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specifically</w:t>
      </w:r>
      <w:r>
        <w:rPr>
          <w:spacing w:val="-3"/>
          <w:w w:val="110"/>
        </w:rPr>
        <w:t xml:space="preserve"> </w:t>
      </w:r>
      <w:r>
        <w:rPr>
          <w:w w:val="110"/>
        </w:rPr>
        <w:t xml:space="preserve">provide solutions for the mentioned teams and not to offer a general solution or framework for the entire Swiss </w:t>
      </w:r>
      <w:r>
        <w:rPr>
          <w:spacing w:val="-2"/>
          <w:w w:val="110"/>
        </w:rPr>
        <w:t>Post.</w:t>
      </w:r>
    </w:p>
    <w:p w14:paraId="077BAEBA" w14:textId="77777777" w:rsidR="00C220EB" w:rsidRDefault="00C220EB">
      <w:pPr>
        <w:pStyle w:val="BodyText"/>
      </w:pPr>
    </w:p>
    <w:p w14:paraId="077BAEBB" w14:textId="77777777" w:rsidR="00C220EB" w:rsidRDefault="00C220EB">
      <w:pPr>
        <w:pStyle w:val="BodyText"/>
        <w:spacing w:before="59"/>
      </w:pPr>
    </w:p>
    <w:p w14:paraId="077BAEBC" w14:textId="77777777" w:rsidR="00C220EB" w:rsidRDefault="00000000">
      <w:pPr>
        <w:pStyle w:val="Heading2"/>
        <w:numPr>
          <w:ilvl w:val="1"/>
          <w:numId w:val="12"/>
        </w:numPr>
        <w:tabs>
          <w:tab w:val="left" w:pos="771"/>
        </w:tabs>
        <w:ind w:left="771" w:hanging="629"/>
      </w:pPr>
      <w:bookmarkStart w:id="23" w:name="Expected_outcome"/>
      <w:bookmarkStart w:id="24" w:name="_bookmark18"/>
      <w:bookmarkEnd w:id="23"/>
      <w:bookmarkEnd w:id="24"/>
      <w:r>
        <w:rPr>
          <w:color w:val="697D90"/>
          <w:spacing w:val="-2"/>
        </w:rPr>
        <w:t>Expected</w:t>
      </w:r>
      <w:r>
        <w:rPr>
          <w:color w:val="697D90"/>
          <w:spacing w:val="-12"/>
        </w:rPr>
        <w:t xml:space="preserve"> </w:t>
      </w:r>
      <w:r>
        <w:rPr>
          <w:color w:val="697D90"/>
          <w:spacing w:val="-2"/>
        </w:rPr>
        <w:t>outcome</w:t>
      </w:r>
    </w:p>
    <w:p w14:paraId="077BAEBD" w14:textId="77777777" w:rsidR="00C220EB" w:rsidRDefault="00000000">
      <w:pPr>
        <w:pStyle w:val="BodyText"/>
        <w:spacing w:before="250" w:line="256" w:lineRule="auto"/>
        <w:ind w:left="142" w:right="848"/>
        <w:jc w:val="both"/>
      </w:pPr>
      <w:r>
        <w:rPr>
          <w:w w:val="110"/>
        </w:rPr>
        <w:t>The</w:t>
      </w:r>
      <w:r>
        <w:rPr>
          <w:spacing w:val="-9"/>
          <w:w w:val="110"/>
        </w:rPr>
        <w:t xml:space="preserve"> </w:t>
      </w:r>
      <w:r>
        <w:rPr>
          <w:w w:val="110"/>
        </w:rPr>
        <w:t>high-level</w:t>
      </w:r>
      <w:r>
        <w:rPr>
          <w:spacing w:val="-9"/>
          <w:w w:val="110"/>
        </w:rPr>
        <w:t xml:space="preserve"> </w:t>
      </w:r>
      <w:r>
        <w:rPr>
          <w:w w:val="110"/>
        </w:rPr>
        <w:t>goal</w:t>
      </w:r>
      <w:r>
        <w:rPr>
          <w:spacing w:val="-9"/>
          <w:w w:val="110"/>
        </w:rPr>
        <w:t xml:space="preserve"> </w:t>
      </w:r>
      <w:r>
        <w:rPr>
          <w:w w:val="110"/>
        </w:rPr>
        <w:t>of</w:t>
      </w:r>
      <w:r>
        <w:rPr>
          <w:spacing w:val="-9"/>
          <w:w w:val="110"/>
        </w:rPr>
        <w:t xml:space="preserve"> </w:t>
      </w:r>
      <w:r>
        <w:rPr>
          <w:w w:val="110"/>
        </w:rPr>
        <w:t>this</w:t>
      </w:r>
      <w:r>
        <w:rPr>
          <w:spacing w:val="-9"/>
          <w:w w:val="110"/>
        </w:rPr>
        <w:t xml:space="preserve"> </w:t>
      </w:r>
      <w:r>
        <w:rPr>
          <w:w w:val="110"/>
        </w:rPr>
        <w:t>master’s</w:t>
      </w:r>
      <w:r>
        <w:rPr>
          <w:spacing w:val="-9"/>
          <w:w w:val="110"/>
        </w:rPr>
        <w:t xml:space="preserve"> </w:t>
      </w:r>
      <w:r>
        <w:rPr>
          <w:w w:val="110"/>
        </w:rPr>
        <w:t>thesis</w:t>
      </w:r>
      <w:r>
        <w:rPr>
          <w:spacing w:val="-9"/>
          <w:w w:val="110"/>
        </w:rPr>
        <w:t xml:space="preserve"> </w:t>
      </w:r>
      <w:r>
        <w:rPr>
          <w:w w:val="110"/>
        </w:rPr>
        <w:t>pre-project</w:t>
      </w:r>
      <w:r>
        <w:rPr>
          <w:spacing w:val="-9"/>
          <w:w w:val="110"/>
        </w:rPr>
        <w:t xml:space="preserve"> </w:t>
      </w:r>
      <w:r>
        <w:rPr>
          <w:w w:val="110"/>
        </w:rPr>
        <w:t>is</w:t>
      </w:r>
      <w:r>
        <w:rPr>
          <w:spacing w:val="-9"/>
          <w:w w:val="110"/>
        </w:rPr>
        <w:t xml:space="preserve"> </w:t>
      </w:r>
      <w:r>
        <w:rPr>
          <w:w w:val="110"/>
        </w:rPr>
        <w:t>to</w:t>
      </w:r>
      <w:r>
        <w:rPr>
          <w:spacing w:val="-9"/>
          <w:w w:val="110"/>
        </w:rPr>
        <w:t xml:space="preserve"> </w:t>
      </w:r>
      <w:r>
        <w:rPr>
          <w:w w:val="110"/>
        </w:rPr>
        <w:t>demonstrate</w:t>
      </w:r>
      <w:r>
        <w:rPr>
          <w:spacing w:val="-9"/>
          <w:w w:val="110"/>
        </w:rPr>
        <w:t xml:space="preserve"> </w:t>
      </w:r>
      <w:r>
        <w:rPr>
          <w:w w:val="110"/>
        </w:rPr>
        <w:t>that</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provide</w:t>
      </w:r>
      <w:r>
        <w:rPr>
          <w:spacing w:val="-12"/>
          <w:w w:val="110"/>
        </w:rPr>
        <w:t xml:space="preserve"> </w:t>
      </w:r>
      <w:r>
        <w:rPr>
          <w:w w:val="110"/>
        </w:rPr>
        <w:t>additional</w:t>
      </w:r>
      <w:r>
        <w:rPr>
          <w:spacing w:val="-12"/>
          <w:w w:val="110"/>
        </w:rPr>
        <w:t xml:space="preserve"> </w:t>
      </w:r>
      <w:r>
        <w:rPr>
          <w:w w:val="110"/>
        </w:rPr>
        <w:t>safety</w:t>
      </w:r>
      <w:r>
        <w:rPr>
          <w:spacing w:val="-12"/>
          <w:w w:val="110"/>
        </w:rPr>
        <w:t xml:space="preserve"> </w:t>
      </w:r>
      <w:r>
        <w:rPr>
          <w:w w:val="110"/>
        </w:rPr>
        <w:t>and</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calibrated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needs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business.</w:t>
      </w:r>
      <w:r>
        <w:rPr>
          <w:spacing w:val="8"/>
          <w:w w:val="110"/>
        </w:rPr>
        <w:t xml:space="preserve"> </w:t>
      </w:r>
      <w:r>
        <w:rPr>
          <w:w w:val="110"/>
        </w:rPr>
        <w:t>Automated</w:t>
      </w:r>
      <w:r>
        <w:rPr>
          <w:spacing w:val="-12"/>
          <w:w w:val="110"/>
        </w:rPr>
        <w:t xml:space="preserve"> </w:t>
      </w:r>
      <w:r>
        <w:rPr>
          <w:w w:val="110"/>
        </w:rPr>
        <w:t>data</w:t>
      </w:r>
      <w:r>
        <w:rPr>
          <w:spacing w:val="-12"/>
          <w:w w:val="110"/>
        </w:rPr>
        <w:t xml:space="preserve"> </w:t>
      </w:r>
      <w:r>
        <w:rPr>
          <w:w w:val="110"/>
        </w:rPr>
        <w:t>quality</w:t>
      </w:r>
      <w:r>
        <w:rPr>
          <w:spacing w:val="-12"/>
          <w:w w:val="110"/>
        </w:rPr>
        <w:t xml:space="preserve"> </w:t>
      </w:r>
      <w:r>
        <w:rPr>
          <w:w w:val="110"/>
        </w:rPr>
        <w:t>checks refer</w:t>
      </w:r>
      <w:r>
        <w:rPr>
          <w:spacing w:val="-10"/>
          <w:w w:val="110"/>
        </w:rPr>
        <w:t xml:space="preserve"> </w:t>
      </w:r>
      <w:r>
        <w:rPr>
          <w:w w:val="110"/>
        </w:rPr>
        <w:t>to</w:t>
      </w:r>
      <w:r>
        <w:rPr>
          <w:spacing w:val="-11"/>
          <w:w w:val="110"/>
        </w:rPr>
        <w:t xml:space="preserve"> </w:t>
      </w:r>
      <w:r>
        <w:rPr>
          <w:w w:val="110"/>
        </w:rPr>
        <w:t>checks</w:t>
      </w:r>
      <w:r>
        <w:rPr>
          <w:spacing w:val="-10"/>
          <w:w w:val="110"/>
        </w:rPr>
        <w:t xml:space="preserve"> </w:t>
      </w:r>
      <w:r>
        <w:rPr>
          <w:w w:val="110"/>
        </w:rPr>
        <w:t>executed</w:t>
      </w:r>
      <w:r>
        <w:rPr>
          <w:spacing w:val="-10"/>
          <w:w w:val="110"/>
        </w:rPr>
        <w:t xml:space="preserve"> </w:t>
      </w:r>
      <w:r>
        <w:rPr>
          <w:w w:val="110"/>
        </w:rPr>
        <w:t>daily</w:t>
      </w:r>
      <w:r>
        <w:rPr>
          <w:spacing w:val="-11"/>
          <w:w w:val="110"/>
        </w:rPr>
        <w:t xml:space="preserve"> </w:t>
      </w:r>
      <w:r>
        <w:rPr>
          <w:w w:val="110"/>
        </w:rPr>
        <w:t>or</w:t>
      </w:r>
      <w:r>
        <w:rPr>
          <w:spacing w:val="-10"/>
          <w:w w:val="110"/>
        </w:rPr>
        <w:t xml:space="preserve"> </w:t>
      </w:r>
      <w:r>
        <w:rPr>
          <w:w w:val="110"/>
        </w:rPr>
        <w:t>upon</w:t>
      </w:r>
      <w:r>
        <w:rPr>
          <w:spacing w:val="-10"/>
          <w:w w:val="110"/>
        </w:rPr>
        <w:t xml:space="preserve"> </w:t>
      </w:r>
      <w:r>
        <w:rPr>
          <w:w w:val="110"/>
        </w:rPr>
        <w:t>data</w:t>
      </w:r>
      <w:r>
        <w:rPr>
          <w:spacing w:val="-10"/>
          <w:w w:val="110"/>
        </w:rPr>
        <w:t xml:space="preserve"> </w:t>
      </w:r>
      <w:r>
        <w:rPr>
          <w:w w:val="110"/>
        </w:rPr>
        <w:t>load,</w:t>
      </w:r>
      <w:r>
        <w:rPr>
          <w:spacing w:val="-9"/>
          <w:w w:val="110"/>
        </w:rPr>
        <w:t xml:space="preserve"> </w:t>
      </w:r>
      <w:r>
        <w:rPr>
          <w:w w:val="110"/>
        </w:rPr>
        <w:t>which</w:t>
      </w:r>
      <w:r>
        <w:rPr>
          <w:spacing w:val="-10"/>
          <w:w w:val="110"/>
        </w:rPr>
        <w:t xml:space="preserve"> </w:t>
      </w:r>
      <w:r>
        <w:rPr>
          <w:w w:val="110"/>
        </w:rPr>
        <w:t>are</w:t>
      </w:r>
      <w:r>
        <w:rPr>
          <w:spacing w:val="-10"/>
          <w:w w:val="110"/>
        </w:rPr>
        <w:t xml:space="preserve"> </w:t>
      </w:r>
      <w:r>
        <w:rPr>
          <w:w w:val="110"/>
        </w:rPr>
        <w:t>always</w:t>
      </w:r>
      <w:r>
        <w:rPr>
          <w:spacing w:val="-10"/>
          <w:w w:val="110"/>
        </w:rPr>
        <w:t xml:space="preserve"> </w:t>
      </w:r>
      <w:r>
        <w:rPr>
          <w:w w:val="110"/>
        </w:rPr>
        <w:t>carried</w:t>
      </w:r>
      <w:r>
        <w:rPr>
          <w:spacing w:val="-11"/>
          <w:w w:val="110"/>
        </w:rPr>
        <w:t xml:space="preserve"> </w:t>
      </w:r>
      <w:r>
        <w:rPr>
          <w:w w:val="110"/>
        </w:rPr>
        <w:t>out</w:t>
      </w:r>
      <w:r>
        <w:rPr>
          <w:spacing w:val="-10"/>
          <w:w w:val="110"/>
        </w:rPr>
        <w:t xml:space="preserve"> </w:t>
      </w:r>
      <w:r>
        <w:rPr>
          <w:w w:val="110"/>
        </w:rPr>
        <w:t>by</w:t>
      </w:r>
      <w:r>
        <w:rPr>
          <w:spacing w:val="-10"/>
          <w:w w:val="110"/>
        </w:rPr>
        <w:t xml:space="preserve"> </w:t>
      </w:r>
      <w:r>
        <w:rPr>
          <w:w w:val="110"/>
        </w:rPr>
        <w:t>systems</w:t>
      </w:r>
      <w:r>
        <w:rPr>
          <w:spacing w:val="-11"/>
          <w:w w:val="110"/>
        </w:rPr>
        <w:t xml:space="preserve"> </w:t>
      </w:r>
      <w:r>
        <w:rPr>
          <w:w w:val="110"/>
        </w:rPr>
        <w:t>without</w:t>
      </w:r>
      <w:r>
        <w:rPr>
          <w:spacing w:val="-10"/>
          <w:w w:val="110"/>
        </w:rPr>
        <w:t xml:space="preserve"> </w:t>
      </w:r>
      <w:r>
        <w:rPr>
          <w:w w:val="110"/>
        </w:rPr>
        <w:t>the</w:t>
      </w:r>
      <w:r>
        <w:rPr>
          <w:spacing w:val="-10"/>
          <w:w w:val="110"/>
        </w:rPr>
        <w:t xml:space="preserve"> </w:t>
      </w:r>
      <w:r>
        <w:rPr>
          <w:w w:val="110"/>
        </w:rPr>
        <w:t>need for</w:t>
      </w:r>
      <w:r>
        <w:rPr>
          <w:spacing w:val="-4"/>
          <w:w w:val="110"/>
        </w:rPr>
        <w:t xml:space="preserve"> </w:t>
      </w:r>
      <w:r>
        <w:rPr>
          <w:w w:val="110"/>
        </w:rPr>
        <w:t>manual</w:t>
      </w:r>
      <w:r>
        <w:rPr>
          <w:spacing w:val="-5"/>
          <w:w w:val="110"/>
        </w:rPr>
        <w:t xml:space="preserve"> </w:t>
      </w:r>
      <w:r>
        <w:rPr>
          <w:w w:val="110"/>
        </w:rPr>
        <w:t>interaction. More</w:t>
      </w:r>
      <w:r>
        <w:rPr>
          <w:spacing w:val="-4"/>
          <w:w w:val="110"/>
        </w:rPr>
        <w:t xml:space="preserve"> </w:t>
      </w:r>
      <w:r>
        <w:rPr>
          <w:w w:val="110"/>
        </w:rPr>
        <w:t>specifically,</w:t>
      </w:r>
      <w:r>
        <w:rPr>
          <w:spacing w:val="-4"/>
          <w:w w:val="110"/>
        </w:rPr>
        <w:t xml:space="preserve"> </w:t>
      </w:r>
      <w:r>
        <w:rPr>
          <w:w w:val="110"/>
        </w:rPr>
        <w:t>the</w:t>
      </w:r>
      <w:r>
        <w:rPr>
          <w:spacing w:val="-4"/>
          <w:w w:val="110"/>
        </w:rPr>
        <w:t xml:space="preserve"> </w:t>
      </w:r>
      <w:r>
        <w:rPr>
          <w:w w:val="110"/>
        </w:rPr>
        <w:t>project</w:t>
      </w:r>
      <w:r>
        <w:rPr>
          <w:spacing w:val="-5"/>
          <w:w w:val="110"/>
        </w:rPr>
        <w:t xml:space="preserve"> </w:t>
      </w:r>
      <w:r>
        <w:rPr>
          <w:w w:val="110"/>
        </w:rPr>
        <w:t>focuses</w:t>
      </w:r>
      <w:r>
        <w:rPr>
          <w:spacing w:val="-4"/>
          <w:w w:val="110"/>
        </w:rPr>
        <w:t xml:space="preserve"> </w:t>
      </w:r>
      <w:r>
        <w:rPr>
          <w:w w:val="110"/>
        </w:rPr>
        <w:t>on</w:t>
      </w:r>
      <w:r>
        <w:rPr>
          <w:spacing w:val="-4"/>
          <w:w w:val="110"/>
        </w:rPr>
        <w:t xml:space="preserve"> </w:t>
      </w:r>
      <w:r>
        <w:rPr>
          <w:w w:val="110"/>
        </w:rPr>
        <w:t>establishing</w:t>
      </w:r>
      <w:r>
        <w:rPr>
          <w:spacing w:val="-5"/>
          <w:w w:val="110"/>
        </w:rPr>
        <w:t xml:space="preserve"> </w:t>
      </w:r>
      <w:r>
        <w:rPr>
          <w:w w:val="110"/>
        </w:rPr>
        <w:t>the</w:t>
      </w:r>
      <w:r>
        <w:rPr>
          <w:spacing w:val="-4"/>
          <w:w w:val="110"/>
        </w:rPr>
        <w:t xml:space="preserve"> </w:t>
      </w:r>
      <w:r>
        <w:rPr>
          <w:w w:val="110"/>
        </w:rPr>
        <w:t>foundations</w:t>
      </w:r>
      <w:r>
        <w:rPr>
          <w:spacing w:val="-5"/>
          <w:w w:val="110"/>
        </w:rPr>
        <w:t xml:space="preserve"> </w:t>
      </w:r>
      <w:r>
        <w:rPr>
          <w:w w:val="110"/>
        </w:rPr>
        <w:t>for</w:t>
      </w:r>
      <w:r>
        <w:rPr>
          <w:spacing w:val="-4"/>
          <w:w w:val="110"/>
        </w:rPr>
        <w:t xml:space="preserve"> </w:t>
      </w:r>
      <w:r>
        <w:rPr>
          <w:w w:val="110"/>
        </w:rPr>
        <w:t>this</w:t>
      </w:r>
      <w:r>
        <w:rPr>
          <w:spacing w:val="-4"/>
          <w:w w:val="110"/>
        </w:rPr>
        <w:t xml:space="preserve"> </w:t>
      </w:r>
      <w:r>
        <w:rPr>
          <w:w w:val="110"/>
        </w:rPr>
        <w:t>goal by</w:t>
      </w:r>
      <w:r>
        <w:rPr>
          <w:spacing w:val="-8"/>
          <w:w w:val="110"/>
        </w:rPr>
        <w:t xml:space="preserve"> </w:t>
      </w:r>
      <w:r>
        <w:rPr>
          <w:w w:val="110"/>
        </w:rPr>
        <w:t>analysing</w:t>
      </w:r>
      <w:r>
        <w:rPr>
          <w:spacing w:val="-8"/>
          <w:w w:val="110"/>
        </w:rPr>
        <w:t xml:space="preserve"> </w:t>
      </w:r>
      <w:r>
        <w:rPr>
          <w:w w:val="110"/>
        </w:rPr>
        <w:t>the</w:t>
      </w:r>
      <w:r>
        <w:rPr>
          <w:spacing w:val="-8"/>
          <w:w w:val="110"/>
        </w:rPr>
        <w:t xml:space="preserve"> </w:t>
      </w:r>
      <w:r>
        <w:rPr>
          <w:w w:val="110"/>
        </w:rPr>
        <w:t>current</w:t>
      </w:r>
      <w:r>
        <w:rPr>
          <w:spacing w:val="-8"/>
          <w:w w:val="110"/>
        </w:rPr>
        <w:t xml:space="preserve"> </w:t>
      </w:r>
      <w:r>
        <w:rPr>
          <w:w w:val="110"/>
        </w:rPr>
        <w:t>situation</w:t>
      </w:r>
      <w:r>
        <w:rPr>
          <w:spacing w:val="-8"/>
          <w:w w:val="110"/>
        </w:rPr>
        <w:t xml:space="preserve"> </w:t>
      </w:r>
      <w:r>
        <w:rPr>
          <w:w w:val="110"/>
        </w:rPr>
        <w:t>and</w:t>
      </w:r>
      <w:r>
        <w:rPr>
          <w:spacing w:val="-8"/>
          <w:w w:val="110"/>
        </w:rPr>
        <w:t xml:space="preserve"> </w:t>
      </w:r>
      <w:r>
        <w:rPr>
          <w:w w:val="110"/>
        </w:rPr>
        <w:t>developing</w:t>
      </w:r>
      <w:r>
        <w:rPr>
          <w:spacing w:val="-8"/>
          <w:w w:val="110"/>
        </w:rPr>
        <w:t xml:space="preserve"> </w:t>
      </w:r>
      <w:r>
        <w:rPr>
          <w:w w:val="110"/>
        </w:rPr>
        <w:t>a</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(P</w:t>
      </w:r>
      <w:hyperlink w:anchor="_bookmark168" w:history="1">
        <w:r>
          <w:rPr>
            <w:w w:val="110"/>
          </w:rPr>
          <w:t>oC)</w:t>
        </w:r>
      </w:hyperlink>
      <w:r>
        <w:rPr>
          <w:w w:val="110"/>
        </w:rPr>
        <w:t>.</w:t>
      </w:r>
      <w:r>
        <w:rPr>
          <w:spacing w:val="-8"/>
          <w:w w:val="110"/>
        </w:rPr>
        <w:t xml:space="preserve"> </w:t>
      </w:r>
      <w:r>
        <w:rPr>
          <w:w w:val="110"/>
        </w:rPr>
        <w:t>It</w:t>
      </w:r>
      <w:r>
        <w:rPr>
          <w:spacing w:val="-8"/>
          <w:w w:val="110"/>
        </w:rPr>
        <w:t xml:space="preserve"> </w:t>
      </w:r>
      <w:r>
        <w:rPr>
          <w:w w:val="110"/>
        </w:rPr>
        <w:t>will</w:t>
      </w:r>
      <w:r>
        <w:rPr>
          <w:spacing w:val="-8"/>
          <w:w w:val="110"/>
        </w:rPr>
        <w:t xml:space="preserve"> </w:t>
      </w:r>
      <w:r>
        <w:rPr>
          <w:w w:val="110"/>
        </w:rPr>
        <w:t>carefully</w:t>
      </w:r>
      <w:r>
        <w:rPr>
          <w:spacing w:val="-8"/>
          <w:w w:val="110"/>
        </w:rPr>
        <w:t xml:space="preserve"> </w:t>
      </w:r>
      <w:r>
        <w:rPr>
          <w:w w:val="110"/>
        </w:rPr>
        <w:t>document</w:t>
      </w:r>
      <w:r>
        <w:rPr>
          <w:spacing w:val="-8"/>
          <w:w w:val="110"/>
        </w:rPr>
        <w:t xml:space="preserve"> </w:t>
      </w:r>
      <w:r>
        <w:rPr>
          <w:w w:val="110"/>
        </w:rPr>
        <w:t>and explain</w:t>
      </w:r>
      <w:r>
        <w:rPr>
          <w:spacing w:val="-8"/>
          <w:w w:val="110"/>
        </w:rPr>
        <w:t xml:space="preserve"> </w:t>
      </w:r>
      <w:r>
        <w:rPr>
          <w:w w:val="110"/>
        </w:rPr>
        <w:t>the</w:t>
      </w:r>
      <w:r>
        <w:rPr>
          <w:spacing w:val="-8"/>
          <w:w w:val="110"/>
        </w:rPr>
        <w:t xml:space="preserve"> </w:t>
      </w:r>
      <w:r>
        <w:rPr>
          <w:w w:val="110"/>
        </w:rPr>
        <w:t>steps</w:t>
      </w:r>
      <w:r>
        <w:rPr>
          <w:spacing w:val="-8"/>
          <w:w w:val="110"/>
        </w:rPr>
        <w:t xml:space="preserve"> </w:t>
      </w:r>
      <w:r>
        <w:rPr>
          <w:w w:val="110"/>
        </w:rPr>
        <w:t>taken</w:t>
      </w:r>
      <w:r>
        <w:rPr>
          <w:spacing w:val="-8"/>
          <w:w w:val="110"/>
        </w:rPr>
        <w:t xml:space="preserve"> </w:t>
      </w:r>
      <w:r>
        <w:rPr>
          <w:w w:val="110"/>
        </w:rPr>
        <w:t>toward</w:t>
      </w:r>
      <w:r>
        <w:rPr>
          <w:spacing w:val="-8"/>
          <w:w w:val="110"/>
        </w:rPr>
        <w:t xml:space="preserve"> </w:t>
      </w:r>
      <w:r>
        <w:rPr>
          <w:w w:val="110"/>
        </w:rPr>
        <w:t>the</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and,</w:t>
      </w:r>
      <w:r>
        <w:rPr>
          <w:spacing w:val="-6"/>
          <w:w w:val="110"/>
        </w:rPr>
        <w:t xml:space="preserve"> </w:t>
      </w:r>
      <w:r>
        <w:rPr>
          <w:w w:val="110"/>
        </w:rPr>
        <w:t>in</w:t>
      </w:r>
      <w:r>
        <w:rPr>
          <w:spacing w:val="-8"/>
          <w:w w:val="110"/>
        </w:rPr>
        <w:t xml:space="preserve"> </w:t>
      </w:r>
      <w:r>
        <w:rPr>
          <w:w w:val="110"/>
        </w:rPr>
        <w:t>this</w:t>
      </w:r>
      <w:r>
        <w:rPr>
          <w:spacing w:val="-8"/>
          <w:w w:val="110"/>
        </w:rPr>
        <w:t xml:space="preserve"> </w:t>
      </w:r>
      <w:r>
        <w:rPr>
          <w:w w:val="110"/>
        </w:rPr>
        <w:t>way,</w:t>
      </w:r>
      <w:r>
        <w:rPr>
          <w:spacing w:val="-6"/>
          <w:w w:val="110"/>
        </w:rPr>
        <w:t xml:space="preserve"> </w:t>
      </w:r>
      <w:r>
        <w:rPr>
          <w:w w:val="110"/>
        </w:rPr>
        <w:t>make</w:t>
      </w:r>
      <w:r>
        <w:rPr>
          <w:spacing w:val="-8"/>
          <w:w w:val="110"/>
        </w:rPr>
        <w:t xml:space="preserve"> </w:t>
      </w:r>
      <w:r>
        <w:rPr>
          <w:w w:val="110"/>
        </w:rPr>
        <w:t>the</w:t>
      </w:r>
      <w:r>
        <w:rPr>
          <w:spacing w:val="-8"/>
          <w:w w:val="110"/>
        </w:rPr>
        <w:t xml:space="preserve"> </w:t>
      </w:r>
      <w:r>
        <w:rPr>
          <w:w w:val="110"/>
        </w:rPr>
        <w:t>decisions</w:t>
      </w:r>
      <w:r>
        <w:rPr>
          <w:spacing w:val="-8"/>
          <w:w w:val="110"/>
        </w:rPr>
        <w:t xml:space="preserve"> </w:t>
      </w:r>
      <w:r>
        <w:rPr>
          <w:w w:val="110"/>
        </w:rPr>
        <w:t>made</w:t>
      </w:r>
      <w:r>
        <w:rPr>
          <w:spacing w:val="-8"/>
          <w:w w:val="110"/>
        </w:rPr>
        <w:t xml:space="preserve"> </w:t>
      </w:r>
      <w:r>
        <w:rPr>
          <w:w w:val="110"/>
        </w:rPr>
        <w:t>understand-able. The</w:t>
      </w:r>
      <w:r>
        <w:rPr>
          <w:spacing w:val="-1"/>
          <w:w w:val="110"/>
        </w:rPr>
        <w:t xml:space="preserve"> </w:t>
      </w:r>
      <w:r>
        <w:rPr>
          <w:w w:val="110"/>
        </w:rPr>
        <w:t>success</w:t>
      </w:r>
      <w:r>
        <w:rPr>
          <w:spacing w:val="-1"/>
          <w:w w:val="110"/>
        </w:rPr>
        <w:t xml:space="preserve"> </w:t>
      </w:r>
      <w:r>
        <w:rPr>
          <w:w w:val="110"/>
        </w:rPr>
        <w:t>criterion</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or</w:t>
      </w:r>
      <w:r>
        <w:rPr>
          <w:spacing w:val="-1"/>
          <w:w w:val="110"/>
        </w:rPr>
        <w:t xml:space="preserve"> </w:t>
      </w:r>
      <w:r>
        <w:rPr>
          <w:w w:val="110"/>
        </w:rPr>
        <w:t>steps</w:t>
      </w:r>
      <w:r>
        <w:rPr>
          <w:spacing w:val="-1"/>
          <w:w w:val="110"/>
        </w:rPr>
        <w:t xml:space="preserve"> </w:t>
      </w:r>
      <w:r>
        <w:rPr>
          <w:w w:val="110"/>
        </w:rPr>
        <w:t>toward</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that</w:t>
      </w:r>
      <w:r>
        <w:rPr>
          <w:spacing w:val="-1"/>
          <w:w w:val="110"/>
        </w:rPr>
        <w:t xml:space="preserve"> </w:t>
      </w:r>
      <w:r>
        <w:rPr>
          <w:w w:val="110"/>
        </w:rPr>
        <w:t>help</w:t>
      </w:r>
      <w:r>
        <w:rPr>
          <w:spacing w:val="-1"/>
          <w:w w:val="110"/>
        </w:rPr>
        <w:t xml:space="preserve"> </w:t>
      </w:r>
      <w:r>
        <w:rPr>
          <w:w w:val="110"/>
        </w:rPr>
        <w:t>reduce</w:t>
      </w:r>
      <w:r>
        <w:rPr>
          <w:spacing w:val="-1"/>
          <w:w w:val="110"/>
        </w:rPr>
        <w:t xml:space="preserve"> </w:t>
      </w:r>
      <w:r>
        <w:rPr>
          <w:w w:val="110"/>
        </w:rPr>
        <w:t>the costs of manual checks.</w:t>
      </w:r>
    </w:p>
    <w:p w14:paraId="077BAEBE" w14:textId="77777777" w:rsidR="00C220EB" w:rsidRDefault="00C220EB">
      <w:pPr>
        <w:pStyle w:val="BodyText"/>
      </w:pPr>
    </w:p>
    <w:p w14:paraId="077BAEBF" w14:textId="77777777" w:rsidR="00C220EB" w:rsidRDefault="00C220EB">
      <w:pPr>
        <w:pStyle w:val="BodyText"/>
        <w:spacing w:before="59"/>
      </w:pPr>
    </w:p>
    <w:p w14:paraId="077BAEC0" w14:textId="77777777" w:rsidR="00C220EB" w:rsidRDefault="00000000">
      <w:pPr>
        <w:pStyle w:val="Heading2"/>
        <w:numPr>
          <w:ilvl w:val="1"/>
          <w:numId w:val="12"/>
        </w:numPr>
        <w:tabs>
          <w:tab w:val="left" w:pos="771"/>
        </w:tabs>
        <w:ind w:left="771" w:hanging="629"/>
      </w:pPr>
      <w:bookmarkStart w:id="25" w:name="Structure_of_the_document"/>
      <w:bookmarkStart w:id="26" w:name="_bookmark19"/>
      <w:bookmarkEnd w:id="25"/>
      <w:bookmarkEnd w:id="26"/>
      <w:r>
        <w:rPr>
          <w:color w:val="697D90"/>
        </w:rPr>
        <w:t>Structure</w:t>
      </w:r>
      <w:r>
        <w:rPr>
          <w:color w:val="697D90"/>
          <w:spacing w:val="2"/>
        </w:rPr>
        <w:t xml:space="preserve"> </w:t>
      </w:r>
      <w:r>
        <w:rPr>
          <w:color w:val="697D90"/>
        </w:rPr>
        <w:t>of</w:t>
      </w:r>
      <w:r>
        <w:rPr>
          <w:color w:val="697D90"/>
          <w:spacing w:val="3"/>
        </w:rPr>
        <w:t xml:space="preserve"> </w:t>
      </w:r>
      <w:r>
        <w:rPr>
          <w:color w:val="697D90"/>
        </w:rPr>
        <w:t>the</w:t>
      </w:r>
      <w:r>
        <w:rPr>
          <w:color w:val="697D90"/>
          <w:spacing w:val="3"/>
        </w:rPr>
        <w:t xml:space="preserve"> </w:t>
      </w:r>
      <w:r>
        <w:rPr>
          <w:color w:val="697D90"/>
          <w:spacing w:val="-2"/>
        </w:rPr>
        <w:t>document</w:t>
      </w:r>
    </w:p>
    <w:p w14:paraId="077BAEC1" w14:textId="77777777" w:rsidR="00C220EB" w:rsidRDefault="00000000">
      <w:pPr>
        <w:pStyle w:val="BodyText"/>
        <w:spacing w:before="250" w:line="256" w:lineRule="auto"/>
        <w:ind w:left="142" w:right="848"/>
        <w:jc w:val="both"/>
      </w:pPr>
      <w:r>
        <w:rPr>
          <w:w w:val="115"/>
        </w:rPr>
        <w:t>This</w:t>
      </w:r>
      <w:r>
        <w:rPr>
          <w:spacing w:val="-13"/>
          <w:w w:val="115"/>
        </w:rPr>
        <w:t xml:space="preserve"> </w:t>
      </w:r>
      <w:r>
        <w:rPr>
          <w:w w:val="115"/>
        </w:rPr>
        <w:t>document</w:t>
      </w:r>
      <w:r>
        <w:rPr>
          <w:spacing w:val="-13"/>
          <w:w w:val="115"/>
        </w:rPr>
        <w:t xml:space="preserve"> </w:t>
      </w:r>
      <w:r>
        <w:rPr>
          <w:w w:val="115"/>
        </w:rPr>
        <w:t>is</w:t>
      </w:r>
      <w:r>
        <w:rPr>
          <w:spacing w:val="-13"/>
          <w:w w:val="115"/>
        </w:rPr>
        <w:t xml:space="preserve"> </w:t>
      </w:r>
      <w:r>
        <w:rPr>
          <w:w w:val="115"/>
        </w:rPr>
        <w:t>intended</w:t>
      </w:r>
      <w:r>
        <w:rPr>
          <w:spacing w:val="-13"/>
          <w:w w:val="115"/>
        </w:rPr>
        <w:t xml:space="preserve"> </w:t>
      </w:r>
      <w:r>
        <w:rPr>
          <w:w w:val="115"/>
        </w:rPr>
        <w:t>to</w:t>
      </w:r>
      <w:r>
        <w:rPr>
          <w:spacing w:val="-13"/>
          <w:w w:val="115"/>
        </w:rPr>
        <w:t xml:space="preserve"> </w:t>
      </w:r>
      <w:r>
        <w:rPr>
          <w:w w:val="115"/>
        </w:rPr>
        <w:t>guide</w:t>
      </w:r>
      <w:r>
        <w:rPr>
          <w:spacing w:val="-13"/>
          <w:w w:val="115"/>
        </w:rPr>
        <w:t xml:space="preserve"> </w:t>
      </w:r>
      <w:r>
        <w:rPr>
          <w:w w:val="115"/>
        </w:rPr>
        <w:t>the</w:t>
      </w:r>
      <w:r>
        <w:rPr>
          <w:spacing w:val="-13"/>
          <w:w w:val="115"/>
        </w:rPr>
        <w:t xml:space="preserve"> </w:t>
      </w:r>
      <w:r>
        <w:rPr>
          <w:w w:val="115"/>
        </w:rPr>
        <w:t>reader</w:t>
      </w:r>
      <w:r>
        <w:rPr>
          <w:spacing w:val="-13"/>
          <w:w w:val="115"/>
        </w:rPr>
        <w:t xml:space="preserve"> </w:t>
      </w:r>
      <w:r>
        <w:rPr>
          <w:w w:val="115"/>
        </w:rPr>
        <w:t>through</w:t>
      </w:r>
      <w:r>
        <w:rPr>
          <w:spacing w:val="-13"/>
          <w:w w:val="115"/>
        </w:rPr>
        <w:t xml:space="preserve"> </w:t>
      </w:r>
      <w:r>
        <w:rPr>
          <w:w w:val="115"/>
        </w:rPr>
        <w:t>the</w:t>
      </w:r>
      <w:r>
        <w:rPr>
          <w:spacing w:val="-13"/>
          <w:w w:val="115"/>
        </w:rPr>
        <w:t xml:space="preserve"> </w:t>
      </w:r>
      <w:r>
        <w:rPr>
          <w:w w:val="115"/>
        </w:rPr>
        <w:t>project</w:t>
      </w:r>
      <w:r>
        <w:rPr>
          <w:spacing w:val="-13"/>
          <w:w w:val="115"/>
        </w:rPr>
        <w:t xml:space="preserve"> </w:t>
      </w:r>
      <w:r>
        <w:rPr>
          <w:w w:val="115"/>
        </w:rPr>
        <w:t>in</w:t>
      </w:r>
      <w:r>
        <w:rPr>
          <w:spacing w:val="-13"/>
          <w:w w:val="115"/>
        </w:rPr>
        <w:t xml:space="preserve"> </w:t>
      </w:r>
      <w:r>
        <w:rPr>
          <w:w w:val="115"/>
        </w:rPr>
        <w:t>meaningful</w:t>
      </w:r>
      <w:r>
        <w:rPr>
          <w:spacing w:val="-13"/>
          <w:w w:val="115"/>
        </w:rPr>
        <w:t xml:space="preserve"> </w:t>
      </w:r>
      <w:r>
        <w:rPr>
          <w:w w:val="115"/>
        </w:rPr>
        <w:t>steps,</w:t>
      </w:r>
      <w:r>
        <w:rPr>
          <w:spacing w:val="-11"/>
          <w:w w:val="115"/>
        </w:rPr>
        <w:t xml:space="preserve"> </w:t>
      </w:r>
      <w:r>
        <w:rPr>
          <w:w w:val="115"/>
        </w:rPr>
        <w:t>explaining</w:t>
      </w:r>
      <w:r>
        <w:rPr>
          <w:spacing w:val="-13"/>
          <w:w w:val="115"/>
        </w:rPr>
        <w:t xml:space="preserve"> </w:t>
      </w:r>
      <w:r>
        <w:rPr>
          <w:w w:val="115"/>
        </w:rPr>
        <w:t>how the</w:t>
      </w:r>
      <w:r>
        <w:rPr>
          <w:spacing w:val="-3"/>
          <w:w w:val="115"/>
        </w:rPr>
        <w:t xml:space="preserve"> </w:t>
      </w:r>
      <w:r>
        <w:rPr>
          <w:w w:val="115"/>
        </w:rPr>
        <w:t>project</w:t>
      </w:r>
      <w:r>
        <w:rPr>
          <w:spacing w:val="-3"/>
          <w:w w:val="115"/>
        </w:rPr>
        <w:t xml:space="preserve"> </w:t>
      </w:r>
      <w:r>
        <w:rPr>
          <w:w w:val="115"/>
        </w:rPr>
        <w:t>is</w:t>
      </w:r>
      <w:r>
        <w:rPr>
          <w:spacing w:val="-3"/>
          <w:w w:val="115"/>
        </w:rPr>
        <w:t xml:space="preserve"> </w:t>
      </w:r>
      <w:r>
        <w:rPr>
          <w:w w:val="115"/>
        </w:rPr>
        <w:t>set</w:t>
      </w:r>
      <w:r>
        <w:rPr>
          <w:spacing w:val="-3"/>
          <w:w w:val="115"/>
        </w:rPr>
        <w:t xml:space="preserve"> </w:t>
      </w:r>
      <w:r>
        <w:rPr>
          <w:w w:val="115"/>
        </w:rPr>
        <w:t>up</w:t>
      </w:r>
      <w:r>
        <w:rPr>
          <w:spacing w:val="-3"/>
          <w:w w:val="115"/>
        </w:rPr>
        <w:t xml:space="preserve"> </w:t>
      </w:r>
      <w:r>
        <w:rPr>
          <w:w w:val="115"/>
        </w:rPr>
        <w:t>and</w:t>
      </w:r>
      <w:r>
        <w:rPr>
          <w:spacing w:val="-3"/>
          <w:w w:val="115"/>
        </w:rPr>
        <w:t xml:space="preserve"> </w:t>
      </w:r>
      <w:r>
        <w:rPr>
          <w:w w:val="115"/>
        </w:rPr>
        <w:t>executed, and</w:t>
      </w:r>
      <w:r>
        <w:rPr>
          <w:spacing w:val="-3"/>
          <w:w w:val="115"/>
        </w:rPr>
        <w:t xml:space="preserve"> </w:t>
      </w:r>
      <w:r>
        <w:rPr>
          <w:w w:val="115"/>
        </w:rPr>
        <w:t>then</w:t>
      </w:r>
      <w:r>
        <w:rPr>
          <w:spacing w:val="-3"/>
          <w:w w:val="115"/>
        </w:rPr>
        <w:t xml:space="preserve"> </w:t>
      </w:r>
      <w:r>
        <w:rPr>
          <w:w w:val="115"/>
        </w:rPr>
        <w:t>leading</w:t>
      </w:r>
      <w:r>
        <w:rPr>
          <w:spacing w:val="-3"/>
          <w:w w:val="115"/>
        </w:rPr>
        <w:t xml:space="preserve"> </w:t>
      </w:r>
      <w:r>
        <w:rPr>
          <w:w w:val="115"/>
        </w:rPr>
        <w:t>into</w:t>
      </w:r>
      <w:r>
        <w:rPr>
          <w:spacing w:val="-3"/>
          <w:w w:val="115"/>
        </w:rPr>
        <w:t xml:space="preserve"> </w:t>
      </w:r>
      <w:r>
        <w:rPr>
          <w:w w:val="115"/>
        </w:rPr>
        <w:t>the</w:t>
      </w:r>
      <w:r>
        <w:rPr>
          <w:spacing w:val="-3"/>
          <w:w w:val="115"/>
        </w:rPr>
        <w:t xml:space="preserve"> </w:t>
      </w:r>
      <w:r>
        <w:rPr>
          <w:w w:val="115"/>
        </w:rPr>
        <w:t>research</w:t>
      </w:r>
      <w:r>
        <w:rPr>
          <w:spacing w:val="-3"/>
          <w:w w:val="115"/>
        </w:rPr>
        <w:t xml:space="preserve"> </w:t>
      </w:r>
      <w:r>
        <w:rPr>
          <w:w w:val="115"/>
        </w:rPr>
        <w:t>and</w:t>
      </w:r>
      <w:r>
        <w:rPr>
          <w:spacing w:val="-3"/>
          <w:w w:val="115"/>
        </w:rPr>
        <w:t xml:space="preserve"> </w:t>
      </w:r>
      <w:r>
        <w:rPr>
          <w:w w:val="115"/>
        </w:rPr>
        <w:t>conclusions.</w:t>
      </w:r>
      <w:r>
        <w:rPr>
          <w:spacing w:val="38"/>
          <w:w w:val="115"/>
        </w:rPr>
        <w:t xml:space="preserve"> </w:t>
      </w:r>
      <w:r>
        <w:rPr>
          <w:w w:val="115"/>
        </w:rPr>
        <w:t>It</w:t>
      </w:r>
      <w:r>
        <w:rPr>
          <w:spacing w:val="-3"/>
          <w:w w:val="115"/>
        </w:rPr>
        <w:t xml:space="preserve"> </w:t>
      </w:r>
      <w:r>
        <w:rPr>
          <w:w w:val="115"/>
        </w:rPr>
        <w:t>is</w:t>
      </w:r>
      <w:r>
        <w:rPr>
          <w:spacing w:val="-3"/>
          <w:w w:val="115"/>
        </w:rPr>
        <w:t xml:space="preserve"> </w:t>
      </w:r>
      <w:r>
        <w:rPr>
          <w:w w:val="115"/>
        </w:rPr>
        <w:t>structured in</w:t>
      </w:r>
      <w:r>
        <w:rPr>
          <w:spacing w:val="-16"/>
          <w:w w:val="115"/>
        </w:rPr>
        <w:t xml:space="preserve"> </w:t>
      </w:r>
      <w:r>
        <w:rPr>
          <w:w w:val="115"/>
        </w:rPr>
        <w:t>the</w:t>
      </w:r>
      <w:r>
        <w:rPr>
          <w:spacing w:val="-16"/>
          <w:w w:val="115"/>
        </w:rPr>
        <w:t xml:space="preserve"> </w:t>
      </w:r>
      <w:r>
        <w:rPr>
          <w:w w:val="115"/>
        </w:rPr>
        <w:t>following</w:t>
      </w:r>
      <w:r>
        <w:rPr>
          <w:spacing w:val="-16"/>
          <w:w w:val="115"/>
        </w:rPr>
        <w:t xml:space="preserve"> </w:t>
      </w:r>
      <w:r>
        <w:rPr>
          <w:w w:val="115"/>
        </w:rPr>
        <w:t>way.</w:t>
      </w:r>
      <w:r>
        <w:rPr>
          <w:spacing w:val="-4"/>
          <w:w w:val="115"/>
        </w:rPr>
        <w:t xml:space="preserve"> </w:t>
      </w:r>
      <w:r>
        <w:rPr>
          <w:w w:val="115"/>
        </w:rPr>
        <w:t>First,</w:t>
      </w:r>
      <w:r>
        <w:rPr>
          <w:spacing w:val="-14"/>
          <w:w w:val="115"/>
        </w:rPr>
        <w:t xml:space="preserve"> </w:t>
      </w:r>
      <w:r>
        <w:rPr>
          <w:w w:val="115"/>
        </w:rPr>
        <w:t>the</w:t>
      </w:r>
      <w:r>
        <w:rPr>
          <w:spacing w:val="-16"/>
          <w:w w:val="115"/>
        </w:rPr>
        <w:t xml:space="preserve"> </w:t>
      </w:r>
      <w:r>
        <w:rPr>
          <w:w w:val="115"/>
        </w:rPr>
        <w:t>document</w:t>
      </w:r>
      <w:r>
        <w:rPr>
          <w:spacing w:val="-16"/>
          <w:w w:val="115"/>
        </w:rPr>
        <w:t xml:space="preserve"> </w:t>
      </w:r>
      <w:r>
        <w:rPr>
          <w:w w:val="115"/>
        </w:rPr>
        <w:t>begins</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project</w:t>
      </w:r>
      <w:r>
        <w:rPr>
          <w:spacing w:val="-15"/>
          <w:w w:val="115"/>
        </w:rPr>
        <w:t xml:space="preserve"> </w:t>
      </w:r>
      <w:r>
        <w:rPr>
          <w:w w:val="115"/>
        </w:rPr>
        <w:t>management</w:t>
      </w:r>
      <w:r>
        <w:rPr>
          <w:spacing w:val="-16"/>
          <w:w w:val="115"/>
        </w:rPr>
        <w:t xml:space="preserve"> </w:t>
      </w:r>
      <w:r>
        <w:rPr>
          <w:w w:val="115"/>
        </w:rPr>
        <w:t>chapter,</w:t>
      </w:r>
      <w:r>
        <w:rPr>
          <w:spacing w:val="-14"/>
          <w:w w:val="115"/>
        </w:rPr>
        <w:t xml:space="preserve"> </w:t>
      </w:r>
      <w:r>
        <w:rPr>
          <w:w w:val="115"/>
        </w:rPr>
        <w:t>which</w:t>
      </w:r>
      <w:r>
        <w:rPr>
          <w:spacing w:val="-16"/>
          <w:w w:val="115"/>
        </w:rPr>
        <w:t xml:space="preserve"> </w:t>
      </w:r>
      <w:r>
        <w:rPr>
          <w:w w:val="115"/>
        </w:rPr>
        <w:t xml:space="preserve">explains </w:t>
      </w:r>
      <w:r>
        <w:rPr>
          <w:w w:val="110"/>
        </w:rPr>
        <w:t xml:space="preserve">the methods used during the project. It provides reasoning for tool choices where applicable and lists the tools and teams with which collaboration took place. Next, the research chapter describes the problem in </w:t>
      </w:r>
      <w:r>
        <w:rPr>
          <w:w w:val="115"/>
        </w:rPr>
        <w:t>more</w:t>
      </w:r>
      <w:r>
        <w:rPr>
          <w:spacing w:val="-18"/>
          <w:w w:val="115"/>
        </w:rPr>
        <w:t xml:space="preserve"> </w:t>
      </w:r>
      <w:r>
        <w:rPr>
          <w:w w:val="115"/>
        </w:rPr>
        <w:t>detail.</w:t>
      </w:r>
      <w:r>
        <w:rPr>
          <w:spacing w:val="-16"/>
          <w:w w:val="115"/>
        </w:rPr>
        <w:t xml:space="preserve"> </w:t>
      </w:r>
      <w:r>
        <w:rPr>
          <w:w w:val="115"/>
        </w:rPr>
        <w:t>It</w:t>
      </w:r>
      <w:r>
        <w:rPr>
          <w:spacing w:val="-16"/>
          <w:w w:val="115"/>
        </w:rPr>
        <w:t xml:space="preserve"> </w:t>
      </w:r>
      <w:r>
        <w:rPr>
          <w:w w:val="115"/>
        </w:rPr>
        <w:t>clearly</w:t>
      </w:r>
      <w:r>
        <w:rPr>
          <w:spacing w:val="-16"/>
          <w:w w:val="115"/>
        </w:rPr>
        <w:t xml:space="preserve"> </w:t>
      </w:r>
      <w:r>
        <w:rPr>
          <w:w w:val="115"/>
        </w:rPr>
        <w:t>defines</w:t>
      </w:r>
      <w:r>
        <w:rPr>
          <w:spacing w:val="-16"/>
          <w:w w:val="115"/>
        </w:rPr>
        <w:t xml:space="preserve"> </w:t>
      </w:r>
      <w:r>
        <w:rPr>
          <w:w w:val="115"/>
        </w:rPr>
        <w:t>the</w:t>
      </w:r>
      <w:r>
        <w:rPr>
          <w:spacing w:val="-15"/>
          <w:w w:val="115"/>
        </w:rPr>
        <w:t xml:space="preserve"> </w:t>
      </w:r>
      <w:r>
        <w:rPr>
          <w:w w:val="115"/>
        </w:rPr>
        <w:t>specific</w:t>
      </w:r>
      <w:r>
        <w:rPr>
          <w:spacing w:val="-16"/>
          <w:w w:val="115"/>
        </w:rPr>
        <w:t xml:space="preserve"> </w:t>
      </w:r>
      <w:r>
        <w:rPr>
          <w:w w:val="115"/>
        </w:rPr>
        <w:t>and</w:t>
      </w:r>
      <w:r>
        <w:rPr>
          <w:spacing w:val="-16"/>
          <w:w w:val="115"/>
        </w:rPr>
        <w:t xml:space="preserve"> </w:t>
      </w:r>
      <w:r>
        <w:rPr>
          <w:w w:val="115"/>
        </w:rPr>
        <w:t>measurable</w:t>
      </w:r>
      <w:r>
        <w:rPr>
          <w:spacing w:val="-16"/>
          <w:w w:val="115"/>
        </w:rPr>
        <w:t xml:space="preserve"> </w:t>
      </w:r>
      <w:r>
        <w:rPr>
          <w:w w:val="115"/>
        </w:rPr>
        <w:t>goals</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and</w:t>
      </w:r>
      <w:r>
        <w:rPr>
          <w:spacing w:val="-16"/>
          <w:w w:val="115"/>
        </w:rPr>
        <w:t xml:space="preserve"> </w:t>
      </w:r>
      <w:r>
        <w:rPr>
          <w:w w:val="115"/>
        </w:rPr>
        <w:t>presents</w:t>
      </w:r>
      <w:r>
        <w:rPr>
          <w:spacing w:val="-16"/>
          <w:w w:val="115"/>
        </w:rPr>
        <w:t xml:space="preserve"> </w:t>
      </w:r>
      <w:r>
        <w:rPr>
          <w:w w:val="115"/>
        </w:rPr>
        <w:t>the</w:t>
      </w:r>
      <w:r>
        <w:rPr>
          <w:spacing w:val="-15"/>
          <w:w w:val="115"/>
        </w:rPr>
        <w:t xml:space="preserve"> </w:t>
      </w:r>
      <w:r>
        <w:rPr>
          <w:w w:val="115"/>
        </w:rPr>
        <w:t xml:space="preserve">research </w:t>
      </w:r>
      <w:r>
        <w:rPr>
          <w:w w:val="110"/>
        </w:rPr>
        <w:t>sources</w:t>
      </w:r>
      <w:r>
        <w:rPr>
          <w:spacing w:val="-6"/>
          <w:w w:val="110"/>
        </w:rPr>
        <w:t xml:space="preserve"> </w:t>
      </w:r>
      <w:r>
        <w:rPr>
          <w:w w:val="110"/>
        </w:rPr>
        <w:t>used. This</w:t>
      </w:r>
      <w:r>
        <w:rPr>
          <w:spacing w:val="-6"/>
          <w:w w:val="110"/>
        </w:rPr>
        <w:t xml:space="preserve"> </w:t>
      </w:r>
      <w:r>
        <w:rPr>
          <w:w w:val="110"/>
        </w:rPr>
        <w:t>allows</w:t>
      </w:r>
      <w:r>
        <w:rPr>
          <w:spacing w:val="-5"/>
          <w:w w:val="110"/>
        </w:rPr>
        <w:t xml:space="preserve"> </w:t>
      </w:r>
      <w:r>
        <w:rPr>
          <w:w w:val="110"/>
        </w:rPr>
        <w:t>the</w:t>
      </w:r>
      <w:r>
        <w:rPr>
          <w:spacing w:val="-6"/>
          <w:w w:val="110"/>
        </w:rPr>
        <w:t xml:space="preserve"> </w:t>
      </w:r>
      <w:r>
        <w:rPr>
          <w:w w:val="110"/>
        </w:rPr>
        <w:t>reader</w:t>
      </w:r>
      <w:r>
        <w:rPr>
          <w:spacing w:val="-6"/>
          <w:w w:val="110"/>
        </w:rPr>
        <w:t xml:space="preserve"> </w:t>
      </w:r>
      <w:r>
        <w:rPr>
          <w:w w:val="110"/>
        </w:rPr>
        <w:t>to</w:t>
      </w:r>
      <w:r>
        <w:rPr>
          <w:spacing w:val="-5"/>
          <w:w w:val="110"/>
        </w:rPr>
        <w:t xml:space="preserve"> </w:t>
      </w:r>
      <w:r>
        <w:rPr>
          <w:w w:val="110"/>
        </w:rPr>
        <w:t>understand</w:t>
      </w:r>
      <w:r>
        <w:rPr>
          <w:spacing w:val="-6"/>
          <w:w w:val="110"/>
        </w:rPr>
        <w:t xml:space="preserve"> </w:t>
      </w:r>
      <w:r>
        <w:rPr>
          <w:w w:val="110"/>
        </w:rPr>
        <w:t>the</w:t>
      </w:r>
      <w:r>
        <w:rPr>
          <w:spacing w:val="-6"/>
          <w:w w:val="110"/>
        </w:rPr>
        <w:t xml:space="preserve"> </w:t>
      </w:r>
      <w:r>
        <w:rPr>
          <w:w w:val="110"/>
        </w:rPr>
        <w:t>decisions</w:t>
      </w:r>
      <w:r>
        <w:rPr>
          <w:spacing w:val="-5"/>
          <w:w w:val="110"/>
        </w:rPr>
        <w:t xml:space="preserve"> </w:t>
      </w:r>
      <w:r>
        <w:rPr>
          <w:w w:val="110"/>
        </w:rPr>
        <w:t>made</w:t>
      </w:r>
      <w:r>
        <w:rPr>
          <w:spacing w:val="-6"/>
          <w:w w:val="110"/>
        </w:rPr>
        <w:t xml:space="preserve"> </w:t>
      </w:r>
      <w:r>
        <w:rPr>
          <w:w w:val="110"/>
        </w:rPr>
        <w:t>and</w:t>
      </w:r>
      <w:r>
        <w:rPr>
          <w:spacing w:val="-6"/>
          <w:w w:val="110"/>
        </w:rPr>
        <w:t xml:space="preserve"> </w:t>
      </w:r>
      <w:r>
        <w:rPr>
          <w:w w:val="110"/>
        </w:rPr>
        <w:t>establishes</w:t>
      </w:r>
      <w:r>
        <w:rPr>
          <w:spacing w:val="-6"/>
          <w:w w:val="110"/>
        </w:rPr>
        <w:t xml:space="preserve"> </w:t>
      </w:r>
      <w:r>
        <w:rPr>
          <w:w w:val="110"/>
        </w:rPr>
        <w:t>the</w:t>
      </w:r>
      <w:r>
        <w:rPr>
          <w:spacing w:val="-5"/>
          <w:w w:val="110"/>
        </w:rPr>
        <w:t xml:space="preserve"> </w:t>
      </w:r>
      <w:r>
        <w:rPr>
          <w:w w:val="110"/>
        </w:rPr>
        <w:t>basis</w:t>
      </w:r>
      <w:r>
        <w:rPr>
          <w:spacing w:val="-6"/>
          <w:w w:val="110"/>
        </w:rPr>
        <w:t xml:space="preserve"> </w:t>
      </w:r>
      <w:r>
        <w:rPr>
          <w:w w:val="110"/>
        </w:rPr>
        <w:t>for</w:t>
      </w:r>
      <w:r>
        <w:rPr>
          <w:spacing w:val="-6"/>
          <w:w w:val="110"/>
        </w:rPr>
        <w:t xml:space="preserve"> </w:t>
      </w:r>
      <w:r>
        <w:rPr>
          <w:w w:val="110"/>
        </w:rPr>
        <w:t>the</w:t>
      </w:r>
      <w:r>
        <w:rPr>
          <w:spacing w:val="-5"/>
          <w:w w:val="110"/>
        </w:rPr>
        <w:t xml:space="preserve"> </w:t>
      </w:r>
      <w:r>
        <w:rPr>
          <w:w w:val="110"/>
        </w:rPr>
        <w:t>so-lution design.</w:t>
      </w:r>
      <w:r>
        <w:rPr>
          <w:spacing w:val="26"/>
          <w:w w:val="110"/>
        </w:rPr>
        <w:t xml:space="preserve"> </w:t>
      </w:r>
      <w:r>
        <w:rPr>
          <w:w w:val="110"/>
        </w:rPr>
        <w:t>The subsequent solution design chapter explains how the problem statement is addressed. It describes the tools selected and how they interact with one another. This is followed by the implemen-</w:t>
      </w:r>
      <w:r>
        <w:rPr>
          <w:w w:val="115"/>
        </w:rPr>
        <w:t>tation</w:t>
      </w:r>
      <w:r>
        <w:rPr>
          <w:spacing w:val="-18"/>
          <w:w w:val="115"/>
        </w:rPr>
        <w:t xml:space="preserve"> </w:t>
      </w:r>
      <w:r>
        <w:rPr>
          <w:w w:val="115"/>
        </w:rPr>
        <w:t>chapter,</w:t>
      </w:r>
      <w:r>
        <w:rPr>
          <w:spacing w:val="-16"/>
          <w:w w:val="115"/>
        </w:rPr>
        <w:t xml:space="preserve"> </w:t>
      </w:r>
      <w:r>
        <w:rPr>
          <w:w w:val="115"/>
        </w:rPr>
        <w:t>which</w:t>
      </w:r>
      <w:r>
        <w:rPr>
          <w:spacing w:val="-16"/>
          <w:w w:val="115"/>
        </w:rPr>
        <w:t xml:space="preserve"> </w:t>
      </w:r>
      <w:r>
        <w:rPr>
          <w:w w:val="115"/>
        </w:rPr>
        <w:t>presents</w:t>
      </w:r>
      <w:r>
        <w:rPr>
          <w:spacing w:val="-16"/>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this</w:t>
      </w:r>
      <w:r>
        <w:rPr>
          <w:spacing w:val="-16"/>
          <w:w w:val="115"/>
        </w:rPr>
        <w:t xml:space="preserve"> </w:t>
      </w:r>
      <w:r>
        <w:rPr>
          <w:w w:val="115"/>
        </w:rPr>
        <w:t>design.</w:t>
      </w:r>
      <w:r>
        <w:rPr>
          <w:spacing w:val="-16"/>
          <w:w w:val="115"/>
        </w:rPr>
        <w:t xml:space="preserve"> </w:t>
      </w:r>
      <w:r>
        <w:rPr>
          <w:w w:val="115"/>
        </w:rPr>
        <w:t>It</w:t>
      </w:r>
      <w:r>
        <w:rPr>
          <w:spacing w:val="-16"/>
          <w:w w:val="115"/>
        </w:rPr>
        <w:t xml:space="preserve"> </w:t>
      </w:r>
      <w:r>
        <w:rPr>
          <w:w w:val="115"/>
        </w:rPr>
        <w:t>contains</w:t>
      </w:r>
      <w:r>
        <w:rPr>
          <w:spacing w:val="-15"/>
          <w:w w:val="115"/>
        </w:rPr>
        <w:t xml:space="preserve"> </w:t>
      </w:r>
      <w:r>
        <w:rPr>
          <w:w w:val="115"/>
        </w:rPr>
        <w:t>the</w:t>
      </w:r>
      <w:r>
        <w:rPr>
          <w:spacing w:val="-16"/>
          <w:w w:val="115"/>
        </w:rPr>
        <w:t xml:space="preserve"> </w:t>
      </w:r>
      <w:r>
        <w:rPr>
          <w:w w:val="115"/>
        </w:rPr>
        <w:t>work</w:t>
      </w:r>
      <w:r>
        <w:rPr>
          <w:spacing w:val="-16"/>
          <w:w w:val="115"/>
        </w:rPr>
        <w:t xml:space="preserve"> </w:t>
      </w:r>
      <w:r>
        <w:rPr>
          <w:w w:val="115"/>
        </w:rPr>
        <w:t>carried</w:t>
      </w:r>
      <w:r>
        <w:rPr>
          <w:spacing w:val="-16"/>
          <w:w w:val="115"/>
        </w:rPr>
        <w:t xml:space="preserve"> </w:t>
      </w:r>
      <w:r>
        <w:rPr>
          <w:w w:val="115"/>
        </w:rPr>
        <w:t>out</w:t>
      </w:r>
      <w:r>
        <w:rPr>
          <w:spacing w:val="-16"/>
          <w:w w:val="115"/>
        </w:rPr>
        <w:t xml:space="preserve"> </w:t>
      </w:r>
      <w:r>
        <w:rPr>
          <w:w w:val="115"/>
        </w:rPr>
        <w:t>by</w:t>
      </w:r>
      <w:r>
        <w:rPr>
          <w:spacing w:val="-15"/>
          <w:w w:val="115"/>
        </w:rPr>
        <w:t xml:space="preserve"> </w:t>
      </w:r>
      <w:r>
        <w:rPr>
          <w:w w:val="115"/>
        </w:rPr>
        <w:t>the project</w:t>
      </w:r>
      <w:r>
        <w:rPr>
          <w:spacing w:val="-16"/>
          <w:w w:val="115"/>
        </w:rPr>
        <w:t xml:space="preserve"> </w:t>
      </w:r>
      <w:r>
        <w:rPr>
          <w:w w:val="115"/>
        </w:rPr>
        <w:t>team</w:t>
      </w:r>
      <w:r>
        <w:rPr>
          <w:spacing w:val="-16"/>
          <w:w w:val="115"/>
        </w:rPr>
        <w:t xml:space="preserve"> </w:t>
      </w:r>
      <w:r>
        <w:rPr>
          <w:w w:val="115"/>
        </w:rPr>
        <w:t>and</w:t>
      </w:r>
      <w:r>
        <w:rPr>
          <w:spacing w:val="-16"/>
          <w:w w:val="115"/>
        </w:rPr>
        <w:t xml:space="preserve"> </w:t>
      </w:r>
      <w:r>
        <w:rPr>
          <w:w w:val="115"/>
        </w:rPr>
        <w:t>outlines</w:t>
      </w:r>
      <w:r>
        <w:rPr>
          <w:spacing w:val="-16"/>
          <w:w w:val="115"/>
        </w:rPr>
        <w:t xml:space="preserve"> </w:t>
      </w:r>
      <w:r>
        <w:rPr>
          <w:w w:val="115"/>
        </w:rPr>
        <w:t>any</w:t>
      </w:r>
      <w:r>
        <w:rPr>
          <w:spacing w:val="-16"/>
          <w:w w:val="115"/>
        </w:rPr>
        <w:t xml:space="preserve"> </w:t>
      </w:r>
      <w:r>
        <w:rPr>
          <w:w w:val="115"/>
        </w:rPr>
        <w:t>issues</w:t>
      </w:r>
      <w:r>
        <w:rPr>
          <w:spacing w:val="-15"/>
          <w:w w:val="115"/>
        </w:rPr>
        <w:t xml:space="preserve"> </w:t>
      </w:r>
      <w:r>
        <w:rPr>
          <w:w w:val="115"/>
        </w:rPr>
        <w:t>encountered.</w:t>
      </w:r>
      <w:r>
        <w:rPr>
          <w:spacing w:val="-16"/>
          <w:w w:val="115"/>
        </w:rPr>
        <w:t xml:space="preserve"> </w:t>
      </w:r>
      <w:r>
        <w:rPr>
          <w:w w:val="115"/>
        </w:rPr>
        <w:t>After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the</w:t>
      </w:r>
      <w:r>
        <w:rPr>
          <w:spacing w:val="-15"/>
          <w:w w:val="115"/>
        </w:rPr>
        <w:t xml:space="preserve"> </w:t>
      </w:r>
      <w:r>
        <w:rPr>
          <w:w w:val="115"/>
        </w:rPr>
        <w:t>target</w:t>
      </w:r>
      <w:r>
        <w:rPr>
          <w:spacing w:val="-16"/>
          <w:w w:val="115"/>
        </w:rPr>
        <w:t xml:space="preserve"> </w:t>
      </w:r>
      <w:r>
        <w:rPr>
          <w:w w:val="115"/>
        </w:rPr>
        <w:t>analysis</w:t>
      </w:r>
      <w:r>
        <w:rPr>
          <w:spacing w:val="-16"/>
          <w:w w:val="115"/>
        </w:rPr>
        <w:t xml:space="preserve"> </w:t>
      </w:r>
      <w:r>
        <w:rPr>
          <w:w w:val="115"/>
        </w:rPr>
        <w:t xml:space="preserve">chapter </w:t>
      </w:r>
      <w:r>
        <w:rPr>
          <w:w w:val="110"/>
        </w:rPr>
        <w:t>compares</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achieved</w:t>
      </w:r>
      <w:r>
        <w:rPr>
          <w:spacing w:val="-1"/>
          <w:w w:val="110"/>
        </w:rPr>
        <w:t xml:space="preserve"> </w:t>
      </w:r>
      <w:r>
        <w:rPr>
          <w:w w:val="110"/>
        </w:rPr>
        <w:t>outcome,</w:t>
      </w:r>
      <w:r>
        <w:rPr>
          <w:spacing w:val="-1"/>
          <w:w w:val="110"/>
        </w:rPr>
        <w:t xml:space="preserve"> </w:t>
      </w:r>
      <w:r>
        <w:rPr>
          <w:w w:val="110"/>
        </w:rPr>
        <w:t>assessing</w:t>
      </w:r>
      <w:r>
        <w:rPr>
          <w:spacing w:val="-1"/>
          <w:w w:val="110"/>
        </w:rPr>
        <w:t xml:space="preserve"> </w:t>
      </w:r>
      <w:r>
        <w:rPr>
          <w:w w:val="110"/>
        </w:rPr>
        <w:t>how</w:t>
      </w:r>
      <w:r>
        <w:rPr>
          <w:spacing w:val="-1"/>
          <w:w w:val="110"/>
        </w:rPr>
        <w:t xml:space="preserve"> </w:t>
      </w:r>
      <w:r>
        <w:rPr>
          <w:w w:val="110"/>
        </w:rPr>
        <w:t>many</w:t>
      </w:r>
      <w:r>
        <w:rPr>
          <w:spacing w:val="-1"/>
          <w:w w:val="110"/>
        </w:rPr>
        <w:t xml:space="preserve"> </w:t>
      </w:r>
      <w:r>
        <w:rPr>
          <w:w w:val="110"/>
        </w:rPr>
        <w:t>goals</w:t>
      </w:r>
      <w:r>
        <w:rPr>
          <w:spacing w:val="-1"/>
          <w:w w:val="110"/>
        </w:rPr>
        <w:t xml:space="preserve"> </w:t>
      </w:r>
      <w:r>
        <w:rPr>
          <w:w w:val="110"/>
        </w:rPr>
        <w:t>were</w:t>
      </w:r>
      <w:r>
        <w:rPr>
          <w:spacing w:val="-1"/>
          <w:w w:val="110"/>
        </w:rPr>
        <w:t xml:space="preserve"> </w:t>
      </w:r>
      <w:r>
        <w:rPr>
          <w:w w:val="110"/>
        </w:rPr>
        <w:t>reached</w:t>
      </w:r>
      <w:r>
        <w:rPr>
          <w:spacing w:val="-1"/>
          <w:w w:val="110"/>
        </w:rPr>
        <w:t xml:space="preserve"> </w:t>
      </w:r>
      <w:r>
        <w:rPr>
          <w:w w:val="110"/>
        </w:rPr>
        <w:t>and listing their fulfilment status. The document concludes with the critical review and lessons learned, sum-marising</w:t>
      </w:r>
      <w:r>
        <w:rPr>
          <w:spacing w:val="2"/>
          <w:w w:val="110"/>
        </w:rPr>
        <w:t xml:space="preserve"> </w:t>
      </w:r>
      <w:r>
        <w:rPr>
          <w:w w:val="110"/>
        </w:rPr>
        <w:t>what</w:t>
      </w:r>
      <w:r>
        <w:rPr>
          <w:spacing w:val="2"/>
          <w:w w:val="110"/>
        </w:rPr>
        <w:t xml:space="preserve"> </w:t>
      </w:r>
      <w:r>
        <w:rPr>
          <w:w w:val="110"/>
        </w:rPr>
        <w:t>went</w:t>
      </w:r>
      <w:r>
        <w:rPr>
          <w:spacing w:val="3"/>
          <w:w w:val="110"/>
        </w:rPr>
        <w:t xml:space="preserve"> </w:t>
      </w:r>
      <w:r>
        <w:rPr>
          <w:w w:val="110"/>
        </w:rPr>
        <w:t>well</w:t>
      </w:r>
      <w:r>
        <w:rPr>
          <w:spacing w:val="2"/>
          <w:w w:val="110"/>
        </w:rPr>
        <w:t xml:space="preserve"> </w:t>
      </w:r>
      <w:r>
        <w:rPr>
          <w:w w:val="110"/>
        </w:rPr>
        <w:t>and</w:t>
      </w:r>
      <w:r>
        <w:rPr>
          <w:spacing w:val="2"/>
          <w:w w:val="110"/>
        </w:rPr>
        <w:t xml:space="preserve"> </w:t>
      </w:r>
      <w:r>
        <w:rPr>
          <w:w w:val="110"/>
        </w:rPr>
        <w:t>what</w:t>
      </w:r>
      <w:r>
        <w:rPr>
          <w:spacing w:val="3"/>
          <w:w w:val="110"/>
        </w:rPr>
        <w:t xml:space="preserve"> </w:t>
      </w:r>
      <w:r>
        <w:rPr>
          <w:w w:val="110"/>
        </w:rPr>
        <w:t>did</w:t>
      </w:r>
      <w:r>
        <w:rPr>
          <w:spacing w:val="2"/>
          <w:w w:val="110"/>
        </w:rPr>
        <w:t xml:space="preserve"> </w:t>
      </w:r>
      <w:r>
        <w:rPr>
          <w:w w:val="110"/>
        </w:rPr>
        <w:t>not,</w:t>
      </w:r>
      <w:r>
        <w:rPr>
          <w:spacing w:val="5"/>
          <w:w w:val="110"/>
        </w:rPr>
        <w:t xml:space="preserve"> </w:t>
      </w:r>
      <w:r>
        <w:rPr>
          <w:w w:val="110"/>
        </w:rPr>
        <w:t>and</w:t>
      </w:r>
      <w:r>
        <w:rPr>
          <w:spacing w:val="2"/>
          <w:w w:val="110"/>
        </w:rPr>
        <w:t xml:space="preserve"> </w:t>
      </w:r>
      <w:r>
        <w:rPr>
          <w:w w:val="110"/>
        </w:rPr>
        <w:t>offering</w:t>
      </w:r>
      <w:r>
        <w:rPr>
          <w:spacing w:val="2"/>
          <w:w w:val="110"/>
        </w:rPr>
        <w:t xml:space="preserve"> </w:t>
      </w:r>
      <w:r>
        <w:rPr>
          <w:w w:val="110"/>
        </w:rPr>
        <w:t>specific</w:t>
      </w:r>
      <w:r>
        <w:rPr>
          <w:spacing w:val="3"/>
          <w:w w:val="110"/>
        </w:rPr>
        <w:t xml:space="preserve"> </w:t>
      </w:r>
      <w:r>
        <w:rPr>
          <w:w w:val="110"/>
        </w:rPr>
        <w:t>suggestions</w:t>
      </w:r>
      <w:r>
        <w:rPr>
          <w:spacing w:val="2"/>
          <w:w w:val="110"/>
        </w:rPr>
        <w:t xml:space="preserve"> </w:t>
      </w:r>
      <w:r>
        <w:rPr>
          <w:w w:val="110"/>
        </w:rPr>
        <w:t>on</w:t>
      </w:r>
      <w:r>
        <w:rPr>
          <w:spacing w:val="3"/>
          <w:w w:val="110"/>
        </w:rPr>
        <w:t xml:space="preserve"> </w:t>
      </w:r>
      <w:r>
        <w:rPr>
          <w:w w:val="110"/>
        </w:rPr>
        <w:t>which</w:t>
      </w:r>
      <w:r>
        <w:rPr>
          <w:spacing w:val="2"/>
          <w:w w:val="110"/>
        </w:rPr>
        <w:t xml:space="preserve"> </w:t>
      </w:r>
      <w:r>
        <w:rPr>
          <w:w w:val="110"/>
        </w:rPr>
        <w:t>methods</w:t>
      </w:r>
      <w:r>
        <w:rPr>
          <w:spacing w:val="2"/>
          <w:w w:val="110"/>
        </w:rPr>
        <w:t xml:space="preserve"> </w:t>
      </w:r>
      <w:r>
        <w:rPr>
          <w:w w:val="110"/>
        </w:rPr>
        <w:t>to</w:t>
      </w:r>
      <w:r>
        <w:rPr>
          <w:spacing w:val="3"/>
          <w:w w:val="110"/>
        </w:rPr>
        <w:t xml:space="preserve"> </w:t>
      </w:r>
      <w:r>
        <w:rPr>
          <w:spacing w:val="-2"/>
          <w:w w:val="110"/>
        </w:rPr>
        <w:t>retain</w:t>
      </w:r>
    </w:p>
    <w:p w14:paraId="077BAEC2"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EC3" w14:textId="77777777" w:rsidR="00C220EB" w:rsidRDefault="00C220EB">
      <w:pPr>
        <w:pStyle w:val="BodyText"/>
        <w:spacing w:before="159"/>
      </w:pPr>
    </w:p>
    <w:p w14:paraId="077BAEC4" w14:textId="77777777" w:rsidR="00C220EB" w:rsidRDefault="00000000">
      <w:pPr>
        <w:pStyle w:val="BodyText"/>
        <w:spacing w:line="256" w:lineRule="auto"/>
        <w:ind w:left="142" w:right="744"/>
      </w:pPr>
      <w:r>
        <w:rPr>
          <w:w w:val="110"/>
        </w:rPr>
        <w:t>or replace.</w:t>
      </w:r>
      <w:r>
        <w:rPr>
          <w:spacing w:val="40"/>
          <w:w w:val="110"/>
        </w:rPr>
        <w:t xml:space="preserve"> </w:t>
      </w:r>
      <w:r>
        <w:rPr>
          <w:w w:val="110"/>
        </w:rPr>
        <w:t>This will be valuable for forthcoming projects (PA2, Master’s thesis) that will be carried out following this project. Finally, additional materials are provided in the appendix.</w:t>
      </w:r>
    </w:p>
    <w:p w14:paraId="077BAEC5" w14:textId="77777777" w:rsidR="00C220EB" w:rsidRDefault="00C220EB">
      <w:pPr>
        <w:pStyle w:val="BodyText"/>
        <w:spacing w:line="256" w:lineRule="auto"/>
        <w:sectPr w:rsidR="00C220EB">
          <w:headerReference w:type="default" r:id="rId43"/>
          <w:footerReference w:type="default" r:id="rId44"/>
          <w:pgSz w:w="11910" w:h="16840"/>
          <w:pgMar w:top="440" w:right="0" w:bottom="1720" w:left="708" w:header="227" w:footer="1540" w:gutter="0"/>
          <w:pgNumType w:start="9"/>
          <w:cols w:space="720"/>
        </w:sectPr>
      </w:pPr>
    </w:p>
    <w:p w14:paraId="077BAEC6" w14:textId="77777777" w:rsidR="00C220EB" w:rsidRDefault="00C220EB">
      <w:pPr>
        <w:pStyle w:val="BodyText"/>
        <w:spacing w:before="4"/>
        <w:rPr>
          <w:sz w:val="17"/>
        </w:rPr>
      </w:pPr>
    </w:p>
    <w:p w14:paraId="077BAEC7" w14:textId="77777777" w:rsidR="00C220EB" w:rsidRDefault="00C220EB">
      <w:pPr>
        <w:pStyle w:val="BodyText"/>
        <w:rPr>
          <w:sz w:val="17"/>
        </w:rPr>
        <w:sectPr w:rsidR="00C220EB">
          <w:headerReference w:type="even" r:id="rId45"/>
          <w:footerReference w:type="even" r:id="rId46"/>
          <w:pgSz w:w="11910" w:h="16840"/>
          <w:pgMar w:top="1920" w:right="0" w:bottom="280" w:left="708" w:header="0" w:footer="0" w:gutter="0"/>
          <w:cols w:space="720"/>
        </w:sectPr>
      </w:pPr>
    </w:p>
    <w:p w14:paraId="077BAEC8" w14:textId="77777777" w:rsidR="00C220EB" w:rsidRDefault="00000000">
      <w:pPr>
        <w:pStyle w:val="Heading1"/>
        <w:numPr>
          <w:ilvl w:val="0"/>
          <w:numId w:val="11"/>
        </w:numPr>
        <w:tabs>
          <w:tab w:val="left" w:pos="698"/>
        </w:tabs>
        <w:spacing w:before="99" w:line="240" w:lineRule="auto"/>
        <w:ind w:left="698" w:hanging="556"/>
      </w:pPr>
      <w:bookmarkStart w:id="27" w:name="Project_management"/>
      <w:bookmarkStart w:id="28" w:name="_bookmark20"/>
      <w:bookmarkStart w:id="29" w:name="_bookmark21"/>
      <w:bookmarkEnd w:id="27"/>
      <w:bookmarkEnd w:id="28"/>
      <w:bookmarkEnd w:id="29"/>
      <w:r>
        <w:rPr>
          <w:color w:val="697D90"/>
          <w:spacing w:val="-5"/>
        </w:rPr>
        <w:lastRenderedPageBreak/>
        <w:t>Project</w:t>
      </w:r>
      <w:r>
        <w:rPr>
          <w:color w:val="697D90"/>
          <w:spacing w:val="-16"/>
        </w:rPr>
        <w:t xml:space="preserve"> </w:t>
      </w:r>
      <w:r>
        <w:rPr>
          <w:color w:val="697D90"/>
          <w:spacing w:val="-2"/>
        </w:rPr>
        <w:t>management</w:t>
      </w:r>
    </w:p>
    <w:p w14:paraId="077BAEC9" w14:textId="77777777" w:rsidR="00C220EB" w:rsidRDefault="00C220EB">
      <w:pPr>
        <w:pStyle w:val="BodyText"/>
        <w:spacing w:before="280"/>
        <w:rPr>
          <w:rFonts w:ascii="Arial"/>
          <w:b/>
          <w:sz w:val="41"/>
        </w:rPr>
      </w:pPr>
    </w:p>
    <w:p w14:paraId="077BAECA" w14:textId="77777777" w:rsidR="00C220EB" w:rsidRDefault="00000000">
      <w:pPr>
        <w:pStyle w:val="BodyText"/>
        <w:spacing w:before="1" w:line="256" w:lineRule="auto"/>
        <w:ind w:left="142" w:right="848"/>
        <w:jc w:val="both"/>
      </w:pPr>
      <w:r>
        <w:rPr>
          <w:w w:val="115"/>
        </w:rPr>
        <w:t>The</w:t>
      </w:r>
      <w:r>
        <w:rPr>
          <w:spacing w:val="-9"/>
          <w:w w:val="115"/>
        </w:rPr>
        <w:t xml:space="preserve"> </w:t>
      </w:r>
      <w:r>
        <w:rPr>
          <w:w w:val="115"/>
        </w:rPr>
        <w:t>project</w:t>
      </w:r>
      <w:r>
        <w:rPr>
          <w:spacing w:val="-9"/>
          <w:w w:val="115"/>
        </w:rPr>
        <w:t xml:space="preserve"> </w:t>
      </w:r>
      <w:r>
        <w:rPr>
          <w:w w:val="115"/>
        </w:rPr>
        <w:t>management</w:t>
      </w:r>
      <w:r>
        <w:rPr>
          <w:spacing w:val="-9"/>
          <w:w w:val="115"/>
        </w:rPr>
        <w:t xml:space="preserve"> </w:t>
      </w:r>
      <w:r>
        <w:rPr>
          <w:w w:val="115"/>
        </w:rPr>
        <w:t>chapter</w:t>
      </w:r>
      <w:r>
        <w:rPr>
          <w:spacing w:val="-9"/>
          <w:w w:val="115"/>
        </w:rPr>
        <w:t xml:space="preserve"> </w:t>
      </w:r>
      <w:r>
        <w:rPr>
          <w:w w:val="115"/>
        </w:rPr>
        <w:t>summarises</w:t>
      </w:r>
      <w:r>
        <w:rPr>
          <w:spacing w:val="-9"/>
          <w:w w:val="115"/>
        </w:rPr>
        <w:t xml:space="preserve"> </w:t>
      </w:r>
      <w:r>
        <w:rPr>
          <w:w w:val="115"/>
        </w:rPr>
        <w:t>the</w:t>
      </w:r>
      <w:r>
        <w:rPr>
          <w:spacing w:val="-9"/>
          <w:w w:val="115"/>
        </w:rPr>
        <w:t xml:space="preserve"> </w:t>
      </w:r>
      <w:r>
        <w:rPr>
          <w:w w:val="115"/>
        </w:rPr>
        <w:t>environment</w:t>
      </w:r>
      <w:r>
        <w:rPr>
          <w:spacing w:val="-9"/>
          <w:w w:val="115"/>
        </w:rPr>
        <w:t xml:space="preserve"> </w:t>
      </w:r>
      <w:r>
        <w:rPr>
          <w:w w:val="115"/>
        </w:rPr>
        <w:t>of</w:t>
      </w:r>
      <w:r>
        <w:rPr>
          <w:spacing w:val="-9"/>
          <w:w w:val="115"/>
        </w:rPr>
        <w:t xml:space="preserve"> </w:t>
      </w:r>
      <w:r>
        <w:rPr>
          <w:w w:val="115"/>
        </w:rPr>
        <w:t>this</w:t>
      </w:r>
      <w:r>
        <w:rPr>
          <w:spacing w:val="-9"/>
          <w:w w:val="115"/>
        </w:rPr>
        <w:t xml:space="preserve"> </w:t>
      </w:r>
      <w:r>
        <w:rPr>
          <w:w w:val="115"/>
        </w:rPr>
        <w:t>project</w:t>
      </w:r>
      <w:r>
        <w:rPr>
          <w:spacing w:val="-9"/>
          <w:w w:val="115"/>
        </w:rPr>
        <w:t xml:space="preserve"> </w:t>
      </w:r>
      <w:r>
        <w:rPr>
          <w:w w:val="115"/>
        </w:rPr>
        <w:t>and</w:t>
      </w:r>
      <w:r>
        <w:rPr>
          <w:spacing w:val="-9"/>
          <w:w w:val="115"/>
        </w:rPr>
        <w:t xml:space="preserve"> </w:t>
      </w:r>
      <w:r>
        <w:rPr>
          <w:w w:val="115"/>
        </w:rPr>
        <w:t>how</w:t>
      </w:r>
      <w:r>
        <w:rPr>
          <w:spacing w:val="-9"/>
          <w:w w:val="115"/>
        </w:rPr>
        <w:t xml:space="preserve"> </w:t>
      </w:r>
      <w:r>
        <w:rPr>
          <w:w w:val="115"/>
        </w:rPr>
        <w:t>it</w:t>
      </w:r>
      <w:r>
        <w:rPr>
          <w:spacing w:val="-9"/>
          <w:w w:val="115"/>
        </w:rPr>
        <w:t xml:space="preserve"> </w:t>
      </w:r>
      <w:r>
        <w:rPr>
          <w:w w:val="115"/>
        </w:rPr>
        <w:t>is</w:t>
      </w:r>
      <w:r>
        <w:rPr>
          <w:spacing w:val="-9"/>
          <w:w w:val="115"/>
        </w:rPr>
        <w:t xml:space="preserve"> </w:t>
      </w:r>
      <w:r>
        <w:rPr>
          <w:w w:val="115"/>
        </w:rPr>
        <w:t>conducted. First,</w:t>
      </w:r>
      <w:r>
        <w:rPr>
          <w:spacing w:val="-1"/>
          <w:w w:val="115"/>
        </w:rPr>
        <w:t xml:space="preserve"> </w:t>
      </w:r>
      <w:r>
        <w:rPr>
          <w:w w:val="115"/>
        </w:rPr>
        <w:t>the</w:t>
      </w:r>
      <w:r>
        <w:rPr>
          <w:spacing w:val="-5"/>
          <w:w w:val="115"/>
        </w:rPr>
        <w:t xml:space="preserve"> </w:t>
      </w:r>
      <w:r>
        <w:rPr>
          <w:w w:val="115"/>
        </w:rPr>
        <w:t>teams</w:t>
      </w:r>
      <w:r>
        <w:rPr>
          <w:spacing w:val="-5"/>
          <w:w w:val="115"/>
        </w:rPr>
        <w:t xml:space="preserve"> </w:t>
      </w:r>
      <w:r>
        <w:rPr>
          <w:w w:val="115"/>
        </w:rPr>
        <w:t>in</w:t>
      </w:r>
      <w:r>
        <w:rPr>
          <w:spacing w:val="-5"/>
          <w:w w:val="115"/>
        </w:rPr>
        <w:t xml:space="preserve"> </w:t>
      </w:r>
      <w:r>
        <w:rPr>
          <w:w w:val="115"/>
        </w:rPr>
        <w:t>which</w:t>
      </w:r>
      <w:r>
        <w:rPr>
          <w:spacing w:val="-5"/>
          <w:w w:val="115"/>
        </w:rPr>
        <w:t xml:space="preserve"> </w:t>
      </w:r>
      <w:r>
        <w:rPr>
          <w:w w:val="115"/>
        </w:rPr>
        <w:t>the</w:t>
      </w:r>
      <w:r>
        <w:rPr>
          <w:spacing w:val="-5"/>
          <w:w w:val="115"/>
        </w:rPr>
        <w:t xml:space="preserve"> </w:t>
      </w:r>
      <w:r>
        <w:rPr>
          <w:w w:val="115"/>
        </w:rPr>
        <w:t>project</w:t>
      </w:r>
      <w:r>
        <w:rPr>
          <w:spacing w:val="-5"/>
          <w:w w:val="115"/>
        </w:rPr>
        <w:t xml:space="preserve"> </w:t>
      </w:r>
      <w:r>
        <w:rPr>
          <w:w w:val="115"/>
        </w:rPr>
        <w:t>staff</w:t>
      </w:r>
      <w:r>
        <w:rPr>
          <w:spacing w:val="-5"/>
          <w:w w:val="115"/>
        </w:rPr>
        <w:t xml:space="preserve"> </w:t>
      </w:r>
      <w:r>
        <w:rPr>
          <w:w w:val="115"/>
        </w:rPr>
        <w:t>is</w:t>
      </w:r>
      <w:r>
        <w:rPr>
          <w:spacing w:val="-5"/>
          <w:w w:val="115"/>
        </w:rPr>
        <w:t xml:space="preserve"> </w:t>
      </w:r>
      <w:r>
        <w:rPr>
          <w:w w:val="115"/>
        </w:rPr>
        <w:t>engaged</w:t>
      </w:r>
      <w:r>
        <w:rPr>
          <w:spacing w:val="-5"/>
          <w:w w:val="115"/>
        </w:rPr>
        <w:t xml:space="preserve"> </w:t>
      </w:r>
      <w:r>
        <w:rPr>
          <w:w w:val="115"/>
        </w:rPr>
        <w:t>are</w:t>
      </w:r>
      <w:r>
        <w:rPr>
          <w:spacing w:val="-5"/>
          <w:w w:val="115"/>
        </w:rPr>
        <w:t xml:space="preserve"> </w:t>
      </w:r>
      <w:r>
        <w:rPr>
          <w:w w:val="115"/>
        </w:rPr>
        <w:t>listed,</w:t>
      </w:r>
      <w:r>
        <w:rPr>
          <w:spacing w:val="-1"/>
          <w:w w:val="115"/>
        </w:rPr>
        <w:t xml:space="preserve"> </w:t>
      </w:r>
      <w:r>
        <w:rPr>
          <w:w w:val="115"/>
        </w:rPr>
        <w:t>allowing</w:t>
      </w:r>
      <w:r>
        <w:rPr>
          <w:spacing w:val="-5"/>
          <w:w w:val="115"/>
        </w:rPr>
        <w:t xml:space="preserve"> </w:t>
      </w:r>
      <w:r>
        <w:rPr>
          <w:w w:val="115"/>
        </w:rPr>
        <w:t>the</w:t>
      </w:r>
      <w:r>
        <w:rPr>
          <w:spacing w:val="-5"/>
          <w:w w:val="115"/>
        </w:rPr>
        <w:t xml:space="preserve"> </w:t>
      </w:r>
      <w:r>
        <w:rPr>
          <w:w w:val="115"/>
        </w:rPr>
        <w:t>reader</w:t>
      </w:r>
      <w:r>
        <w:rPr>
          <w:spacing w:val="-5"/>
          <w:w w:val="115"/>
        </w:rPr>
        <w:t xml:space="preserve"> </w:t>
      </w:r>
      <w:r>
        <w:rPr>
          <w:w w:val="115"/>
        </w:rPr>
        <w:t>to</w:t>
      </w:r>
      <w:r>
        <w:rPr>
          <w:spacing w:val="-5"/>
          <w:w w:val="115"/>
        </w:rPr>
        <w:t xml:space="preserve"> </w:t>
      </w:r>
      <w:r>
        <w:rPr>
          <w:w w:val="115"/>
        </w:rPr>
        <w:t>see</w:t>
      </w:r>
      <w:r>
        <w:rPr>
          <w:spacing w:val="-5"/>
          <w:w w:val="115"/>
        </w:rPr>
        <w:t xml:space="preserve"> </w:t>
      </w:r>
      <w:r>
        <w:rPr>
          <w:w w:val="115"/>
        </w:rPr>
        <w:t>the</w:t>
      </w:r>
      <w:r>
        <w:rPr>
          <w:spacing w:val="-5"/>
          <w:w w:val="115"/>
        </w:rPr>
        <w:t xml:space="preserve"> </w:t>
      </w:r>
      <w:r>
        <w:rPr>
          <w:w w:val="115"/>
        </w:rPr>
        <w:t xml:space="preserve">relevant </w:t>
      </w:r>
      <w:r>
        <w:rPr>
          <w:spacing w:val="-2"/>
          <w:w w:val="115"/>
        </w:rPr>
        <w:t>surrounding</w:t>
      </w:r>
      <w:r>
        <w:rPr>
          <w:spacing w:val="-11"/>
          <w:w w:val="115"/>
        </w:rPr>
        <w:t xml:space="preserve"> </w:t>
      </w:r>
      <w:r>
        <w:rPr>
          <w:spacing w:val="-2"/>
          <w:w w:val="115"/>
        </w:rPr>
        <w:t>teams.</w:t>
      </w:r>
      <w:r>
        <w:rPr>
          <w:spacing w:val="3"/>
          <w:w w:val="115"/>
        </w:rPr>
        <w:t xml:space="preserve"> </w:t>
      </w:r>
      <w:r>
        <w:rPr>
          <w:spacing w:val="-2"/>
          <w:w w:val="115"/>
        </w:rPr>
        <w:t>Second,</w:t>
      </w:r>
      <w:r>
        <w:rPr>
          <w:spacing w:val="-11"/>
          <w:w w:val="115"/>
        </w:rPr>
        <w:t xml:space="preserve"> </w:t>
      </w:r>
      <w:r>
        <w:rPr>
          <w:spacing w:val="-2"/>
          <w:w w:val="115"/>
        </w:rPr>
        <w:t>the</w:t>
      </w:r>
      <w:r>
        <w:rPr>
          <w:spacing w:val="-11"/>
          <w:w w:val="115"/>
        </w:rPr>
        <w:t xml:space="preserve"> </w:t>
      </w:r>
      <w:r>
        <w:rPr>
          <w:spacing w:val="-2"/>
          <w:w w:val="115"/>
        </w:rPr>
        <w:t>different</w:t>
      </w:r>
      <w:r>
        <w:rPr>
          <w:spacing w:val="-11"/>
          <w:w w:val="115"/>
        </w:rPr>
        <w:t xml:space="preserve"> </w:t>
      </w:r>
      <w:r>
        <w:rPr>
          <w:spacing w:val="-2"/>
          <w:w w:val="115"/>
        </w:rPr>
        <w:t>methods</w:t>
      </w:r>
      <w:r>
        <w:rPr>
          <w:spacing w:val="-11"/>
          <w:w w:val="115"/>
        </w:rPr>
        <w:t xml:space="preserve"> </w:t>
      </w:r>
      <w:r>
        <w:rPr>
          <w:spacing w:val="-2"/>
          <w:w w:val="115"/>
        </w:rPr>
        <w:t>for</w:t>
      </w:r>
      <w:r>
        <w:rPr>
          <w:spacing w:val="-11"/>
          <w:w w:val="115"/>
        </w:rPr>
        <w:t xml:space="preserve"> </w:t>
      </w:r>
      <w:r>
        <w:rPr>
          <w:spacing w:val="-2"/>
          <w:w w:val="115"/>
        </w:rPr>
        <w:t>effort</w:t>
      </w:r>
      <w:r>
        <w:rPr>
          <w:spacing w:val="-11"/>
          <w:w w:val="115"/>
        </w:rPr>
        <w:t xml:space="preserve"> </w:t>
      </w:r>
      <w:r>
        <w:rPr>
          <w:spacing w:val="-2"/>
          <w:w w:val="115"/>
        </w:rPr>
        <w:t>and</w:t>
      </w:r>
      <w:r>
        <w:rPr>
          <w:spacing w:val="-11"/>
          <w:w w:val="115"/>
        </w:rPr>
        <w:t xml:space="preserve"> </w:t>
      </w:r>
      <w:r>
        <w:rPr>
          <w:spacing w:val="-2"/>
          <w:w w:val="115"/>
        </w:rPr>
        <w:t>task</w:t>
      </w:r>
      <w:r>
        <w:rPr>
          <w:spacing w:val="-11"/>
          <w:w w:val="115"/>
        </w:rPr>
        <w:t xml:space="preserve"> </w:t>
      </w:r>
      <w:r>
        <w:rPr>
          <w:spacing w:val="-2"/>
          <w:w w:val="115"/>
        </w:rPr>
        <w:t>tracking</w:t>
      </w:r>
      <w:r>
        <w:rPr>
          <w:spacing w:val="-11"/>
          <w:w w:val="115"/>
        </w:rPr>
        <w:t xml:space="preserve"> </w:t>
      </w:r>
      <w:r>
        <w:rPr>
          <w:spacing w:val="-2"/>
          <w:w w:val="115"/>
        </w:rPr>
        <w:t>are</w:t>
      </w:r>
      <w:r>
        <w:rPr>
          <w:spacing w:val="-11"/>
          <w:w w:val="115"/>
        </w:rPr>
        <w:t xml:space="preserve"> </w:t>
      </w:r>
      <w:r>
        <w:rPr>
          <w:spacing w:val="-2"/>
          <w:w w:val="115"/>
        </w:rPr>
        <w:t>introduced,</w:t>
      </w:r>
      <w:r>
        <w:rPr>
          <w:spacing w:val="-10"/>
          <w:w w:val="115"/>
        </w:rPr>
        <w:t xml:space="preserve"> </w:t>
      </w:r>
      <w:r>
        <w:rPr>
          <w:spacing w:val="-2"/>
          <w:w w:val="115"/>
        </w:rPr>
        <w:t>so</w:t>
      </w:r>
      <w:r>
        <w:rPr>
          <w:spacing w:val="-11"/>
          <w:w w:val="115"/>
        </w:rPr>
        <w:t xml:space="preserve"> </w:t>
      </w:r>
      <w:r>
        <w:rPr>
          <w:spacing w:val="-2"/>
          <w:w w:val="115"/>
        </w:rPr>
        <w:t>that</w:t>
      </w:r>
      <w:r>
        <w:rPr>
          <w:spacing w:val="-11"/>
          <w:w w:val="115"/>
        </w:rPr>
        <w:t xml:space="preserve"> </w:t>
      </w:r>
      <w:r>
        <w:rPr>
          <w:spacing w:val="-2"/>
          <w:w w:val="115"/>
        </w:rPr>
        <w:t xml:space="preserve">the </w:t>
      </w:r>
      <w:r>
        <w:rPr>
          <w:w w:val="110"/>
        </w:rPr>
        <w:t>project and progress management methods applied are understood, together with their reasoning. Third, the</w:t>
      </w:r>
      <w:r>
        <w:rPr>
          <w:spacing w:val="-1"/>
          <w:w w:val="110"/>
        </w:rPr>
        <w:t xml:space="preserve"> </w:t>
      </w:r>
      <w:r>
        <w:rPr>
          <w:w w:val="110"/>
        </w:rPr>
        <w:t>toolsets</w:t>
      </w:r>
      <w:r>
        <w:rPr>
          <w:spacing w:val="-1"/>
          <w:w w:val="110"/>
        </w:rPr>
        <w:t xml:space="preserve"> </w:t>
      </w:r>
      <w:r>
        <w:rPr>
          <w:w w:val="110"/>
        </w:rPr>
        <w:t>used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different</w:t>
      </w:r>
      <w:r>
        <w:rPr>
          <w:spacing w:val="-1"/>
          <w:w w:val="110"/>
        </w:rPr>
        <w:t xml:space="preserve"> </w:t>
      </w:r>
      <w:r>
        <w:rPr>
          <w:w w:val="110"/>
        </w:rPr>
        <w:t>teams</w:t>
      </w:r>
      <w:r>
        <w:rPr>
          <w:spacing w:val="-1"/>
          <w:w w:val="110"/>
        </w:rPr>
        <w:t xml:space="preserve"> </w:t>
      </w:r>
      <w:r>
        <w:rPr>
          <w:w w:val="110"/>
        </w:rPr>
        <w:t>are</w:t>
      </w:r>
      <w:r>
        <w:rPr>
          <w:spacing w:val="-1"/>
          <w:w w:val="110"/>
        </w:rPr>
        <w:t xml:space="preserve"> </w:t>
      </w:r>
      <w:r>
        <w:rPr>
          <w:w w:val="110"/>
        </w:rPr>
        <w:t>described,</w:t>
      </w:r>
      <w:r>
        <w:rPr>
          <w:spacing w:val="-1"/>
          <w:w w:val="110"/>
        </w:rPr>
        <w:t xml:space="preserve"> </w:t>
      </w:r>
      <w:r>
        <w:rPr>
          <w:w w:val="110"/>
        </w:rPr>
        <w:t>which</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variety</w:t>
      </w:r>
      <w:r>
        <w:rPr>
          <w:spacing w:val="-1"/>
          <w:w w:val="110"/>
        </w:rPr>
        <w:t xml:space="preserve"> </w:t>
      </w:r>
      <w:r>
        <w:rPr>
          <w:w w:val="110"/>
        </w:rPr>
        <w:t>of</w:t>
      </w:r>
      <w:r>
        <w:rPr>
          <w:spacing w:val="-1"/>
          <w:w w:val="110"/>
        </w:rPr>
        <w:t xml:space="preserve"> </w:t>
      </w:r>
      <w:r>
        <w:rPr>
          <w:w w:val="110"/>
        </w:rPr>
        <w:t>tools</w:t>
      </w:r>
      <w:r>
        <w:rPr>
          <w:spacing w:val="-1"/>
          <w:w w:val="110"/>
        </w:rPr>
        <w:t xml:space="preserve"> </w:t>
      </w:r>
      <w:r>
        <w:rPr>
          <w:w w:val="110"/>
        </w:rPr>
        <w:t>and</w:t>
      </w:r>
      <w:r>
        <w:rPr>
          <w:spacing w:val="-1"/>
          <w:w w:val="110"/>
        </w:rPr>
        <w:t xml:space="preserve"> </w:t>
      </w:r>
      <w:r>
        <w:rPr>
          <w:w w:val="110"/>
        </w:rPr>
        <w:t>their</w:t>
      </w:r>
      <w:r>
        <w:rPr>
          <w:spacing w:val="-1"/>
          <w:w w:val="110"/>
        </w:rPr>
        <w:t xml:space="preserve"> </w:t>
      </w:r>
      <w:r>
        <w:rPr>
          <w:w w:val="110"/>
        </w:rPr>
        <w:t>usage</w:t>
      </w:r>
      <w:r>
        <w:rPr>
          <w:spacing w:val="-1"/>
          <w:w w:val="110"/>
        </w:rPr>
        <w:t xml:space="preserve"> </w:t>
      </w:r>
      <w:r>
        <w:rPr>
          <w:w w:val="110"/>
        </w:rPr>
        <w:t>to be grasped. Fourth, time tracking is introduced and explained for transparency, while the tracked time is provided</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Annex.</w:t>
      </w:r>
      <w:r>
        <w:rPr>
          <w:spacing w:val="13"/>
          <w:w w:val="110"/>
        </w:rPr>
        <w:t xml:space="preserve"> </w:t>
      </w:r>
      <w:r>
        <w:rPr>
          <w:w w:val="110"/>
        </w:rPr>
        <w:t>Finally,</w:t>
      </w:r>
      <w:r>
        <w:rPr>
          <w:spacing w:val="-5"/>
          <w:w w:val="110"/>
        </w:rPr>
        <w:t xml:space="preserve"> </w:t>
      </w:r>
      <w:r>
        <w:rPr>
          <w:w w:val="110"/>
        </w:rPr>
        <w:t>the</w:t>
      </w:r>
      <w:r>
        <w:rPr>
          <w:spacing w:val="-8"/>
          <w:w w:val="110"/>
        </w:rPr>
        <w:t xml:space="preserve"> </w:t>
      </w:r>
      <w:r>
        <w:rPr>
          <w:w w:val="110"/>
        </w:rPr>
        <w:t>risk</w:t>
      </w:r>
      <w:r>
        <w:rPr>
          <w:spacing w:val="-7"/>
          <w:w w:val="110"/>
        </w:rPr>
        <w:t xml:space="preserve"> </w:t>
      </w:r>
      <w:r>
        <w:rPr>
          <w:w w:val="110"/>
        </w:rPr>
        <w:t>management</w:t>
      </w:r>
      <w:r>
        <w:rPr>
          <w:spacing w:val="-7"/>
          <w:w w:val="110"/>
        </w:rPr>
        <w:t xml:space="preserve"> </w:t>
      </w:r>
      <w:r>
        <w:rPr>
          <w:w w:val="110"/>
        </w:rPr>
        <w:t>section</w:t>
      </w:r>
      <w:r>
        <w:rPr>
          <w:spacing w:val="-8"/>
          <w:w w:val="110"/>
        </w:rPr>
        <w:t xml:space="preserve"> </w:t>
      </w:r>
      <w:r>
        <w:rPr>
          <w:w w:val="110"/>
        </w:rPr>
        <w:t>describes</w:t>
      </w:r>
      <w:r>
        <w:rPr>
          <w:spacing w:val="-7"/>
          <w:w w:val="110"/>
        </w:rPr>
        <w:t xml:space="preserve"> </w:t>
      </w:r>
      <w:r>
        <w:rPr>
          <w:w w:val="110"/>
        </w:rPr>
        <w:t>the</w:t>
      </w:r>
      <w:r>
        <w:rPr>
          <w:spacing w:val="-7"/>
          <w:w w:val="110"/>
        </w:rPr>
        <w:t xml:space="preserve"> </w:t>
      </w:r>
      <w:r>
        <w:rPr>
          <w:w w:val="110"/>
        </w:rPr>
        <w:t>risks</w:t>
      </w:r>
      <w:r>
        <w:rPr>
          <w:spacing w:val="-7"/>
          <w:w w:val="110"/>
        </w:rPr>
        <w:t xml:space="preserve"> </w:t>
      </w:r>
      <w:r>
        <w:rPr>
          <w:w w:val="110"/>
        </w:rPr>
        <w:t>handled</w:t>
      </w:r>
      <w:r>
        <w:rPr>
          <w:spacing w:val="-8"/>
          <w:w w:val="110"/>
        </w:rPr>
        <w:t xml:space="preserve"> </w:t>
      </w:r>
      <w:r>
        <w:rPr>
          <w:w w:val="110"/>
        </w:rPr>
        <w:t>and</w:t>
      </w:r>
      <w:r>
        <w:rPr>
          <w:spacing w:val="-7"/>
          <w:w w:val="110"/>
        </w:rPr>
        <w:t xml:space="preserve"> </w:t>
      </w:r>
      <w:r>
        <w:rPr>
          <w:w w:val="110"/>
        </w:rPr>
        <w:t>the</w:t>
      </w:r>
      <w:r>
        <w:rPr>
          <w:spacing w:val="-7"/>
          <w:w w:val="110"/>
        </w:rPr>
        <w:t xml:space="preserve"> </w:t>
      </w:r>
      <w:r>
        <w:rPr>
          <w:w w:val="110"/>
        </w:rPr>
        <w:t xml:space="preserve">measures </w:t>
      </w:r>
      <w:r>
        <w:rPr>
          <w:w w:val="115"/>
        </w:rPr>
        <w:t>taken to counteract them.</w:t>
      </w:r>
    </w:p>
    <w:p w14:paraId="077BAECB" w14:textId="77777777" w:rsidR="00C220EB" w:rsidRDefault="00C220EB">
      <w:pPr>
        <w:pStyle w:val="BodyText"/>
      </w:pPr>
    </w:p>
    <w:p w14:paraId="077BAECC" w14:textId="77777777" w:rsidR="00C220EB" w:rsidRDefault="00C220EB">
      <w:pPr>
        <w:pStyle w:val="BodyText"/>
      </w:pPr>
    </w:p>
    <w:p w14:paraId="077BAECD" w14:textId="77777777" w:rsidR="00C220EB" w:rsidRDefault="00C220EB">
      <w:pPr>
        <w:pStyle w:val="BodyText"/>
        <w:spacing w:before="115"/>
      </w:pPr>
    </w:p>
    <w:p w14:paraId="077BAECE" w14:textId="77777777" w:rsidR="00C220EB" w:rsidRDefault="00000000">
      <w:pPr>
        <w:pStyle w:val="Heading2"/>
        <w:numPr>
          <w:ilvl w:val="1"/>
          <w:numId w:val="11"/>
        </w:numPr>
        <w:tabs>
          <w:tab w:val="left" w:pos="771"/>
        </w:tabs>
        <w:ind w:left="771" w:hanging="629"/>
      </w:pPr>
      <w:bookmarkStart w:id="30" w:name="Team_constellation"/>
      <w:bookmarkStart w:id="31" w:name="_bookmark22"/>
      <w:bookmarkEnd w:id="30"/>
      <w:bookmarkEnd w:id="31"/>
      <w:r>
        <w:rPr>
          <w:color w:val="697D90"/>
        </w:rPr>
        <w:t>Team</w:t>
      </w:r>
      <w:r>
        <w:rPr>
          <w:color w:val="697D90"/>
          <w:spacing w:val="-19"/>
        </w:rPr>
        <w:t xml:space="preserve"> </w:t>
      </w:r>
      <w:r>
        <w:rPr>
          <w:color w:val="697D90"/>
          <w:spacing w:val="-2"/>
        </w:rPr>
        <w:t>constellation</w:t>
      </w:r>
    </w:p>
    <w:p w14:paraId="077BAECF" w14:textId="77777777" w:rsidR="00C220EB" w:rsidRDefault="00000000">
      <w:pPr>
        <w:pStyle w:val="BodyText"/>
        <w:spacing w:before="295" w:line="256" w:lineRule="auto"/>
        <w:ind w:left="142" w:right="848"/>
        <w:jc w:val="both"/>
      </w:pPr>
      <w:r>
        <w:rPr>
          <w:w w:val="110"/>
        </w:rPr>
        <w:t>This</w:t>
      </w:r>
      <w:r>
        <w:rPr>
          <w:spacing w:val="-13"/>
          <w:w w:val="110"/>
        </w:rPr>
        <w:t xml:space="preserve"> </w:t>
      </w:r>
      <w:r>
        <w:rPr>
          <w:w w:val="110"/>
        </w:rPr>
        <w:t>section</w:t>
      </w:r>
      <w:r>
        <w:rPr>
          <w:spacing w:val="-13"/>
          <w:w w:val="110"/>
        </w:rPr>
        <w:t xml:space="preserve"> </w:t>
      </w:r>
      <w:r>
        <w:rPr>
          <w:w w:val="110"/>
        </w:rPr>
        <w:t>explains</w:t>
      </w:r>
      <w:r>
        <w:rPr>
          <w:spacing w:val="-13"/>
          <w:w w:val="110"/>
        </w:rPr>
        <w:t xml:space="preserve"> </w:t>
      </w:r>
      <w:r>
        <w:rPr>
          <w:w w:val="110"/>
        </w:rPr>
        <w:t>the</w:t>
      </w:r>
      <w:r>
        <w:rPr>
          <w:spacing w:val="-13"/>
          <w:w w:val="110"/>
        </w:rPr>
        <w:t xml:space="preserve"> </w:t>
      </w:r>
      <w:r>
        <w:rPr>
          <w:w w:val="110"/>
        </w:rPr>
        <w:t>team</w:t>
      </w:r>
      <w:r>
        <w:rPr>
          <w:spacing w:val="-13"/>
          <w:w w:val="110"/>
        </w:rPr>
        <w:t xml:space="preserve"> </w:t>
      </w:r>
      <w:r>
        <w:rPr>
          <w:w w:val="110"/>
        </w:rPr>
        <w:t>environments</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the</w:t>
      </w:r>
      <w:r>
        <w:rPr>
          <w:spacing w:val="-13"/>
          <w:w w:val="110"/>
        </w:rPr>
        <w:t xml:space="preserve"> </w:t>
      </w:r>
      <w:r>
        <w:rPr>
          <w:w w:val="110"/>
        </w:rPr>
        <w:t>project</w:t>
      </w:r>
      <w:r>
        <w:rPr>
          <w:spacing w:val="-13"/>
          <w:w w:val="110"/>
        </w:rPr>
        <w:t xml:space="preserve"> </w:t>
      </w:r>
      <w:r>
        <w:rPr>
          <w:w w:val="110"/>
        </w:rPr>
        <w:t>takes</w:t>
      </w:r>
      <w:r>
        <w:rPr>
          <w:spacing w:val="-13"/>
          <w:w w:val="110"/>
        </w:rPr>
        <w:t xml:space="preserve"> </w:t>
      </w:r>
      <w:r>
        <w:rPr>
          <w:w w:val="110"/>
        </w:rPr>
        <w:t>place.</w:t>
      </w:r>
      <w:r>
        <w:rPr>
          <w:spacing w:val="5"/>
          <w:w w:val="110"/>
        </w:rPr>
        <w:t xml:space="preserve"> </w:t>
      </w:r>
      <w:r>
        <w:rPr>
          <w:w w:val="110"/>
        </w:rPr>
        <w:t>This</w:t>
      </w:r>
      <w:r>
        <w:rPr>
          <w:spacing w:val="-13"/>
          <w:w w:val="110"/>
        </w:rPr>
        <w:t xml:space="preserve"> </w:t>
      </w:r>
      <w:r>
        <w:rPr>
          <w:w w:val="110"/>
        </w:rPr>
        <w:t>serves</w:t>
      </w:r>
      <w:r>
        <w:rPr>
          <w:spacing w:val="-13"/>
          <w:w w:val="110"/>
        </w:rPr>
        <w:t xml:space="preserve"> </w:t>
      </w:r>
      <w:r>
        <w:rPr>
          <w:w w:val="110"/>
        </w:rPr>
        <w:t>to</w:t>
      </w:r>
      <w:r>
        <w:rPr>
          <w:spacing w:val="-13"/>
          <w:w w:val="110"/>
        </w:rPr>
        <w:t xml:space="preserve"> </w:t>
      </w:r>
      <w:r>
        <w:rPr>
          <w:w w:val="110"/>
        </w:rPr>
        <w:t>provide</w:t>
      </w:r>
      <w:r>
        <w:rPr>
          <w:spacing w:val="-13"/>
          <w:w w:val="110"/>
        </w:rPr>
        <w:t xml:space="preserve"> </w:t>
      </w:r>
      <w:r>
        <w:rPr>
          <w:w w:val="110"/>
        </w:rPr>
        <w:t>an</w:t>
      </w:r>
      <w:r>
        <w:rPr>
          <w:spacing w:val="-13"/>
          <w:w w:val="110"/>
        </w:rPr>
        <w:t xml:space="preserve"> </w:t>
      </w:r>
      <w:r>
        <w:rPr>
          <w:w w:val="110"/>
        </w:rPr>
        <w:t>un-derstanding</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direct</w:t>
      </w:r>
      <w:r>
        <w:rPr>
          <w:spacing w:val="-10"/>
          <w:w w:val="110"/>
        </w:rPr>
        <w:t xml:space="preserve"> </w:t>
      </w:r>
      <w:r>
        <w:rPr>
          <w:w w:val="110"/>
        </w:rPr>
        <w:t>project</w:t>
      </w:r>
      <w:r>
        <w:rPr>
          <w:spacing w:val="-10"/>
          <w:w w:val="110"/>
        </w:rPr>
        <w:t xml:space="preserve"> </w:t>
      </w:r>
      <w:r>
        <w:rPr>
          <w:w w:val="110"/>
        </w:rPr>
        <w:t>team</w:t>
      </w:r>
      <w:r>
        <w:rPr>
          <w:spacing w:val="-10"/>
          <w:w w:val="110"/>
        </w:rPr>
        <w:t xml:space="preserve"> </w:t>
      </w:r>
      <w:r>
        <w:rPr>
          <w:w w:val="110"/>
        </w:rPr>
        <w:t>working</w:t>
      </w:r>
      <w:r>
        <w:rPr>
          <w:spacing w:val="-10"/>
          <w:w w:val="110"/>
        </w:rPr>
        <w:t xml:space="preserve"> </w:t>
      </w:r>
      <w:r>
        <w:rPr>
          <w:w w:val="110"/>
        </w:rPr>
        <w:t>on</w:t>
      </w:r>
      <w:r>
        <w:rPr>
          <w:spacing w:val="-10"/>
          <w:w w:val="110"/>
        </w:rPr>
        <w:t xml:space="preserve"> </w:t>
      </w:r>
      <w:r>
        <w:rPr>
          <w:w w:val="110"/>
        </w:rPr>
        <w:t>this</w:t>
      </w:r>
      <w:r>
        <w:rPr>
          <w:spacing w:val="-10"/>
          <w:w w:val="110"/>
        </w:rPr>
        <w:t xml:space="preserve"> </w:t>
      </w:r>
      <w:r>
        <w:rPr>
          <w:w w:val="110"/>
        </w:rPr>
        <w:t>project</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teams</w:t>
      </w:r>
      <w:r>
        <w:rPr>
          <w:spacing w:val="-10"/>
          <w:w w:val="110"/>
        </w:rPr>
        <w:t xml:space="preserve"> </w:t>
      </w:r>
      <w:r>
        <w:rPr>
          <w:w w:val="110"/>
        </w:rPr>
        <w:t>at</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that</w:t>
      </w:r>
      <w:r>
        <w:rPr>
          <w:spacing w:val="-10"/>
          <w:w w:val="110"/>
        </w:rPr>
        <w:t xml:space="preserve"> </w:t>
      </w:r>
      <w:r>
        <w:rPr>
          <w:w w:val="110"/>
        </w:rPr>
        <w:t xml:space="preserve">contribute </w:t>
      </w:r>
      <w:r>
        <w:rPr>
          <w:w w:val="115"/>
        </w:rPr>
        <w:t>to the goals of the project.</w:t>
      </w:r>
    </w:p>
    <w:p w14:paraId="077BAED0" w14:textId="77777777" w:rsidR="00C220EB" w:rsidRDefault="00C220EB">
      <w:pPr>
        <w:pStyle w:val="BodyText"/>
      </w:pPr>
    </w:p>
    <w:p w14:paraId="077BAED1" w14:textId="77777777" w:rsidR="00C220EB" w:rsidRDefault="00C220EB">
      <w:pPr>
        <w:pStyle w:val="BodyText"/>
      </w:pPr>
    </w:p>
    <w:p w14:paraId="077BAED2" w14:textId="77777777" w:rsidR="00C220EB" w:rsidRDefault="00C220EB">
      <w:pPr>
        <w:pStyle w:val="BodyText"/>
        <w:spacing w:before="46"/>
      </w:pPr>
    </w:p>
    <w:p w14:paraId="077BAED3" w14:textId="77777777" w:rsidR="00C220EB" w:rsidRDefault="00000000">
      <w:pPr>
        <w:pStyle w:val="Heading3"/>
        <w:jc w:val="both"/>
      </w:pPr>
      <w:r>
        <w:rPr>
          <w:color w:val="697D90"/>
          <w:spacing w:val="-4"/>
        </w:rPr>
        <w:t>Relevant</w:t>
      </w:r>
      <w:r>
        <w:rPr>
          <w:color w:val="697D90"/>
          <w:spacing w:val="-12"/>
        </w:rPr>
        <w:t xml:space="preserve"> </w:t>
      </w:r>
      <w:r>
        <w:rPr>
          <w:color w:val="697D90"/>
          <w:spacing w:val="-4"/>
        </w:rPr>
        <w:t>Swiss</w:t>
      </w:r>
      <w:r>
        <w:rPr>
          <w:color w:val="697D90"/>
          <w:spacing w:val="-12"/>
        </w:rPr>
        <w:t xml:space="preserve"> </w:t>
      </w:r>
      <w:r>
        <w:rPr>
          <w:color w:val="697D90"/>
          <w:spacing w:val="-4"/>
        </w:rPr>
        <w:t>Post</w:t>
      </w:r>
      <w:r>
        <w:rPr>
          <w:color w:val="697D90"/>
          <w:spacing w:val="-11"/>
        </w:rPr>
        <w:t xml:space="preserve"> </w:t>
      </w:r>
      <w:r>
        <w:rPr>
          <w:color w:val="697D90"/>
          <w:spacing w:val="-4"/>
        </w:rPr>
        <w:t>teams</w:t>
      </w:r>
    </w:p>
    <w:p w14:paraId="077BAED4" w14:textId="77777777" w:rsidR="00C220EB" w:rsidRDefault="00000000">
      <w:pPr>
        <w:pStyle w:val="BodyText"/>
        <w:spacing w:before="220"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three</w:t>
      </w:r>
      <w:r>
        <w:rPr>
          <w:spacing w:val="-7"/>
          <w:w w:val="110"/>
        </w:rPr>
        <w:t xml:space="preserve"> </w:t>
      </w:r>
      <w:r>
        <w:rPr>
          <w:w w:val="110"/>
        </w:rPr>
        <w:t>teams</w:t>
      </w:r>
      <w:r>
        <w:rPr>
          <w:spacing w:val="-7"/>
          <w:w w:val="110"/>
        </w:rPr>
        <w:t xml:space="preserve"> </w:t>
      </w:r>
      <w:r>
        <w:rPr>
          <w:w w:val="110"/>
        </w:rPr>
        <w:t>are</w:t>
      </w:r>
      <w:r>
        <w:rPr>
          <w:spacing w:val="-7"/>
          <w:w w:val="110"/>
        </w:rPr>
        <w:t xml:space="preserve"> </w:t>
      </w:r>
      <w:r>
        <w:rPr>
          <w:w w:val="110"/>
        </w:rPr>
        <w:t>active</w:t>
      </w:r>
      <w:r>
        <w:rPr>
          <w:spacing w:val="-7"/>
          <w:w w:val="110"/>
        </w:rPr>
        <w:t xml:space="preserve"> </w:t>
      </w:r>
      <w:r>
        <w:rPr>
          <w:w w:val="110"/>
        </w:rPr>
        <w:t>and</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this</w:t>
      </w:r>
      <w:r>
        <w:rPr>
          <w:spacing w:val="-7"/>
          <w:w w:val="110"/>
        </w:rPr>
        <w:t xml:space="preserve"> </w:t>
      </w:r>
      <w:r>
        <w:rPr>
          <w:w w:val="110"/>
        </w:rPr>
        <w:t>project. In</w:t>
      </w:r>
      <w:r>
        <w:rPr>
          <w:spacing w:val="-7"/>
          <w:w w:val="110"/>
        </w:rPr>
        <w:t xml:space="preserve"> </w:t>
      </w:r>
      <w:r>
        <w:rPr>
          <w:w w:val="110"/>
        </w:rPr>
        <w:t>what</w:t>
      </w:r>
      <w:r>
        <w:rPr>
          <w:spacing w:val="-7"/>
          <w:w w:val="110"/>
        </w:rPr>
        <w:t xml:space="preserve"> </w:t>
      </w:r>
      <w:r>
        <w:rPr>
          <w:w w:val="110"/>
        </w:rPr>
        <w:t>follows</w:t>
      </w:r>
      <w:r>
        <w:rPr>
          <w:spacing w:val="-7"/>
          <w:w w:val="110"/>
        </w:rPr>
        <w:t xml:space="preserve"> </w:t>
      </w:r>
      <w:r>
        <w:rPr>
          <w:w w:val="110"/>
        </w:rPr>
        <w:t>we</w:t>
      </w:r>
      <w:r>
        <w:rPr>
          <w:spacing w:val="-7"/>
          <w:w w:val="110"/>
        </w:rPr>
        <w:t xml:space="preserve"> </w:t>
      </w:r>
      <w:r>
        <w:rPr>
          <w:w w:val="110"/>
        </w:rPr>
        <w:t>elucidate</w:t>
      </w:r>
      <w:r>
        <w:rPr>
          <w:spacing w:val="-7"/>
          <w:w w:val="110"/>
        </w:rPr>
        <w:t xml:space="preserve"> </w:t>
      </w:r>
      <w:r>
        <w:rPr>
          <w:w w:val="110"/>
        </w:rPr>
        <w:t>their</w:t>
      </w:r>
      <w:r>
        <w:rPr>
          <w:spacing w:val="-7"/>
          <w:w w:val="110"/>
        </w:rPr>
        <w:t xml:space="preserve"> </w:t>
      </w:r>
      <w:r>
        <w:rPr>
          <w:w w:val="110"/>
        </w:rPr>
        <w:t>tasks</w:t>
      </w:r>
      <w:r>
        <w:rPr>
          <w:spacing w:val="-7"/>
          <w:w w:val="110"/>
        </w:rPr>
        <w:t xml:space="preserve"> </w:t>
      </w:r>
      <w:r>
        <w:rPr>
          <w:w w:val="110"/>
        </w:rPr>
        <w:t xml:space="preserve">at </w:t>
      </w:r>
      <w:r>
        <w:rPr>
          <w:spacing w:val="-2"/>
          <w:w w:val="115"/>
        </w:rPr>
        <w:t>Swiss</w:t>
      </w:r>
      <w:r>
        <w:rPr>
          <w:spacing w:val="-9"/>
          <w:w w:val="115"/>
        </w:rPr>
        <w:t xml:space="preserve"> </w:t>
      </w:r>
      <w:r>
        <w:rPr>
          <w:spacing w:val="-2"/>
          <w:w w:val="115"/>
        </w:rPr>
        <w:t>Post,</w:t>
      </w:r>
      <w:r>
        <w:rPr>
          <w:spacing w:val="-9"/>
          <w:w w:val="115"/>
        </w:rPr>
        <w:t xml:space="preserve"> </w:t>
      </w:r>
      <w:r>
        <w:rPr>
          <w:spacing w:val="-2"/>
          <w:w w:val="115"/>
        </w:rPr>
        <w:t>how</w:t>
      </w:r>
      <w:r>
        <w:rPr>
          <w:spacing w:val="-9"/>
          <w:w w:val="115"/>
        </w:rPr>
        <w:t xml:space="preserve"> </w:t>
      </w:r>
      <w:r>
        <w:rPr>
          <w:spacing w:val="-2"/>
          <w:w w:val="115"/>
        </w:rPr>
        <w:t>they</w:t>
      </w:r>
      <w:r>
        <w:rPr>
          <w:spacing w:val="-9"/>
          <w:w w:val="115"/>
        </w:rPr>
        <w:t xml:space="preserve"> </w:t>
      </w:r>
      <w:r>
        <w:rPr>
          <w:spacing w:val="-2"/>
          <w:w w:val="115"/>
        </w:rPr>
        <w:t>work</w:t>
      </w:r>
      <w:r>
        <w:rPr>
          <w:spacing w:val="-9"/>
          <w:w w:val="115"/>
        </w:rPr>
        <w:t xml:space="preserve"> </w:t>
      </w:r>
      <w:r>
        <w:rPr>
          <w:spacing w:val="-2"/>
          <w:w w:val="115"/>
        </w:rPr>
        <w:t>together,</w:t>
      </w:r>
      <w:r>
        <w:rPr>
          <w:spacing w:val="-9"/>
          <w:w w:val="115"/>
        </w:rPr>
        <w:t xml:space="preserve"> </w:t>
      </w:r>
      <w:r>
        <w:rPr>
          <w:spacing w:val="-2"/>
          <w:w w:val="115"/>
        </w:rPr>
        <w:t>and</w:t>
      </w:r>
      <w:r>
        <w:rPr>
          <w:spacing w:val="-9"/>
          <w:w w:val="115"/>
        </w:rPr>
        <w:t xml:space="preserve"> </w:t>
      </w:r>
      <w:r>
        <w:rPr>
          <w:spacing w:val="-2"/>
          <w:w w:val="115"/>
        </w:rPr>
        <w:t>their</w:t>
      </w:r>
      <w:r>
        <w:rPr>
          <w:spacing w:val="-9"/>
          <w:w w:val="115"/>
        </w:rPr>
        <w:t xml:space="preserve"> </w:t>
      </w:r>
      <w:r>
        <w:rPr>
          <w:spacing w:val="-2"/>
          <w:w w:val="115"/>
        </w:rPr>
        <w:t>contributions</w:t>
      </w:r>
      <w:r>
        <w:rPr>
          <w:spacing w:val="-9"/>
          <w:w w:val="115"/>
        </w:rPr>
        <w:t xml:space="preserve"> </w:t>
      </w:r>
      <w:r>
        <w:rPr>
          <w:spacing w:val="-2"/>
          <w:w w:val="115"/>
        </w:rPr>
        <w:t>to</w:t>
      </w:r>
      <w:r>
        <w:rPr>
          <w:spacing w:val="-9"/>
          <w:w w:val="115"/>
        </w:rPr>
        <w:t xml:space="preserve"> </w:t>
      </w:r>
      <w:r>
        <w:rPr>
          <w:spacing w:val="-2"/>
          <w:w w:val="115"/>
        </w:rPr>
        <w:t>this</w:t>
      </w:r>
      <w:r>
        <w:rPr>
          <w:spacing w:val="-9"/>
          <w:w w:val="115"/>
        </w:rPr>
        <w:t xml:space="preserve"> </w:t>
      </w:r>
      <w:r>
        <w:rPr>
          <w:spacing w:val="-2"/>
          <w:w w:val="115"/>
        </w:rPr>
        <w:t>project. These</w:t>
      </w:r>
      <w:r>
        <w:rPr>
          <w:spacing w:val="-9"/>
          <w:w w:val="115"/>
        </w:rPr>
        <w:t xml:space="preserve"> </w:t>
      </w:r>
      <w:r>
        <w:rPr>
          <w:spacing w:val="-2"/>
          <w:w w:val="115"/>
        </w:rPr>
        <w:t>teams</w:t>
      </w:r>
      <w:r>
        <w:rPr>
          <w:spacing w:val="-9"/>
          <w:w w:val="115"/>
        </w:rPr>
        <w:t xml:space="preserve"> </w:t>
      </w:r>
      <w:r>
        <w:rPr>
          <w:spacing w:val="-2"/>
          <w:w w:val="115"/>
        </w:rPr>
        <w:t>are:</w:t>
      </w:r>
    </w:p>
    <w:p w14:paraId="077BAED5" w14:textId="77777777" w:rsidR="00C220EB" w:rsidRDefault="00000000">
      <w:pPr>
        <w:pStyle w:val="BodyText"/>
        <w:spacing w:before="175"/>
        <w:ind w:left="409"/>
      </w:pPr>
      <w:r>
        <w:rPr>
          <w:rFonts w:ascii="Lucida Sans Unicode" w:hAnsi="Lucida Sans Unicode"/>
          <w:color w:val="FAC300"/>
          <w:position w:val="2"/>
        </w:rPr>
        <w:t>▶</w:t>
      </w:r>
      <w:r>
        <w:rPr>
          <w:rFonts w:ascii="Lucida Sans Unicode" w:hAnsi="Lucida Sans Unicode"/>
          <w:color w:val="FAC300"/>
          <w:spacing w:val="55"/>
          <w:position w:val="2"/>
        </w:rPr>
        <w:t xml:space="preserve"> </w:t>
      </w:r>
      <w:hyperlink w:anchor="_bookmark135" w:history="1">
        <w:r>
          <w:t>BizDevOps</w:t>
        </w:r>
      </w:hyperlink>
      <w:r>
        <w:rPr>
          <w:spacing w:val="2"/>
        </w:rPr>
        <w:t xml:space="preserve"> </w:t>
      </w:r>
      <w:r>
        <w:t>team</w:t>
      </w:r>
      <w:r>
        <w:rPr>
          <w:spacing w:val="2"/>
        </w:rPr>
        <w:t xml:space="preserve"> </w:t>
      </w:r>
      <w:hyperlink w:anchor="_bookmark146" w:history="1">
        <w:r>
          <w:t>DWH</w:t>
        </w:r>
        <w:r>
          <w:rPr>
            <w:spacing w:val="3"/>
          </w:rPr>
          <w:t xml:space="preserve"> </w:t>
        </w:r>
        <w:r>
          <w:t>LS</w:t>
        </w:r>
        <w:r>
          <w:rPr>
            <w:spacing w:val="2"/>
          </w:rPr>
          <w:t xml:space="preserve"> </w:t>
        </w:r>
        <w:r>
          <w:rPr>
            <w:spacing w:val="-5"/>
          </w:rPr>
          <w:t>OPS</w:t>
        </w:r>
      </w:hyperlink>
    </w:p>
    <w:p w14:paraId="077BAED6" w14:textId="77777777" w:rsidR="00C220EB" w:rsidRDefault="00000000">
      <w:pPr>
        <w:pStyle w:val="BodyText"/>
        <w:spacing w:before="164"/>
        <w:ind w:left="409"/>
      </w:pPr>
      <w:r>
        <w:rPr>
          <w:rFonts w:ascii="Lucida Sans Unicode" w:hAnsi="Lucida Sans Unicode"/>
          <w:color w:val="FAC300"/>
          <w:position w:val="2"/>
        </w:rPr>
        <w:t>▶</w:t>
      </w:r>
      <w:r>
        <w:rPr>
          <w:rFonts w:ascii="Lucida Sans Unicode" w:hAnsi="Lucida Sans Unicode"/>
          <w:color w:val="FAC300"/>
          <w:spacing w:val="45"/>
          <w:w w:val="150"/>
          <w:position w:val="2"/>
        </w:rPr>
        <w:t xml:space="preserve"> </w:t>
      </w:r>
      <w:r>
        <w:t>AWS</w:t>
      </w:r>
      <w:r>
        <w:rPr>
          <w:spacing w:val="14"/>
        </w:rPr>
        <w:t xml:space="preserve"> </w:t>
      </w:r>
      <w:r>
        <w:t>Modernisation</w:t>
      </w:r>
      <w:r>
        <w:rPr>
          <w:spacing w:val="14"/>
        </w:rPr>
        <w:t xml:space="preserve"> </w:t>
      </w:r>
      <w:r>
        <w:rPr>
          <w:spacing w:val="-4"/>
        </w:rPr>
        <w:t>team</w:t>
      </w:r>
    </w:p>
    <w:p w14:paraId="077BAED7" w14:textId="77777777" w:rsidR="00C220EB" w:rsidRDefault="00000000">
      <w:pPr>
        <w:pStyle w:val="BodyText"/>
        <w:spacing w:before="164"/>
        <w:ind w:left="409"/>
      </w:pPr>
      <w:r>
        <w:rPr>
          <w:rFonts w:ascii="Lucida Sans Unicode" w:hAnsi="Lucida Sans Unicode"/>
          <w:color w:val="FAC300"/>
          <w:w w:val="105"/>
          <w:position w:val="2"/>
        </w:rPr>
        <w:t>▶</w:t>
      </w:r>
      <w:r>
        <w:rPr>
          <w:rFonts w:ascii="Lucida Sans Unicode" w:hAnsi="Lucida Sans Unicode"/>
          <w:color w:val="FAC300"/>
          <w:spacing w:val="32"/>
          <w:w w:val="105"/>
          <w:position w:val="2"/>
        </w:rPr>
        <w:t xml:space="preserve"> </w:t>
      </w:r>
      <w:r>
        <w:rPr>
          <w:w w:val="105"/>
        </w:rPr>
        <w:t>Data</w:t>
      </w:r>
      <w:r>
        <w:rPr>
          <w:spacing w:val="-9"/>
          <w:w w:val="105"/>
        </w:rPr>
        <w:t xml:space="preserve"> </w:t>
      </w:r>
      <w:r>
        <w:rPr>
          <w:w w:val="105"/>
        </w:rPr>
        <w:t>Quality</w:t>
      </w:r>
      <w:r>
        <w:rPr>
          <w:spacing w:val="-9"/>
          <w:w w:val="105"/>
        </w:rPr>
        <w:t xml:space="preserve"> </w:t>
      </w:r>
      <w:r>
        <w:rPr>
          <w:w w:val="105"/>
        </w:rPr>
        <w:t>Initiative</w:t>
      </w:r>
      <w:r>
        <w:rPr>
          <w:spacing w:val="-9"/>
          <w:w w:val="105"/>
        </w:rPr>
        <w:t xml:space="preserve"> </w:t>
      </w:r>
      <w:hyperlink w:anchor="_bookmark142" w:history="1">
        <w:r>
          <w:rPr>
            <w:w w:val="105"/>
          </w:rPr>
          <w:t>(DQM</w:t>
        </w:r>
      </w:hyperlink>
      <w:r>
        <w:rPr>
          <w:spacing w:val="-9"/>
          <w:w w:val="105"/>
        </w:rPr>
        <w:t xml:space="preserve"> </w:t>
      </w:r>
      <w:r>
        <w:rPr>
          <w:spacing w:val="-2"/>
          <w:w w:val="105"/>
        </w:rPr>
        <w:t>team)</w:t>
      </w:r>
    </w:p>
    <w:p w14:paraId="077BAED8" w14:textId="77777777" w:rsidR="00C220EB" w:rsidRDefault="00C220EB">
      <w:pPr>
        <w:pStyle w:val="BodyText"/>
      </w:pPr>
    </w:p>
    <w:p w14:paraId="077BAED9" w14:textId="77777777" w:rsidR="00C220EB" w:rsidRDefault="00C220EB">
      <w:pPr>
        <w:pStyle w:val="BodyText"/>
      </w:pPr>
    </w:p>
    <w:p w14:paraId="077BAEDA" w14:textId="77777777" w:rsidR="00C220EB" w:rsidRDefault="00C220EB">
      <w:pPr>
        <w:pStyle w:val="BodyText"/>
        <w:spacing w:before="45"/>
      </w:pPr>
    </w:p>
    <w:p w14:paraId="077BAEDB" w14:textId="77777777" w:rsidR="00C220EB" w:rsidRDefault="00000000">
      <w:pPr>
        <w:pStyle w:val="Heading4"/>
        <w:jc w:val="both"/>
      </w:pPr>
      <w:bookmarkStart w:id="32" w:name="_bookmark23"/>
      <w:bookmarkEnd w:id="32"/>
      <w:r>
        <w:rPr>
          <w:color w:val="697D90"/>
        </w:rPr>
        <w:t xml:space="preserve">DWH LS OPS </w:t>
      </w:r>
      <w:r>
        <w:rPr>
          <w:color w:val="697D90"/>
          <w:spacing w:val="-4"/>
        </w:rPr>
        <w:t>team</w:t>
      </w:r>
    </w:p>
    <w:p w14:paraId="077BAEDC" w14:textId="77777777" w:rsidR="00C220EB" w:rsidRDefault="00000000">
      <w:pPr>
        <w:pStyle w:val="BodyText"/>
        <w:spacing w:before="220" w:line="256" w:lineRule="auto"/>
        <w:ind w:left="142" w:right="848"/>
        <w:jc w:val="both"/>
      </w:pPr>
      <w:r>
        <w:rPr>
          <w:w w:val="110"/>
        </w:rPr>
        <w:t>The</w:t>
      </w:r>
      <w:r>
        <w:rPr>
          <w:spacing w:val="-7"/>
          <w:w w:val="110"/>
        </w:rPr>
        <w:t xml:space="preserve"> </w:t>
      </w:r>
      <w:r>
        <w:rPr>
          <w:w w:val="110"/>
        </w:rPr>
        <w:t>team</w:t>
      </w:r>
      <w:r>
        <w:rPr>
          <w:spacing w:val="-7"/>
          <w:w w:val="110"/>
        </w:rPr>
        <w:t xml:space="preserve"> </w:t>
      </w:r>
      <w:r>
        <w:rPr>
          <w:rFonts w:ascii="Cambria"/>
          <w:b/>
          <w:w w:val="110"/>
        </w:rPr>
        <w:t>D</w:t>
      </w:r>
      <w:r>
        <w:rPr>
          <w:w w:val="110"/>
        </w:rPr>
        <w:t>ata</w:t>
      </w:r>
      <w:r>
        <w:rPr>
          <w:spacing w:val="-7"/>
          <w:w w:val="110"/>
        </w:rPr>
        <w:t xml:space="preserve"> </w:t>
      </w:r>
      <w:r>
        <w:rPr>
          <w:rFonts w:ascii="Cambria"/>
          <w:b/>
          <w:w w:val="110"/>
        </w:rPr>
        <w:t>W</w:t>
      </w:r>
      <w:r>
        <w:rPr>
          <w:w w:val="110"/>
        </w:rPr>
        <w:t>are</w:t>
      </w:r>
      <w:r>
        <w:rPr>
          <w:rFonts w:ascii="Cambria"/>
          <w:b/>
          <w:w w:val="110"/>
        </w:rPr>
        <w:t>h</w:t>
      </w:r>
      <w:r>
        <w:rPr>
          <w:w w:val="110"/>
        </w:rPr>
        <w:t>ouse</w:t>
      </w:r>
      <w:r>
        <w:rPr>
          <w:spacing w:val="-7"/>
          <w:w w:val="110"/>
        </w:rPr>
        <w:t xml:space="preserve"> </w:t>
      </w:r>
      <w:r>
        <w:rPr>
          <w:w w:val="110"/>
        </w:rPr>
        <w:t xml:space="preserve">of </w:t>
      </w:r>
      <w:r>
        <w:rPr>
          <w:rFonts w:ascii="Cambria"/>
          <w:b/>
          <w:w w:val="110"/>
        </w:rPr>
        <w:t>L</w:t>
      </w:r>
      <w:r>
        <w:rPr>
          <w:w w:val="110"/>
        </w:rPr>
        <w:t>ogistic</w:t>
      </w:r>
      <w:r>
        <w:rPr>
          <w:spacing w:val="-7"/>
          <w:w w:val="110"/>
        </w:rPr>
        <w:t xml:space="preserve"> </w:t>
      </w:r>
      <w:r>
        <w:rPr>
          <w:rFonts w:ascii="Cambria"/>
          <w:b/>
          <w:w w:val="110"/>
        </w:rPr>
        <w:t>S</w:t>
      </w:r>
      <w:r>
        <w:rPr>
          <w:w w:val="110"/>
        </w:rPr>
        <w:t>ervices</w:t>
      </w:r>
      <w:r>
        <w:rPr>
          <w:spacing w:val="-7"/>
          <w:w w:val="110"/>
        </w:rPr>
        <w:t xml:space="preserve"> </w:t>
      </w:r>
      <w:r>
        <w:rPr>
          <w:rFonts w:ascii="Cambria"/>
          <w:b/>
          <w:w w:val="110"/>
        </w:rPr>
        <w:t>Op</w:t>
      </w:r>
      <w:r>
        <w:rPr>
          <w:w w:val="110"/>
        </w:rPr>
        <w:t>eration</w:t>
      </w:r>
      <w:r>
        <w:rPr>
          <w:rFonts w:ascii="Cambria"/>
          <w:b/>
          <w:w w:val="110"/>
        </w:rPr>
        <w:t xml:space="preserve">s </w:t>
      </w:r>
      <w:hyperlink w:anchor="_bookmark146" w:history="1">
        <w:r>
          <w:rPr>
            <w:w w:val="110"/>
          </w:rPr>
          <w:t>(DWH</w:t>
        </w:r>
        <w:r>
          <w:rPr>
            <w:spacing w:val="-7"/>
            <w:w w:val="110"/>
          </w:rPr>
          <w:t xml:space="preserve"> </w:t>
        </w:r>
        <w:r>
          <w:rPr>
            <w:w w:val="110"/>
          </w:rPr>
          <w:t>LS</w:t>
        </w:r>
        <w:r>
          <w:rPr>
            <w:spacing w:val="-7"/>
            <w:w w:val="110"/>
          </w:rPr>
          <w:t xml:space="preserve"> </w:t>
        </w:r>
        <w:r>
          <w:rPr>
            <w:w w:val="110"/>
          </w:rPr>
          <w:t>OP</w:t>
        </w:r>
      </w:hyperlink>
      <w:r>
        <w:rPr>
          <w:w w:val="110"/>
        </w:rPr>
        <w:t>S),</w:t>
      </w:r>
      <w:r>
        <w:rPr>
          <w:spacing w:val="-7"/>
          <w:w w:val="110"/>
        </w:rPr>
        <w:t xml:space="preserve"> </w:t>
      </w:r>
      <w:r>
        <w:rPr>
          <w:w w:val="110"/>
        </w:rPr>
        <w:t>contains</w:t>
      </w:r>
      <w:r>
        <w:rPr>
          <w:spacing w:val="-7"/>
          <w:w w:val="110"/>
        </w:rPr>
        <w:t xml:space="preserve"> </w:t>
      </w:r>
      <w:r>
        <w:rPr>
          <w:w w:val="110"/>
        </w:rPr>
        <w:t>the</w:t>
      </w:r>
      <w:r>
        <w:rPr>
          <w:spacing w:val="-7"/>
          <w:w w:val="110"/>
        </w:rPr>
        <w:t xml:space="preserve"> </w:t>
      </w:r>
      <w:r>
        <w:rPr>
          <w:w w:val="110"/>
        </w:rPr>
        <w:t>main</w:t>
      </w:r>
      <w:r>
        <w:rPr>
          <w:spacing w:val="-7"/>
          <w:w w:val="110"/>
        </w:rPr>
        <w:t xml:space="preserve"> </w:t>
      </w:r>
      <w:r>
        <w:rPr>
          <w:w w:val="110"/>
        </w:rPr>
        <w:t>project</w:t>
      </w:r>
      <w:r>
        <w:rPr>
          <w:spacing w:val="-7"/>
          <w:w w:val="110"/>
        </w:rPr>
        <w:t xml:space="preserve"> </w:t>
      </w:r>
      <w:r>
        <w:rPr>
          <w:w w:val="110"/>
        </w:rPr>
        <w:t>re-source</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author</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w:t>
      </w:r>
      <w:r>
        <w:rPr>
          <w:spacing w:val="-3"/>
          <w:w w:val="110"/>
        </w:rPr>
        <w:t xml:space="preserve"> </w:t>
      </w:r>
      <w:r>
        <w:rPr>
          <w:w w:val="110"/>
        </w:rPr>
        <w:t>is</w:t>
      </w:r>
      <w:r>
        <w:rPr>
          <w:spacing w:val="-3"/>
          <w:w w:val="110"/>
        </w:rPr>
        <w:t xml:space="preserve"> </w:t>
      </w:r>
      <w:r>
        <w:rPr>
          <w:w w:val="110"/>
        </w:rPr>
        <w:t>situated,</w:t>
      </w:r>
      <w:r>
        <w:rPr>
          <w:spacing w:val="-1"/>
          <w:w w:val="110"/>
        </w:rPr>
        <w:t xml:space="preserve"> </w:t>
      </w:r>
      <w:r>
        <w:rPr>
          <w:w w:val="110"/>
        </w:rPr>
        <w:t>namely</w:t>
      </w:r>
      <w:r>
        <w:rPr>
          <w:spacing w:val="-3"/>
          <w:w w:val="110"/>
        </w:rPr>
        <w:t xml:space="preserve"> </w:t>
      </w:r>
      <w:r>
        <w:rPr>
          <w:w w:val="110"/>
        </w:rPr>
        <w:t>Roland</w:t>
      </w:r>
      <w:r>
        <w:rPr>
          <w:spacing w:val="-3"/>
          <w:w w:val="110"/>
        </w:rPr>
        <w:t xml:space="preserve"> </w:t>
      </w:r>
      <w:r>
        <w:rPr>
          <w:w w:val="110"/>
        </w:rPr>
        <w:t>Roccaro,</w:t>
      </w:r>
      <w:r>
        <w:rPr>
          <w:spacing w:val="-1"/>
          <w:w w:val="110"/>
        </w:rPr>
        <w:t xml:space="preserve"> </w:t>
      </w:r>
      <w:r>
        <w:rPr>
          <w:w w:val="110"/>
        </w:rPr>
        <w:t>Business</w:t>
      </w:r>
      <w:r>
        <w:rPr>
          <w:spacing w:val="-3"/>
          <w:w w:val="110"/>
        </w:rPr>
        <w:t xml:space="preserve"> </w:t>
      </w:r>
      <w:r>
        <w:rPr>
          <w:w w:val="110"/>
        </w:rPr>
        <w:t>Analyst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MPP team.</w:t>
      </w:r>
      <w:r>
        <w:rPr>
          <w:spacing w:val="40"/>
          <w:w w:val="110"/>
        </w:rPr>
        <w:t xml:space="preserve"> </w:t>
      </w:r>
      <w:r>
        <w:rPr>
          <w:w w:val="110"/>
        </w:rPr>
        <w:t>The key mission of this team is to deliver accurate reports guiding decision making in the postal services</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6"/>
          <w:w w:val="110"/>
        </w:rPr>
        <w:t xml:space="preserve"> </w:t>
      </w:r>
      <w:r>
        <w:rPr>
          <w:w w:val="110"/>
        </w:rPr>
        <w:t>The</w:t>
      </w:r>
      <w:r>
        <w:rPr>
          <w:spacing w:val="-13"/>
          <w:w w:val="110"/>
        </w:rPr>
        <w:t xml:space="preserve"> </w:t>
      </w:r>
      <w:r>
        <w:rPr>
          <w:w w:val="110"/>
        </w:rPr>
        <w:t>DWH</w:t>
      </w:r>
      <w:r>
        <w:rPr>
          <w:spacing w:val="-13"/>
          <w:w w:val="110"/>
        </w:rPr>
        <w:t xml:space="preserve"> </w:t>
      </w:r>
      <w:r>
        <w:rPr>
          <w:w w:val="110"/>
        </w:rPr>
        <w:t>LS</w:t>
      </w:r>
      <w:r>
        <w:rPr>
          <w:spacing w:val="-13"/>
          <w:w w:val="110"/>
        </w:rPr>
        <w:t xml:space="preserve"> </w:t>
      </w:r>
      <w:r>
        <w:rPr>
          <w:w w:val="110"/>
        </w:rPr>
        <w:t>OPS</w:t>
      </w:r>
      <w:r>
        <w:rPr>
          <w:spacing w:val="-13"/>
          <w:w w:val="110"/>
        </w:rPr>
        <w:t xml:space="preserve"> </w:t>
      </w:r>
      <w:r>
        <w:rPr>
          <w:w w:val="110"/>
        </w:rPr>
        <w:t>team</w:t>
      </w:r>
      <w:r>
        <w:rPr>
          <w:spacing w:val="-13"/>
          <w:w w:val="110"/>
        </w:rPr>
        <w:t xml:space="preserve"> </w:t>
      </w:r>
      <w:r>
        <w:rPr>
          <w:w w:val="110"/>
        </w:rPr>
        <w:t>is</w:t>
      </w:r>
      <w:r>
        <w:rPr>
          <w:spacing w:val="-13"/>
          <w:w w:val="110"/>
        </w:rPr>
        <w:t xml:space="preserve"> </w:t>
      </w:r>
      <w:r>
        <w:rPr>
          <w:w w:val="110"/>
        </w:rPr>
        <w:t>responsible</w:t>
      </w:r>
      <w:r>
        <w:rPr>
          <w:spacing w:val="-13"/>
          <w:w w:val="110"/>
        </w:rPr>
        <w:t xml:space="preserve"> </w:t>
      </w:r>
      <w:r>
        <w:rPr>
          <w:w w:val="110"/>
        </w:rPr>
        <w:t>for</w:t>
      </w:r>
      <w:r>
        <w:rPr>
          <w:spacing w:val="-13"/>
          <w:w w:val="110"/>
        </w:rPr>
        <w:t xml:space="preserve"> </w:t>
      </w:r>
      <w:r>
        <w:rPr>
          <w:w w:val="110"/>
        </w:rPr>
        <w:t>developing</w:t>
      </w:r>
      <w:r>
        <w:rPr>
          <w:spacing w:val="-13"/>
          <w:w w:val="110"/>
        </w:rPr>
        <w:t xml:space="preserve"> </w:t>
      </w:r>
      <w:r>
        <w:rPr>
          <w:w w:val="110"/>
        </w:rPr>
        <w:t>and</w:t>
      </w:r>
      <w:r>
        <w:rPr>
          <w:spacing w:val="-13"/>
          <w:w w:val="110"/>
        </w:rPr>
        <w:t xml:space="preserve"> </w:t>
      </w:r>
      <w:r>
        <w:rPr>
          <w:w w:val="110"/>
        </w:rPr>
        <w:t>operating</w:t>
      </w:r>
      <w:r>
        <w:rPr>
          <w:spacing w:val="-13"/>
          <w:w w:val="110"/>
        </w:rPr>
        <w:t xml:space="preserve"> </w:t>
      </w:r>
      <w:r>
        <w:rPr>
          <w:w w:val="110"/>
        </w:rPr>
        <w:t>the</w:t>
      </w:r>
      <w:r>
        <w:rPr>
          <w:spacing w:val="-13"/>
          <w:w w:val="110"/>
        </w:rPr>
        <w:t xml:space="preserve"> </w:t>
      </w:r>
      <w:r>
        <w:rPr>
          <w:w w:val="110"/>
        </w:rPr>
        <w:t>Swiss</w:t>
      </w:r>
      <w:r>
        <w:rPr>
          <w:spacing w:val="-13"/>
          <w:w w:val="110"/>
        </w:rPr>
        <w:t xml:space="preserve"> </w:t>
      </w:r>
      <w:r>
        <w:rPr>
          <w:w w:val="110"/>
        </w:rPr>
        <w:t>Post data</w:t>
      </w:r>
      <w:r>
        <w:rPr>
          <w:spacing w:val="-9"/>
          <w:w w:val="110"/>
        </w:rPr>
        <w:t xml:space="preserve"> </w:t>
      </w:r>
      <w:r>
        <w:rPr>
          <w:w w:val="110"/>
        </w:rPr>
        <w:t>warehouse</w:t>
      </w:r>
      <w:r>
        <w:rPr>
          <w:spacing w:val="-10"/>
          <w:w w:val="110"/>
        </w:rPr>
        <w:t xml:space="preserve"> </w:t>
      </w:r>
      <w:hyperlink w:anchor="_bookmark145" w:history="1">
        <w:r>
          <w:rPr>
            <w:w w:val="110"/>
          </w:rPr>
          <w:t>DWH</w:t>
        </w:r>
      </w:hyperlink>
      <w:r>
        <w:rPr>
          <w:spacing w:val="-9"/>
          <w:w w:val="110"/>
        </w:rPr>
        <w:t xml:space="preserve"> </w:t>
      </w:r>
      <w:r>
        <w:rPr>
          <w:w w:val="110"/>
        </w:rPr>
        <w:t>for</w:t>
      </w:r>
      <w:r>
        <w:rPr>
          <w:spacing w:val="-9"/>
          <w:w w:val="110"/>
        </w:rPr>
        <w:t xml:space="preserve"> </w:t>
      </w:r>
      <w:hyperlink w:anchor="_bookmark156" w:history="1">
        <w:r>
          <w:rPr>
            <w:w w:val="110"/>
          </w:rPr>
          <w:t>logistics</w:t>
        </w:r>
        <w:r>
          <w:rPr>
            <w:spacing w:val="-9"/>
            <w:w w:val="110"/>
          </w:rPr>
          <w:t xml:space="preserve"> </w:t>
        </w:r>
        <w:r>
          <w:rPr>
            <w:w w:val="110"/>
          </w:rPr>
          <w:t>services,</w:t>
        </w:r>
      </w:hyperlink>
      <w:r>
        <w:rPr>
          <w:spacing w:val="-9"/>
          <w:w w:val="110"/>
        </w:rPr>
        <w:t xml:space="preserve"> </w:t>
      </w:r>
      <w:r>
        <w:rPr>
          <w:w w:val="110"/>
        </w:rPr>
        <w:t>which</w:t>
      </w:r>
      <w:r>
        <w:rPr>
          <w:spacing w:val="-9"/>
          <w:w w:val="110"/>
        </w:rPr>
        <w:t xml:space="preserve"> </w:t>
      </w:r>
      <w:r>
        <w:rPr>
          <w:w w:val="110"/>
        </w:rPr>
        <w:t>is</w:t>
      </w:r>
      <w:r>
        <w:rPr>
          <w:spacing w:val="-10"/>
          <w:w w:val="110"/>
        </w:rPr>
        <w:t xml:space="preserve"> </w:t>
      </w:r>
      <w:r>
        <w:rPr>
          <w:w w:val="110"/>
        </w:rPr>
        <w:t>the</w:t>
      </w:r>
      <w:r>
        <w:rPr>
          <w:spacing w:val="-9"/>
          <w:w w:val="110"/>
        </w:rPr>
        <w:t xml:space="preserve"> </w:t>
      </w:r>
      <w:r>
        <w:rPr>
          <w:w w:val="110"/>
        </w:rPr>
        <w:t>business</w:t>
      </w:r>
      <w:r>
        <w:rPr>
          <w:spacing w:val="-9"/>
          <w:w w:val="110"/>
        </w:rPr>
        <w:t xml:space="preserve"> </w:t>
      </w:r>
      <w:r>
        <w:rPr>
          <w:w w:val="110"/>
        </w:rPr>
        <w:t>unit</w:t>
      </w:r>
      <w:r>
        <w:rPr>
          <w:spacing w:val="-9"/>
          <w:w w:val="110"/>
        </w:rPr>
        <w:t xml:space="preserve"> </w:t>
      </w:r>
      <w:r>
        <w:rPr>
          <w:w w:val="110"/>
        </w:rPr>
        <w:t>that</w:t>
      </w:r>
      <w:r>
        <w:rPr>
          <w:spacing w:val="-10"/>
          <w:w w:val="110"/>
        </w:rPr>
        <w:t xml:space="preserve"> </w:t>
      </w:r>
      <w:r>
        <w:rPr>
          <w:w w:val="110"/>
        </w:rPr>
        <w:t>handles</w:t>
      </w:r>
      <w:r>
        <w:rPr>
          <w:spacing w:val="-9"/>
          <w:w w:val="110"/>
        </w:rPr>
        <w:t xml:space="preserve"> </w:t>
      </w:r>
      <w:r>
        <w:rPr>
          <w:w w:val="110"/>
        </w:rPr>
        <w:t>all</w:t>
      </w:r>
      <w:r>
        <w:rPr>
          <w:spacing w:val="-9"/>
          <w:w w:val="110"/>
        </w:rPr>
        <w:t xml:space="preserve"> </w:t>
      </w:r>
      <w:r>
        <w:rPr>
          <w:w w:val="110"/>
        </w:rPr>
        <w:t>postal</w:t>
      </w:r>
      <w:r>
        <w:rPr>
          <w:spacing w:val="-9"/>
          <w:w w:val="110"/>
        </w:rPr>
        <w:t xml:space="preserve"> </w:t>
      </w:r>
      <w:r>
        <w:rPr>
          <w:w w:val="110"/>
        </w:rPr>
        <w:t xml:space="preserve">services. The DWH is used for </w:t>
      </w:r>
      <w:hyperlink w:anchor="_bookmark130" w:history="1">
        <w:r>
          <w:rPr>
            <w:w w:val="110"/>
          </w:rPr>
          <w:t>analytical reporting,</w:t>
        </w:r>
      </w:hyperlink>
      <w:r>
        <w:rPr>
          <w:w w:val="110"/>
        </w:rPr>
        <w:t xml:space="preserve"> which includes reports not used in direct daily operations but used for</w:t>
      </w:r>
      <w:r>
        <w:rPr>
          <w:spacing w:val="-16"/>
          <w:w w:val="110"/>
        </w:rPr>
        <w:t xml:space="preserve"> </w:t>
      </w:r>
      <w:r>
        <w:rPr>
          <w:w w:val="110"/>
        </w:rPr>
        <w:t>various</w:t>
      </w:r>
      <w:r>
        <w:rPr>
          <w:spacing w:val="-15"/>
          <w:w w:val="110"/>
        </w:rPr>
        <w:t xml:space="preserve"> </w:t>
      </w:r>
      <w:r>
        <w:rPr>
          <w:w w:val="110"/>
        </w:rPr>
        <w:t>forms</w:t>
      </w:r>
      <w:r>
        <w:rPr>
          <w:spacing w:val="-15"/>
          <w:w w:val="110"/>
        </w:rPr>
        <w:t xml:space="preserve"> </w:t>
      </w:r>
      <w:r>
        <w:rPr>
          <w:w w:val="110"/>
        </w:rPr>
        <w:t>of</w:t>
      </w:r>
      <w:r>
        <w:rPr>
          <w:spacing w:val="-15"/>
          <w:w w:val="110"/>
        </w:rPr>
        <w:t xml:space="preserve"> </w:t>
      </w:r>
      <w:r>
        <w:rPr>
          <w:w w:val="110"/>
        </w:rPr>
        <w:t>reporting,</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productivity</w:t>
      </w:r>
      <w:r>
        <w:rPr>
          <w:spacing w:val="-15"/>
          <w:w w:val="110"/>
        </w:rPr>
        <w:t xml:space="preserve"> </w:t>
      </w:r>
      <w:r>
        <w:rPr>
          <w:w w:val="110"/>
        </w:rPr>
        <w:t>analyses</w:t>
      </w:r>
      <w:r>
        <w:rPr>
          <w:spacing w:val="-16"/>
          <w:w w:val="110"/>
        </w:rPr>
        <w:t xml:space="preserve"> </w:t>
      </w:r>
      <w:r>
        <w:rPr>
          <w:w w:val="110"/>
        </w:rPr>
        <w:t>based</w:t>
      </w:r>
      <w:r>
        <w:rPr>
          <w:spacing w:val="-15"/>
          <w:w w:val="110"/>
        </w:rPr>
        <w:t xml:space="preserve"> </w:t>
      </w:r>
      <w:r>
        <w:rPr>
          <w:w w:val="110"/>
        </w:rPr>
        <w:t>on</w:t>
      </w:r>
      <w:r>
        <w:rPr>
          <w:spacing w:val="-15"/>
          <w:w w:val="110"/>
        </w:rPr>
        <w:t xml:space="preserve"> </w:t>
      </w:r>
      <w:r>
        <w:rPr>
          <w:w w:val="110"/>
        </w:rPr>
        <w:t>volumes</w:t>
      </w:r>
      <w:r>
        <w:rPr>
          <w:spacing w:val="-15"/>
          <w:w w:val="110"/>
        </w:rPr>
        <w:t xml:space="preserve"> </w:t>
      </w:r>
      <w:r>
        <w:rPr>
          <w:w w:val="110"/>
        </w:rPr>
        <w:t>and</w:t>
      </w:r>
      <w:r>
        <w:rPr>
          <w:spacing w:val="-15"/>
          <w:w w:val="110"/>
        </w:rPr>
        <w:t xml:space="preserve"> </w:t>
      </w:r>
      <w:r>
        <w:rPr>
          <w:w w:val="110"/>
        </w:rPr>
        <w:t>working</w:t>
      </w:r>
      <w:r>
        <w:rPr>
          <w:spacing w:val="-15"/>
          <w:w w:val="110"/>
        </w:rPr>
        <w:t xml:space="preserve"> </w:t>
      </w:r>
      <w:r>
        <w:rPr>
          <w:w w:val="110"/>
        </w:rPr>
        <w:t>time,</w:t>
      </w:r>
      <w:r>
        <w:rPr>
          <w:spacing w:val="-15"/>
          <w:w w:val="110"/>
        </w:rPr>
        <w:t xml:space="preserve"> </w:t>
      </w:r>
      <w:r>
        <w:rPr>
          <w:w w:val="110"/>
        </w:rPr>
        <w:t>informed long-term decision-making, as well as daily handovers and near-term planning.</w:t>
      </w:r>
    </w:p>
    <w:p w14:paraId="077BAEDD" w14:textId="77777777" w:rsidR="00C220EB" w:rsidRDefault="00C220EB">
      <w:pPr>
        <w:pStyle w:val="BodyText"/>
        <w:spacing w:line="256" w:lineRule="auto"/>
        <w:jc w:val="both"/>
        <w:sectPr w:rsidR="00C220EB">
          <w:headerReference w:type="default" r:id="rId47"/>
          <w:footerReference w:type="even" r:id="rId48"/>
          <w:footerReference w:type="default" r:id="rId49"/>
          <w:pgSz w:w="11910" w:h="16840"/>
          <w:pgMar w:top="1920" w:right="0" w:bottom="1720" w:left="708" w:header="0" w:footer="1540" w:gutter="0"/>
          <w:pgNumType w:start="11"/>
          <w:cols w:space="720"/>
        </w:sectPr>
      </w:pPr>
    </w:p>
    <w:p w14:paraId="077BAEDE" w14:textId="77777777" w:rsidR="00C220EB" w:rsidRDefault="00C220EB">
      <w:pPr>
        <w:pStyle w:val="BodyText"/>
        <w:spacing w:before="168"/>
        <w:rPr>
          <w:sz w:val="20"/>
        </w:rPr>
      </w:pPr>
    </w:p>
    <w:p w14:paraId="077BAEDF" w14:textId="77777777" w:rsidR="00C220EB" w:rsidRDefault="00000000">
      <w:pPr>
        <w:ind w:left="1137"/>
        <w:rPr>
          <w:sz w:val="20"/>
        </w:rPr>
      </w:pPr>
      <w:r>
        <w:rPr>
          <w:noProof/>
          <w:sz w:val="20"/>
        </w:rPr>
        <w:drawing>
          <wp:inline distT="0" distB="0" distL="0" distR="0" wp14:anchorId="077BB810" wp14:editId="077BB811">
            <wp:extent cx="5180942" cy="227990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5180942" cy="2279904"/>
                    </a:xfrm>
                    <a:prstGeom prst="rect">
                      <a:avLst/>
                    </a:prstGeom>
                  </pic:spPr>
                </pic:pic>
              </a:graphicData>
            </a:graphic>
          </wp:inline>
        </w:drawing>
      </w:r>
    </w:p>
    <w:p w14:paraId="077BAEE0" w14:textId="77777777" w:rsidR="00C220EB" w:rsidRDefault="00C220EB">
      <w:pPr>
        <w:pStyle w:val="BodyText"/>
        <w:spacing w:before="44"/>
        <w:rPr>
          <w:sz w:val="18"/>
        </w:rPr>
      </w:pPr>
    </w:p>
    <w:p w14:paraId="077BAEE1" w14:textId="77777777" w:rsidR="00C220EB" w:rsidRDefault="00000000">
      <w:pPr>
        <w:ind w:left="142"/>
        <w:jc w:val="both"/>
        <w:rPr>
          <w:rFonts w:ascii="Arial"/>
          <w:sz w:val="18"/>
        </w:rPr>
      </w:pPr>
      <w:bookmarkStart w:id="33" w:name="_bookmark24"/>
      <w:bookmarkEnd w:id="33"/>
      <w:r>
        <w:rPr>
          <w:rFonts w:ascii="Arial"/>
          <w:b/>
          <w:color w:val="697D90"/>
          <w:sz w:val="18"/>
        </w:rPr>
        <w:t>Figure</w:t>
      </w:r>
      <w:r>
        <w:rPr>
          <w:rFonts w:ascii="Arial"/>
          <w:b/>
          <w:color w:val="697D90"/>
          <w:spacing w:val="-8"/>
          <w:sz w:val="18"/>
        </w:rPr>
        <w:t xml:space="preserve"> </w:t>
      </w:r>
      <w:r>
        <w:rPr>
          <w:rFonts w:ascii="Arial"/>
          <w:b/>
          <w:color w:val="697D90"/>
          <w:sz w:val="18"/>
        </w:rPr>
        <w:t>2.1.:</w:t>
      </w:r>
      <w:r>
        <w:rPr>
          <w:rFonts w:ascii="Arial"/>
          <w:b/>
          <w:color w:val="697D90"/>
          <w:spacing w:val="-7"/>
          <w:sz w:val="18"/>
        </w:rPr>
        <w:t xml:space="preserve"> </w:t>
      </w:r>
      <w:r>
        <w:rPr>
          <w:rFonts w:ascii="Arial"/>
          <w:color w:val="697D90"/>
          <w:sz w:val="18"/>
        </w:rPr>
        <w:t>Picture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DWH</w:t>
      </w:r>
      <w:r>
        <w:rPr>
          <w:rFonts w:ascii="Arial"/>
          <w:color w:val="697D90"/>
          <w:spacing w:val="-9"/>
          <w:sz w:val="18"/>
        </w:rPr>
        <w:t xml:space="preserve"> </w:t>
      </w:r>
      <w:r>
        <w:rPr>
          <w:rFonts w:ascii="Arial"/>
          <w:color w:val="697D90"/>
          <w:sz w:val="18"/>
        </w:rPr>
        <w:t>LS</w:t>
      </w:r>
      <w:r>
        <w:rPr>
          <w:rFonts w:ascii="Arial"/>
          <w:color w:val="697D90"/>
          <w:spacing w:val="-9"/>
          <w:sz w:val="18"/>
        </w:rPr>
        <w:t xml:space="preserve"> </w:t>
      </w:r>
      <w:r>
        <w:rPr>
          <w:rFonts w:ascii="Arial"/>
          <w:color w:val="697D90"/>
          <w:sz w:val="18"/>
        </w:rPr>
        <w:t>OPS</w:t>
      </w:r>
      <w:r>
        <w:rPr>
          <w:rFonts w:ascii="Arial"/>
          <w:color w:val="697D90"/>
          <w:spacing w:val="-9"/>
          <w:sz w:val="18"/>
        </w:rPr>
        <w:t xml:space="preserve"> </w:t>
      </w:r>
      <w:r>
        <w:rPr>
          <w:rFonts w:ascii="Arial"/>
          <w:color w:val="697D90"/>
          <w:spacing w:val="-4"/>
          <w:sz w:val="18"/>
        </w:rPr>
        <w:t>team</w:t>
      </w:r>
    </w:p>
    <w:p w14:paraId="077BAEE2" w14:textId="77777777" w:rsidR="00C220EB" w:rsidRDefault="00C220EB">
      <w:pPr>
        <w:pStyle w:val="BodyText"/>
        <w:rPr>
          <w:rFonts w:ascii="Arial"/>
          <w:sz w:val="18"/>
        </w:rPr>
      </w:pPr>
    </w:p>
    <w:p w14:paraId="077BAEE3" w14:textId="77777777" w:rsidR="00C220EB" w:rsidRDefault="00C220EB">
      <w:pPr>
        <w:pStyle w:val="BodyText"/>
        <w:spacing w:before="29"/>
        <w:rPr>
          <w:rFonts w:ascii="Arial"/>
          <w:sz w:val="18"/>
        </w:rPr>
      </w:pPr>
    </w:p>
    <w:p w14:paraId="077BAEE4" w14:textId="77777777" w:rsidR="00C220EB" w:rsidRDefault="00000000">
      <w:pPr>
        <w:pStyle w:val="BodyText"/>
        <w:spacing w:line="256" w:lineRule="auto"/>
        <w:ind w:left="142" w:right="848"/>
        <w:jc w:val="both"/>
      </w:pPr>
      <w:r>
        <w:rPr>
          <w:spacing w:val="-2"/>
          <w:w w:val="110"/>
        </w:rPr>
        <w:t>Within</w:t>
      </w:r>
      <w:r>
        <w:rPr>
          <w:spacing w:val="-8"/>
          <w:w w:val="110"/>
        </w:rPr>
        <w:t xml:space="preserve"> </w:t>
      </w:r>
      <w:r>
        <w:rPr>
          <w:spacing w:val="-2"/>
          <w:w w:val="110"/>
        </w:rPr>
        <w:t>the</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this</w:t>
      </w:r>
      <w:r>
        <w:rPr>
          <w:spacing w:val="-8"/>
          <w:w w:val="110"/>
        </w:rPr>
        <w:t xml:space="preserve"> </w:t>
      </w:r>
      <w:r>
        <w:rPr>
          <w:spacing w:val="-2"/>
          <w:w w:val="110"/>
        </w:rPr>
        <w:t>team</w:t>
      </w:r>
      <w:r>
        <w:rPr>
          <w:spacing w:val="-8"/>
          <w:w w:val="110"/>
        </w:rPr>
        <w:t xml:space="preserve"> </w:t>
      </w:r>
      <w:r>
        <w:rPr>
          <w:spacing w:val="-2"/>
          <w:w w:val="110"/>
        </w:rPr>
        <w:t>is</w:t>
      </w:r>
      <w:r>
        <w:rPr>
          <w:spacing w:val="-8"/>
          <w:w w:val="110"/>
        </w:rPr>
        <w:t xml:space="preserve"> </w:t>
      </w:r>
      <w:r>
        <w:rPr>
          <w:spacing w:val="-2"/>
          <w:w w:val="110"/>
        </w:rPr>
        <w:t>also</w:t>
      </w:r>
      <w:r>
        <w:rPr>
          <w:spacing w:val="-8"/>
          <w:w w:val="110"/>
        </w:rPr>
        <w:t xml:space="preserve"> </w:t>
      </w:r>
      <w:r>
        <w:rPr>
          <w:spacing w:val="-2"/>
          <w:w w:val="110"/>
        </w:rPr>
        <w:t>referred</w:t>
      </w:r>
      <w:r>
        <w:rPr>
          <w:spacing w:val="-8"/>
          <w:w w:val="110"/>
        </w:rPr>
        <w:t xml:space="preserve"> </w:t>
      </w:r>
      <w:r>
        <w:rPr>
          <w:spacing w:val="-2"/>
          <w:w w:val="110"/>
        </w:rPr>
        <w:t>as</w:t>
      </w:r>
      <w:r>
        <w:rPr>
          <w:spacing w:val="-8"/>
          <w:w w:val="110"/>
        </w:rPr>
        <w:t xml:space="preserve"> </w:t>
      </w:r>
      <w:r>
        <w:rPr>
          <w:spacing w:val="-2"/>
          <w:w w:val="110"/>
        </w:rPr>
        <w:t>a</w:t>
      </w:r>
      <w:r>
        <w:rPr>
          <w:spacing w:val="-8"/>
          <w:w w:val="110"/>
        </w:rPr>
        <w:t xml:space="preserve"> </w:t>
      </w:r>
      <w:r>
        <w:rPr>
          <w:rFonts w:ascii="Cambria"/>
          <w:b/>
          <w:spacing w:val="-2"/>
          <w:w w:val="110"/>
        </w:rPr>
        <w:t>Busi</w:t>
      </w:r>
      <w:r>
        <w:rPr>
          <w:spacing w:val="-2"/>
          <w:w w:val="110"/>
        </w:rPr>
        <w:t>ness</w:t>
      </w:r>
      <w:r>
        <w:rPr>
          <w:spacing w:val="-8"/>
          <w:w w:val="110"/>
        </w:rPr>
        <w:t xml:space="preserve"> </w:t>
      </w:r>
      <w:r>
        <w:rPr>
          <w:rFonts w:ascii="Cambria"/>
          <w:b/>
          <w:spacing w:val="-2"/>
          <w:w w:val="110"/>
        </w:rPr>
        <w:t>Dev</w:t>
      </w:r>
      <w:r>
        <w:rPr>
          <w:spacing w:val="-2"/>
          <w:w w:val="110"/>
        </w:rPr>
        <w:t>elopment</w:t>
      </w:r>
      <w:r>
        <w:rPr>
          <w:spacing w:val="-8"/>
          <w:w w:val="110"/>
        </w:rPr>
        <w:t xml:space="preserve"> </w:t>
      </w:r>
      <w:r>
        <w:rPr>
          <w:rFonts w:ascii="Cambria"/>
          <w:b/>
          <w:spacing w:val="-2"/>
          <w:w w:val="110"/>
        </w:rPr>
        <w:t>Op</w:t>
      </w:r>
      <w:r>
        <w:rPr>
          <w:spacing w:val="-2"/>
          <w:w w:val="110"/>
        </w:rPr>
        <w:t>eration</w:t>
      </w:r>
      <w:r>
        <w:rPr>
          <w:rFonts w:ascii="Cambria"/>
          <w:b/>
          <w:spacing w:val="-2"/>
          <w:w w:val="110"/>
        </w:rPr>
        <w:t xml:space="preserve">s </w:t>
      </w:r>
      <w:hyperlink w:anchor="_bookmark135" w:history="1">
        <w:r>
          <w:rPr>
            <w:spacing w:val="-2"/>
            <w:w w:val="110"/>
          </w:rPr>
          <w:t>(BizDe</w:t>
        </w:r>
        <w:bookmarkStart w:id="34" w:name="_bookmark25"/>
        <w:bookmarkEnd w:id="34"/>
        <w:r>
          <w:rPr>
            <w:spacing w:val="-2"/>
            <w:w w:val="110"/>
          </w:rPr>
          <w:t>vOps)</w:t>
        </w:r>
      </w:hyperlink>
      <w:r>
        <w:rPr>
          <w:spacing w:val="-8"/>
          <w:w w:val="110"/>
        </w:rPr>
        <w:t xml:space="preserve"> </w:t>
      </w:r>
      <w:r>
        <w:rPr>
          <w:spacing w:val="-2"/>
          <w:w w:val="110"/>
        </w:rPr>
        <w:t xml:space="preserve">team, </w:t>
      </w:r>
      <w:r>
        <w:rPr>
          <w:w w:val="110"/>
        </w:rPr>
        <w:t xml:space="preserve">because it contains all required personnel, to create, deploy and maintain reporting solutions. This starts with </w:t>
      </w:r>
      <w:hyperlink w:anchor="_bookmark136" w:history="1">
        <w:r>
          <w:rPr>
            <w:w w:val="110"/>
          </w:rPr>
          <w:t>business analy</w:t>
        </w:r>
      </w:hyperlink>
      <w:r>
        <w:rPr>
          <w:w w:val="110"/>
        </w:rPr>
        <w:t>sts to evaluate existing reports and their usage, and to document and specify them for further updates or re-engineering.</w:t>
      </w:r>
      <w:r>
        <w:rPr>
          <w:spacing w:val="38"/>
          <w:w w:val="110"/>
        </w:rPr>
        <w:t xml:space="preserve"> </w:t>
      </w:r>
      <w:r>
        <w:rPr>
          <w:w w:val="110"/>
        </w:rPr>
        <w:t>This continues through the implementation, which is carried out first by data engineers and then by business intelligence (BI) engineers.</w:t>
      </w:r>
      <w:r>
        <w:rPr>
          <w:spacing w:val="32"/>
          <w:w w:val="110"/>
        </w:rPr>
        <w:t xml:space="preserve"> </w:t>
      </w:r>
      <w:r>
        <w:rPr>
          <w:w w:val="110"/>
        </w:rPr>
        <w:t>Finally, the business side is involved in testing these reports and also serves as the main source when it comes to questions of how or what to implement. Due</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size</w:t>
      </w:r>
      <w:r>
        <w:rPr>
          <w:spacing w:val="-6"/>
          <w:w w:val="110"/>
        </w:rPr>
        <w:t xml:space="preserve"> </w:t>
      </w:r>
      <w:r>
        <w:rPr>
          <w:w w:val="110"/>
        </w:rPr>
        <w:t>of</w:t>
      </w:r>
      <w:r>
        <w:rPr>
          <w:spacing w:val="-6"/>
          <w:w w:val="110"/>
        </w:rPr>
        <w:t xml:space="preserve"> </w:t>
      </w:r>
      <w:r>
        <w:rPr>
          <w:w w:val="110"/>
        </w:rPr>
        <w:t>this</w:t>
      </w:r>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different</w:t>
      </w:r>
      <w:r>
        <w:rPr>
          <w:spacing w:val="-6"/>
          <w:w w:val="110"/>
        </w:rPr>
        <w:t xml:space="preserve"> </w:t>
      </w:r>
      <w:r>
        <w:rPr>
          <w:w w:val="110"/>
        </w:rPr>
        <w:t>responsibilities,</w:t>
      </w:r>
      <w:r>
        <w:rPr>
          <w:spacing w:val="-5"/>
          <w:w w:val="110"/>
        </w:rPr>
        <w:t xml:space="preserve"> </w:t>
      </w:r>
      <w:r>
        <w:rPr>
          <w:w w:val="110"/>
        </w:rPr>
        <w:t>the</w:t>
      </w:r>
      <w:r>
        <w:rPr>
          <w:spacing w:val="-6"/>
          <w:w w:val="110"/>
        </w:rPr>
        <w:t xml:space="preserve"> </w:t>
      </w:r>
      <w:r>
        <w:rPr>
          <w:w w:val="110"/>
        </w:rPr>
        <w:t>DWH</w:t>
      </w:r>
      <w:r>
        <w:rPr>
          <w:spacing w:val="-6"/>
          <w:w w:val="110"/>
        </w:rPr>
        <w:t xml:space="preserve"> </w:t>
      </w:r>
      <w:r>
        <w:rPr>
          <w:w w:val="110"/>
        </w:rPr>
        <w:t>LS</w:t>
      </w:r>
      <w:r>
        <w:rPr>
          <w:spacing w:val="-6"/>
          <w:w w:val="110"/>
        </w:rPr>
        <w:t xml:space="preserve"> </w:t>
      </w:r>
      <w:r>
        <w:rPr>
          <w:w w:val="110"/>
        </w:rPr>
        <w:t>OPS</w:t>
      </w:r>
      <w:r>
        <w:rPr>
          <w:spacing w:val="-6"/>
          <w:w w:val="110"/>
        </w:rPr>
        <w:t xml:space="preserve"> </w:t>
      </w:r>
      <w:r>
        <w:rPr>
          <w:w w:val="110"/>
        </w:rPr>
        <w:t>team</w:t>
      </w:r>
      <w:r>
        <w:rPr>
          <w:spacing w:val="-6"/>
          <w:w w:val="110"/>
        </w:rPr>
        <w:t xml:space="preserve"> </w:t>
      </w:r>
      <w:r>
        <w:rPr>
          <w:w w:val="110"/>
        </w:rPr>
        <w:t>consists of three separate sub-teams.</w:t>
      </w:r>
      <w:r>
        <w:rPr>
          <w:spacing w:val="40"/>
          <w:w w:val="110"/>
        </w:rPr>
        <w:t xml:space="preserve"> </w:t>
      </w:r>
      <w:r>
        <w:rPr>
          <w:w w:val="110"/>
        </w:rPr>
        <w:t>These teams are ordered along the process of postal services as introduced</w:t>
      </w:r>
      <w:r>
        <w:rPr>
          <w:spacing w:val="40"/>
          <w:w w:val="110"/>
        </w:rPr>
        <w:t xml:space="preserve"> </w:t>
      </w:r>
      <w:r>
        <w:rPr>
          <w:w w:val="110"/>
        </w:rPr>
        <w:t>in</w:t>
      </w:r>
      <w:r>
        <w:rPr>
          <w:spacing w:val="-8"/>
          <w:w w:val="110"/>
        </w:rPr>
        <w:t xml:space="preserve"> </w:t>
      </w:r>
      <w:r>
        <w:rPr>
          <w:w w:val="110"/>
        </w:rPr>
        <w:t>the</w:t>
      </w:r>
      <w:r>
        <w:rPr>
          <w:spacing w:val="-9"/>
          <w:w w:val="110"/>
        </w:rPr>
        <w:t xml:space="preserve"> </w:t>
      </w:r>
      <w:r>
        <w:rPr>
          <w:w w:val="110"/>
        </w:rPr>
        <w:t>full</w:t>
      </w:r>
      <w:r>
        <w:rPr>
          <w:spacing w:val="-8"/>
          <w:w w:val="110"/>
        </w:rPr>
        <w:t xml:space="preserve"> </w:t>
      </w:r>
      <w:r>
        <w:rPr>
          <w:w w:val="110"/>
        </w:rPr>
        <w:t>mail</w:t>
      </w:r>
      <w:r>
        <w:rPr>
          <w:spacing w:val="-8"/>
          <w:w w:val="110"/>
        </w:rPr>
        <w:t xml:space="preserve"> </w:t>
      </w:r>
      <w:r>
        <w:rPr>
          <w:w w:val="110"/>
        </w:rPr>
        <w:t>piece</w:t>
      </w:r>
      <w:r>
        <w:rPr>
          <w:spacing w:val="-9"/>
          <w:w w:val="110"/>
        </w:rPr>
        <w:t xml:space="preserve"> </w:t>
      </w:r>
      <w:r>
        <w:rPr>
          <w:w w:val="110"/>
        </w:rPr>
        <w:t>lifecycle</w:t>
      </w:r>
      <w:r>
        <w:rPr>
          <w:spacing w:val="-8"/>
          <w:w w:val="110"/>
        </w:rPr>
        <w:t xml:space="preserve"> </w:t>
      </w:r>
      <w:r>
        <w:rPr>
          <w:w w:val="110"/>
        </w:rPr>
        <w:t>being: Receiving,</w:t>
      </w:r>
      <w:r>
        <w:rPr>
          <w:spacing w:val="-8"/>
          <w:w w:val="110"/>
        </w:rPr>
        <w:t xml:space="preserve"> </w:t>
      </w:r>
      <w:r>
        <w:rPr>
          <w:w w:val="110"/>
        </w:rPr>
        <w:t>Sorting,</w:t>
      </w:r>
      <w:r>
        <w:rPr>
          <w:spacing w:val="-8"/>
          <w:w w:val="110"/>
        </w:rPr>
        <w:t xml:space="preserve"> </w:t>
      </w:r>
      <w:r>
        <w:rPr>
          <w:w w:val="110"/>
        </w:rPr>
        <w:t>Transport,</w:t>
      </w:r>
      <w:r>
        <w:rPr>
          <w:spacing w:val="-8"/>
          <w:w w:val="110"/>
        </w:rPr>
        <w:t xml:space="preserve"> </w:t>
      </w:r>
      <w:r>
        <w:rPr>
          <w:w w:val="110"/>
        </w:rPr>
        <w:t>Customs</w:t>
      </w:r>
      <w:r>
        <w:rPr>
          <w:spacing w:val="-9"/>
          <w:w w:val="110"/>
        </w:rPr>
        <w:t xml:space="preserve"> </w:t>
      </w:r>
      <w:r>
        <w:rPr>
          <w:w w:val="110"/>
        </w:rPr>
        <w:t>clearance</w:t>
      </w:r>
      <w:r>
        <w:rPr>
          <w:spacing w:val="-8"/>
          <w:w w:val="110"/>
        </w:rPr>
        <w:t xml:space="preserve"> </w:t>
      </w:r>
      <w:r>
        <w:rPr>
          <w:w w:val="110"/>
        </w:rPr>
        <w:t>(German</w:t>
      </w:r>
      <w:r>
        <w:rPr>
          <w:spacing w:val="-8"/>
          <w:w w:val="110"/>
        </w:rPr>
        <w:t xml:space="preserve"> </w:t>
      </w:r>
      <w:r>
        <w:rPr>
          <w:w w:val="110"/>
        </w:rPr>
        <w:t>acronym is</w:t>
      </w:r>
      <w:r>
        <w:rPr>
          <w:spacing w:val="-16"/>
          <w:w w:val="110"/>
        </w:rPr>
        <w:t xml:space="preserve"> </w:t>
      </w:r>
      <w:hyperlink w:anchor="_bookmark131" w:history="1">
        <w:r>
          <w:rPr>
            <w:w w:val="110"/>
          </w:rPr>
          <w:t>ASTV)</w:t>
        </w:r>
      </w:hyperlink>
      <w:r>
        <w:rPr>
          <w:w w:val="110"/>
        </w:rPr>
        <w:t>,</w:t>
      </w:r>
      <w:r>
        <w:rPr>
          <w:spacing w:val="-15"/>
          <w:w w:val="110"/>
        </w:rPr>
        <w:t xml:space="preserve"> </w:t>
      </w:r>
      <w:r>
        <w:rPr>
          <w:rFonts w:ascii="Cambria"/>
          <w:b/>
          <w:w w:val="110"/>
        </w:rPr>
        <w:t>D</w:t>
      </w:r>
      <w:r>
        <w:rPr>
          <w:w w:val="110"/>
        </w:rPr>
        <w:t>elivery</w:t>
      </w:r>
      <w:r>
        <w:rPr>
          <w:spacing w:val="-15"/>
          <w:w w:val="110"/>
        </w:rPr>
        <w:t xml:space="preserve"> </w:t>
      </w:r>
      <w:r>
        <w:rPr>
          <w:rFonts w:ascii="Cambria"/>
          <w:b/>
          <w:w w:val="110"/>
        </w:rPr>
        <w:t>&amp;</w:t>
      </w:r>
      <w:r>
        <w:rPr>
          <w:rFonts w:ascii="Cambria"/>
          <w:b/>
          <w:spacing w:val="-13"/>
          <w:w w:val="110"/>
        </w:rPr>
        <w:t xml:space="preserve"> </w:t>
      </w:r>
      <w:r>
        <w:rPr>
          <w:rFonts w:ascii="Cambria"/>
          <w:b/>
          <w:w w:val="110"/>
        </w:rPr>
        <w:t>F</w:t>
      </w:r>
      <w:r>
        <w:rPr>
          <w:w w:val="110"/>
        </w:rPr>
        <w:t>inance</w:t>
      </w:r>
      <w:r>
        <w:rPr>
          <w:spacing w:val="-15"/>
          <w:w w:val="110"/>
        </w:rPr>
        <w:t xml:space="preserve"> </w:t>
      </w:r>
      <w:hyperlink w:anchor="_bookmark139" w:history="1">
        <w:r>
          <w:rPr>
            <w:w w:val="110"/>
          </w:rPr>
          <w:t>(D</w:t>
        </w:r>
        <w:r>
          <w:rPr>
            <w:spacing w:val="-15"/>
            <w:w w:val="110"/>
          </w:rPr>
          <w:t xml:space="preserve"> </w:t>
        </w:r>
        <w:r>
          <w:rPr>
            <w:w w:val="110"/>
          </w:rPr>
          <w:t>&amp;</w:t>
        </w:r>
      </w:hyperlink>
      <w:r>
        <w:rPr>
          <w:spacing w:val="-16"/>
          <w:w w:val="110"/>
        </w:rPr>
        <w:t xml:space="preserve"> </w:t>
      </w:r>
      <w:r>
        <w:rPr>
          <w:w w:val="110"/>
        </w:rPr>
        <w:t>F),</w:t>
      </w:r>
      <w:r>
        <w:rPr>
          <w:spacing w:val="-15"/>
          <w:w w:val="110"/>
        </w:rPr>
        <w:t xml:space="preserve"> </w:t>
      </w:r>
      <w:r>
        <w:rPr>
          <w:w w:val="110"/>
        </w:rPr>
        <w:t>and</w:t>
      </w:r>
      <w:r>
        <w:rPr>
          <w:spacing w:val="-15"/>
          <w:w w:val="110"/>
        </w:rPr>
        <w:t xml:space="preserve"> </w:t>
      </w:r>
      <w:r>
        <w:rPr>
          <w:w w:val="110"/>
        </w:rPr>
        <w:t>finally</w:t>
      </w:r>
      <w:r>
        <w:rPr>
          <w:spacing w:val="-15"/>
          <w:w w:val="110"/>
        </w:rPr>
        <w:t xml:space="preserve"> </w:t>
      </w:r>
      <w:r>
        <w:rPr>
          <w:w w:val="110"/>
        </w:rPr>
        <w:t>the</w:t>
      </w:r>
      <w:r>
        <w:rPr>
          <w:spacing w:val="-15"/>
          <w:w w:val="110"/>
        </w:rPr>
        <w:t xml:space="preserve"> </w:t>
      </w:r>
      <w:r>
        <w:rPr>
          <w:w w:val="110"/>
        </w:rPr>
        <w:t>planning</w:t>
      </w:r>
      <w:r>
        <w:rPr>
          <w:spacing w:val="-15"/>
          <w:w w:val="110"/>
        </w:rPr>
        <w:t xml:space="preserve"> </w:t>
      </w:r>
      <w:r>
        <w:rPr>
          <w:w w:val="110"/>
        </w:rPr>
        <w:t>focused</w:t>
      </w:r>
      <w:r>
        <w:rPr>
          <w:spacing w:val="-15"/>
          <w:w w:val="110"/>
        </w:rPr>
        <w:t xml:space="preserve"> </w:t>
      </w:r>
      <w:r>
        <w:rPr>
          <w:w w:val="110"/>
        </w:rPr>
        <w:t>Parcel</w:t>
      </w:r>
      <w:r>
        <w:rPr>
          <w:spacing w:val="-15"/>
          <w:w w:val="110"/>
        </w:rPr>
        <w:t xml:space="preserve"> </w:t>
      </w:r>
      <w:r>
        <w:rPr>
          <w:w w:val="110"/>
        </w:rPr>
        <w:t>Volume</w:t>
      </w:r>
      <w:r>
        <w:rPr>
          <w:spacing w:val="-16"/>
          <w:w w:val="110"/>
        </w:rPr>
        <w:t xml:space="preserve"> </w:t>
      </w:r>
      <w:r>
        <w:rPr>
          <w:w w:val="110"/>
        </w:rPr>
        <w:t>Planning</w:t>
      </w:r>
      <w:r>
        <w:rPr>
          <w:spacing w:val="-15"/>
          <w:w w:val="110"/>
        </w:rPr>
        <w:t xml:space="preserve"> </w:t>
      </w:r>
      <w:r>
        <w:rPr>
          <w:w w:val="110"/>
        </w:rPr>
        <w:t>and</w:t>
      </w:r>
      <w:r>
        <w:rPr>
          <w:spacing w:val="-15"/>
          <w:w w:val="110"/>
        </w:rPr>
        <w:t xml:space="preserve"> </w:t>
      </w:r>
      <w:r>
        <w:rPr>
          <w:w w:val="110"/>
        </w:rPr>
        <w:t xml:space="preserve">Fore-casting (german acronym is </w:t>
      </w:r>
      <w:hyperlink w:anchor="_bookmark161" w:history="1">
        <w:r>
          <w:rPr>
            <w:w w:val="110"/>
          </w:rPr>
          <w:t>MP</w:t>
        </w:r>
      </w:hyperlink>
      <w:r>
        <w:rPr>
          <w:w w:val="110"/>
        </w:rPr>
        <w:t>P).</w:t>
      </w:r>
    </w:p>
    <w:p w14:paraId="077BAEE5" w14:textId="77777777" w:rsidR="00C220EB" w:rsidRDefault="00000000">
      <w:pPr>
        <w:pStyle w:val="BodyText"/>
        <w:spacing w:before="7"/>
        <w:rPr>
          <w:sz w:val="18"/>
        </w:rPr>
      </w:pPr>
      <w:r>
        <w:rPr>
          <w:noProof/>
          <w:sz w:val="18"/>
        </w:rPr>
        <w:drawing>
          <wp:anchor distT="0" distB="0" distL="0" distR="0" simplePos="0" relativeHeight="487589376" behindDoc="1" locked="0" layoutInCell="1" allowOverlap="1" wp14:anchorId="077BB812" wp14:editId="077BB813">
            <wp:simplePos x="0" y="0"/>
            <wp:positionH relativeFrom="page">
              <wp:posOffset>1171854</wp:posOffset>
            </wp:positionH>
            <wp:positionV relativeFrom="paragraph">
              <wp:posOffset>151446</wp:posOffset>
            </wp:positionV>
            <wp:extent cx="5170615" cy="22738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stretch>
                      <a:fillRect/>
                    </a:stretch>
                  </pic:blipFill>
                  <pic:spPr>
                    <a:xfrm>
                      <a:off x="0" y="0"/>
                      <a:ext cx="5170615" cy="2273808"/>
                    </a:xfrm>
                    <a:prstGeom prst="rect">
                      <a:avLst/>
                    </a:prstGeom>
                  </pic:spPr>
                </pic:pic>
              </a:graphicData>
            </a:graphic>
          </wp:anchor>
        </w:drawing>
      </w:r>
    </w:p>
    <w:p w14:paraId="077BAEE6" w14:textId="77777777" w:rsidR="00C220EB" w:rsidRDefault="00C220EB">
      <w:pPr>
        <w:pStyle w:val="BodyText"/>
        <w:spacing w:before="5"/>
      </w:pPr>
    </w:p>
    <w:p w14:paraId="077BAEE7" w14:textId="77777777" w:rsidR="00C220EB" w:rsidRDefault="00000000">
      <w:pPr>
        <w:spacing w:before="1"/>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2.2.:</w:t>
      </w:r>
      <w:r>
        <w:rPr>
          <w:rFonts w:ascii="Arial"/>
          <w:b/>
          <w:color w:val="697D90"/>
          <w:spacing w:val="-9"/>
          <w:sz w:val="18"/>
        </w:rPr>
        <w:t xml:space="preserve"> </w:t>
      </w:r>
      <w:r>
        <w:rPr>
          <w:rFonts w:ascii="Arial"/>
          <w:color w:val="697D90"/>
          <w:sz w:val="18"/>
        </w:rPr>
        <w:t>Team</w:t>
      </w:r>
      <w:r>
        <w:rPr>
          <w:rFonts w:ascii="Arial"/>
          <w:color w:val="697D90"/>
          <w:spacing w:val="-12"/>
          <w:sz w:val="18"/>
        </w:rPr>
        <w:t xml:space="preserve"> </w:t>
      </w:r>
      <w:r>
        <w:rPr>
          <w:rFonts w:ascii="Arial"/>
          <w:color w:val="697D90"/>
          <w:sz w:val="18"/>
        </w:rPr>
        <w:t>and</w:t>
      </w:r>
      <w:r>
        <w:rPr>
          <w:rFonts w:ascii="Arial"/>
          <w:color w:val="697D90"/>
          <w:spacing w:val="-11"/>
          <w:sz w:val="18"/>
        </w:rPr>
        <w:t xml:space="preserve"> </w:t>
      </w:r>
      <w:r>
        <w:rPr>
          <w:rFonts w:ascii="Arial"/>
          <w:color w:val="697D90"/>
          <w:sz w:val="18"/>
        </w:rPr>
        <w:t>sub-team</w:t>
      </w:r>
      <w:r>
        <w:rPr>
          <w:rFonts w:ascii="Arial"/>
          <w:color w:val="697D90"/>
          <w:spacing w:val="-11"/>
          <w:sz w:val="18"/>
        </w:rPr>
        <w:t xml:space="preserve"> </w:t>
      </w:r>
      <w:r>
        <w:rPr>
          <w:rFonts w:ascii="Arial"/>
          <w:color w:val="697D90"/>
          <w:spacing w:val="-2"/>
          <w:sz w:val="18"/>
        </w:rPr>
        <w:t>organisation</w:t>
      </w:r>
    </w:p>
    <w:p w14:paraId="077BAEE8" w14:textId="77777777" w:rsidR="00C220EB" w:rsidRDefault="00C220EB">
      <w:pPr>
        <w:pStyle w:val="BodyText"/>
        <w:rPr>
          <w:rFonts w:ascii="Arial"/>
          <w:sz w:val="18"/>
        </w:rPr>
      </w:pPr>
    </w:p>
    <w:p w14:paraId="077BAEE9" w14:textId="77777777" w:rsidR="00C220EB" w:rsidRDefault="00C220EB">
      <w:pPr>
        <w:pStyle w:val="BodyText"/>
        <w:spacing w:before="132"/>
        <w:rPr>
          <w:rFonts w:ascii="Arial"/>
          <w:sz w:val="18"/>
        </w:rPr>
      </w:pPr>
    </w:p>
    <w:p w14:paraId="077BAEEA" w14:textId="77777777" w:rsidR="00C220EB" w:rsidRDefault="00000000">
      <w:pPr>
        <w:pStyle w:val="Heading4"/>
        <w:jc w:val="both"/>
      </w:pPr>
      <w:bookmarkStart w:id="35" w:name="_bookmark26"/>
      <w:bookmarkEnd w:id="35"/>
      <w:r>
        <w:rPr>
          <w:color w:val="697D90"/>
          <w:spacing w:val="-4"/>
        </w:rPr>
        <w:t>AWS</w:t>
      </w:r>
      <w:r>
        <w:rPr>
          <w:color w:val="697D90"/>
        </w:rPr>
        <w:t xml:space="preserve"> </w:t>
      </w:r>
      <w:r>
        <w:rPr>
          <w:color w:val="697D90"/>
          <w:spacing w:val="-4"/>
        </w:rPr>
        <w:t>modernisation</w:t>
      </w:r>
      <w:r>
        <w:rPr>
          <w:color w:val="697D90"/>
        </w:rPr>
        <w:t xml:space="preserve"> </w:t>
      </w:r>
      <w:r>
        <w:rPr>
          <w:color w:val="697D90"/>
          <w:spacing w:val="-4"/>
        </w:rPr>
        <w:t>team</w:t>
      </w:r>
    </w:p>
    <w:p w14:paraId="077BAEEB" w14:textId="77777777" w:rsidR="00C220EB" w:rsidRDefault="00000000">
      <w:pPr>
        <w:pStyle w:val="BodyText"/>
        <w:spacing w:before="174" w:line="256" w:lineRule="auto"/>
        <w:ind w:left="142" w:right="848"/>
        <w:jc w:val="both"/>
      </w:pPr>
      <w:r>
        <w:rPr>
          <w:spacing w:val="-2"/>
          <w:w w:val="110"/>
        </w:rPr>
        <w:t>Swiss</w:t>
      </w:r>
      <w:r>
        <w:rPr>
          <w:spacing w:val="-8"/>
          <w:w w:val="110"/>
        </w:rPr>
        <w:t xml:space="preserve"> </w:t>
      </w:r>
      <w:r>
        <w:rPr>
          <w:spacing w:val="-2"/>
          <w:w w:val="110"/>
        </w:rPr>
        <w:t>Post</w:t>
      </w:r>
      <w:r>
        <w:rPr>
          <w:spacing w:val="-8"/>
          <w:w w:val="110"/>
        </w:rPr>
        <w:t xml:space="preserve"> </w:t>
      </w:r>
      <w:r>
        <w:rPr>
          <w:spacing w:val="-2"/>
          <w:w w:val="110"/>
        </w:rPr>
        <w:t>is</w:t>
      </w:r>
      <w:r>
        <w:rPr>
          <w:spacing w:val="-8"/>
          <w:w w:val="110"/>
        </w:rPr>
        <w:t xml:space="preserve"> </w:t>
      </w:r>
      <w:r>
        <w:rPr>
          <w:spacing w:val="-2"/>
          <w:w w:val="110"/>
        </w:rPr>
        <w:t>currently</w:t>
      </w:r>
      <w:r>
        <w:rPr>
          <w:spacing w:val="-8"/>
          <w:w w:val="110"/>
        </w:rPr>
        <w:t xml:space="preserve"> </w:t>
      </w:r>
      <w:r>
        <w:rPr>
          <w:spacing w:val="-2"/>
          <w:w w:val="110"/>
        </w:rPr>
        <w:t>in</w:t>
      </w:r>
      <w:r>
        <w:rPr>
          <w:spacing w:val="-8"/>
          <w:w w:val="110"/>
        </w:rPr>
        <w:t xml:space="preserve"> </w:t>
      </w:r>
      <w:r>
        <w:rPr>
          <w:spacing w:val="-2"/>
          <w:w w:val="110"/>
        </w:rPr>
        <w:t>a</w:t>
      </w:r>
      <w:r>
        <w:rPr>
          <w:spacing w:val="-8"/>
          <w:w w:val="110"/>
        </w:rPr>
        <w:t xml:space="preserve"> </w:t>
      </w:r>
      <w:r>
        <w:rPr>
          <w:spacing w:val="-2"/>
          <w:w w:val="110"/>
        </w:rPr>
        <w:t>process</w:t>
      </w:r>
      <w:r>
        <w:rPr>
          <w:spacing w:val="-8"/>
          <w:w w:val="110"/>
        </w:rPr>
        <w:t xml:space="preserve"> </w:t>
      </w:r>
      <w:r>
        <w:rPr>
          <w:spacing w:val="-2"/>
          <w:w w:val="110"/>
        </w:rPr>
        <w:t>the</w:t>
      </w:r>
      <w:r>
        <w:rPr>
          <w:spacing w:val="-8"/>
          <w:w w:val="110"/>
        </w:rPr>
        <w:t xml:space="preserve"> </w:t>
      </w:r>
      <w:r>
        <w:rPr>
          <w:spacing w:val="-2"/>
          <w:w w:val="110"/>
        </w:rPr>
        <w:t>modernisation</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AWS</w:t>
      </w:r>
      <w:r>
        <w:rPr>
          <w:spacing w:val="-8"/>
          <w:w w:val="110"/>
        </w:rPr>
        <w:t xml:space="preserve"> </w:t>
      </w:r>
      <w:r>
        <w:rPr>
          <w:spacing w:val="-2"/>
          <w:w w:val="110"/>
        </w:rPr>
        <w:t>cloud</w:t>
      </w:r>
      <w:r>
        <w:rPr>
          <w:spacing w:val="-8"/>
          <w:w w:val="110"/>
        </w:rPr>
        <w:t xml:space="preserve"> </w:t>
      </w:r>
      <w:r>
        <w:rPr>
          <w:spacing w:val="-2"/>
          <w:w w:val="110"/>
        </w:rPr>
        <w:t>environment,</w:t>
      </w:r>
      <w:r>
        <w:rPr>
          <w:spacing w:val="-5"/>
          <w:w w:val="110"/>
        </w:rPr>
        <w:t xml:space="preserve"> </w:t>
      </w:r>
      <w:r>
        <w:rPr>
          <w:spacing w:val="-2"/>
          <w:w w:val="110"/>
        </w:rPr>
        <w:t>which</w:t>
      </w:r>
      <w:r>
        <w:rPr>
          <w:spacing w:val="-8"/>
          <w:w w:val="110"/>
        </w:rPr>
        <w:t xml:space="preserve"> </w:t>
      </w:r>
      <w:r>
        <w:rPr>
          <w:spacing w:val="-2"/>
          <w:w w:val="110"/>
        </w:rPr>
        <w:t>the</w:t>
      </w:r>
      <w:r>
        <w:rPr>
          <w:spacing w:val="-8"/>
          <w:w w:val="110"/>
        </w:rPr>
        <w:t xml:space="preserve"> </w:t>
      </w:r>
      <w:bookmarkStart w:id="36" w:name="_bookmark27"/>
      <w:bookmarkEnd w:id="36"/>
      <w:r>
        <w:rPr>
          <w:spacing w:val="-2"/>
          <w:w w:val="110"/>
        </w:rPr>
        <w:t>Swiss</w:t>
      </w:r>
      <w:r>
        <w:rPr>
          <w:spacing w:val="-8"/>
          <w:w w:val="110"/>
        </w:rPr>
        <w:t xml:space="preserve"> </w:t>
      </w:r>
      <w:r>
        <w:rPr>
          <w:spacing w:val="-2"/>
          <w:w w:val="110"/>
        </w:rPr>
        <w:t xml:space="preserve">Post </w:t>
      </w:r>
      <w:r>
        <w:rPr>
          <w:w w:val="115"/>
        </w:rPr>
        <w:t>itself describes as follows:</w:t>
      </w:r>
    </w:p>
    <w:p w14:paraId="077BAEEC" w14:textId="77777777" w:rsidR="00C220EB" w:rsidRDefault="00000000">
      <w:pPr>
        <w:spacing w:before="114"/>
        <w:ind w:left="142"/>
        <w:jc w:val="both"/>
        <w:rPr>
          <w:rFonts w:ascii="Source Serif 4"/>
          <w:i/>
        </w:rPr>
      </w:pPr>
      <w:r>
        <w:rPr>
          <w:rFonts w:ascii="Source Serif 4"/>
          <w:i/>
        </w:rPr>
        <w:t>Swiss</w:t>
      </w:r>
      <w:r>
        <w:rPr>
          <w:rFonts w:ascii="Source Serif 4"/>
          <w:i/>
          <w:spacing w:val="-13"/>
        </w:rPr>
        <w:t xml:space="preserve"> </w:t>
      </w:r>
      <w:r>
        <w:rPr>
          <w:rFonts w:ascii="Source Serif 4"/>
          <w:i/>
        </w:rPr>
        <w:t>Post</w:t>
      </w:r>
      <w:r>
        <w:rPr>
          <w:rFonts w:ascii="Source Serif 4"/>
          <w:i/>
          <w:spacing w:val="-12"/>
        </w:rPr>
        <w:t xml:space="preserve"> </w:t>
      </w:r>
      <w:r>
        <w:rPr>
          <w:rFonts w:ascii="Source Serif 4"/>
          <w:i/>
        </w:rPr>
        <w:t>is</w:t>
      </w:r>
      <w:r>
        <w:rPr>
          <w:rFonts w:ascii="Source Serif 4"/>
          <w:i/>
          <w:spacing w:val="-13"/>
        </w:rPr>
        <w:t xml:space="preserve"> </w:t>
      </w:r>
      <w:r>
        <w:rPr>
          <w:rFonts w:ascii="Source Serif 4"/>
          <w:i/>
        </w:rPr>
        <w:t>currently</w:t>
      </w:r>
      <w:r>
        <w:rPr>
          <w:rFonts w:ascii="Source Serif 4"/>
          <w:i/>
          <w:spacing w:val="-12"/>
        </w:rPr>
        <w:t xml:space="preserve"> </w:t>
      </w:r>
      <w:r>
        <w:rPr>
          <w:rFonts w:ascii="Source Serif 4"/>
          <w:i/>
        </w:rPr>
        <w:t>pursuing</w:t>
      </w:r>
      <w:r>
        <w:rPr>
          <w:rFonts w:ascii="Source Serif 4"/>
          <w:i/>
          <w:spacing w:val="-13"/>
        </w:rPr>
        <w:t xml:space="preserve"> </w:t>
      </w:r>
      <w:r>
        <w:rPr>
          <w:rFonts w:ascii="Source Serif 4"/>
          <w:i/>
        </w:rPr>
        <w:t>a</w:t>
      </w:r>
      <w:r>
        <w:rPr>
          <w:rFonts w:ascii="Source Serif 4"/>
          <w:i/>
          <w:spacing w:val="-12"/>
        </w:rPr>
        <w:t xml:space="preserve"> </w:t>
      </w:r>
      <w:r>
        <w:rPr>
          <w:rFonts w:ascii="Source Serif 4"/>
          <w:i/>
        </w:rPr>
        <w:t>strategic</w:t>
      </w:r>
      <w:r>
        <w:rPr>
          <w:rFonts w:ascii="Source Serif 4"/>
          <w:i/>
          <w:spacing w:val="-13"/>
        </w:rPr>
        <w:t xml:space="preserve"> </w:t>
      </w:r>
      <w:r>
        <w:rPr>
          <w:rFonts w:ascii="Source Serif 4"/>
          <w:i/>
        </w:rPr>
        <w:t>modernisation</w:t>
      </w:r>
      <w:r>
        <w:rPr>
          <w:rFonts w:ascii="Source Serif 4"/>
          <w:i/>
          <w:spacing w:val="-12"/>
        </w:rPr>
        <w:t xml:space="preserve"> </w:t>
      </w:r>
      <w:r>
        <w:rPr>
          <w:rFonts w:ascii="Source Serif 4"/>
          <w:i/>
        </w:rPr>
        <w:t>of</w:t>
      </w:r>
      <w:r>
        <w:rPr>
          <w:rFonts w:ascii="Source Serif 4"/>
          <w:i/>
          <w:spacing w:val="-13"/>
        </w:rPr>
        <w:t xml:space="preserve"> </w:t>
      </w:r>
      <w:r>
        <w:rPr>
          <w:rFonts w:ascii="Source Serif 4"/>
          <w:i/>
        </w:rPr>
        <w:t>its</w:t>
      </w:r>
      <w:r>
        <w:rPr>
          <w:rFonts w:ascii="Source Serif 4"/>
          <w:i/>
          <w:spacing w:val="-12"/>
        </w:rPr>
        <w:t xml:space="preserve"> </w:t>
      </w:r>
      <w:r>
        <w:rPr>
          <w:rFonts w:ascii="Source Serif 4"/>
          <w:i/>
        </w:rPr>
        <w:t>AWS-based</w:t>
      </w:r>
      <w:r>
        <w:rPr>
          <w:rFonts w:ascii="Source Serif 4"/>
          <w:i/>
          <w:spacing w:val="-13"/>
        </w:rPr>
        <w:t xml:space="preserve"> </w:t>
      </w:r>
      <w:r>
        <w:rPr>
          <w:rFonts w:ascii="Source Serif 4"/>
          <w:i/>
        </w:rPr>
        <w:t>data</w:t>
      </w:r>
      <w:r>
        <w:rPr>
          <w:rFonts w:ascii="Source Serif 4"/>
          <w:i/>
          <w:spacing w:val="-12"/>
        </w:rPr>
        <w:t xml:space="preserve"> </w:t>
      </w:r>
      <w:r>
        <w:rPr>
          <w:rFonts w:ascii="Source Serif 4"/>
          <w:i/>
        </w:rPr>
        <w:t>lake</w:t>
      </w:r>
      <w:r>
        <w:rPr>
          <w:rFonts w:ascii="Source Serif 4"/>
          <w:i/>
          <w:spacing w:val="-13"/>
        </w:rPr>
        <w:t xml:space="preserve"> </w:t>
      </w:r>
      <w:r>
        <w:rPr>
          <w:rFonts w:ascii="Source Serif 4"/>
          <w:i/>
        </w:rPr>
        <w:t>with</w:t>
      </w:r>
      <w:r>
        <w:rPr>
          <w:rFonts w:ascii="Source Serif 4"/>
          <w:i/>
          <w:spacing w:val="-12"/>
        </w:rPr>
        <w:t xml:space="preserve"> </w:t>
      </w:r>
      <w:r>
        <w:rPr>
          <w:rFonts w:ascii="Source Serif 4"/>
          <w:i/>
        </w:rPr>
        <w:t>the</w:t>
      </w:r>
      <w:r>
        <w:rPr>
          <w:rFonts w:ascii="Source Serif 4"/>
          <w:i/>
          <w:spacing w:val="-12"/>
        </w:rPr>
        <w:t xml:space="preserve"> </w:t>
      </w:r>
      <w:r>
        <w:rPr>
          <w:rFonts w:ascii="Source Serif 4"/>
          <w:i/>
        </w:rPr>
        <w:t>objective</w:t>
      </w:r>
      <w:r>
        <w:rPr>
          <w:rFonts w:ascii="Source Serif 4"/>
          <w:i/>
          <w:spacing w:val="-13"/>
        </w:rPr>
        <w:t xml:space="preserve"> </w:t>
      </w:r>
      <w:r>
        <w:rPr>
          <w:rFonts w:ascii="Source Serif 4"/>
          <w:i/>
        </w:rPr>
        <w:t>of</w:t>
      </w:r>
      <w:r>
        <w:rPr>
          <w:rFonts w:ascii="Source Serif 4"/>
          <w:i/>
          <w:spacing w:val="-12"/>
        </w:rPr>
        <w:t xml:space="preserve"> </w:t>
      </w:r>
      <w:r>
        <w:rPr>
          <w:rFonts w:ascii="Source Serif 4"/>
          <w:i/>
          <w:spacing w:val="-2"/>
        </w:rPr>
        <w:t>improv-</w:t>
      </w:r>
    </w:p>
    <w:p w14:paraId="077BAEED" w14:textId="77777777" w:rsidR="00C220EB" w:rsidRDefault="00C220EB">
      <w:pPr>
        <w:jc w:val="both"/>
        <w:rPr>
          <w:rFonts w:ascii="Source Serif 4"/>
          <w:i/>
        </w:rPr>
        <w:sectPr w:rsidR="00C220EB">
          <w:headerReference w:type="even" r:id="rId52"/>
          <w:headerReference w:type="default" r:id="rId53"/>
          <w:pgSz w:w="11910" w:h="16840"/>
          <w:pgMar w:top="440" w:right="0" w:bottom="1720" w:left="708" w:header="227" w:footer="0" w:gutter="0"/>
          <w:cols w:space="720"/>
        </w:sectPr>
      </w:pPr>
    </w:p>
    <w:p w14:paraId="077BAEEE" w14:textId="77777777" w:rsidR="00C220EB" w:rsidRDefault="00C220EB">
      <w:pPr>
        <w:pStyle w:val="BodyText"/>
        <w:spacing w:before="110"/>
        <w:rPr>
          <w:rFonts w:ascii="Source Serif 4"/>
          <w:i/>
        </w:rPr>
      </w:pPr>
    </w:p>
    <w:p w14:paraId="077BAEEF" w14:textId="77777777" w:rsidR="00C220EB" w:rsidRDefault="00000000">
      <w:pPr>
        <w:spacing w:before="1" w:line="216" w:lineRule="auto"/>
        <w:ind w:left="142" w:right="848"/>
        <w:jc w:val="both"/>
        <w:rPr>
          <w:rFonts w:ascii="Source Serif 4"/>
          <w:i/>
        </w:rPr>
      </w:pPr>
      <w:bookmarkStart w:id="37" w:name="_bookmark28"/>
      <w:bookmarkEnd w:id="37"/>
      <w:r>
        <w:rPr>
          <w:rFonts w:ascii="Source Serif 4"/>
          <w:i/>
        </w:rPr>
        <w:t>ing</w:t>
      </w:r>
      <w:r>
        <w:rPr>
          <w:rFonts w:ascii="Source Serif 4"/>
          <w:i/>
          <w:spacing w:val="-3"/>
        </w:rPr>
        <w:t xml:space="preserve"> </w:t>
      </w:r>
      <w:r>
        <w:rPr>
          <w:rFonts w:ascii="Source Serif 4"/>
          <w:i/>
        </w:rPr>
        <w:t>developer</w:t>
      </w:r>
      <w:r>
        <w:rPr>
          <w:rFonts w:ascii="Source Serif 4"/>
          <w:i/>
          <w:spacing w:val="-3"/>
        </w:rPr>
        <w:t xml:space="preserve"> </w:t>
      </w:r>
      <w:r>
        <w:rPr>
          <w:rFonts w:ascii="Source Serif 4"/>
          <w:i/>
        </w:rPr>
        <w:t>efficiency, increasing</w:t>
      </w:r>
      <w:r>
        <w:rPr>
          <w:rFonts w:ascii="Source Serif 4"/>
          <w:i/>
          <w:spacing w:val="-3"/>
        </w:rPr>
        <w:t xml:space="preserve"> </w:t>
      </w:r>
      <w:r>
        <w:rPr>
          <w:rFonts w:ascii="Source Serif 4"/>
          <w:i/>
        </w:rPr>
        <w:t>operational</w:t>
      </w:r>
      <w:r>
        <w:rPr>
          <w:rFonts w:ascii="Source Serif 4"/>
          <w:i/>
          <w:spacing w:val="-3"/>
        </w:rPr>
        <w:t xml:space="preserve"> </w:t>
      </w:r>
      <w:r>
        <w:rPr>
          <w:rFonts w:ascii="Source Serif 4"/>
          <w:i/>
        </w:rPr>
        <w:t>reliability, and</w:t>
      </w:r>
      <w:r>
        <w:rPr>
          <w:rFonts w:ascii="Source Serif 4"/>
          <w:i/>
          <w:spacing w:val="-3"/>
        </w:rPr>
        <w:t xml:space="preserve"> </w:t>
      </w:r>
      <w:r>
        <w:rPr>
          <w:rFonts w:ascii="Source Serif 4"/>
          <w:i/>
        </w:rPr>
        <w:t>establishing</w:t>
      </w:r>
      <w:r>
        <w:rPr>
          <w:rFonts w:ascii="Source Serif 4"/>
          <w:i/>
          <w:spacing w:val="-3"/>
        </w:rPr>
        <w:t xml:space="preserve"> </w:t>
      </w:r>
      <w:r>
        <w:rPr>
          <w:rFonts w:ascii="Source Serif 4"/>
          <w:i/>
        </w:rPr>
        <w:t>a</w:t>
      </w:r>
      <w:r>
        <w:rPr>
          <w:rFonts w:ascii="Source Serif 4"/>
          <w:i/>
          <w:spacing w:val="-3"/>
        </w:rPr>
        <w:t xml:space="preserve"> </w:t>
      </w:r>
      <w:r>
        <w:rPr>
          <w:rFonts w:ascii="Source Serif 4"/>
          <w:i/>
        </w:rPr>
        <w:t>modern, data-driven</w:t>
      </w:r>
      <w:r>
        <w:rPr>
          <w:rFonts w:ascii="Source Serif 4"/>
          <w:i/>
          <w:spacing w:val="-3"/>
        </w:rPr>
        <w:t xml:space="preserve"> </w:t>
      </w:r>
      <w:r>
        <w:rPr>
          <w:rFonts w:ascii="Source Serif 4"/>
          <w:i/>
        </w:rPr>
        <w:t>architecture. According</w:t>
      </w:r>
      <w:r>
        <w:rPr>
          <w:rFonts w:ascii="Source Serif 4"/>
          <w:i/>
          <w:spacing w:val="-6"/>
        </w:rPr>
        <w:t xml:space="preserve"> </w:t>
      </w:r>
      <w:r>
        <w:rPr>
          <w:rFonts w:ascii="Source Serif 4"/>
          <w:i/>
        </w:rPr>
        <w:t>to</w:t>
      </w:r>
      <w:r>
        <w:rPr>
          <w:rFonts w:ascii="Source Serif 4"/>
          <w:i/>
          <w:spacing w:val="-6"/>
        </w:rPr>
        <w:t xml:space="preserve"> </w:t>
      </w:r>
      <w:r>
        <w:rPr>
          <w:rFonts w:ascii="Source Serif 4"/>
          <w:i/>
        </w:rPr>
        <w:t>internal</w:t>
      </w:r>
      <w:r>
        <w:rPr>
          <w:rFonts w:ascii="Source Serif 4"/>
          <w:i/>
          <w:spacing w:val="-6"/>
        </w:rPr>
        <w:t xml:space="preserve"> </w:t>
      </w:r>
      <w:r>
        <w:rPr>
          <w:rFonts w:ascii="Source Serif 4"/>
          <w:i/>
        </w:rPr>
        <w:t>documentation,</w:t>
      </w:r>
      <w:r>
        <w:rPr>
          <w:rFonts w:ascii="Source Serif 4"/>
          <w:i/>
          <w:spacing w:val="-4"/>
        </w:rPr>
        <w:t xml:space="preserve"> </w:t>
      </w:r>
      <w:r>
        <w:rPr>
          <w:rFonts w:ascii="Source Serif 4"/>
          <w:i/>
        </w:rPr>
        <w:t>the</w:t>
      </w:r>
      <w:r>
        <w:rPr>
          <w:rFonts w:ascii="Source Serif 4"/>
          <w:i/>
          <w:spacing w:val="-6"/>
        </w:rPr>
        <w:t xml:space="preserve"> </w:t>
      </w:r>
      <w:r>
        <w:rPr>
          <w:rFonts w:ascii="Source Serif 4"/>
          <w:i/>
        </w:rPr>
        <w:t>initiative</w:t>
      </w:r>
      <w:r>
        <w:rPr>
          <w:rFonts w:ascii="Source Serif 4"/>
          <w:i/>
          <w:spacing w:val="-6"/>
        </w:rPr>
        <w:t xml:space="preserve"> </w:t>
      </w:r>
      <w:r>
        <w:rPr>
          <w:rFonts w:ascii="Source Serif 4"/>
          <w:i/>
        </w:rPr>
        <w:t>is</w:t>
      </w:r>
      <w:r>
        <w:rPr>
          <w:rFonts w:ascii="Source Serif 4"/>
          <w:i/>
          <w:spacing w:val="-6"/>
        </w:rPr>
        <w:t xml:space="preserve"> </w:t>
      </w:r>
      <w:r>
        <w:rPr>
          <w:rFonts w:ascii="Source Serif 4"/>
          <w:i/>
        </w:rPr>
        <w:t>aligned</w:t>
      </w:r>
      <w:r>
        <w:rPr>
          <w:rFonts w:ascii="Source Serif 4"/>
          <w:i/>
          <w:spacing w:val="-6"/>
        </w:rPr>
        <w:t xml:space="preserve"> </w:t>
      </w:r>
      <w:r>
        <w:rPr>
          <w:rFonts w:ascii="Source Serif 4"/>
          <w:i/>
        </w:rPr>
        <w:t>with</w:t>
      </w:r>
      <w:r>
        <w:rPr>
          <w:rFonts w:ascii="Source Serif 4"/>
          <w:i/>
          <w:spacing w:val="-6"/>
        </w:rPr>
        <w:t xml:space="preserve"> </w:t>
      </w:r>
      <w:r>
        <w:rPr>
          <w:rFonts w:ascii="Source Serif 4"/>
          <w:i/>
        </w:rPr>
        <w:t>deftned</w:t>
      </w:r>
      <w:r>
        <w:rPr>
          <w:rFonts w:ascii="Source Serif 4"/>
          <w:i/>
          <w:spacing w:val="-6"/>
        </w:rPr>
        <w:t xml:space="preserve"> </w:t>
      </w:r>
      <w:r>
        <w:rPr>
          <w:rFonts w:ascii="Source Serif 4"/>
          <w:i/>
        </w:rPr>
        <w:t>key</w:t>
      </w:r>
      <w:r>
        <w:rPr>
          <w:rFonts w:ascii="Source Serif 4"/>
          <w:i/>
          <w:spacing w:val="-6"/>
        </w:rPr>
        <w:t xml:space="preserve"> </w:t>
      </w:r>
      <w:r>
        <w:rPr>
          <w:rFonts w:ascii="Source Serif 4"/>
          <w:i/>
        </w:rPr>
        <w:t>performance</w:t>
      </w:r>
      <w:r>
        <w:rPr>
          <w:rFonts w:ascii="Source Serif 4"/>
          <w:i/>
          <w:spacing w:val="-6"/>
        </w:rPr>
        <w:t xml:space="preserve"> </w:t>
      </w:r>
      <w:r>
        <w:rPr>
          <w:rFonts w:ascii="Source Serif 4"/>
          <w:i/>
        </w:rPr>
        <w:t>indicators</w:t>
      </w:r>
      <w:r>
        <w:rPr>
          <w:rFonts w:ascii="Source Serif 4"/>
          <w:i/>
          <w:spacing w:val="-6"/>
        </w:rPr>
        <w:t xml:space="preserve"> </w:t>
      </w:r>
      <w:r>
        <w:rPr>
          <w:rFonts w:ascii="Source Serif 4"/>
          <w:i/>
        </w:rPr>
        <w:t>and</w:t>
      </w:r>
      <w:r>
        <w:rPr>
          <w:rFonts w:ascii="Source Serif 4"/>
          <w:i/>
          <w:spacing w:val="-6"/>
        </w:rPr>
        <w:t xml:space="preserve"> </w:t>
      </w:r>
      <w:r>
        <w:rPr>
          <w:rFonts w:ascii="Source Serif 4"/>
          <w:i/>
        </w:rPr>
        <w:t xml:space="preserve">aims for completion by the end of the ftrst quarter </w:t>
      </w:r>
      <w:commentRangeStart w:id="38"/>
      <w:r>
        <w:rPr>
          <w:rFonts w:ascii="Source Serif 4"/>
          <w:i/>
        </w:rPr>
        <w:t xml:space="preserve">of 2026 Swiss Post </w:t>
      </w:r>
      <w:hyperlink w:anchor="_bookmark190" w:history="1">
        <w:r>
          <w:rPr>
            <w:rFonts w:ascii="Source Serif 4"/>
            <w:i/>
            <w:color w:val="000098"/>
          </w:rPr>
          <w:t>2025</w:t>
        </w:r>
      </w:hyperlink>
      <w:commentRangeEnd w:id="38"/>
      <w:r w:rsidR="00E019B8">
        <w:rPr>
          <w:rStyle w:val="CommentReference"/>
          <w:rFonts w:ascii="Source Serif 4"/>
          <w:i/>
          <w:sz w:val="22"/>
          <w:szCs w:val="22"/>
        </w:rPr>
        <w:commentReference w:id="38"/>
      </w:r>
      <w:r>
        <w:rPr>
          <w:rFonts w:ascii="Source Serif 4"/>
          <w:i/>
        </w:rPr>
        <w:t>.</w:t>
      </w:r>
    </w:p>
    <w:p w14:paraId="077BAEF0" w14:textId="77777777" w:rsidR="00C220EB" w:rsidRDefault="00C220EB">
      <w:pPr>
        <w:pStyle w:val="BodyText"/>
        <w:rPr>
          <w:rFonts w:ascii="Source Serif 4"/>
          <w:i/>
        </w:rPr>
      </w:pPr>
    </w:p>
    <w:p w14:paraId="077BAEF1" w14:textId="77777777" w:rsidR="00C220EB" w:rsidRDefault="00C220EB">
      <w:pPr>
        <w:pStyle w:val="BodyText"/>
        <w:rPr>
          <w:rFonts w:ascii="Source Serif 4"/>
          <w:i/>
        </w:rPr>
      </w:pPr>
    </w:p>
    <w:p w14:paraId="077BAEF2" w14:textId="77777777" w:rsidR="00C220EB" w:rsidRDefault="00C220EB">
      <w:pPr>
        <w:pStyle w:val="BodyText"/>
        <w:rPr>
          <w:rFonts w:ascii="Source Serif 4"/>
          <w:i/>
        </w:rPr>
      </w:pPr>
    </w:p>
    <w:p w14:paraId="077BAEF3" w14:textId="77777777" w:rsidR="00C220EB" w:rsidRDefault="00C220EB">
      <w:pPr>
        <w:pStyle w:val="BodyText"/>
        <w:rPr>
          <w:rFonts w:ascii="Source Serif 4"/>
          <w:i/>
        </w:rPr>
      </w:pPr>
    </w:p>
    <w:p w14:paraId="077BAEF4" w14:textId="77777777" w:rsidR="00C220EB" w:rsidRDefault="00C220EB">
      <w:pPr>
        <w:pStyle w:val="BodyText"/>
        <w:spacing w:before="84"/>
        <w:rPr>
          <w:rFonts w:ascii="Source Serif 4"/>
          <w:i/>
        </w:rPr>
      </w:pPr>
    </w:p>
    <w:p w14:paraId="077BAEF5" w14:textId="77777777" w:rsidR="00C220EB" w:rsidRDefault="00000000">
      <w:pPr>
        <w:pStyle w:val="BodyText"/>
        <w:spacing w:line="256" w:lineRule="auto"/>
        <w:ind w:left="142" w:right="848"/>
        <w:jc w:val="both"/>
      </w:pPr>
      <w:r>
        <w:rPr>
          <w:w w:val="115"/>
        </w:rPr>
        <w:t>This</w:t>
      </w:r>
      <w:r>
        <w:rPr>
          <w:spacing w:val="-15"/>
          <w:w w:val="115"/>
        </w:rPr>
        <w:t xml:space="preserve"> </w:t>
      </w:r>
      <w:r>
        <w:rPr>
          <w:w w:val="115"/>
        </w:rPr>
        <w:t>modernisation</w:t>
      </w:r>
      <w:r>
        <w:rPr>
          <w:spacing w:val="-15"/>
          <w:w w:val="115"/>
        </w:rPr>
        <w:t xml:space="preserve"> </w:t>
      </w:r>
      <w:r>
        <w:rPr>
          <w:w w:val="115"/>
        </w:rPr>
        <w:t>is</w:t>
      </w:r>
      <w:r>
        <w:rPr>
          <w:spacing w:val="-15"/>
          <w:w w:val="115"/>
        </w:rPr>
        <w:t xml:space="preserve"> </w:t>
      </w:r>
      <w:r>
        <w:rPr>
          <w:w w:val="115"/>
        </w:rPr>
        <w:t>performed</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assistance</w:t>
      </w:r>
      <w:r>
        <w:rPr>
          <w:spacing w:val="-15"/>
          <w:w w:val="115"/>
        </w:rPr>
        <w:t xml:space="preserve"> </w:t>
      </w:r>
      <w:r>
        <w:rPr>
          <w:w w:val="115"/>
        </w:rPr>
        <w:t>of</w:t>
      </w:r>
      <w:r>
        <w:rPr>
          <w:spacing w:val="-15"/>
          <w:w w:val="115"/>
        </w:rPr>
        <w:t xml:space="preserve"> </w:t>
      </w:r>
      <w:r>
        <w:rPr>
          <w:w w:val="115"/>
        </w:rPr>
        <w:t>consultants</w:t>
      </w:r>
      <w:r>
        <w:rPr>
          <w:spacing w:val="-15"/>
          <w:w w:val="115"/>
        </w:rPr>
        <w:t xml:space="preserve"> </w:t>
      </w: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improving</w:t>
      </w:r>
      <w:r>
        <w:rPr>
          <w:spacing w:val="-15"/>
          <w:w w:val="115"/>
        </w:rPr>
        <w:t xml:space="preserve"> </w:t>
      </w:r>
      <w:r>
        <w:rPr>
          <w:w w:val="115"/>
        </w:rPr>
        <w:t>AWS</w:t>
      </w:r>
      <w:r>
        <w:rPr>
          <w:spacing w:val="-15"/>
          <w:w w:val="115"/>
        </w:rPr>
        <w:t xml:space="preserve"> </w:t>
      </w:r>
      <w:r>
        <w:rPr>
          <w:w w:val="115"/>
        </w:rPr>
        <w:t>usage</w:t>
      </w:r>
      <w:r>
        <w:rPr>
          <w:spacing w:val="-15"/>
          <w:w w:val="115"/>
        </w:rPr>
        <w:t xml:space="preserve"> </w:t>
      </w:r>
      <w:r>
        <w:rPr>
          <w:w w:val="115"/>
        </w:rPr>
        <w:t xml:space="preserve">in </w:t>
      </w:r>
      <w:r>
        <w:rPr>
          <w:spacing w:val="-2"/>
          <w:w w:val="110"/>
        </w:rPr>
        <w:t>DWH</w:t>
      </w:r>
      <w:r>
        <w:rPr>
          <w:spacing w:val="-9"/>
          <w:w w:val="110"/>
        </w:rPr>
        <w:t xml:space="preserve"> </w:t>
      </w:r>
      <w:r>
        <w:rPr>
          <w:spacing w:val="-2"/>
          <w:w w:val="110"/>
        </w:rPr>
        <w:t>LS</w:t>
      </w:r>
      <w:r>
        <w:rPr>
          <w:spacing w:val="-9"/>
          <w:w w:val="110"/>
        </w:rPr>
        <w:t xml:space="preserve"> </w:t>
      </w:r>
      <w:r>
        <w:rPr>
          <w:spacing w:val="-2"/>
          <w:w w:val="110"/>
        </w:rPr>
        <w:t>OPS.</w:t>
      </w:r>
      <w:r>
        <w:rPr>
          <w:spacing w:val="-9"/>
          <w:w w:val="110"/>
        </w:rPr>
        <w:t xml:space="preserve"> </w:t>
      </w:r>
      <w:r>
        <w:rPr>
          <w:spacing w:val="-2"/>
          <w:w w:val="110"/>
        </w:rPr>
        <w:t>The</w:t>
      </w:r>
      <w:r>
        <w:rPr>
          <w:spacing w:val="-9"/>
          <w:w w:val="110"/>
        </w:rPr>
        <w:t xml:space="preserve"> </w:t>
      </w:r>
      <w:r>
        <w:rPr>
          <w:spacing w:val="-2"/>
          <w:w w:val="110"/>
        </w:rPr>
        <w:t>improvements</w:t>
      </w:r>
      <w:r>
        <w:rPr>
          <w:spacing w:val="-9"/>
          <w:w w:val="110"/>
        </w:rPr>
        <w:t xml:space="preserve"> </w:t>
      </w:r>
      <w:r>
        <w:rPr>
          <w:spacing w:val="-2"/>
          <w:w w:val="110"/>
        </w:rPr>
        <w:t>are</w:t>
      </w:r>
      <w:r>
        <w:rPr>
          <w:spacing w:val="-9"/>
          <w:w w:val="110"/>
        </w:rPr>
        <w:t xml:space="preserve"> </w:t>
      </w:r>
      <w:r>
        <w:rPr>
          <w:spacing w:val="-2"/>
          <w:w w:val="110"/>
        </w:rPr>
        <w:t>detailed</w:t>
      </w:r>
      <w:r>
        <w:rPr>
          <w:spacing w:val="-9"/>
          <w:w w:val="110"/>
        </w:rPr>
        <w:t xml:space="preserve"> </w:t>
      </w:r>
      <w:r>
        <w:rPr>
          <w:spacing w:val="-2"/>
          <w:w w:val="110"/>
        </w:rPr>
        <w:t>in</w:t>
      </w:r>
      <w:r>
        <w:rPr>
          <w:spacing w:val="-9"/>
          <w:w w:val="110"/>
        </w:rPr>
        <w:t xml:space="preserve"> </w:t>
      </w:r>
      <w:r>
        <w:rPr>
          <w:spacing w:val="-2"/>
          <w:w w:val="110"/>
        </w:rPr>
        <w:t>15</w:t>
      </w:r>
      <w:r>
        <w:rPr>
          <w:spacing w:val="-9"/>
          <w:w w:val="110"/>
        </w:rPr>
        <w:t xml:space="preserve"> </w:t>
      </w:r>
      <w:hyperlink w:anchor="_bookmark155" w:history="1">
        <w:r>
          <w:rPr>
            <w:spacing w:val="-2"/>
            <w:w w:val="110"/>
          </w:rPr>
          <w:t>KP</w:t>
        </w:r>
      </w:hyperlink>
      <w:r>
        <w:rPr>
          <w:spacing w:val="-2"/>
          <w:w w:val="110"/>
        </w:rPr>
        <w:t>Is</w:t>
      </w:r>
      <w:r>
        <w:rPr>
          <w:spacing w:val="-9"/>
          <w:w w:val="110"/>
        </w:rPr>
        <w:t xml:space="preserve"> </w:t>
      </w:r>
      <w:r>
        <w:rPr>
          <w:spacing w:val="-2"/>
          <w:w w:val="110"/>
        </w:rPr>
        <w:t>across</w:t>
      </w:r>
      <w:r>
        <w:rPr>
          <w:spacing w:val="-9"/>
          <w:w w:val="110"/>
        </w:rPr>
        <w:t xml:space="preserve"> </w:t>
      </w:r>
      <w:r>
        <w:rPr>
          <w:spacing w:val="-2"/>
          <w:w w:val="110"/>
        </w:rPr>
        <w:t>topics</w:t>
      </w:r>
      <w:r>
        <w:rPr>
          <w:spacing w:val="-9"/>
          <w:w w:val="110"/>
        </w:rPr>
        <w:t xml:space="preserve"> </w:t>
      </w:r>
      <w:r>
        <w:rPr>
          <w:spacing w:val="-2"/>
          <w:w w:val="110"/>
        </w:rPr>
        <w:t>such</w:t>
      </w:r>
      <w:r>
        <w:rPr>
          <w:spacing w:val="-9"/>
          <w:w w:val="110"/>
        </w:rPr>
        <w:t xml:space="preserve"> </w:t>
      </w:r>
      <w:r>
        <w:rPr>
          <w:spacing w:val="-2"/>
          <w:w w:val="110"/>
        </w:rPr>
        <w:t>as</w:t>
      </w:r>
      <w:r>
        <w:rPr>
          <w:spacing w:val="-9"/>
          <w:w w:val="110"/>
        </w:rPr>
        <w:t xml:space="preserve"> </w:t>
      </w:r>
      <w:hyperlink w:anchor="_bookmark133" w:history="1">
        <w:r>
          <w:rPr>
            <w:spacing w:val="-2"/>
            <w:w w:val="110"/>
          </w:rPr>
          <w:t>AWS</w:t>
        </w:r>
        <w:r>
          <w:rPr>
            <w:spacing w:val="-9"/>
            <w:w w:val="110"/>
          </w:rPr>
          <w:t xml:space="preserve"> </w:t>
        </w:r>
        <w:r>
          <w:rPr>
            <w:spacing w:val="-2"/>
            <w:w w:val="110"/>
          </w:rPr>
          <w:t>Glue</w:t>
        </w:r>
      </w:hyperlink>
      <w:r>
        <w:rPr>
          <w:spacing w:val="-9"/>
          <w:w w:val="110"/>
        </w:rPr>
        <w:t xml:space="preserve"> </w:t>
      </w:r>
      <w:r>
        <w:rPr>
          <w:spacing w:val="-2"/>
          <w:w w:val="110"/>
        </w:rPr>
        <w:t>job</w:t>
      </w:r>
      <w:r>
        <w:rPr>
          <w:spacing w:val="-9"/>
          <w:w w:val="110"/>
        </w:rPr>
        <w:t xml:space="preserve"> </w:t>
      </w:r>
      <w:r>
        <w:rPr>
          <w:spacing w:val="-2"/>
          <w:w w:val="110"/>
        </w:rPr>
        <w:t xml:space="preserve">optimisation </w:t>
      </w:r>
      <w:r>
        <w:rPr>
          <w:w w:val="110"/>
        </w:rPr>
        <w:t>and</w:t>
      </w:r>
      <w:r>
        <w:rPr>
          <w:spacing w:val="-1"/>
          <w:w w:val="110"/>
        </w:rPr>
        <w:t xml:space="preserve"> </w:t>
      </w:r>
      <w:r>
        <w:rPr>
          <w:w w:val="110"/>
        </w:rPr>
        <w:t>deployment</w:t>
      </w:r>
      <w:r>
        <w:rPr>
          <w:spacing w:val="-1"/>
          <w:w w:val="110"/>
        </w:rPr>
        <w:t xml:space="preserve"> </w:t>
      </w:r>
      <w:r>
        <w:rPr>
          <w:w w:val="110"/>
        </w:rPr>
        <w:t>pipeline</w:t>
      </w:r>
      <w:r>
        <w:rPr>
          <w:spacing w:val="-1"/>
          <w:w w:val="110"/>
        </w:rPr>
        <w:t xml:space="preserve"> </w:t>
      </w:r>
      <w:r>
        <w:rPr>
          <w:w w:val="110"/>
        </w:rPr>
        <w:t>improvements. With</w:t>
      </w:r>
      <w:r>
        <w:rPr>
          <w:spacing w:val="-1"/>
          <w:w w:val="110"/>
        </w:rPr>
        <w:t xml:space="preserve"> </w:t>
      </w:r>
      <w:r>
        <w:rPr>
          <w:w w:val="110"/>
        </w:rPr>
        <w:t>the</w:t>
      </w:r>
      <w:r>
        <w:rPr>
          <w:spacing w:val="-1"/>
          <w:w w:val="110"/>
        </w:rPr>
        <w:t xml:space="preserve"> </w:t>
      </w:r>
      <w:r>
        <w:rPr>
          <w:w w:val="110"/>
        </w:rPr>
        <w:t>assistance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consultants, best</w:t>
      </w:r>
      <w:r>
        <w:rPr>
          <w:spacing w:val="-1"/>
          <w:w w:val="110"/>
        </w:rPr>
        <w:t xml:space="preserve"> </w:t>
      </w:r>
      <w:r>
        <w:rPr>
          <w:w w:val="110"/>
        </w:rPr>
        <w:t>practices are</w:t>
      </w:r>
      <w:r>
        <w:rPr>
          <w:spacing w:val="-1"/>
          <w:w w:val="110"/>
        </w:rPr>
        <w:t xml:space="preserve"> </w:t>
      </w:r>
      <w:r>
        <w:rPr>
          <w:w w:val="110"/>
        </w:rPr>
        <w:t xml:space="preserve">applied </w:t>
      </w:r>
      <w:r>
        <w:rPr>
          <w:spacing w:val="-2"/>
          <w:w w:val="110"/>
        </w:rPr>
        <w:t>to</w:t>
      </w:r>
      <w:r>
        <w:rPr>
          <w:spacing w:val="-8"/>
          <w:w w:val="110"/>
        </w:rPr>
        <w:t xml:space="preserve"> </w:t>
      </w:r>
      <w:r>
        <w:rPr>
          <w:spacing w:val="-2"/>
          <w:w w:val="110"/>
        </w:rPr>
        <w:t>the</w:t>
      </w:r>
      <w:r>
        <w:rPr>
          <w:spacing w:val="-8"/>
          <w:w w:val="110"/>
        </w:rPr>
        <w:t xml:space="preserve"> </w:t>
      </w:r>
      <w:r>
        <w:rPr>
          <w:spacing w:val="-2"/>
          <w:w w:val="110"/>
        </w:rPr>
        <w:t>development</w:t>
      </w:r>
      <w:r>
        <w:rPr>
          <w:spacing w:val="-8"/>
          <w:w w:val="110"/>
        </w:rPr>
        <w:t xml:space="preserve"> </w:t>
      </w:r>
      <w:r>
        <w:rPr>
          <w:spacing w:val="-2"/>
          <w:w w:val="110"/>
        </w:rPr>
        <w:t>of</w:t>
      </w:r>
      <w:r>
        <w:rPr>
          <w:spacing w:val="-8"/>
          <w:w w:val="110"/>
        </w:rPr>
        <w:t xml:space="preserve"> </w:t>
      </w:r>
      <w:hyperlink w:anchor="_bookmark148" w:history="1">
        <w:r>
          <w:rPr>
            <w:spacing w:val="-2"/>
            <w:w w:val="110"/>
          </w:rPr>
          <w:t>ETL,</w:t>
        </w:r>
      </w:hyperlink>
      <w:r>
        <w:rPr>
          <w:spacing w:val="-8"/>
          <w:w w:val="110"/>
        </w:rPr>
        <w:t xml:space="preserve"> </w:t>
      </w:r>
      <w:r>
        <w:rPr>
          <w:spacing w:val="-2"/>
          <w:w w:val="110"/>
        </w:rPr>
        <w:t>as</w:t>
      </w:r>
      <w:r>
        <w:rPr>
          <w:spacing w:val="-8"/>
          <w:w w:val="110"/>
        </w:rPr>
        <w:t xml:space="preserve"> </w:t>
      </w:r>
      <w:r>
        <w:rPr>
          <w:spacing w:val="-2"/>
          <w:w w:val="110"/>
        </w:rPr>
        <w:t>well</w:t>
      </w:r>
      <w:r>
        <w:rPr>
          <w:spacing w:val="-8"/>
          <w:w w:val="110"/>
        </w:rPr>
        <w:t xml:space="preserve"> </w:t>
      </w:r>
      <w:r>
        <w:rPr>
          <w:spacing w:val="-2"/>
          <w:w w:val="110"/>
        </w:rPr>
        <w:t>as</w:t>
      </w:r>
      <w:r>
        <w:rPr>
          <w:spacing w:val="-8"/>
          <w:w w:val="110"/>
        </w:rPr>
        <w:t xml:space="preserve"> </w:t>
      </w:r>
      <w:r>
        <w:rPr>
          <w:spacing w:val="-2"/>
          <w:w w:val="110"/>
        </w:rPr>
        <w:t>general</w:t>
      </w:r>
      <w:r>
        <w:rPr>
          <w:spacing w:val="-8"/>
          <w:w w:val="110"/>
        </w:rPr>
        <w:t xml:space="preserve"> </w:t>
      </w:r>
      <w:r>
        <w:rPr>
          <w:spacing w:val="-2"/>
          <w:w w:val="110"/>
        </w:rPr>
        <w:t>improvements</w:t>
      </w:r>
      <w:r>
        <w:rPr>
          <w:spacing w:val="-8"/>
          <w:w w:val="110"/>
        </w:rPr>
        <w:t xml:space="preserve"> </w:t>
      </w:r>
      <w:r>
        <w:rPr>
          <w:spacing w:val="-2"/>
          <w:w w:val="110"/>
        </w:rPr>
        <w:t>to</w:t>
      </w:r>
      <w:r>
        <w:rPr>
          <w:spacing w:val="-8"/>
          <w:w w:val="110"/>
        </w:rPr>
        <w:t xml:space="preserve"> </w:t>
      </w:r>
      <w:r>
        <w:rPr>
          <w:spacing w:val="-2"/>
          <w:w w:val="110"/>
        </w:rPr>
        <w:t>deployment</w:t>
      </w:r>
      <w:r>
        <w:rPr>
          <w:spacing w:val="-8"/>
          <w:w w:val="110"/>
        </w:rPr>
        <w:t xml:space="preserve"> </w:t>
      </w:r>
      <w:r>
        <w:rPr>
          <w:spacing w:val="-2"/>
          <w:w w:val="110"/>
        </w:rPr>
        <w:t>pipelines.</w:t>
      </w:r>
      <w:r>
        <w:rPr>
          <w:spacing w:val="16"/>
          <w:w w:val="110"/>
        </w:rPr>
        <w:t xml:space="preserve"> </w:t>
      </w:r>
      <w:r>
        <w:rPr>
          <w:spacing w:val="-2"/>
          <w:w w:val="110"/>
        </w:rPr>
        <w:t>Most</w:t>
      </w:r>
      <w:r>
        <w:rPr>
          <w:spacing w:val="-8"/>
          <w:w w:val="110"/>
        </w:rPr>
        <w:t xml:space="preserve"> </w:t>
      </w:r>
      <w:r>
        <w:rPr>
          <w:spacing w:val="-2"/>
          <w:w w:val="110"/>
        </w:rPr>
        <w:t>importantly</w:t>
      </w:r>
      <w:r>
        <w:rPr>
          <w:spacing w:val="-8"/>
          <w:w w:val="110"/>
        </w:rPr>
        <w:t xml:space="preserve"> </w:t>
      </w:r>
      <w:r>
        <w:rPr>
          <w:spacing w:val="-2"/>
          <w:w w:val="110"/>
        </w:rPr>
        <w:t>for this</w:t>
      </w:r>
      <w:r>
        <w:rPr>
          <w:spacing w:val="-7"/>
          <w:w w:val="110"/>
        </w:rPr>
        <w:t xml:space="preserve"> </w:t>
      </w:r>
      <w:r>
        <w:rPr>
          <w:spacing w:val="-2"/>
          <w:w w:val="110"/>
        </w:rPr>
        <w:t>project,</w:t>
      </w:r>
      <w:r>
        <w:rPr>
          <w:spacing w:val="-5"/>
          <w:w w:val="110"/>
        </w:rPr>
        <w:t xml:space="preserve"> </w:t>
      </w:r>
      <w:r>
        <w:rPr>
          <w:spacing w:val="-2"/>
          <w:w w:val="110"/>
        </w:rPr>
        <w:t>the</w:t>
      </w:r>
      <w:r>
        <w:rPr>
          <w:spacing w:val="-7"/>
          <w:w w:val="110"/>
        </w:rPr>
        <w:t xml:space="preserve"> </w:t>
      </w:r>
      <w:r>
        <w:rPr>
          <w:spacing w:val="-2"/>
          <w:w w:val="110"/>
        </w:rPr>
        <w:t>initiative</w:t>
      </w:r>
      <w:r>
        <w:rPr>
          <w:spacing w:val="-7"/>
          <w:w w:val="110"/>
        </w:rPr>
        <w:t xml:space="preserve"> </w:t>
      </w:r>
      <w:r>
        <w:rPr>
          <w:spacing w:val="-2"/>
          <w:w w:val="110"/>
        </w:rPr>
        <w:t>also</w:t>
      </w:r>
      <w:r>
        <w:rPr>
          <w:spacing w:val="-7"/>
          <w:w w:val="110"/>
        </w:rPr>
        <w:t xml:space="preserve"> </w:t>
      </w:r>
      <w:r>
        <w:rPr>
          <w:spacing w:val="-2"/>
          <w:w w:val="110"/>
        </w:rPr>
        <w:t>includes</w:t>
      </w:r>
      <w:r>
        <w:rPr>
          <w:spacing w:val="-7"/>
          <w:w w:val="110"/>
        </w:rPr>
        <w:t xml:space="preserve"> </w:t>
      </w:r>
      <w:hyperlink w:anchor="_bookmark142" w:history="1">
        <w:r>
          <w:rPr>
            <w:spacing w:val="-2"/>
            <w:w w:val="110"/>
          </w:rPr>
          <w:t>DQM</w:t>
        </w:r>
      </w:hyperlink>
      <w:r>
        <w:rPr>
          <w:spacing w:val="-7"/>
          <w:w w:val="110"/>
        </w:rPr>
        <w:t xml:space="preserve"> </w:t>
      </w:r>
      <w:r>
        <w:rPr>
          <w:spacing w:val="-2"/>
          <w:w w:val="110"/>
        </w:rPr>
        <w:t>improvements.</w:t>
      </w:r>
      <w:r>
        <w:rPr>
          <w:spacing w:val="17"/>
          <w:w w:val="110"/>
        </w:rPr>
        <w:t xml:space="preserve"> </w:t>
      </w:r>
      <w:r>
        <w:rPr>
          <w:spacing w:val="-2"/>
          <w:w w:val="110"/>
        </w:rPr>
        <w:t>As</w:t>
      </w:r>
      <w:r>
        <w:rPr>
          <w:spacing w:val="-7"/>
          <w:w w:val="110"/>
        </w:rPr>
        <w:t xml:space="preserve"> </w:t>
      </w:r>
      <w:r>
        <w:rPr>
          <w:spacing w:val="-2"/>
          <w:w w:val="110"/>
        </w:rPr>
        <w:t>a</w:t>
      </w:r>
      <w:r>
        <w:rPr>
          <w:spacing w:val="-7"/>
          <w:w w:val="110"/>
        </w:rPr>
        <w:t xml:space="preserve"> </w:t>
      </w:r>
      <w:r>
        <w:rPr>
          <w:spacing w:val="-2"/>
          <w:w w:val="110"/>
        </w:rPr>
        <w:t>reference,</w:t>
      </w:r>
      <w:r>
        <w:rPr>
          <w:spacing w:val="-5"/>
          <w:w w:val="110"/>
        </w:rPr>
        <w:t xml:space="preserve"> </w:t>
      </w:r>
      <w:r>
        <w:rPr>
          <w:spacing w:val="-2"/>
          <w:w w:val="110"/>
        </w:rPr>
        <w:t>a</w:t>
      </w:r>
      <w:r>
        <w:rPr>
          <w:spacing w:val="-7"/>
          <w:w w:val="110"/>
        </w:rPr>
        <w:t xml:space="preserve"> </w:t>
      </w:r>
      <w:r>
        <w:rPr>
          <w:spacing w:val="-2"/>
          <w:w w:val="110"/>
        </w:rPr>
        <w:t>screenshot</w:t>
      </w:r>
      <w:r>
        <w:rPr>
          <w:spacing w:val="-7"/>
          <w:w w:val="110"/>
        </w:rPr>
        <w:t xml:space="preserve"> </w:t>
      </w:r>
      <w:r>
        <w:rPr>
          <w:spacing w:val="-2"/>
          <w:w w:val="110"/>
        </w:rPr>
        <w:t>of</w:t>
      </w:r>
      <w:r>
        <w:rPr>
          <w:spacing w:val="-7"/>
          <w:w w:val="110"/>
        </w:rPr>
        <w:t xml:space="preserve"> </w:t>
      </w:r>
      <w:r>
        <w:rPr>
          <w:spacing w:val="-2"/>
          <w:w w:val="110"/>
        </w:rPr>
        <w:t>the</w:t>
      </w:r>
      <w:r>
        <w:rPr>
          <w:spacing w:val="-7"/>
          <w:w w:val="110"/>
        </w:rPr>
        <w:t xml:space="preserve"> </w:t>
      </w:r>
      <w:r>
        <w:rPr>
          <w:spacing w:val="-2"/>
          <w:w w:val="110"/>
        </w:rPr>
        <w:t xml:space="preserve">Confluence </w:t>
      </w:r>
      <w:r>
        <w:rPr>
          <w:w w:val="115"/>
        </w:rPr>
        <w:t>landing</w:t>
      </w:r>
      <w:r>
        <w:rPr>
          <w:spacing w:val="-15"/>
          <w:w w:val="115"/>
        </w:rPr>
        <w:t xml:space="preserve"> </w:t>
      </w:r>
      <w:r>
        <w:rPr>
          <w:w w:val="115"/>
        </w:rPr>
        <w:t>page</w:t>
      </w:r>
      <w:r>
        <w:rPr>
          <w:spacing w:val="-15"/>
          <w:w w:val="115"/>
        </w:rPr>
        <w:t xml:space="preserve"> </w:t>
      </w:r>
      <w:r>
        <w:rPr>
          <w:w w:val="115"/>
        </w:rPr>
        <w:t>describing</w:t>
      </w:r>
      <w:r>
        <w:rPr>
          <w:spacing w:val="-15"/>
          <w:w w:val="115"/>
        </w:rPr>
        <w:t xml:space="preserve"> </w:t>
      </w:r>
      <w:r>
        <w:rPr>
          <w:w w:val="115"/>
        </w:rPr>
        <w:t>the</w:t>
      </w:r>
      <w:r>
        <w:rPr>
          <w:spacing w:val="-15"/>
          <w:w w:val="115"/>
        </w:rPr>
        <w:t xml:space="preserve"> </w:t>
      </w:r>
      <w:r>
        <w:rPr>
          <w:w w:val="115"/>
        </w:rPr>
        <w:t>initiative</w:t>
      </w:r>
      <w:r>
        <w:rPr>
          <w:spacing w:val="-15"/>
          <w:w w:val="115"/>
        </w:rPr>
        <w:t xml:space="preserve"> </w:t>
      </w:r>
      <w:r>
        <w:rPr>
          <w:w w:val="115"/>
        </w:rPr>
        <w:t>is</w:t>
      </w:r>
      <w:r>
        <w:rPr>
          <w:spacing w:val="-15"/>
          <w:w w:val="115"/>
        </w:rPr>
        <w:t xml:space="preserve"> </w:t>
      </w:r>
      <w:r>
        <w:rPr>
          <w:w w:val="115"/>
        </w:rPr>
        <w:t>shown</w:t>
      </w:r>
      <w:r>
        <w:rPr>
          <w:spacing w:val="-15"/>
          <w:w w:val="115"/>
        </w:rPr>
        <w:t xml:space="preserve"> </w:t>
      </w:r>
      <w:r>
        <w:rPr>
          <w:w w:val="115"/>
        </w:rPr>
        <w:t>below:</w:t>
      </w:r>
    </w:p>
    <w:p w14:paraId="077BAEF6" w14:textId="77777777" w:rsidR="00C220EB" w:rsidRDefault="00C220EB">
      <w:pPr>
        <w:pStyle w:val="BodyText"/>
        <w:rPr>
          <w:sz w:val="20"/>
        </w:rPr>
      </w:pPr>
    </w:p>
    <w:p w14:paraId="077BAEF7" w14:textId="77777777" w:rsidR="00C220EB" w:rsidRDefault="00C220EB">
      <w:pPr>
        <w:pStyle w:val="BodyText"/>
        <w:rPr>
          <w:sz w:val="20"/>
        </w:rPr>
      </w:pPr>
    </w:p>
    <w:p w14:paraId="077BAEF8" w14:textId="77777777" w:rsidR="00C220EB" w:rsidRDefault="00C220EB">
      <w:pPr>
        <w:pStyle w:val="BodyText"/>
        <w:rPr>
          <w:sz w:val="20"/>
        </w:rPr>
      </w:pPr>
    </w:p>
    <w:p w14:paraId="077BAEF9" w14:textId="77777777" w:rsidR="00C220EB" w:rsidRDefault="00C220EB">
      <w:pPr>
        <w:pStyle w:val="BodyText"/>
        <w:rPr>
          <w:sz w:val="20"/>
        </w:rPr>
      </w:pPr>
    </w:p>
    <w:p w14:paraId="077BAEFA" w14:textId="77777777" w:rsidR="00C220EB" w:rsidRDefault="00C220EB">
      <w:pPr>
        <w:pStyle w:val="BodyText"/>
        <w:rPr>
          <w:sz w:val="20"/>
        </w:rPr>
      </w:pPr>
    </w:p>
    <w:p w14:paraId="077BAEFB" w14:textId="77777777" w:rsidR="00C220EB" w:rsidRDefault="00C220EB">
      <w:pPr>
        <w:pStyle w:val="BodyText"/>
        <w:rPr>
          <w:sz w:val="20"/>
        </w:rPr>
      </w:pPr>
    </w:p>
    <w:p w14:paraId="077BAEFC" w14:textId="77777777" w:rsidR="00C220EB" w:rsidRDefault="00000000">
      <w:pPr>
        <w:pStyle w:val="BodyText"/>
        <w:spacing w:before="72"/>
        <w:rPr>
          <w:sz w:val="20"/>
        </w:rPr>
      </w:pPr>
      <w:commentRangeStart w:id="39"/>
      <w:r>
        <w:rPr>
          <w:noProof/>
          <w:sz w:val="20"/>
        </w:rPr>
        <w:drawing>
          <wp:anchor distT="0" distB="0" distL="0" distR="0" simplePos="0" relativeHeight="487589888" behindDoc="1" locked="0" layoutInCell="1" allowOverlap="1" wp14:anchorId="077BB814" wp14:editId="077BB815">
            <wp:simplePos x="0" y="0"/>
            <wp:positionH relativeFrom="page">
              <wp:posOffset>1171854</wp:posOffset>
            </wp:positionH>
            <wp:positionV relativeFrom="paragraph">
              <wp:posOffset>207518</wp:posOffset>
            </wp:positionV>
            <wp:extent cx="5174013" cy="191738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stretch>
                      <a:fillRect/>
                    </a:stretch>
                  </pic:blipFill>
                  <pic:spPr>
                    <a:xfrm>
                      <a:off x="0" y="0"/>
                      <a:ext cx="5174013" cy="1917382"/>
                    </a:xfrm>
                    <a:prstGeom prst="rect">
                      <a:avLst/>
                    </a:prstGeom>
                  </pic:spPr>
                </pic:pic>
              </a:graphicData>
            </a:graphic>
          </wp:anchor>
        </w:drawing>
      </w:r>
      <w:commentRangeEnd w:id="39"/>
      <w:r w:rsidR="00E019B8">
        <w:rPr>
          <w:rStyle w:val="CommentReference"/>
          <w:sz w:val="20"/>
          <w:szCs w:val="22"/>
        </w:rPr>
        <w:commentReference w:id="39"/>
      </w:r>
    </w:p>
    <w:p w14:paraId="077BAEFD" w14:textId="77777777" w:rsidR="00C220EB" w:rsidRDefault="00C220EB">
      <w:pPr>
        <w:pStyle w:val="BodyText"/>
        <w:spacing w:before="48"/>
        <w:rPr>
          <w:sz w:val="18"/>
        </w:rPr>
      </w:pPr>
    </w:p>
    <w:p w14:paraId="077BAEFE" w14:textId="77777777" w:rsidR="00C220EB"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2.3.:</w:t>
      </w:r>
      <w:r>
        <w:rPr>
          <w:rFonts w:ascii="Arial"/>
          <w:b/>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start</w:t>
      </w:r>
      <w:r>
        <w:rPr>
          <w:rFonts w:ascii="Arial"/>
          <w:color w:val="697D90"/>
          <w:spacing w:val="-1"/>
          <w:sz w:val="18"/>
        </w:rPr>
        <w:t xml:space="preserve"> </w:t>
      </w:r>
      <w:r>
        <w:rPr>
          <w:rFonts w:ascii="Arial"/>
          <w:color w:val="697D90"/>
          <w:sz w:val="18"/>
        </w:rPr>
        <w:t>page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AWS</w:t>
      </w:r>
      <w:r>
        <w:rPr>
          <w:rFonts w:ascii="Arial"/>
          <w:color w:val="697D90"/>
          <w:spacing w:val="-1"/>
          <w:sz w:val="18"/>
        </w:rPr>
        <w:t xml:space="preserve"> </w:t>
      </w:r>
      <w:r>
        <w:rPr>
          <w:rFonts w:ascii="Arial"/>
          <w:color w:val="697D90"/>
          <w:sz w:val="18"/>
        </w:rPr>
        <w:t>modernisation,</w:t>
      </w:r>
      <w:r>
        <w:rPr>
          <w:rFonts w:ascii="Arial"/>
          <w:color w:val="697D90"/>
          <w:spacing w:val="-1"/>
          <w:sz w:val="18"/>
        </w:rPr>
        <w:t xml:space="preserve"> </w:t>
      </w:r>
      <w:r>
        <w:rPr>
          <w:rFonts w:ascii="Arial"/>
          <w:color w:val="697D90"/>
          <w:sz w:val="18"/>
        </w:rPr>
        <w:t>listing</w:t>
      </w:r>
      <w:r>
        <w:rPr>
          <w:rFonts w:ascii="Arial"/>
          <w:color w:val="697D90"/>
          <w:spacing w:val="-1"/>
          <w:sz w:val="18"/>
        </w:rPr>
        <w:t xml:space="preserve"> </w:t>
      </w:r>
      <w:r>
        <w:rPr>
          <w:rFonts w:ascii="Arial"/>
          <w:color w:val="697D90"/>
          <w:sz w:val="18"/>
        </w:rPr>
        <w:t>KPI</w:t>
      </w:r>
      <w:r>
        <w:rPr>
          <w:rFonts w:ascii="Arial"/>
          <w:color w:val="697D90"/>
          <w:spacing w:val="-1"/>
          <w:sz w:val="18"/>
        </w:rPr>
        <w:t xml:space="preserve"> </w:t>
      </w:r>
      <w:r>
        <w:rPr>
          <w:rFonts w:ascii="Arial"/>
          <w:color w:val="697D90"/>
          <w:sz w:val="18"/>
        </w:rPr>
        <w:t>and latest</w:t>
      </w:r>
      <w:r>
        <w:rPr>
          <w:rFonts w:ascii="Arial"/>
          <w:color w:val="697D90"/>
          <w:spacing w:val="-1"/>
          <w:sz w:val="18"/>
        </w:rPr>
        <w:t xml:space="preserve"> </w:t>
      </w:r>
      <w:r>
        <w:rPr>
          <w:rFonts w:ascii="Arial"/>
          <w:color w:val="697D90"/>
          <w:spacing w:val="-4"/>
          <w:sz w:val="18"/>
        </w:rPr>
        <w:t>news</w:t>
      </w:r>
    </w:p>
    <w:p w14:paraId="077BAEFF" w14:textId="77777777" w:rsidR="00C220EB" w:rsidRDefault="00C220EB">
      <w:pPr>
        <w:pStyle w:val="BodyText"/>
        <w:rPr>
          <w:rFonts w:ascii="Arial"/>
          <w:sz w:val="18"/>
        </w:rPr>
      </w:pPr>
    </w:p>
    <w:p w14:paraId="077BAF00" w14:textId="77777777" w:rsidR="00C220EB" w:rsidRDefault="00C220EB">
      <w:pPr>
        <w:pStyle w:val="BodyText"/>
        <w:rPr>
          <w:rFonts w:ascii="Arial"/>
          <w:sz w:val="18"/>
        </w:rPr>
      </w:pPr>
    </w:p>
    <w:p w14:paraId="077BAF01" w14:textId="77777777" w:rsidR="00C220EB" w:rsidRDefault="00C220EB">
      <w:pPr>
        <w:pStyle w:val="BodyText"/>
        <w:rPr>
          <w:rFonts w:ascii="Arial"/>
          <w:sz w:val="18"/>
        </w:rPr>
      </w:pPr>
    </w:p>
    <w:p w14:paraId="077BAF02" w14:textId="77777777" w:rsidR="00C220EB" w:rsidRDefault="00C220EB">
      <w:pPr>
        <w:pStyle w:val="BodyText"/>
        <w:rPr>
          <w:rFonts w:ascii="Arial"/>
          <w:sz w:val="18"/>
        </w:rPr>
      </w:pPr>
    </w:p>
    <w:p w14:paraId="077BAF03" w14:textId="77777777" w:rsidR="00C220EB" w:rsidRDefault="00C220EB">
      <w:pPr>
        <w:pStyle w:val="BodyText"/>
        <w:rPr>
          <w:rFonts w:ascii="Arial"/>
          <w:sz w:val="18"/>
        </w:rPr>
      </w:pPr>
    </w:p>
    <w:p w14:paraId="077BAF04" w14:textId="77777777" w:rsidR="00C220EB" w:rsidRDefault="00C220EB">
      <w:pPr>
        <w:pStyle w:val="BodyText"/>
        <w:rPr>
          <w:rFonts w:ascii="Arial"/>
          <w:sz w:val="18"/>
        </w:rPr>
      </w:pPr>
    </w:p>
    <w:p w14:paraId="077BAF05" w14:textId="77777777" w:rsidR="00C220EB" w:rsidRDefault="00C220EB">
      <w:pPr>
        <w:pStyle w:val="BodyText"/>
        <w:rPr>
          <w:rFonts w:ascii="Arial"/>
          <w:sz w:val="18"/>
        </w:rPr>
      </w:pPr>
    </w:p>
    <w:p w14:paraId="077BAF06" w14:textId="77777777" w:rsidR="00C220EB" w:rsidRDefault="00C220EB">
      <w:pPr>
        <w:pStyle w:val="BodyText"/>
        <w:rPr>
          <w:rFonts w:ascii="Arial"/>
          <w:sz w:val="18"/>
        </w:rPr>
      </w:pPr>
    </w:p>
    <w:p w14:paraId="077BAF07" w14:textId="77777777" w:rsidR="00C220EB" w:rsidRDefault="00C220EB">
      <w:pPr>
        <w:pStyle w:val="BodyText"/>
        <w:rPr>
          <w:rFonts w:ascii="Arial"/>
          <w:sz w:val="18"/>
        </w:rPr>
      </w:pPr>
    </w:p>
    <w:p w14:paraId="077BAF08" w14:textId="77777777" w:rsidR="00C220EB" w:rsidRDefault="00C220EB">
      <w:pPr>
        <w:pStyle w:val="BodyText"/>
        <w:rPr>
          <w:rFonts w:ascii="Arial"/>
          <w:sz w:val="18"/>
        </w:rPr>
      </w:pPr>
    </w:p>
    <w:p w14:paraId="077BAF09" w14:textId="77777777" w:rsidR="00C220EB" w:rsidRDefault="00C220EB">
      <w:pPr>
        <w:pStyle w:val="BodyText"/>
        <w:rPr>
          <w:rFonts w:ascii="Arial"/>
          <w:sz w:val="18"/>
        </w:rPr>
      </w:pPr>
    </w:p>
    <w:p w14:paraId="077BAF0A" w14:textId="77777777" w:rsidR="00C220EB" w:rsidRDefault="00C220EB">
      <w:pPr>
        <w:pStyle w:val="BodyText"/>
        <w:rPr>
          <w:rFonts w:ascii="Arial"/>
          <w:sz w:val="18"/>
        </w:rPr>
      </w:pPr>
    </w:p>
    <w:p w14:paraId="077BAF0B" w14:textId="77777777" w:rsidR="00C220EB" w:rsidRDefault="00C220EB">
      <w:pPr>
        <w:pStyle w:val="BodyText"/>
        <w:rPr>
          <w:rFonts w:ascii="Arial"/>
          <w:sz w:val="18"/>
        </w:rPr>
      </w:pPr>
    </w:p>
    <w:p w14:paraId="077BAF0C" w14:textId="77777777" w:rsidR="00C220EB" w:rsidRDefault="00C220EB">
      <w:pPr>
        <w:pStyle w:val="BodyText"/>
        <w:rPr>
          <w:rFonts w:ascii="Arial"/>
          <w:sz w:val="18"/>
        </w:rPr>
      </w:pPr>
    </w:p>
    <w:p w14:paraId="077BAF0D" w14:textId="77777777" w:rsidR="00C220EB" w:rsidRDefault="00C220EB">
      <w:pPr>
        <w:pStyle w:val="BodyText"/>
        <w:rPr>
          <w:rFonts w:ascii="Arial"/>
          <w:sz w:val="18"/>
        </w:rPr>
      </w:pPr>
    </w:p>
    <w:p w14:paraId="077BAF0E" w14:textId="77777777" w:rsidR="00C220EB" w:rsidRDefault="00C220EB">
      <w:pPr>
        <w:pStyle w:val="BodyText"/>
        <w:spacing w:before="58"/>
        <w:rPr>
          <w:rFonts w:ascii="Arial"/>
          <w:sz w:val="18"/>
        </w:rPr>
      </w:pPr>
    </w:p>
    <w:p w14:paraId="077BAF0F" w14:textId="77777777" w:rsidR="00C220EB" w:rsidRDefault="00000000">
      <w:pPr>
        <w:pStyle w:val="BodyText"/>
        <w:spacing w:line="256" w:lineRule="auto"/>
        <w:ind w:left="142" w:right="848"/>
        <w:jc w:val="both"/>
      </w:pPr>
      <w:r>
        <w:rPr>
          <w:w w:val="110"/>
        </w:rPr>
        <w:t xml:space="preserve">This team consists mainly of consultants with long-term experience in assisting companies in </w:t>
      </w:r>
      <w:bookmarkStart w:id="40" w:name="_bookmark29"/>
      <w:bookmarkEnd w:id="40"/>
      <w:r>
        <w:rPr>
          <w:w w:val="110"/>
        </w:rPr>
        <w:t xml:space="preserve">becoming </w:t>
      </w:r>
      <w:r>
        <w:t>proficient</w:t>
      </w:r>
      <w:r>
        <w:rPr>
          <w:spacing w:val="24"/>
        </w:rPr>
        <w:t xml:space="preserve"> </w:t>
      </w:r>
      <w:r>
        <w:t>with</w:t>
      </w:r>
      <w:r>
        <w:rPr>
          <w:spacing w:val="24"/>
        </w:rPr>
        <w:t xml:space="preserve"> </w:t>
      </w:r>
      <w:r>
        <w:t>AWS.</w:t>
      </w:r>
      <w:r>
        <w:rPr>
          <w:spacing w:val="24"/>
        </w:rPr>
        <w:t xml:space="preserve"> </w:t>
      </w:r>
      <w:r>
        <w:t>They</w:t>
      </w:r>
      <w:r>
        <w:rPr>
          <w:spacing w:val="24"/>
        </w:rPr>
        <w:t xml:space="preserve"> </w:t>
      </w:r>
      <w:r>
        <w:t>support</w:t>
      </w:r>
      <w:r>
        <w:rPr>
          <w:spacing w:val="24"/>
        </w:rPr>
        <w:t xml:space="preserve"> </w:t>
      </w:r>
      <w:r>
        <w:t>data</w:t>
      </w:r>
      <w:r>
        <w:rPr>
          <w:spacing w:val="24"/>
        </w:rPr>
        <w:t xml:space="preserve"> </w:t>
      </w:r>
      <w:r>
        <w:t>engineers</w:t>
      </w:r>
      <w:r>
        <w:rPr>
          <w:spacing w:val="24"/>
        </w:rPr>
        <w:t xml:space="preserve"> </w:t>
      </w:r>
      <w:r>
        <w:t>at</w:t>
      </w:r>
      <w:r>
        <w:rPr>
          <w:spacing w:val="24"/>
        </w:rPr>
        <w:t xml:space="preserve"> </w:t>
      </w:r>
      <w:r>
        <w:t>Swiss</w:t>
      </w:r>
      <w:r>
        <w:rPr>
          <w:spacing w:val="24"/>
        </w:rPr>
        <w:t xml:space="preserve"> </w:t>
      </w:r>
      <w:r>
        <w:t>Post</w:t>
      </w:r>
      <w:r>
        <w:rPr>
          <w:spacing w:val="24"/>
        </w:rPr>
        <w:t xml:space="preserve"> </w:t>
      </w:r>
      <w:r>
        <w:t>by</w:t>
      </w:r>
      <w:r>
        <w:rPr>
          <w:spacing w:val="24"/>
        </w:rPr>
        <w:t xml:space="preserve"> </w:t>
      </w:r>
      <w:r>
        <w:t>improving</w:t>
      </w:r>
      <w:r>
        <w:rPr>
          <w:spacing w:val="24"/>
        </w:rPr>
        <w:t xml:space="preserve"> </w:t>
      </w:r>
      <w:r>
        <w:t>existing</w:t>
      </w:r>
      <w:r>
        <w:rPr>
          <w:spacing w:val="24"/>
        </w:rPr>
        <w:t xml:space="preserve"> </w:t>
      </w:r>
      <w:r>
        <w:t>code</w:t>
      </w:r>
      <w:r>
        <w:rPr>
          <w:spacing w:val="24"/>
        </w:rPr>
        <w:t xml:space="preserve"> </w:t>
      </w:r>
      <w:r>
        <w:t>and</w:t>
      </w:r>
      <w:r>
        <w:rPr>
          <w:spacing w:val="24"/>
        </w:rPr>
        <w:t xml:space="preserve"> </w:t>
      </w:r>
      <w:r>
        <w:t>reviewing</w:t>
      </w:r>
      <w:r>
        <w:rPr>
          <w:spacing w:val="24"/>
        </w:rPr>
        <w:t xml:space="preserve"> </w:t>
      </w:r>
      <w:r>
        <w:t xml:space="preserve">it </w:t>
      </w:r>
      <w:r>
        <w:rPr>
          <w:w w:val="110"/>
        </w:rPr>
        <w:t>for</w:t>
      </w:r>
      <w:r>
        <w:rPr>
          <w:spacing w:val="-7"/>
          <w:w w:val="110"/>
        </w:rPr>
        <w:t xml:space="preserve"> </w:t>
      </w:r>
      <w:r>
        <w:rPr>
          <w:w w:val="110"/>
        </w:rPr>
        <w:t>potential</w:t>
      </w:r>
      <w:r>
        <w:rPr>
          <w:spacing w:val="-7"/>
          <w:w w:val="110"/>
        </w:rPr>
        <w:t xml:space="preserve"> </w:t>
      </w:r>
      <w:r>
        <w:rPr>
          <w:w w:val="110"/>
        </w:rPr>
        <w:t>enhancements. This</w:t>
      </w:r>
      <w:r>
        <w:rPr>
          <w:spacing w:val="-7"/>
          <w:w w:val="110"/>
        </w:rPr>
        <w:t xml:space="preserve"> </w:t>
      </w:r>
      <w:r>
        <w:rPr>
          <w:w w:val="110"/>
        </w:rPr>
        <w:t>is</w:t>
      </w:r>
      <w:r>
        <w:rPr>
          <w:spacing w:val="-7"/>
          <w:w w:val="110"/>
        </w:rPr>
        <w:t xml:space="preserve"> </w:t>
      </w:r>
      <w:r>
        <w:rPr>
          <w:w w:val="110"/>
        </w:rPr>
        <w:t>relevant</w:t>
      </w:r>
      <w:r>
        <w:rPr>
          <w:spacing w:val="-7"/>
          <w:w w:val="110"/>
        </w:rPr>
        <w:t xml:space="preserve"> </w:t>
      </w:r>
      <w:r>
        <w:rPr>
          <w:w w:val="110"/>
        </w:rPr>
        <w:t>for</w:t>
      </w:r>
      <w:r>
        <w:rPr>
          <w:spacing w:val="-7"/>
          <w:w w:val="110"/>
        </w:rPr>
        <w:t xml:space="preserve"> </w:t>
      </w:r>
      <w:r>
        <w:rPr>
          <w:w w:val="110"/>
        </w:rPr>
        <w:t>Swiss</w:t>
      </w:r>
      <w:r>
        <w:rPr>
          <w:spacing w:val="-6"/>
          <w:w w:val="110"/>
        </w:rPr>
        <w:t xml:space="preserve"> </w:t>
      </w:r>
      <w:r>
        <w:rPr>
          <w:w w:val="110"/>
        </w:rPr>
        <w:t>Post,</w:t>
      </w:r>
      <w:r>
        <w:rPr>
          <w:spacing w:val="-5"/>
          <w:w w:val="110"/>
        </w:rPr>
        <w:t xml:space="preserve"> </w:t>
      </w:r>
      <w:r>
        <w:rPr>
          <w:w w:val="110"/>
        </w:rPr>
        <w:t>as</w:t>
      </w:r>
      <w:r>
        <w:rPr>
          <w:spacing w:val="-7"/>
          <w:w w:val="110"/>
        </w:rPr>
        <w:t xml:space="preserve"> </w:t>
      </w:r>
      <w:r>
        <w:rPr>
          <w:w w:val="110"/>
        </w:rPr>
        <w:t>the</w:t>
      </w:r>
      <w:r>
        <w:rPr>
          <w:spacing w:val="-7"/>
          <w:w w:val="110"/>
        </w:rPr>
        <w:t xml:space="preserve"> </w:t>
      </w:r>
      <w:r>
        <w:rPr>
          <w:w w:val="110"/>
        </w:rPr>
        <w:t>development</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cloud</w:t>
      </w:r>
      <w:r>
        <w:rPr>
          <w:spacing w:val="-7"/>
          <w:w w:val="110"/>
        </w:rPr>
        <w:t xml:space="preserve"> </w:t>
      </w:r>
      <w:r>
        <w:rPr>
          <w:w w:val="110"/>
        </w:rPr>
        <w:t xml:space="preserve">infrastructure </w:t>
      </w:r>
      <w:r>
        <w:rPr>
          <w:w w:val="115"/>
        </w:rPr>
        <w:t>started</w:t>
      </w:r>
      <w:r>
        <w:rPr>
          <w:spacing w:val="-9"/>
          <w:w w:val="115"/>
        </w:rPr>
        <w:t xml:space="preserve"> </w:t>
      </w:r>
      <w:r>
        <w:rPr>
          <w:w w:val="115"/>
        </w:rPr>
        <w:t>without</w:t>
      </w:r>
      <w:r>
        <w:rPr>
          <w:spacing w:val="-9"/>
          <w:w w:val="115"/>
        </w:rPr>
        <w:t xml:space="preserve"> </w:t>
      </w:r>
      <w:r>
        <w:rPr>
          <w:w w:val="115"/>
        </w:rPr>
        <w:t>full</w:t>
      </w:r>
      <w:r>
        <w:rPr>
          <w:spacing w:val="-9"/>
          <w:w w:val="115"/>
        </w:rPr>
        <w:t xml:space="preserve"> </w:t>
      </w:r>
      <w:r>
        <w:rPr>
          <w:w w:val="115"/>
        </w:rPr>
        <w:t>architectural</w:t>
      </w:r>
      <w:r>
        <w:rPr>
          <w:spacing w:val="-9"/>
          <w:w w:val="115"/>
        </w:rPr>
        <w:t xml:space="preserve"> </w:t>
      </w:r>
      <w:r>
        <w:rPr>
          <w:w w:val="115"/>
        </w:rPr>
        <w:t>support</w:t>
      </w:r>
      <w:r>
        <w:rPr>
          <w:spacing w:val="-9"/>
          <w:w w:val="115"/>
        </w:rPr>
        <w:t xml:space="preserve"> </w:t>
      </w:r>
      <w:r>
        <w:rPr>
          <w:w w:val="115"/>
        </w:rPr>
        <w:t>and</w:t>
      </w:r>
      <w:r>
        <w:rPr>
          <w:spacing w:val="-9"/>
          <w:w w:val="115"/>
        </w:rPr>
        <w:t xml:space="preserve"> </w:t>
      </w:r>
      <w:r>
        <w:rPr>
          <w:w w:val="115"/>
        </w:rPr>
        <w:t>therefore</w:t>
      </w:r>
      <w:r>
        <w:rPr>
          <w:spacing w:val="-9"/>
          <w:w w:val="115"/>
        </w:rPr>
        <w:t xml:space="preserve"> </w:t>
      </w:r>
      <w:r>
        <w:rPr>
          <w:w w:val="115"/>
        </w:rPr>
        <w:t>has</w:t>
      </w:r>
      <w:r>
        <w:rPr>
          <w:spacing w:val="-9"/>
          <w:w w:val="115"/>
        </w:rPr>
        <w:t xml:space="preserve"> </w:t>
      </w:r>
      <w:r>
        <w:rPr>
          <w:w w:val="115"/>
        </w:rPr>
        <w:t>room</w:t>
      </w:r>
      <w:r>
        <w:rPr>
          <w:spacing w:val="-9"/>
          <w:w w:val="115"/>
        </w:rPr>
        <w:t xml:space="preserve"> </w:t>
      </w:r>
      <w:r>
        <w:rPr>
          <w:w w:val="115"/>
        </w:rPr>
        <w:t>for</w:t>
      </w:r>
      <w:r>
        <w:rPr>
          <w:spacing w:val="-9"/>
          <w:w w:val="115"/>
        </w:rPr>
        <w:t xml:space="preserve"> </w:t>
      </w:r>
      <w:r>
        <w:rPr>
          <w:w w:val="115"/>
        </w:rPr>
        <w:t>improvement.</w:t>
      </w:r>
    </w:p>
    <w:p w14:paraId="077BAF10" w14:textId="77777777" w:rsidR="00C220EB" w:rsidRDefault="00C220EB">
      <w:pPr>
        <w:pStyle w:val="BodyText"/>
        <w:spacing w:line="256" w:lineRule="auto"/>
        <w:jc w:val="both"/>
        <w:sectPr w:rsidR="00C220EB">
          <w:footerReference w:type="even" r:id="rId55"/>
          <w:footerReference w:type="default" r:id="rId56"/>
          <w:pgSz w:w="11910" w:h="16840"/>
          <w:pgMar w:top="440" w:right="0" w:bottom="1720" w:left="708" w:header="0" w:footer="1540" w:gutter="0"/>
          <w:pgNumType w:start="13"/>
          <w:cols w:space="720"/>
        </w:sectPr>
      </w:pPr>
    </w:p>
    <w:p w14:paraId="077BAF11" w14:textId="77777777" w:rsidR="00C220EB" w:rsidRDefault="00C220EB">
      <w:pPr>
        <w:pStyle w:val="BodyText"/>
        <w:spacing w:before="168"/>
        <w:rPr>
          <w:sz w:val="20"/>
        </w:rPr>
      </w:pPr>
    </w:p>
    <w:p w14:paraId="077BAF12" w14:textId="77777777" w:rsidR="00C220EB" w:rsidRDefault="00000000">
      <w:pPr>
        <w:ind w:left="1137"/>
        <w:rPr>
          <w:sz w:val="20"/>
        </w:rPr>
      </w:pPr>
      <w:bookmarkStart w:id="41" w:name="_bookmark33"/>
      <w:bookmarkEnd w:id="41"/>
      <w:r>
        <w:rPr>
          <w:noProof/>
          <w:sz w:val="20"/>
        </w:rPr>
        <w:drawing>
          <wp:inline distT="0" distB="0" distL="0" distR="0" wp14:anchorId="077BB816" wp14:editId="077BB817">
            <wp:extent cx="5175503" cy="34503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7" cstate="print"/>
                    <a:stretch>
                      <a:fillRect/>
                    </a:stretch>
                  </pic:blipFill>
                  <pic:spPr>
                    <a:xfrm>
                      <a:off x="0" y="0"/>
                      <a:ext cx="5175503" cy="3450336"/>
                    </a:xfrm>
                    <a:prstGeom prst="rect">
                      <a:avLst/>
                    </a:prstGeom>
                  </pic:spPr>
                </pic:pic>
              </a:graphicData>
            </a:graphic>
          </wp:inline>
        </w:drawing>
      </w:r>
    </w:p>
    <w:p w14:paraId="077BAF13" w14:textId="77777777" w:rsidR="00C220EB" w:rsidRDefault="00C220EB">
      <w:pPr>
        <w:pStyle w:val="BodyText"/>
        <w:spacing w:before="51"/>
        <w:rPr>
          <w:sz w:val="18"/>
        </w:rPr>
      </w:pPr>
    </w:p>
    <w:p w14:paraId="077BAF14" w14:textId="77777777" w:rsidR="00C220EB" w:rsidRDefault="00000000">
      <w:pPr>
        <w:ind w:left="142"/>
        <w:rPr>
          <w:rFonts w:ascii="Arial"/>
          <w:sz w:val="18"/>
        </w:rPr>
      </w:pPr>
      <w:bookmarkStart w:id="42" w:name="_bookmark30"/>
      <w:bookmarkEnd w:id="42"/>
      <w:r>
        <w:rPr>
          <w:rFonts w:ascii="Arial"/>
          <w:b/>
          <w:color w:val="697D90"/>
          <w:sz w:val="18"/>
        </w:rPr>
        <w:t>Figure</w:t>
      </w:r>
      <w:r>
        <w:rPr>
          <w:rFonts w:ascii="Arial"/>
          <w:b/>
          <w:color w:val="697D90"/>
          <w:spacing w:val="-2"/>
          <w:sz w:val="18"/>
        </w:rPr>
        <w:t xml:space="preserve"> </w:t>
      </w:r>
      <w:r>
        <w:rPr>
          <w:rFonts w:ascii="Arial"/>
          <w:b/>
          <w:color w:val="697D90"/>
          <w:sz w:val="18"/>
        </w:rPr>
        <w:t>2.4.:</w:t>
      </w:r>
      <w:r>
        <w:rPr>
          <w:rFonts w:ascii="Arial"/>
          <w:b/>
          <w:color w:val="697D90"/>
          <w:spacing w:val="-1"/>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team</w:t>
      </w:r>
      <w:r>
        <w:rPr>
          <w:rFonts w:ascii="Arial"/>
          <w:color w:val="697D90"/>
          <w:spacing w:val="-3"/>
          <w:sz w:val="18"/>
        </w:rPr>
        <w:t xml:space="preserve"> </w:t>
      </w:r>
      <w:r>
        <w:rPr>
          <w:rFonts w:ascii="Arial"/>
          <w:color w:val="697D90"/>
          <w:sz w:val="18"/>
        </w:rPr>
        <w:t>setup</w:t>
      </w:r>
      <w:r>
        <w:rPr>
          <w:rFonts w:ascii="Arial"/>
          <w:color w:val="697D90"/>
          <w:spacing w:val="-4"/>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AWS</w:t>
      </w:r>
      <w:r>
        <w:rPr>
          <w:rFonts w:ascii="Arial"/>
          <w:color w:val="697D90"/>
          <w:spacing w:val="-3"/>
          <w:sz w:val="18"/>
        </w:rPr>
        <w:t xml:space="preserve"> </w:t>
      </w:r>
      <w:r>
        <w:rPr>
          <w:rFonts w:ascii="Arial"/>
          <w:color w:val="697D90"/>
          <w:spacing w:val="-2"/>
          <w:sz w:val="18"/>
        </w:rPr>
        <w:t>modernisation</w:t>
      </w:r>
    </w:p>
    <w:p w14:paraId="077BAF15" w14:textId="77777777" w:rsidR="00C220EB" w:rsidRDefault="00C220EB">
      <w:pPr>
        <w:pStyle w:val="BodyText"/>
        <w:rPr>
          <w:rFonts w:ascii="Arial"/>
          <w:sz w:val="18"/>
        </w:rPr>
      </w:pPr>
    </w:p>
    <w:p w14:paraId="077BAF16" w14:textId="77777777" w:rsidR="00C220EB" w:rsidRDefault="00C220EB">
      <w:pPr>
        <w:pStyle w:val="BodyText"/>
        <w:rPr>
          <w:rFonts w:ascii="Arial"/>
          <w:sz w:val="18"/>
        </w:rPr>
      </w:pPr>
    </w:p>
    <w:p w14:paraId="077BAF17" w14:textId="77777777" w:rsidR="00C220EB" w:rsidRDefault="00C220EB">
      <w:pPr>
        <w:pStyle w:val="BodyText"/>
        <w:spacing w:before="6"/>
        <w:rPr>
          <w:rFonts w:ascii="Arial"/>
          <w:sz w:val="18"/>
        </w:rPr>
      </w:pPr>
    </w:p>
    <w:p w14:paraId="077BAF18" w14:textId="77777777" w:rsidR="00C220EB" w:rsidRDefault="00000000">
      <w:pPr>
        <w:pStyle w:val="Heading4"/>
      </w:pPr>
      <w:bookmarkStart w:id="43" w:name="_bookmark31"/>
      <w:bookmarkEnd w:id="43"/>
      <w:r>
        <w:rPr>
          <w:color w:val="697D90"/>
        </w:rPr>
        <w:t>DQM</w:t>
      </w:r>
      <w:r>
        <w:rPr>
          <w:color w:val="697D90"/>
          <w:spacing w:val="8"/>
        </w:rPr>
        <w:t xml:space="preserve"> </w:t>
      </w:r>
      <w:r>
        <w:rPr>
          <w:color w:val="697D90"/>
          <w:spacing w:val="-4"/>
        </w:rPr>
        <w:t>team</w:t>
      </w:r>
    </w:p>
    <w:p w14:paraId="077BAF19" w14:textId="77777777" w:rsidR="00C220EB" w:rsidRDefault="00000000">
      <w:pPr>
        <w:pStyle w:val="BodyText"/>
        <w:spacing w:before="186" w:line="256" w:lineRule="auto"/>
        <w:ind w:left="142" w:right="848"/>
        <w:jc w:val="both"/>
      </w:pPr>
      <w:r>
        <w:t xml:space="preserve">The third team relevant to the project is the </w:t>
      </w:r>
      <w:hyperlink w:anchor="_bookmark142" w:history="1">
        <w:r>
          <w:t>DQM</w:t>
        </w:r>
      </w:hyperlink>
      <w:r>
        <w:t xml:space="preserve"> team.</w:t>
      </w:r>
      <w:r>
        <w:rPr>
          <w:spacing w:val="40"/>
        </w:rPr>
        <w:t xml:space="preserve"> </w:t>
      </w:r>
      <w:r>
        <w:t xml:space="preserve">The team serves KPI 14 Data Quality </w:t>
      </w:r>
      <w:bookmarkStart w:id="44" w:name="_bookmark32"/>
      <w:bookmarkEnd w:id="44"/>
      <w:r>
        <w:t xml:space="preserve">within the AWS </w:t>
      </w:r>
      <w:r>
        <w:rPr>
          <w:w w:val="110"/>
        </w:rPr>
        <w:t>modernisation.</w:t>
      </w:r>
      <w:r>
        <w:rPr>
          <w:spacing w:val="-1"/>
          <w:w w:val="110"/>
        </w:rPr>
        <w:t xml:space="preserve"> </w:t>
      </w:r>
      <w:r>
        <w:rPr>
          <w:w w:val="110"/>
        </w:rPr>
        <w:t>Their</w:t>
      </w:r>
      <w:r>
        <w:rPr>
          <w:spacing w:val="-10"/>
          <w:w w:val="110"/>
        </w:rPr>
        <w:t xml:space="preserve"> </w:t>
      </w:r>
      <w:r>
        <w:rPr>
          <w:w w:val="110"/>
        </w:rPr>
        <w:t>goal</w:t>
      </w:r>
      <w:r>
        <w:rPr>
          <w:spacing w:val="-10"/>
          <w:w w:val="110"/>
        </w:rPr>
        <w:t xml:space="preserve"> </w:t>
      </w:r>
      <w:r>
        <w:rPr>
          <w:w w:val="110"/>
        </w:rPr>
        <w:t>is</w:t>
      </w:r>
      <w:r>
        <w:rPr>
          <w:spacing w:val="-10"/>
          <w:w w:val="110"/>
        </w:rPr>
        <w:t xml:space="preserve"> </w:t>
      </w:r>
      <w:r>
        <w:rPr>
          <w:w w:val="110"/>
        </w:rPr>
        <w:t>described</w:t>
      </w:r>
      <w:r>
        <w:rPr>
          <w:spacing w:val="-10"/>
          <w:w w:val="110"/>
        </w:rPr>
        <w:t xml:space="preserve"> </w:t>
      </w:r>
      <w:r>
        <w:rPr>
          <w:w w:val="110"/>
        </w:rPr>
        <w:t>on</w:t>
      </w:r>
      <w:r>
        <w:rPr>
          <w:spacing w:val="-10"/>
          <w:w w:val="110"/>
        </w:rPr>
        <w:t xml:space="preserve"> </w:t>
      </w:r>
      <w:r>
        <w:rPr>
          <w:w w:val="110"/>
        </w:rPr>
        <w:t>Confluence</w:t>
      </w:r>
      <w:r>
        <w:rPr>
          <w:spacing w:val="-10"/>
          <w:w w:val="110"/>
        </w:rPr>
        <w:t xml:space="preserve"> </w:t>
      </w:r>
      <w:r>
        <w:rPr>
          <w:w w:val="110"/>
        </w:rPr>
        <w:t>as</w:t>
      </w:r>
      <w:r>
        <w:rPr>
          <w:spacing w:val="-10"/>
          <w:w w:val="110"/>
        </w:rPr>
        <w:t xml:space="preserve"> </w:t>
      </w:r>
      <w:r>
        <w:rPr>
          <w:w w:val="110"/>
        </w:rPr>
        <w:t>follows:</w:t>
      </w:r>
      <w:r>
        <w:rPr>
          <w:spacing w:val="-1"/>
          <w:w w:val="110"/>
        </w:rPr>
        <w:t xml:space="preserve"> </w:t>
      </w:r>
      <w:r>
        <w:rPr>
          <w:w w:val="110"/>
        </w:rPr>
        <w:t>specify,</w:t>
      </w:r>
      <w:r>
        <w:rPr>
          <w:spacing w:val="-10"/>
          <w:w w:val="110"/>
        </w:rPr>
        <w:t xml:space="preserve"> </w:t>
      </w:r>
      <w:r>
        <w:rPr>
          <w:w w:val="110"/>
        </w:rPr>
        <w:t>review,</w:t>
      </w:r>
      <w:r>
        <w:rPr>
          <w:spacing w:val="-10"/>
          <w:w w:val="110"/>
        </w:rPr>
        <w:t xml:space="preserve"> </w:t>
      </w:r>
      <w:r>
        <w:rPr>
          <w:w w:val="110"/>
        </w:rPr>
        <w:t>and</w:t>
      </w:r>
      <w:r>
        <w:rPr>
          <w:spacing w:val="-10"/>
          <w:w w:val="110"/>
        </w:rPr>
        <w:t xml:space="preserve"> </w:t>
      </w:r>
      <w:r>
        <w:rPr>
          <w:w w:val="110"/>
        </w:rPr>
        <w:t>implement</w:t>
      </w:r>
      <w:r>
        <w:rPr>
          <w:spacing w:val="-10"/>
          <w:w w:val="110"/>
        </w:rPr>
        <w:t xml:space="preserve"> </w:t>
      </w:r>
      <w:r>
        <w:rPr>
          <w:w w:val="110"/>
        </w:rPr>
        <w:t>an</w:t>
      </w:r>
      <w:r>
        <w:rPr>
          <w:spacing w:val="-10"/>
          <w:w w:val="110"/>
        </w:rPr>
        <w:t xml:space="preserve"> </w:t>
      </w:r>
      <w:r>
        <w:rPr>
          <w:w w:val="110"/>
        </w:rPr>
        <w:t xml:space="preserve">MVP to enable data scientists and ETL engineers to forward data quality measures to a monitoring dashboard </w:t>
      </w:r>
      <w:r>
        <w:rPr>
          <w:w w:val="115"/>
        </w:rPr>
        <w:t>for both business users and developers.</w:t>
      </w:r>
    </w:p>
    <w:p w14:paraId="077BAF1A" w14:textId="77777777" w:rsidR="00C220EB" w:rsidRDefault="00000000">
      <w:pPr>
        <w:pStyle w:val="BodyText"/>
        <w:spacing w:before="14"/>
        <w:rPr>
          <w:sz w:val="20"/>
        </w:rPr>
      </w:pPr>
      <w:r>
        <w:rPr>
          <w:noProof/>
          <w:sz w:val="20"/>
        </w:rPr>
        <w:drawing>
          <wp:anchor distT="0" distB="0" distL="0" distR="0" simplePos="0" relativeHeight="487590400" behindDoc="1" locked="0" layoutInCell="1" allowOverlap="1" wp14:anchorId="077BB818" wp14:editId="077BB819">
            <wp:simplePos x="0" y="0"/>
            <wp:positionH relativeFrom="page">
              <wp:posOffset>1171854</wp:posOffset>
            </wp:positionH>
            <wp:positionV relativeFrom="paragraph">
              <wp:posOffset>170765</wp:posOffset>
            </wp:positionV>
            <wp:extent cx="5175865" cy="30662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8" cstate="print"/>
                    <a:stretch>
                      <a:fillRect/>
                    </a:stretch>
                  </pic:blipFill>
                  <pic:spPr>
                    <a:xfrm>
                      <a:off x="0" y="0"/>
                      <a:ext cx="5175865" cy="3066288"/>
                    </a:xfrm>
                    <a:prstGeom prst="rect">
                      <a:avLst/>
                    </a:prstGeom>
                  </pic:spPr>
                </pic:pic>
              </a:graphicData>
            </a:graphic>
          </wp:anchor>
        </w:drawing>
      </w:r>
    </w:p>
    <w:p w14:paraId="077BAF1B" w14:textId="77777777" w:rsidR="00C220EB" w:rsidRDefault="00C220EB">
      <w:pPr>
        <w:pStyle w:val="BodyText"/>
        <w:spacing w:before="4"/>
      </w:pPr>
    </w:p>
    <w:p w14:paraId="077BAF1C"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2.5.:</w:t>
      </w:r>
      <w:r>
        <w:rPr>
          <w:rFonts w:ascii="Arial"/>
          <w:b/>
          <w:color w:val="697D90"/>
          <w:spacing w:val="-2"/>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KPI</w:t>
      </w:r>
      <w:r>
        <w:rPr>
          <w:rFonts w:ascii="Arial"/>
          <w:color w:val="697D90"/>
          <w:spacing w:val="-4"/>
          <w:sz w:val="18"/>
        </w:rPr>
        <w:t xml:space="preserve"> </w:t>
      </w:r>
      <w:r>
        <w:rPr>
          <w:rFonts w:ascii="Arial"/>
          <w:color w:val="697D90"/>
          <w:sz w:val="18"/>
        </w:rPr>
        <w:t>14</w:t>
      </w:r>
      <w:r>
        <w:rPr>
          <w:rFonts w:ascii="Arial"/>
          <w:color w:val="697D90"/>
          <w:spacing w:val="-5"/>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Quality</w:t>
      </w:r>
      <w:r>
        <w:rPr>
          <w:rFonts w:ascii="Arial"/>
          <w:color w:val="697D90"/>
          <w:spacing w:val="-5"/>
          <w:sz w:val="18"/>
        </w:rPr>
        <w:t xml:space="preserve"> </w:t>
      </w:r>
      <w:r>
        <w:rPr>
          <w:rFonts w:ascii="Arial"/>
          <w:color w:val="697D90"/>
          <w:sz w:val="18"/>
        </w:rPr>
        <w:t>start</w:t>
      </w:r>
      <w:r>
        <w:rPr>
          <w:rFonts w:ascii="Arial"/>
          <w:color w:val="697D90"/>
          <w:spacing w:val="-4"/>
          <w:sz w:val="18"/>
        </w:rPr>
        <w:t xml:space="preserve"> </w:t>
      </w:r>
      <w:r>
        <w:rPr>
          <w:rFonts w:ascii="Arial"/>
          <w:color w:val="697D90"/>
          <w:sz w:val="18"/>
        </w:rPr>
        <w:t>page</w:t>
      </w:r>
      <w:r>
        <w:rPr>
          <w:rFonts w:ascii="Arial"/>
          <w:color w:val="697D90"/>
          <w:spacing w:val="-4"/>
          <w:sz w:val="18"/>
        </w:rPr>
        <w:t xml:space="preserve"> </w:t>
      </w:r>
      <w:r>
        <w:rPr>
          <w:rFonts w:ascii="Arial"/>
          <w:color w:val="697D90"/>
          <w:sz w:val="18"/>
        </w:rPr>
        <w:t>on</w:t>
      </w:r>
      <w:r>
        <w:rPr>
          <w:rFonts w:ascii="Arial"/>
          <w:color w:val="697D90"/>
          <w:spacing w:val="-5"/>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pacing w:val="-2"/>
          <w:sz w:val="18"/>
        </w:rPr>
        <w:t>Confluence</w:t>
      </w:r>
    </w:p>
    <w:p w14:paraId="077BAF1D" w14:textId="77777777" w:rsidR="00C220EB" w:rsidRDefault="00C220EB">
      <w:pPr>
        <w:jc w:val="both"/>
        <w:rPr>
          <w:rFonts w:ascii="Arial"/>
          <w:sz w:val="18"/>
        </w:rPr>
        <w:sectPr w:rsidR="00C220EB">
          <w:pgSz w:w="11910" w:h="16840"/>
          <w:pgMar w:top="440" w:right="0" w:bottom="1720" w:left="708" w:header="0" w:footer="1540" w:gutter="0"/>
          <w:cols w:space="720"/>
        </w:sectPr>
      </w:pPr>
    </w:p>
    <w:p w14:paraId="077BAF1E" w14:textId="77777777" w:rsidR="00C220EB" w:rsidRDefault="00C220EB">
      <w:pPr>
        <w:pStyle w:val="BodyText"/>
        <w:spacing w:before="159"/>
        <w:rPr>
          <w:rFonts w:ascii="Arial"/>
        </w:rPr>
      </w:pPr>
    </w:p>
    <w:p w14:paraId="077BAF1F" w14:textId="77777777" w:rsidR="00C220EB" w:rsidRDefault="00000000">
      <w:pPr>
        <w:pStyle w:val="BodyText"/>
        <w:spacing w:line="256" w:lineRule="auto"/>
        <w:ind w:left="142" w:right="848"/>
        <w:jc w:val="both"/>
      </w:pPr>
      <w:r>
        <w:rPr>
          <w:w w:val="110"/>
        </w:rPr>
        <w:t>The team consists of three developers with the assistance of a lead data engineer. This setup ensures that the developers can deliver results efficiently, while the lead data engineer provides design guidance and solution</w:t>
      </w:r>
      <w:r>
        <w:rPr>
          <w:spacing w:val="-1"/>
          <w:w w:val="110"/>
        </w:rPr>
        <w:t xml:space="preserve"> </w:t>
      </w:r>
      <w:r>
        <w:rPr>
          <w:w w:val="110"/>
        </w:rPr>
        <w:t>structure.</w:t>
      </w:r>
    </w:p>
    <w:p w14:paraId="077BAF20" w14:textId="77777777" w:rsidR="00C220EB" w:rsidRDefault="00000000">
      <w:pPr>
        <w:pStyle w:val="BodyText"/>
        <w:spacing w:before="7"/>
        <w:rPr>
          <w:sz w:val="15"/>
        </w:rPr>
      </w:pPr>
      <w:r>
        <w:rPr>
          <w:noProof/>
          <w:sz w:val="15"/>
        </w:rPr>
        <w:drawing>
          <wp:anchor distT="0" distB="0" distL="0" distR="0" simplePos="0" relativeHeight="487590912" behindDoc="1" locked="0" layoutInCell="1" allowOverlap="1" wp14:anchorId="077BB81A" wp14:editId="077BB81B">
            <wp:simplePos x="0" y="0"/>
            <wp:positionH relativeFrom="page">
              <wp:posOffset>1220645</wp:posOffset>
            </wp:positionH>
            <wp:positionV relativeFrom="paragraph">
              <wp:posOffset>129311</wp:posOffset>
            </wp:positionV>
            <wp:extent cx="5126793" cy="345033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5126793" cy="3450336"/>
                    </a:xfrm>
                    <a:prstGeom prst="rect">
                      <a:avLst/>
                    </a:prstGeom>
                  </pic:spPr>
                </pic:pic>
              </a:graphicData>
            </a:graphic>
          </wp:anchor>
        </w:drawing>
      </w:r>
    </w:p>
    <w:p w14:paraId="077BAF21" w14:textId="77777777" w:rsidR="00C220EB" w:rsidRDefault="00C220EB">
      <w:pPr>
        <w:pStyle w:val="BodyText"/>
        <w:spacing w:before="5"/>
      </w:pPr>
    </w:p>
    <w:p w14:paraId="077BAF22" w14:textId="77777777" w:rsidR="00C220EB"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2.6.:</w:t>
      </w:r>
      <w:r>
        <w:rPr>
          <w:rFonts w:ascii="Arial"/>
          <w:b/>
          <w:color w:val="697D90"/>
          <w:spacing w:val="-9"/>
          <w:sz w:val="18"/>
        </w:rPr>
        <w:t xml:space="preserve"> </w:t>
      </w:r>
      <w:r>
        <w:rPr>
          <w:rFonts w:ascii="Arial"/>
          <w:color w:val="697D90"/>
          <w:sz w:val="18"/>
        </w:rPr>
        <w:t>The</w:t>
      </w:r>
      <w:r>
        <w:rPr>
          <w:rFonts w:ascii="Arial"/>
          <w:color w:val="697D90"/>
          <w:spacing w:val="-11"/>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team</w:t>
      </w:r>
      <w:r>
        <w:rPr>
          <w:rFonts w:ascii="Arial"/>
          <w:color w:val="697D90"/>
          <w:spacing w:val="-11"/>
          <w:sz w:val="18"/>
        </w:rPr>
        <w:t xml:space="preserve"> </w:t>
      </w:r>
      <w:r>
        <w:rPr>
          <w:rFonts w:ascii="Arial"/>
          <w:color w:val="697D90"/>
          <w:spacing w:val="-2"/>
          <w:sz w:val="18"/>
        </w:rPr>
        <w:t>setup</w:t>
      </w:r>
    </w:p>
    <w:p w14:paraId="077BAF23" w14:textId="77777777" w:rsidR="00C220EB" w:rsidRDefault="00C220EB">
      <w:pPr>
        <w:pStyle w:val="BodyText"/>
        <w:rPr>
          <w:rFonts w:ascii="Arial"/>
          <w:sz w:val="18"/>
        </w:rPr>
      </w:pPr>
    </w:p>
    <w:p w14:paraId="077BAF24" w14:textId="77777777" w:rsidR="00C220EB" w:rsidRDefault="00C220EB">
      <w:pPr>
        <w:pStyle w:val="BodyText"/>
        <w:spacing w:before="146"/>
        <w:rPr>
          <w:rFonts w:ascii="Arial"/>
          <w:sz w:val="18"/>
        </w:rPr>
      </w:pPr>
    </w:p>
    <w:p w14:paraId="077BAF25" w14:textId="77777777" w:rsidR="00C220EB" w:rsidRDefault="00000000">
      <w:pPr>
        <w:pStyle w:val="Heading3"/>
        <w:jc w:val="both"/>
      </w:pPr>
      <w:bookmarkStart w:id="45" w:name="_bookmark34"/>
      <w:bookmarkEnd w:id="45"/>
      <w:r>
        <w:rPr>
          <w:color w:val="697D90"/>
          <w:spacing w:val="-6"/>
        </w:rPr>
        <w:t>Academic project</w:t>
      </w:r>
      <w:r>
        <w:rPr>
          <w:color w:val="697D90"/>
          <w:spacing w:val="-5"/>
        </w:rPr>
        <w:t xml:space="preserve"> </w:t>
      </w:r>
      <w:r>
        <w:rPr>
          <w:color w:val="697D90"/>
          <w:spacing w:val="-6"/>
        </w:rPr>
        <w:t>team</w:t>
      </w:r>
    </w:p>
    <w:p w14:paraId="077BAF26" w14:textId="77777777" w:rsidR="00C220EB" w:rsidRDefault="00000000">
      <w:pPr>
        <w:pStyle w:val="BodyText"/>
        <w:spacing w:before="173" w:line="256" w:lineRule="auto"/>
        <w:ind w:left="142" w:right="848"/>
        <w:jc w:val="both"/>
      </w:pPr>
      <w:r>
        <w:rPr>
          <w:w w:val="115"/>
        </w:rPr>
        <w:t>The</w:t>
      </w:r>
      <w:r>
        <w:rPr>
          <w:spacing w:val="-12"/>
          <w:w w:val="115"/>
        </w:rPr>
        <w:t xml:space="preserve"> </w:t>
      </w:r>
      <w:r>
        <w:rPr>
          <w:w w:val="115"/>
        </w:rPr>
        <w:t>academic</w:t>
      </w:r>
      <w:r>
        <w:rPr>
          <w:spacing w:val="-12"/>
          <w:w w:val="115"/>
        </w:rPr>
        <w:t xml:space="preserve"> </w:t>
      </w:r>
      <w:r>
        <w:rPr>
          <w:w w:val="115"/>
        </w:rPr>
        <w:t>team</w:t>
      </w:r>
      <w:r>
        <w:rPr>
          <w:spacing w:val="-12"/>
          <w:w w:val="115"/>
        </w:rPr>
        <w:t xml:space="preserve"> </w:t>
      </w:r>
      <w:r>
        <w:rPr>
          <w:w w:val="115"/>
        </w:rPr>
        <w:t>consists</w:t>
      </w:r>
      <w:r>
        <w:rPr>
          <w:spacing w:val="-13"/>
          <w:w w:val="115"/>
        </w:rPr>
        <w:t xml:space="preserve"> </w:t>
      </w:r>
      <w:r>
        <w:rPr>
          <w:w w:val="115"/>
        </w:rPr>
        <w:t>of</w:t>
      </w:r>
      <w:r>
        <w:rPr>
          <w:spacing w:val="-12"/>
          <w:w w:val="115"/>
        </w:rPr>
        <w:t xml:space="preserve"> </w:t>
      </w:r>
      <w:r>
        <w:rPr>
          <w:w w:val="115"/>
        </w:rPr>
        <w:t>the</w:t>
      </w:r>
      <w:r>
        <w:rPr>
          <w:spacing w:val="-12"/>
          <w:w w:val="115"/>
        </w:rPr>
        <w:t xml:space="preserve"> </w:t>
      </w:r>
      <w:r>
        <w:rPr>
          <w:w w:val="115"/>
        </w:rPr>
        <w:t>author</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academic</w:t>
      </w:r>
      <w:r>
        <w:rPr>
          <w:spacing w:val="-12"/>
          <w:w w:val="115"/>
        </w:rPr>
        <w:t xml:space="preserve"> </w:t>
      </w:r>
      <w:r>
        <w:rPr>
          <w:w w:val="115"/>
        </w:rPr>
        <w:t>advisor.</w:t>
      </w:r>
      <w:r>
        <w:rPr>
          <w:spacing w:val="18"/>
          <w:w w:val="115"/>
        </w:rPr>
        <w:t xml:space="preserve"> </w:t>
      </w:r>
      <w:r>
        <w:rPr>
          <w:w w:val="115"/>
        </w:rPr>
        <w:t>The</w:t>
      </w:r>
      <w:r>
        <w:rPr>
          <w:spacing w:val="-12"/>
          <w:w w:val="115"/>
        </w:rPr>
        <w:t xml:space="preserve"> </w:t>
      </w:r>
      <w:r>
        <w:rPr>
          <w:w w:val="115"/>
        </w:rPr>
        <w:t>author</w:t>
      </w:r>
      <w:r>
        <w:rPr>
          <w:spacing w:val="-12"/>
          <w:w w:val="115"/>
        </w:rPr>
        <w:t xml:space="preserve"> </w:t>
      </w:r>
      <w:r>
        <w:rPr>
          <w:w w:val="115"/>
        </w:rPr>
        <w:t>conducts</w:t>
      </w:r>
      <w:r>
        <w:rPr>
          <w:spacing w:val="-12"/>
          <w:w w:val="115"/>
        </w:rPr>
        <w:t xml:space="preserve"> </w:t>
      </w:r>
      <w:bookmarkStart w:id="46" w:name="_bookmark35"/>
      <w:bookmarkEnd w:id="46"/>
      <w:r>
        <w:rPr>
          <w:w w:val="115"/>
        </w:rPr>
        <w:t>the</w:t>
      </w:r>
      <w:r>
        <w:rPr>
          <w:spacing w:val="-12"/>
          <w:w w:val="115"/>
        </w:rPr>
        <w:t xml:space="preserve"> </w:t>
      </w:r>
      <w:r>
        <w:rPr>
          <w:w w:val="115"/>
        </w:rPr>
        <w:t>practical work,</w:t>
      </w:r>
      <w:r>
        <w:rPr>
          <w:spacing w:val="-7"/>
          <w:w w:val="115"/>
        </w:rPr>
        <w:t xml:space="preserve"> </w:t>
      </w:r>
      <w:r>
        <w:rPr>
          <w:w w:val="115"/>
        </w:rPr>
        <w:t>which</w:t>
      </w:r>
      <w:r>
        <w:rPr>
          <w:spacing w:val="-11"/>
          <w:w w:val="115"/>
        </w:rPr>
        <w:t xml:space="preserve"> </w:t>
      </w:r>
      <w:r>
        <w:rPr>
          <w:w w:val="115"/>
        </w:rPr>
        <w:t>includes</w:t>
      </w:r>
      <w:r>
        <w:rPr>
          <w:spacing w:val="-11"/>
          <w:w w:val="115"/>
        </w:rPr>
        <w:t xml:space="preserve"> </w:t>
      </w:r>
      <w:r>
        <w:rPr>
          <w:w w:val="115"/>
        </w:rPr>
        <w:t>analysis,</w:t>
      </w:r>
      <w:r>
        <w:rPr>
          <w:spacing w:val="-7"/>
          <w:w w:val="115"/>
        </w:rPr>
        <w:t xml:space="preserve"> </w:t>
      </w:r>
      <w:r>
        <w:rPr>
          <w:w w:val="115"/>
        </w:rPr>
        <w:t>implementation,</w:t>
      </w:r>
      <w:r>
        <w:rPr>
          <w:spacing w:val="-7"/>
          <w:w w:val="115"/>
        </w:rPr>
        <w:t xml:space="preserve"> </w:t>
      </w:r>
      <w:r>
        <w:rPr>
          <w:w w:val="115"/>
        </w:rPr>
        <w:t>and</w:t>
      </w:r>
      <w:r>
        <w:rPr>
          <w:spacing w:val="-11"/>
          <w:w w:val="115"/>
        </w:rPr>
        <w:t xml:space="preserve"> </w:t>
      </w:r>
      <w:r>
        <w:rPr>
          <w:w w:val="115"/>
        </w:rPr>
        <w:t>evaluation.</w:t>
      </w:r>
      <w:r>
        <w:rPr>
          <w:spacing w:val="30"/>
          <w:w w:val="115"/>
        </w:rPr>
        <w:t xml:space="preserve"> </w:t>
      </w:r>
      <w:r>
        <w:rPr>
          <w:w w:val="115"/>
        </w:rPr>
        <w:t>The</w:t>
      </w:r>
      <w:r>
        <w:rPr>
          <w:spacing w:val="-11"/>
          <w:w w:val="115"/>
        </w:rPr>
        <w:t xml:space="preserve"> </w:t>
      </w:r>
      <w:r>
        <w:rPr>
          <w:w w:val="115"/>
        </w:rPr>
        <w:t>advisor</w:t>
      </w:r>
      <w:r>
        <w:rPr>
          <w:spacing w:val="-10"/>
          <w:w w:val="115"/>
        </w:rPr>
        <w:t xml:space="preserve"> </w:t>
      </w:r>
      <w:r>
        <w:rPr>
          <w:w w:val="115"/>
        </w:rPr>
        <w:t>provides</w:t>
      </w:r>
      <w:r>
        <w:rPr>
          <w:spacing w:val="-11"/>
          <w:w w:val="115"/>
        </w:rPr>
        <w:t xml:space="preserve"> </w:t>
      </w:r>
      <w:r>
        <w:rPr>
          <w:w w:val="115"/>
        </w:rPr>
        <w:t>expertise</w:t>
      </w:r>
      <w:r>
        <w:rPr>
          <w:spacing w:val="-11"/>
          <w:w w:val="115"/>
        </w:rPr>
        <w:t xml:space="preserve"> </w:t>
      </w:r>
      <w:r>
        <w:rPr>
          <w:w w:val="115"/>
        </w:rPr>
        <w:t>in</w:t>
      </w:r>
      <w:r>
        <w:rPr>
          <w:spacing w:val="-10"/>
          <w:w w:val="115"/>
        </w:rPr>
        <w:t xml:space="preserve"> </w:t>
      </w:r>
      <w:r>
        <w:rPr>
          <w:w w:val="115"/>
        </w:rPr>
        <w:t>the academic</w:t>
      </w:r>
      <w:r>
        <w:rPr>
          <w:spacing w:val="-16"/>
          <w:w w:val="115"/>
        </w:rPr>
        <w:t xml:space="preserve"> </w:t>
      </w:r>
      <w:r>
        <w:rPr>
          <w:w w:val="115"/>
        </w:rPr>
        <w:t>process</w:t>
      </w:r>
      <w:r>
        <w:rPr>
          <w:spacing w:val="-16"/>
          <w:w w:val="115"/>
        </w:rPr>
        <w:t xml:space="preserve"> </w:t>
      </w:r>
      <w:r>
        <w:rPr>
          <w:w w:val="115"/>
        </w:rPr>
        <w:t>and</w:t>
      </w:r>
      <w:r>
        <w:rPr>
          <w:spacing w:val="-16"/>
          <w:w w:val="115"/>
        </w:rPr>
        <w:t xml:space="preserve"> </w:t>
      </w:r>
      <w:r>
        <w:rPr>
          <w:w w:val="115"/>
        </w:rPr>
        <w:t>acts</w:t>
      </w:r>
      <w:r>
        <w:rPr>
          <w:spacing w:val="-16"/>
          <w:w w:val="115"/>
        </w:rPr>
        <w:t xml:space="preserve"> </w:t>
      </w:r>
      <w:r>
        <w:rPr>
          <w:w w:val="115"/>
        </w:rPr>
        <w:t>as</w:t>
      </w:r>
      <w:r>
        <w:rPr>
          <w:spacing w:val="-16"/>
          <w:w w:val="115"/>
        </w:rPr>
        <w:t xml:space="preserve"> </w:t>
      </w:r>
      <w:r>
        <w:rPr>
          <w:w w:val="115"/>
        </w:rPr>
        <w:t>a</w:t>
      </w:r>
      <w:r>
        <w:rPr>
          <w:spacing w:val="-15"/>
          <w:w w:val="115"/>
        </w:rPr>
        <w:t xml:space="preserve"> </w:t>
      </w:r>
      <w:r>
        <w:rPr>
          <w:w w:val="115"/>
        </w:rPr>
        <w:t>sparring</w:t>
      </w:r>
      <w:r>
        <w:rPr>
          <w:spacing w:val="-16"/>
          <w:w w:val="115"/>
        </w:rPr>
        <w:t xml:space="preserve"> </w:t>
      </w:r>
      <w:r>
        <w:rPr>
          <w:w w:val="115"/>
        </w:rPr>
        <w:t>partner</w:t>
      </w:r>
      <w:r>
        <w:rPr>
          <w:spacing w:val="-16"/>
          <w:w w:val="115"/>
        </w:rPr>
        <w:t xml:space="preserve"> </w:t>
      </w:r>
      <w:r>
        <w:rPr>
          <w:w w:val="115"/>
        </w:rPr>
        <w:t>regarding</w:t>
      </w:r>
      <w:r>
        <w:rPr>
          <w:spacing w:val="-16"/>
          <w:w w:val="115"/>
        </w:rPr>
        <w:t xml:space="preserve"> </w:t>
      </w:r>
      <w:r>
        <w:rPr>
          <w:w w:val="115"/>
        </w:rPr>
        <w:t>the</w:t>
      </w:r>
      <w:r>
        <w:rPr>
          <w:spacing w:val="-16"/>
          <w:w w:val="115"/>
        </w:rPr>
        <w:t xml:space="preserve"> </w:t>
      </w:r>
      <w:r>
        <w:rPr>
          <w:w w:val="115"/>
        </w:rPr>
        <w:t>writing</w:t>
      </w:r>
      <w:r>
        <w:rPr>
          <w:spacing w:val="-15"/>
          <w:w w:val="115"/>
        </w:rPr>
        <w:t xml:space="preserve"> </w:t>
      </w:r>
      <w:r>
        <w:rPr>
          <w:w w:val="115"/>
        </w:rPr>
        <w:t>process</w:t>
      </w:r>
      <w:r>
        <w:rPr>
          <w:spacing w:val="-16"/>
          <w:w w:val="115"/>
        </w:rPr>
        <w:t xml:space="preserve"> </w:t>
      </w:r>
      <w:r>
        <w:rPr>
          <w:w w:val="115"/>
        </w:rPr>
        <w:t>and</w:t>
      </w:r>
      <w:r>
        <w:rPr>
          <w:spacing w:val="-16"/>
          <w:w w:val="115"/>
        </w:rPr>
        <w:t xml:space="preserve"> </w:t>
      </w:r>
      <w:r>
        <w:rPr>
          <w:w w:val="115"/>
        </w:rPr>
        <w:t>project</w:t>
      </w:r>
      <w:r>
        <w:rPr>
          <w:spacing w:val="-16"/>
          <w:w w:val="115"/>
        </w:rPr>
        <w:t xml:space="preserve"> </w:t>
      </w:r>
      <w:r>
        <w:rPr>
          <w:w w:val="115"/>
        </w:rPr>
        <w:t>management, offering</w:t>
      </w:r>
      <w:r>
        <w:rPr>
          <w:spacing w:val="-11"/>
          <w:w w:val="115"/>
        </w:rPr>
        <w:t xml:space="preserve"> </w:t>
      </w:r>
      <w:r>
        <w:rPr>
          <w:w w:val="115"/>
        </w:rPr>
        <w:t>methodological</w:t>
      </w:r>
      <w:r>
        <w:rPr>
          <w:spacing w:val="-11"/>
          <w:w w:val="115"/>
        </w:rPr>
        <w:t xml:space="preserve"> </w:t>
      </w:r>
      <w:r>
        <w:rPr>
          <w:w w:val="115"/>
        </w:rPr>
        <w:t>and</w:t>
      </w:r>
      <w:r>
        <w:rPr>
          <w:spacing w:val="-11"/>
          <w:w w:val="115"/>
        </w:rPr>
        <w:t xml:space="preserve"> </w:t>
      </w:r>
      <w:r>
        <w:rPr>
          <w:w w:val="115"/>
        </w:rPr>
        <w:t>academic</w:t>
      </w:r>
      <w:r>
        <w:rPr>
          <w:spacing w:val="-11"/>
          <w:w w:val="115"/>
        </w:rPr>
        <w:t xml:space="preserve"> </w:t>
      </w:r>
      <w:r>
        <w:rPr>
          <w:w w:val="115"/>
        </w:rPr>
        <w:t>supervision.</w:t>
      </w:r>
    </w:p>
    <w:p w14:paraId="077BAF27" w14:textId="77777777" w:rsidR="00C220EB" w:rsidRDefault="00000000">
      <w:pPr>
        <w:pStyle w:val="BodyText"/>
        <w:spacing w:before="153"/>
        <w:rPr>
          <w:sz w:val="20"/>
        </w:rPr>
      </w:pPr>
      <w:r>
        <w:rPr>
          <w:noProof/>
          <w:sz w:val="20"/>
        </w:rPr>
        <w:drawing>
          <wp:anchor distT="0" distB="0" distL="0" distR="0" simplePos="0" relativeHeight="487591424" behindDoc="1" locked="0" layoutInCell="1" allowOverlap="1" wp14:anchorId="077BB81C" wp14:editId="077BB81D">
            <wp:simplePos x="0" y="0"/>
            <wp:positionH relativeFrom="page">
              <wp:posOffset>1171854</wp:posOffset>
            </wp:positionH>
            <wp:positionV relativeFrom="paragraph">
              <wp:posOffset>258902</wp:posOffset>
            </wp:positionV>
            <wp:extent cx="5162921" cy="107289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5162921" cy="1072896"/>
                    </a:xfrm>
                    <a:prstGeom prst="rect">
                      <a:avLst/>
                    </a:prstGeom>
                  </pic:spPr>
                </pic:pic>
              </a:graphicData>
            </a:graphic>
          </wp:anchor>
        </w:drawing>
      </w:r>
    </w:p>
    <w:p w14:paraId="077BAF28" w14:textId="77777777" w:rsidR="00C220EB" w:rsidRDefault="00C220EB">
      <w:pPr>
        <w:pStyle w:val="BodyText"/>
        <w:spacing w:before="145"/>
        <w:rPr>
          <w:sz w:val="18"/>
        </w:rPr>
      </w:pPr>
    </w:p>
    <w:p w14:paraId="077BAF29" w14:textId="77777777" w:rsidR="00C220EB" w:rsidRDefault="00000000">
      <w:pPr>
        <w:spacing w:before="1"/>
        <w:ind w:left="142"/>
        <w:jc w:val="both"/>
        <w:rPr>
          <w:rFonts w:ascii="Arial"/>
          <w:sz w:val="18"/>
        </w:rPr>
      </w:pPr>
      <w:r>
        <w:rPr>
          <w:rFonts w:ascii="Arial"/>
          <w:b/>
          <w:color w:val="697D90"/>
          <w:spacing w:val="-2"/>
          <w:sz w:val="18"/>
        </w:rPr>
        <w:t>Figure</w:t>
      </w:r>
      <w:r>
        <w:rPr>
          <w:rFonts w:ascii="Arial"/>
          <w:b/>
          <w:color w:val="697D90"/>
          <w:spacing w:val="-4"/>
          <w:sz w:val="18"/>
        </w:rPr>
        <w:t xml:space="preserve"> </w:t>
      </w:r>
      <w:r>
        <w:rPr>
          <w:rFonts w:ascii="Arial"/>
          <w:b/>
          <w:color w:val="697D90"/>
          <w:spacing w:val="-2"/>
          <w:sz w:val="18"/>
        </w:rPr>
        <w:t>2.7.:</w:t>
      </w:r>
      <w:r>
        <w:rPr>
          <w:rFonts w:ascii="Arial"/>
          <w:b/>
          <w:color w:val="697D90"/>
          <w:spacing w:val="-4"/>
          <w:sz w:val="18"/>
        </w:rPr>
        <w:t xml:space="preserve"> </w:t>
      </w:r>
      <w:r>
        <w:rPr>
          <w:rFonts w:ascii="Arial"/>
          <w:color w:val="697D90"/>
          <w:spacing w:val="-2"/>
          <w:sz w:val="18"/>
        </w:rPr>
        <w:t>The</w:t>
      </w:r>
      <w:r>
        <w:rPr>
          <w:rFonts w:ascii="Arial"/>
          <w:color w:val="697D90"/>
          <w:spacing w:val="-5"/>
          <w:sz w:val="18"/>
        </w:rPr>
        <w:t xml:space="preserve"> </w:t>
      </w:r>
      <w:r>
        <w:rPr>
          <w:rFonts w:ascii="Arial"/>
          <w:color w:val="697D90"/>
          <w:spacing w:val="-2"/>
          <w:sz w:val="18"/>
        </w:rPr>
        <w:t>academic</w:t>
      </w:r>
      <w:r>
        <w:rPr>
          <w:rFonts w:ascii="Arial"/>
          <w:color w:val="697D90"/>
          <w:spacing w:val="-6"/>
          <w:sz w:val="18"/>
        </w:rPr>
        <w:t xml:space="preserve"> </w:t>
      </w:r>
      <w:r>
        <w:rPr>
          <w:rFonts w:ascii="Arial"/>
          <w:color w:val="697D90"/>
          <w:spacing w:val="-2"/>
          <w:sz w:val="18"/>
        </w:rPr>
        <w:t>team</w:t>
      </w:r>
      <w:r>
        <w:rPr>
          <w:rFonts w:ascii="Arial"/>
          <w:color w:val="697D90"/>
          <w:spacing w:val="-5"/>
          <w:sz w:val="18"/>
        </w:rPr>
        <w:t xml:space="preserve"> </w:t>
      </w:r>
      <w:r>
        <w:rPr>
          <w:rFonts w:ascii="Arial"/>
          <w:color w:val="697D90"/>
          <w:spacing w:val="-2"/>
          <w:sz w:val="18"/>
        </w:rPr>
        <w:t>setup</w:t>
      </w:r>
    </w:p>
    <w:p w14:paraId="077BAF2A" w14:textId="77777777" w:rsidR="00C220EB" w:rsidRDefault="00C220EB">
      <w:pPr>
        <w:pStyle w:val="BodyText"/>
        <w:rPr>
          <w:rFonts w:ascii="Arial"/>
          <w:sz w:val="18"/>
        </w:rPr>
      </w:pPr>
    </w:p>
    <w:p w14:paraId="077BAF2B" w14:textId="77777777" w:rsidR="00C220EB" w:rsidRDefault="00C220EB">
      <w:pPr>
        <w:pStyle w:val="BodyText"/>
        <w:rPr>
          <w:rFonts w:ascii="Arial"/>
          <w:sz w:val="18"/>
        </w:rPr>
      </w:pPr>
    </w:p>
    <w:p w14:paraId="077BAF2C" w14:textId="77777777" w:rsidR="00C220EB" w:rsidRDefault="00C220EB">
      <w:pPr>
        <w:pStyle w:val="BodyText"/>
        <w:spacing w:before="6"/>
        <w:rPr>
          <w:rFonts w:ascii="Arial"/>
          <w:sz w:val="18"/>
        </w:rPr>
      </w:pPr>
    </w:p>
    <w:p w14:paraId="077BAF2D" w14:textId="77777777" w:rsidR="00C220EB" w:rsidRDefault="00000000">
      <w:pPr>
        <w:pStyle w:val="Heading2"/>
        <w:numPr>
          <w:ilvl w:val="1"/>
          <w:numId w:val="11"/>
        </w:numPr>
        <w:tabs>
          <w:tab w:val="left" w:pos="771"/>
        </w:tabs>
        <w:spacing w:before="1"/>
        <w:ind w:left="771" w:hanging="629"/>
      </w:pPr>
      <w:bookmarkStart w:id="47" w:name="Project_management_methodologies"/>
      <w:bookmarkStart w:id="48" w:name="_bookmark36"/>
      <w:bookmarkEnd w:id="47"/>
      <w:bookmarkEnd w:id="48"/>
      <w:r>
        <w:rPr>
          <w:color w:val="697D90"/>
        </w:rPr>
        <w:t>Project</w:t>
      </w:r>
      <w:r>
        <w:rPr>
          <w:color w:val="697D90"/>
          <w:spacing w:val="-3"/>
        </w:rPr>
        <w:t xml:space="preserve"> </w:t>
      </w:r>
      <w:r>
        <w:rPr>
          <w:color w:val="697D90"/>
        </w:rPr>
        <w:t>management</w:t>
      </w:r>
      <w:r>
        <w:rPr>
          <w:color w:val="697D90"/>
          <w:spacing w:val="-2"/>
        </w:rPr>
        <w:t xml:space="preserve"> methodologies</w:t>
      </w:r>
    </w:p>
    <w:p w14:paraId="077BAF2E" w14:textId="77777777" w:rsidR="00C220EB" w:rsidRDefault="00000000">
      <w:pPr>
        <w:pStyle w:val="BodyText"/>
        <w:spacing w:before="247" w:line="256" w:lineRule="auto"/>
        <w:ind w:left="142" w:right="848"/>
        <w:jc w:val="both"/>
      </w:pPr>
      <w:r>
        <w:rPr>
          <w:w w:val="110"/>
        </w:rPr>
        <w:t>This</w:t>
      </w:r>
      <w:r>
        <w:rPr>
          <w:spacing w:val="-5"/>
          <w:w w:val="110"/>
        </w:rPr>
        <w:t xml:space="preserve"> </w:t>
      </w:r>
      <w:r>
        <w:rPr>
          <w:w w:val="110"/>
        </w:rPr>
        <w:t>section</w:t>
      </w:r>
      <w:r>
        <w:rPr>
          <w:spacing w:val="-5"/>
          <w:w w:val="110"/>
        </w:rPr>
        <w:t xml:space="preserve"> </w:t>
      </w:r>
      <w:r>
        <w:rPr>
          <w:w w:val="110"/>
        </w:rPr>
        <w:t>details</w:t>
      </w:r>
      <w:r>
        <w:rPr>
          <w:spacing w:val="-5"/>
          <w:w w:val="110"/>
        </w:rPr>
        <w:t xml:space="preserve"> </w:t>
      </w:r>
      <w:r>
        <w:rPr>
          <w:w w:val="110"/>
        </w:rPr>
        <w:t>how</w:t>
      </w:r>
      <w:r>
        <w:rPr>
          <w:spacing w:val="-5"/>
          <w:w w:val="110"/>
        </w:rPr>
        <w:t xml:space="preserve"> </w:t>
      </w:r>
      <w:r>
        <w:rPr>
          <w:w w:val="110"/>
        </w:rPr>
        <w:t>the</w:t>
      </w:r>
      <w:r>
        <w:rPr>
          <w:spacing w:val="-5"/>
          <w:w w:val="110"/>
        </w:rPr>
        <w:t xml:space="preserve"> </w:t>
      </w:r>
      <w:r>
        <w:rPr>
          <w:w w:val="110"/>
        </w:rPr>
        <w:t>different</w:t>
      </w:r>
      <w:r>
        <w:rPr>
          <w:spacing w:val="-5"/>
          <w:w w:val="110"/>
        </w:rPr>
        <w:t xml:space="preserve"> </w:t>
      </w:r>
      <w:r>
        <w:rPr>
          <w:w w:val="110"/>
        </w:rPr>
        <w:t>teams</w:t>
      </w:r>
      <w:r>
        <w:rPr>
          <w:spacing w:val="-5"/>
          <w:w w:val="110"/>
        </w:rPr>
        <w:t xml:space="preserve"> </w:t>
      </w:r>
      <w:r>
        <w:rPr>
          <w:w w:val="110"/>
        </w:rPr>
        <w:t>manage</w:t>
      </w:r>
      <w:r>
        <w:rPr>
          <w:spacing w:val="-5"/>
          <w:w w:val="110"/>
        </w:rPr>
        <w:t xml:space="preserve"> </w:t>
      </w:r>
      <w:r>
        <w:rPr>
          <w:w w:val="110"/>
        </w:rPr>
        <w:t>themselves. This</w:t>
      </w:r>
      <w:r>
        <w:rPr>
          <w:spacing w:val="-5"/>
          <w:w w:val="110"/>
        </w:rPr>
        <w:t xml:space="preserve"> </w:t>
      </w:r>
      <w:r>
        <w:rPr>
          <w:w w:val="110"/>
        </w:rPr>
        <w:t>is</w:t>
      </w:r>
      <w:r>
        <w:rPr>
          <w:spacing w:val="-5"/>
          <w:w w:val="110"/>
        </w:rPr>
        <w:t xml:space="preserve"> </w:t>
      </w:r>
      <w:r>
        <w:rPr>
          <w:w w:val="110"/>
        </w:rPr>
        <w:t>done</w:t>
      </w:r>
      <w:r>
        <w:rPr>
          <w:spacing w:val="-5"/>
          <w:w w:val="110"/>
        </w:rPr>
        <w:t xml:space="preserve"> </w:t>
      </w:r>
      <w:r>
        <w:rPr>
          <w:w w:val="110"/>
        </w:rPr>
        <w:t>for</w:t>
      </w:r>
      <w:r>
        <w:rPr>
          <w:spacing w:val="-5"/>
          <w:w w:val="110"/>
        </w:rPr>
        <w:t xml:space="preserve"> </w:t>
      </w:r>
      <w:r>
        <w:rPr>
          <w:w w:val="110"/>
        </w:rPr>
        <w:t>reasons</w:t>
      </w:r>
      <w:r>
        <w:rPr>
          <w:spacing w:val="-5"/>
          <w:w w:val="110"/>
        </w:rPr>
        <w:t xml:space="preserve"> </w:t>
      </w:r>
      <w:r>
        <w:rPr>
          <w:w w:val="110"/>
        </w:rPr>
        <w:t>of</w:t>
      </w:r>
      <w:r>
        <w:rPr>
          <w:spacing w:val="-5"/>
          <w:w w:val="110"/>
        </w:rPr>
        <w:t xml:space="preserve"> </w:t>
      </w:r>
      <w:r>
        <w:rPr>
          <w:w w:val="110"/>
        </w:rPr>
        <w:t>tra</w:t>
      </w:r>
      <w:bookmarkStart w:id="49" w:name="_bookmark37"/>
      <w:bookmarkEnd w:id="49"/>
      <w:r>
        <w:rPr>
          <w:w w:val="110"/>
        </w:rPr>
        <w:t xml:space="preserve">nsparency, </w:t>
      </w:r>
      <w:r>
        <w:rPr>
          <w:w w:val="115"/>
        </w:rPr>
        <w:t>so</w:t>
      </w:r>
      <w:r>
        <w:rPr>
          <w:spacing w:val="-16"/>
          <w:w w:val="115"/>
        </w:rPr>
        <w:t xml:space="preserve"> </w:t>
      </w:r>
      <w:r>
        <w:rPr>
          <w:w w:val="115"/>
        </w:rPr>
        <w:t>that</w:t>
      </w:r>
      <w:r>
        <w:rPr>
          <w:spacing w:val="-16"/>
          <w:w w:val="115"/>
        </w:rPr>
        <w:t xml:space="preserve"> </w:t>
      </w:r>
      <w:r>
        <w:rPr>
          <w:w w:val="115"/>
        </w:rPr>
        <w:t>the</w:t>
      </w:r>
      <w:r>
        <w:rPr>
          <w:spacing w:val="-16"/>
          <w:w w:val="115"/>
        </w:rPr>
        <w:t xml:space="preserve"> </w:t>
      </w:r>
      <w:r>
        <w:rPr>
          <w:w w:val="115"/>
        </w:rPr>
        <w:t>reader</w:t>
      </w:r>
      <w:r>
        <w:rPr>
          <w:spacing w:val="-16"/>
          <w:w w:val="115"/>
        </w:rPr>
        <w:t xml:space="preserve"> </w:t>
      </w:r>
      <w:r>
        <w:rPr>
          <w:w w:val="115"/>
        </w:rPr>
        <w:t>understands</w:t>
      </w:r>
      <w:r>
        <w:rPr>
          <w:spacing w:val="-16"/>
          <w:w w:val="115"/>
        </w:rPr>
        <w:t xml:space="preserve"> </w:t>
      </w:r>
      <w:r>
        <w:rPr>
          <w:w w:val="115"/>
        </w:rPr>
        <w:t>which</w:t>
      </w:r>
      <w:r>
        <w:rPr>
          <w:spacing w:val="-15"/>
          <w:w w:val="115"/>
        </w:rPr>
        <w:t xml:space="preserve"> </w:t>
      </w:r>
      <w:r>
        <w:rPr>
          <w:w w:val="115"/>
        </w:rPr>
        <w:t>project</w:t>
      </w:r>
      <w:r>
        <w:rPr>
          <w:spacing w:val="-16"/>
          <w:w w:val="115"/>
        </w:rPr>
        <w:t xml:space="preserve"> </w:t>
      </w:r>
      <w:r>
        <w:rPr>
          <w:w w:val="115"/>
        </w:rPr>
        <w:t>management</w:t>
      </w:r>
      <w:r>
        <w:rPr>
          <w:spacing w:val="-16"/>
          <w:w w:val="115"/>
        </w:rPr>
        <w:t xml:space="preserve"> </w:t>
      </w:r>
      <w:r>
        <w:rPr>
          <w:w w:val="115"/>
        </w:rPr>
        <w:t>methods</w:t>
      </w:r>
      <w:r>
        <w:rPr>
          <w:spacing w:val="-16"/>
          <w:w w:val="115"/>
        </w:rPr>
        <w:t xml:space="preserve"> </w:t>
      </w:r>
      <w:r>
        <w:rPr>
          <w:w w:val="115"/>
        </w:rPr>
        <w:t>the</w:t>
      </w:r>
      <w:r>
        <w:rPr>
          <w:spacing w:val="-16"/>
          <w:w w:val="115"/>
        </w:rPr>
        <w:t xml:space="preserve"> </w:t>
      </w:r>
      <w:r>
        <w:rPr>
          <w:w w:val="115"/>
        </w:rPr>
        <w:t>individual</w:t>
      </w:r>
      <w:r>
        <w:rPr>
          <w:spacing w:val="-15"/>
          <w:w w:val="115"/>
        </w:rPr>
        <w:t xml:space="preserve"> </w:t>
      </w:r>
      <w:r>
        <w:rPr>
          <w:w w:val="115"/>
        </w:rPr>
        <w:t>teams</w:t>
      </w:r>
      <w:r>
        <w:rPr>
          <w:spacing w:val="-16"/>
          <w:w w:val="115"/>
        </w:rPr>
        <w:t xml:space="preserve"> </w:t>
      </w:r>
      <w:r>
        <w:rPr>
          <w:w w:val="115"/>
        </w:rPr>
        <w:t>use.</w:t>
      </w:r>
      <w:r>
        <w:rPr>
          <w:spacing w:val="-16"/>
          <w:w w:val="115"/>
        </w:rPr>
        <w:t xml:space="preserve"> </w:t>
      </w:r>
      <w:r>
        <w:rPr>
          <w:w w:val="115"/>
        </w:rPr>
        <w:t>This</w:t>
      </w:r>
      <w:r>
        <w:rPr>
          <w:spacing w:val="-16"/>
          <w:w w:val="115"/>
        </w:rPr>
        <w:t xml:space="preserve"> </w:t>
      </w:r>
      <w:r>
        <w:rPr>
          <w:w w:val="115"/>
        </w:rPr>
        <w:t>high-</w:t>
      </w:r>
      <w:r>
        <w:rPr>
          <w:w w:val="110"/>
        </w:rPr>
        <w:t>lights</w:t>
      </w:r>
      <w:r>
        <w:rPr>
          <w:spacing w:val="-4"/>
          <w:w w:val="110"/>
        </w:rPr>
        <w:t xml:space="preserve"> </w:t>
      </w:r>
      <w:r>
        <w:rPr>
          <w:w w:val="110"/>
        </w:rPr>
        <w:t>an</w:t>
      </w:r>
      <w:r>
        <w:rPr>
          <w:spacing w:val="-3"/>
          <w:w w:val="110"/>
        </w:rPr>
        <w:t xml:space="preserve"> </w:t>
      </w:r>
      <w:r>
        <w:rPr>
          <w:w w:val="110"/>
        </w:rPr>
        <w:t>additional</w:t>
      </w:r>
      <w:r>
        <w:rPr>
          <w:spacing w:val="-3"/>
          <w:w w:val="110"/>
        </w:rPr>
        <w:t xml:space="preserve"> </w:t>
      </w:r>
      <w:r>
        <w:rPr>
          <w:w w:val="110"/>
        </w:rPr>
        <w:t>level</w:t>
      </w:r>
      <w:r>
        <w:rPr>
          <w:spacing w:val="-3"/>
          <w:w w:val="110"/>
        </w:rPr>
        <w:t xml:space="preserve"> </w:t>
      </w:r>
      <w:r>
        <w:rPr>
          <w:w w:val="110"/>
        </w:rPr>
        <w:t>of</w:t>
      </w:r>
      <w:r>
        <w:rPr>
          <w:spacing w:val="-3"/>
          <w:w w:val="110"/>
        </w:rPr>
        <w:t xml:space="preserve"> </w:t>
      </w:r>
      <w:r>
        <w:rPr>
          <w:w w:val="110"/>
        </w:rPr>
        <w:t>complexity</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working</w:t>
      </w:r>
      <w:r>
        <w:rPr>
          <w:spacing w:val="-3"/>
          <w:w w:val="110"/>
        </w:rPr>
        <w:t xml:space="preserve"> </w:t>
      </w:r>
      <w:r>
        <w:rPr>
          <w:w w:val="110"/>
        </w:rPr>
        <w:t>environment.</w:t>
      </w:r>
      <w:r>
        <w:rPr>
          <w:spacing w:val="12"/>
          <w:w w:val="110"/>
        </w:rPr>
        <w:t xml:space="preserve"> </w:t>
      </w:r>
      <w:r>
        <w:rPr>
          <w:w w:val="110"/>
        </w:rPr>
        <w:t>Not</w:t>
      </w:r>
      <w:r>
        <w:rPr>
          <w:spacing w:val="-3"/>
          <w:w w:val="110"/>
        </w:rPr>
        <w:t xml:space="preserve"> </w:t>
      </w:r>
      <w:r>
        <w:rPr>
          <w:w w:val="110"/>
        </w:rPr>
        <w:t>all</w:t>
      </w:r>
      <w:r>
        <w:rPr>
          <w:spacing w:val="-3"/>
          <w:w w:val="110"/>
        </w:rPr>
        <w:t xml:space="preserve"> </w:t>
      </w:r>
      <w:r>
        <w:rPr>
          <w:w w:val="110"/>
        </w:rPr>
        <w:t>teams</w:t>
      </w:r>
      <w:r>
        <w:rPr>
          <w:spacing w:val="-4"/>
          <w:w w:val="110"/>
        </w:rPr>
        <w:t xml:space="preserve"> </w:t>
      </w:r>
      <w:r>
        <w:rPr>
          <w:w w:val="110"/>
        </w:rPr>
        <w:t>are</w:t>
      </w:r>
      <w:r>
        <w:rPr>
          <w:spacing w:val="-3"/>
          <w:w w:val="110"/>
        </w:rPr>
        <w:t xml:space="preserve"> </w:t>
      </w:r>
      <w:r>
        <w:rPr>
          <w:w w:val="110"/>
        </w:rPr>
        <w:t>addressed</w:t>
      </w:r>
      <w:r>
        <w:rPr>
          <w:spacing w:val="-3"/>
          <w:w w:val="110"/>
        </w:rPr>
        <w:t xml:space="preserve"> </w:t>
      </w:r>
      <w:r>
        <w:rPr>
          <w:w w:val="110"/>
        </w:rPr>
        <w:t>in</w:t>
      </w:r>
      <w:r>
        <w:rPr>
          <w:spacing w:val="-3"/>
          <w:w w:val="110"/>
        </w:rPr>
        <w:t xml:space="preserve"> </w:t>
      </w:r>
      <w:r>
        <w:rPr>
          <w:spacing w:val="-4"/>
          <w:w w:val="110"/>
        </w:rPr>
        <w:t>every</w:t>
      </w:r>
    </w:p>
    <w:p w14:paraId="077BAF2F" w14:textId="77777777" w:rsidR="00C220EB" w:rsidRDefault="00C220EB">
      <w:pPr>
        <w:pStyle w:val="BodyText"/>
        <w:spacing w:line="256" w:lineRule="auto"/>
        <w:jc w:val="both"/>
        <w:sectPr w:rsidR="00C220EB">
          <w:headerReference w:type="even" r:id="rId61"/>
          <w:headerReference w:type="default" r:id="rId62"/>
          <w:footerReference w:type="even" r:id="rId63"/>
          <w:footerReference w:type="default" r:id="rId64"/>
          <w:pgSz w:w="11910" w:h="16840"/>
          <w:pgMar w:top="440" w:right="0" w:bottom="1720" w:left="708" w:header="227" w:footer="1540" w:gutter="0"/>
          <w:pgNumType w:start="15"/>
          <w:cols w:space="720"/>
        </w:sectPr>
      </w:pPr>
    </w:p>
    <w:p w14:paraId="077BAF30" w14:textId="77777777" w:rsidR="00C220EB" w:rsidRDefault="00C220EB">
      <w:pPr>
        <w:pStyle w:val="BodyText"/>
        <w:spacing w:before="159"/>
      </w:pPr>
    </w:p>
    <w:p w14:paraId="077BAF31" w14:textId="77777777" w:rsidR="00C220EB" w:rsidRDefault="00000000">
      <w:pPr>
        <w:pStyle w:val="BodyText"/>
        <w:spacing w:line="256" w:lineRule="auto"/>
        <w:ind w:left="142" w:right="848"/>
        <w:jc w:val="both"/>
      </w:pPr>
      <w:bookmarkStart w:id="50" w:name="_bookmark38"/>
      <w:bookmarkEnd w:id="50"/>
      <w:r>
        <w:rPr>
          <w:w w:val="110"/>
        </w:rPr>
        <w:t>subsection, as the project team was not involved in all teams’ methods to the same depth.</w:t>
      </w:r>
      <w:r>
        <w:rPr>
          <w:spacing w:val="40"/>
          <w:w w:val="110"/>
        </w:rPr>
        <w:t xml:space="preserve"> </w:t>
      </w:r>
      <w:r>
        <w:rPr>
          <w:w w:val="110"/>
        </w:rPr>
        <w:t>First, project management methods are highlighted, followed by the different timeline management approaches. In the following figure, the different boards and management methods are aligned around the central academic team to illustrate the broad set of methods.</w:t>
      </w:r>
    </w:p>
    <w:p w14:paraId="077BAF32" w14:textId="77777777" w:rsidR="00C220EB" w:rsidRDefault="00C220EB">
      <w:pPr>
        <w:pStyle w:val="BodyText"/>
        <w:rPr>
          <w:sz w:val="20"/>
        </w:rPr>
      </w:pPr>
    </w:p>
    <w:p w14:paraId="077BAF33" w14:textId="77777777" w:rsidR="00C220EB" w:rsidRDefault="00000000">
      <w:pPr>
        <w:pStyle w:val="BodyText"/>
        <w:spacing w:before="123"/>
        <w:rPr>
          <w:sz w:val="20"/>
        </w:rPr>
      </w:pPr>
      <w:r>
        <w:rPr>
          <w:noProof/>
          <w:sz w:val="20"/>
        </w:rPr>
        <w:drawing>
          <wp:anchor distT="0" distB="0" distL="0" distR="0" simplePos="0" relativeHeight="487591936" behindDoc="1" locked="0" layoutInCell="1" allowOverlap="1" wp14:anchorId="077BB81E" wp14:editId="077BB81F">
            <wp:simplePos x="0" y="0"/>
            <wp:positionH relativeFrom="page">
              <wp:posOffset>1171854</wp:posOffset>
            </wp:positionH>
            <wp:positionV relativeFrom="paragraph">
              <wp:posOffset>239568</wp:posOffset>
            </wp:positionV>
            <wp:extent cx="5178618" cy="260299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5" cstate="print"/>
                    <a:stretch>
                      <a:fillRect/>
                    </a:stretch>
                  </pic:blipFill>
                  <pic:spPr>
                    <a:xfrm>
                      <a:off x="0" y="0"/>
                      <a:ext cx="5178618" cy="2602992"/>
                    </a:xfrm>
                    <a:prstGeom prst="rect">
                      <a:avLst/>
                    </a:prstGeom>
                  </pic:spPr>
                </pic:pic>
              </a:graphicData>
            </a:graphic>
          </wp:anchor>
        </w:drawing>
      </w:r>
    </w:p>
    <w:p w14:paraId="077BAF34" w14:textId="77777777" w:rsidR="00C220EB" w:rsidRDefault="00C220EB">
      <w:pPr>
        <w:pStyle w:val="BodyText"/>
        <w:spacing w:before="46"/>
        <w:rPr>
          <w:sz w:val="18"/>
        </w:rPr>
      </w:pPr>
    </w:p>
    <w:p w14:paraId="077BAF35" w14:textId="77777777" w:rsidR="00C220EB" w:rsidRDefault="00000000">
      <w:pPr>
        <w:spacing w:before="1"/>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2.8.:</w:t>
      </w:r>
      <w:r>
        <w:rPr>
          <w:rFonts w:ascii="Arial"/>
          <w:b/>
          <w:color w:val="697D90"/>
          <w:spacing w:val="3"/>
          <w:sz w:val="18"/>
        </w:rPr>
        <w:t xml:space="preserve"> </w:t>
      </w:r>
      <w:r>
        <w:rPr>
          <w:rFonts w:ascii="Arial"/>
          <w:color w:val="697D90"/>
          <w:sz w:val="18"/>
        </w:rPr>
        <w:t>All</w:t>
      </w:r>
      <w:r>
        <w:rPr>
          <w:rFonts w:ascii="Arial"/>
          <w:color w:val="697D90"/>
          <w:spacing w:val="1"/>
          <w:sz w:val="18"/>
        </w:rPr>
        <w:t xml:space="preserve"> </w:t>
      </w:r>
      <w:r>
        <w:rPr>
          <w:rFonts w:ascii="Arial"/>
          <w:color w:val="697D90"/>
          <w:sz w:val="18"/>
        </w:rPr>
        <w:t>methods</w:t>
      </w:r>
      <w:r>
        <w:rPr>
          <w:rFonts w:ascii="Arial"/>
          <w:color w:val="697D90"/>
          <w:spacing w:val="1"/>
          <w:sz w:val="18"/>
        </w:rPr>
        <w:t xml:space="preserve"> </w:t>
      </w:r>
      <w:r>
        <w:rPr>
          <w:rFonts w:ascii="Arial"/>
          <w:color w:val="697D90"/>
          <w:sz w:val="18"/>
        </w:rPr>
        <w:t>on</w:t>
      </w:r>
      <w:r>
        <w:rPr>
          <w:rFonts w:ascii="Arial"/>
          <w:color w:val="697D90"/>
          <w:spacing w:val="1"/>
          <w:sz w:val="18"/>
        </w:rPr>
        <w:t xml:space="preserve"> </w:t>
      </w:r>
      <w:r>
        <w:rPr>
          <w:rFonts w:ascii="Arial"/>
          <w:color w:val="697D90"/>
          <w:sz w:val="18"/>
        </w:rPr>
        <w:t>one</w:t>
      </w:r>
      <w:r>
        <w:rPr>
          <w:rFonts w:ascii="Arial"/>
          <w:color w:val="697D90"/>
          <w:spacing w:val="1"/>
          <w:sz w:val="18"/>
        </w:rPr>
        <w:t xml:space="preserve"> </w:t>
      </w:r>
      <w:r>
        <w:rPr>
          <w:rFonts w:ascii="Arial"/>
          <w:color w:val="697D90"/>
          <w:sz w:val="18"/>
        </w:rPr>
        <w:t>picture showing</w:t>
      </w:r>
      <w:r>
        <w:rPr>
          <w:rFonts w:ascii="Arial"/>
          <w:color w:val="697D90"/>
          <w:spacing w:val="1"/>
          <w:sz w:val="18"/>
        </w:rPr>
        <w:t xml:space="preserve"> </w:t>
      </w:r>
      <w:r>
        <w:rPr>
          <w:rFonts w:ascii="Arial"/>
          <w:color w:val="697D90"/>
          <w:sz w:val="18"/>
        </w:rPr>
        <w:t>their</w:t>
      </w:r>
      <w:r>
        <w:rPr>
          <w:rFonts w:ascii="Arial"/>
          <w:color w:val="697D90"/>
          <w:spacing w:val="1"/>
          <w:sz w:val="18"/>
        </w:rPr>
        <w:t xml:space="preserve"> </w:t>
      </w:r>
      <w:r>
        <w:rPr>
          <w:rFonts w:ascii="Arial"/>
          <w:color w:val="697D90"/>
          <w:spacing w:val="-2"/>
          <w:sz w:val="18"/>
        </w:rPr>
        <w:t>diversity</w:t>
      </w:r>
    </w:p>
    <w:p w14:paraId="077BAF36" w14:textId="77777777" w:rsidR="00C220EB" w:rsidRDefault="00C220EB">
      <w:pPr>
        <w:pStyle w:val="BodyText"/>
        <w:rPr>
          <w:rFonts w:ascii="Arial"/>
          <w:sz w:val="18"/>
        </w:rPr>
      </w:pPr>
    </w:p>
    <w:p w14:paraId="077BAF37" w14:textId="77777777" w:rsidR="00C220EB" w:rsidRDefault="00C220EB">
      <w:pPr>
        <w:pStyle w:val="BodyText"/>
        <w:rPr>
          <w:rFonts w:ascii="Arial"/>
          <w:sz w:val="18"/>
        </w:rPr>
      </w:pPr>
    </w:p>
    <w:p w14:paraId="077BAF38" w14:textId="77777777" w:rsidR="00C220EB" w:rsidRDefault="00C220EB">
      <w:pPr>
        <w:pStyle w:val="BodyText"/>
        <w:rPr>
          <w:rFonts w:ascii="Arial"/>
          <w:sz w:val="18"/>
        </w:rPr>
      </w:pPr>
    </w:p>
    <w:p w14:paraId="077BAF39" w14:textId="77777777" w:rsidR="00C220EB" w:rsidRDefault="00C220EB">
      <w:pPr>
        <w:pStyle w:val="BodyText"/>
        <w:rPr>
          <w:rFonts w:ascii="Arial"/>
          <w:sz w:val="18"/>
        </w:rPr>
      </w:pPr>
    </w:p>
    <w:p w14:paraId="077BAF3A" w14:textId="77777777" w:rsidR="00C220EB" w:rsidRDefault="00C220EB">
      <w:pPr>
        <w:pStyle w:val="BodyText"/>
        <w:rPr>
          <w:rFonts w:ascii="Arial"/>
          <w:sz w:val="18"/>
        </w:rPr>
      </w:pPr>
    </w:p>
    <w:p w14:paraId="077BAF3B" w14:textId="77777777" w:rsidR="00C220EB" w:rsidRDefault="00C220EB">
      <w:pPr>
        <w:pStyle w:val="BodyText"/>
        <w:rPr>
          <w:rFonts w:ascii="Arial"/>
          <w:sz w:val="18"/>
        </w:rPr>
      </w:pPr>
    </w:p>
    <w:p w14:paraId="077BAF3C" w14:textId="77777777" w:rsidR="00C220EB" w:rsidRDefault="00C220EB">
      <w:pPr>
        <w:pStyle w:val="BodyText"/>
        <w:rPr>
          <w:rFonts w:ascii="Arial"/>
          <w:sz w:val="18"/>
        </w:rPr>
      </w:pPr>
    </w:p>
    <w:p w14:paraId="077BAF3D" w14:textId="77777777" w:rsidR="00C220EB" w:rsidRDefault="00C220EB">
      <w:pPr>
        <w:pStyle w:val="BodyText"/>
        <w:rPr>
          <w:rFonts w:ascii="Arial"/>
          <w:sz w:val="18"/>
        </w:rPr>
      </w:pPr>
    </w:p>
    <w:p w14:paraId="077BAF3E" w14:textId="77777777" w:rsidR="00C220EB" w:rsidRDefault="00C220EB">
      <w:pPr>
        <w:pStyle w:val="BodyText"/>
        <w:spacing w:before="148"/>
        <w:rPr>
          <w:rFonts w:ascii="Arial"/>
          <w:sz w:val="18"/>
        </w:rPr>
      </w:pPr>
    </w:p>
    <w:p w14:paraId="077BAF3F" w14:textId="77777777" w:rsidR="00C220EB" w:rsidRDefault="00000000">
      <w:pPr>
        <w:pStyle w:val="Heading3"/>
      </w:pPr>
      <w:r>
        <w:rPr>
          <w:color w:val="697D90"/>
          <w:spacing w:val="-5"/>
        </w:rPr>
        <w:t xml:space="preserve">Project </w:t>
      </w:r>
      <w:r>
        <w:rPr>
          <w:color w:val="697D90"/>
          <w:spacing w:val="-2"/>
        </w:rPr>
        <w:t>management</w:t>
      </w:r>
    </w:p>
    <w:p w14:paraId="077BAF40" w14:textId="77777777" w:rsidR="00C220EB" w:rsidRDefault="00C220EB">
      <w:pPr>
        <w:pStyle w:val="BodyText"/>
        <w:spacing w:before="107"/>
        <w:rPr>
          <w:rFonts w:ascii="Arial"/>
          <w:b/>
          <w:sz w:val="24"/>
        </w:rPr>
      </w:pPr>
    </w:p>
    <w:p w14:paraId="077BAF41" w14:textId="77777777" w:rsidR="00C220EB" w:rsidRDefault="00000000">
      <w:pPr>
        <w:pStyle w:val="BodyText"/>
        <w:spacing w:before="1" w:line="256" w:lineRule="auto"/>
        <w:ind w:left="142" w:right="848"/>
        <w:jc w:val="both"/>
      </w:pPr>
      <w:r>
        <w:rPr>
          <w:w w:val="115"/>
        </w:rPr>
        <w:t>Project management for this project consists of three main elements.</w:t>
      </w:r>
      <w:r>
        <w:rPr>
          <w:spacing w:val="40"/>
          <w:w w:val="115"/>
        </w:rPr>
        <w:t xml:space="preserve"> </w:t>
      </w:r>
      <w:r>
        <w:rPr>
          <w:w w:val="115"/>
        </w:rPr>
        <w:t>These are Scrum, Ka</w:t>
      </w:r>
      <w:bookmarkStart w:id="51" w:name="_bookmark39"/>
      <w:bookmarkEnd w:id="51"/>
      <w:r>
        <w:rPr>
          <w:w w:val="115"/>
        </w:rPr>
        <w:t>nban, and weekly</w:t>
      </w:r>
      <w:r>
        <w:rPr>
          <w:spacing w:val="-4"/>
          <w:w w:val="115"/>
        </w:rPr>
        <w:t xml:space="preserve"> </w:t>
      </w:r>
      <w:r>
        <w:rPr>
          <w:w w:val="115"/>
        </w:rPr>
        <w:t>meetings.</w:t>
      </w:r>
    </w:p>
    <w:p w14:paraId="077BAF42" w14:textId="77777777" w:rsidR="00C220EB" w:rsidRDefault="00C220EB">
      <w:pPr>
        <w:pStyle w:val="BodyText"/>
      </w:pPr>
    </w:p>
    <w:p w14:paraId="077BAF43" w14:textId="77777777" w:rsidR="00C220EB" w:rsidRDefault="00C220EB">
      <w:pPr>
        <w:pStyle w:val="BodyText"/>
      </w:pPr>
    </w:p>
    <w:p w14:paraId="077BAF44" w14:textId="77777777" w:rsidR="00C220EB" w:rsidRDefault="00C220EB">
      <w:pPr>
        <w:pStyle w:val="BodyText"/>
      </w:pPr>
    </w:p>
    <w:p w14:paraId="077BAF45" w14:textId="77777777" w:rsidR="00C220EB" w:rsidRDefault="00C220EB">
      <w:pPr>
        <w:pStyle w:val="BodyText"/>
      </w:pPr>
    </w:p>
    <w:p w14:paraId="077BAF46" w14:textId="77777777" w:rsidR="00C220EB" w:rsidRDefault="00C220EB">
      <w:pPr>
        <w:pStyle w:val="BodyText"/>
      </w:pPr>
    </w:p>
    <w:p w14:paraId="077BAF47" w14:textId="77777777" w:rsidR="00C220EB" w:rsidRDefault="00C220EB">
      <w:pPr>
        <w:pStyle w:val="BodyText"/>
      </w:pPr>
    </w:p>
    <w:p w14:paraId="077BAF48" w14:textId="77777777" w:rsidR="00C220EB" w:rsidRDefault="00C220EB">
      <w:pPr>
        <w:pStyle w:val="BodyText"/>
        <w:spacing w:before="174"/>
      </w:pPr>
    </w:p>
    <w:p w14:paraId="077BAF49" w14:textId="77777777" w:rsidR="00C220EB" w:rsidRDefault="00000000">
      <w:pPr>
        <w:pStyle w:val="Heading4"/>
      </w:pPr>
      <w:r>
        <w:rPr>
          <w:color w:val="697D90"/>
          <w:spacing w:val="-2"/>
        </w:rPr>
        <w:t>Scrum</w:t>
      </w:r>
    </w:p>
    <w:p w14:paraId="077BAF4A" w14:textId="77777777" w:rsidR="00C220EB" w:rsidRDefault="00C220EB">
      <w:pPr>
        <w:pStyle w:val="BodyText"/>
        <w:spacing w:before="134"/>
        <w:rPr>
          <w:rFonts w:ascii="Arial"/>
          <w:b/>
        </w:rPr>
      </w:pPr>
    </w:p>
    <w:p w14:paraId="077BAF4B" w14:textId="77777777" w:rsidR="00C220EB" w:rsidRDefault="00000000">
      <w:pPr>
        <w:pStyle w:val="BodyText"/>
        <w:spacing w:line="256" w:lineRule="auto"/>
        <w:ind w:left="142" w:right="848"/>
        <w:jc w:val="both"/>
      </w:pPr>
      <w:r>
        <w:t xml:space="preserve">The </w:t>
      </w:r>
      <w:hyperlink w:anchor="_bookmark146" w:history="1">
        <w:r>
          <w:t>DWH LS OPS</w:t>
        </w:r>
      </w:hyperlink>
      <w:r>
        <w:t xml:space="preserve"> team is organised as a </w:t>
      </w:r>
      <w:hyperlink w:anchor="_bookmark135" w:history="1">
        <w:r>
          <w:t>BizDevOps</w:t>
        </w:r>
      </w:hyperlink>
      <w:r>
        <w:t xml:space="preserve"> </w:t>
      </w:r>
      <w:hyperlink w:anchor="_bookmark175" w:history="1">
        <w:r>
          <w:t>Scrum</w:t>
        </w:r>
      </w:hyperlink>
      <w:r>
        <w:t xml:space="preserve"> team (see Section </w:t>
      </w:r>
      <w:hyperlink w:anchor="_bookmark23" w:history="1">
        <w:r>
          <w:t>2.</w:t>
        </w:r>
      </w:hyperlink>
      <w:r>
        <w:t xml:space="preserve">1). The AWS modernisation </w:t>
      </w:r>
      <w:r>
        <w:rPr>
          <w:spacing w:val="-2"/>
          <w:w w:val="110"/>
        </w:rPr>
        <w:t>teams</w:t>
      </w:r>
      <w:r>
        <w:rPr>
          <w:spacing w:val="-11"/>
          <w:w w:val="110"/>
        </w:rPr>
        <w:t xml:space="preserve"> </w:t>
      </w:r>
      <w:r>
        <w:rPr>
          <w:spacing w:val="-2"/>
          <w:w w:val="110"/>
        </w:rPr>
        <w:t>join</w:t>
      </w:r>
      <w:r>
        <w:rPr>
          <w:spacing w:val="-11"/>
          <w:w w:val="110"/>
        </w:rPr>
        <w:t xml:space="preserve"> </w:t>
      </w:r>
      <w:r>
        <w:rPr>
          <w:spacing w:val="-2"/>
          <w:w w:val="110"/>
        </w:rPr>
        <w:t>these</w:t>
      </w:r>
      <w:r>
        <w:rPr>
          <w:spacing w:val="-11"/>
          <w:w w:val="110"/>
        </w:rPr>
        <w:t xml:space="preserve"> </w:t>
      </w:r>
      <w:r>
        <w:rPr>
          <w:spacing w:val="-2"/>
          <w:w w:val="110"/>
        </w:rPr>
        <w:t>Scrum</w:t>
      </w:r>
      <w:r>
        <w:rPr>
          <w:spacing w:val="-11"/>
          <w:w w:val="110"/>
        </w:rPr>
        <w:t xml:space="preserve"> </w:t>
      </w:r>
      <w:r>
        <w:rPr>
          <w:spacing w:val="-2"/>
          <w:w w:val="110"/>
        </w:rPr>
        <w:t>teams</w:t>
      </w:r>
      <w:r>
        <w:rPr>
          <w:spacing w:val="-11"/>
          <w:w w:val="110"/>
        </w:rPr>
        <w:t xml:space="preserve"> </w:t>
      </w:r>
      <w:hyperlink w:anchor="_bookmark26" w:history="1">
        <w:r>
          <w:rPr>
            <w:spacing w:val="-2"/>
            <w:w w:val="110"/>
          </w:rPr>
          <w:t>2.</w:t>
        </w:r>
      </w:hyperlink>
      <w:r>
        <w:rPr>
          <w:spacing w:val="-2"/>
          <w:w w:val="110"/>
        </w:rPr>
        <w:t>1.</w:t>
      </w:r>
      <w:r>
        <w:rPr>
          <w:spacing w:val="12"/>
          <w:w w:val="110"/>
        </w:rPr>
        <w:t xml:space="preserve"> </w:t>
      </w:r>
      <w:r>
        <w:rPr>
          <w:spacing w:val="-2"/>
          <w:w w:val="110"/>
        </w:rPr>
        <w:t>The</w:t>
      </w:r>
      <w:r>
        <w:rPr>
          <w:spacing w:val="-11"/>
          <w:w w:val="110"/>
        </w:rPr>
        <w:t xml:space="preserve"> </w:t>
      </w:r>
      <w:r>
        <w:rPr>
          <w:spacing w:val="-2"/>
          <w:w w:val="110"/>
        </w:rPr>
        <w:t>full</w:t>
      </w:r>
      <w:r>
        <w:rPr>
          <w:spacing w:val="-11"/>
          <w:w w:val="110"/>
        </w:rPr>
        <w:t xml:space="preserve"> </w:t>
      </w:r>
      <w:r>
        <w:rPr>
          <w:spacing w:val="-2"/>
          <w:w w:val="110"/>
        </w:rPr>
        <w:t>set</w:t>
      </w:r>
      <w:r>
        <w:rPr>
          <w:spacing w:val="-11"/>
          <w:w w:val="110"/>
        </w:rPr>
        <w:t xml:space="preserve"> </w:t>
      </w:r>
      <w:r>
        <w:rPr>
          <w:spacing w:val="-2"/>
          <w:w w:val="110"/>
        </w:rPr>
        <w:t>of</w:t>
      </w:r>
      <w:r>
        <w:rPr>
          <w:spacing w:val="-11"/>
          <w:w w:val="110"/>
        </w:rPr>
        <w:t xml:space="preserve"> </w:t>
      </w:r>
      <w:r>
        <w:rPr>
          <w:spacing w:val="-2"/>
          <w:w w:val="110"/>
        </w:rPr>
        <w:t>rituals</w:t>
      </w:r>
      <w:r>
        <w:rPr>
          <w:spacing w:val="-11"/>
          <w:w w:val="110"/>
        </w:rPr>
        <w:t xml:space="preserve"> </w:t>
      </w:r>
      <w:r>
        <w:rPr>
          <w:spacing w:val="-2"/>
          <w:w w:val="110"/>
        </w:rPr>
        <w:t>defined</w:t>
      </w:r>
      <w:r>
        <w:rPr>
          <w:spacing w:val="-11"/>
          <w:w w:val="110"/>
        </w:rPr>
        <w:t xml:space="preserve"> </w:t>
      </w:r>
      <w:r>
        <w:rPr>
          <w:spacing w:val="-2"/>
          <w:w w:val="110"/>
        </w:rPr>
        <w:t>for</w:t>
      </w:r>
      <w:r>
        <w:rPr>
          <w:spacing w:val="-11"/>
          <w:w w:val="110"/>
        </w:rPr>
        <w:t xml:space="preserve"> </w:t>
      </w:r>
      <w:r>
        <w:rPr>
          <w:spacing w:val="-2"/>
          <w:w w:val="110"/>
        </w:rPr>
        <w:t>Scrum</w:t>
      </w:r>
      <w:r>
        <w:rPr>
          <w:spacing w:val="-11"/>
          <w:w w:val="110"/>
        </w:rPr>
        <w:t xml:space="preserve"> </w:t>
      </w:r>
      <w:r>
        <w:rPr>
          <w:spacing w:val="-2"/>
          <w:w w:val="110"/>
        </w:rPr>
        <w:t>is</w:t>
      </w:r>
      <w:r>
        <w:rPr>
          <w:spacing w:val="-11"/>
          <w:w w:val="110"/>
        </w:rPr>
        <w:t xml:space="preserve"> </w:t>
      </w:r>
      <w:r>
        <w:rPr>
          <w:spacing w:val="-2"/>
          <w:w w:val="110"/>
        </w:rPr>
        <w:t>used,</w:t>
      </w:r>
      <w:r>
        <w:rPr>
          <w:spacing w:val="-7"/>
          <w:w w:val="110"/>
        </w:rPr>
        <w:t xml:space="preserve"> </w:t>
      </w:r>
      <w:r>
        <w:rPr>
          <w:spacing w:val="-2"/>
          <w:w w:val="110"/>
        </w:rPr>
        <w:t>including</w:t>
      </w:r>
      <w:r>
        <w:rPr>
          <w:spacing w:val="-11"/>
          <w:w w:val="110"/>
        </w:rPr>
        <w:t xml:space="preserve"> </w:t>
      </w:r>
      <w:r>
        <w:rPr>
          <w:spacing w:val="-2"/>
          <w:w w:val="110"/>
        </w:rPr>
        <w:t>daily</w:t>
      </w:r>
      <w:r>
        <w:rPr>
          <w:spacing w:val="-11"/>
          <w:w w:val="110"/>
        </w:rPr>
        <w:t xml:space="preserve"> </w:t>
      </w:r>
      <w:r>
        <w:rPr>
          <w:spacing w:val="-2"/>
          <w:w w:val="110"/>
        </w:rPr>
        <w:t xml:space="preserve">meetings, </w:t>
      </w:r>
      <w:r>
        <w:rPr>
          <w:w w:val="110"/>
        </w:rPr>
        <w:t>sprint</w:t>
      </w:r>
      <w:r>
        <w:rPr>
          <w:spacing w:val="-16"/>
          <w:w w:val="110"/>
        </w:rPr>
        <w:t xml:space="preserve"> </w:t>
      </w:r>
      <w:r>
        <w:rPr>
          <w:w w:val="110"/>
        </w:rPr>
        <w:t>retrospectives,</w:t>
      </w:r>
      <w:r>
        <w:rPr>
          <w:spacing w:val="-15"/>
          <w:w w:val="110"/>
        </w:rPr>
        <w:t xml:space="preserve"> </w:t>
      </w:r>
      <w:r>
        <w:rPr>
          <w:w w:val="110"/>
        </w:rPr>
        <w:t>sprint</w:t>
      </w:r>
      <w:r>
        <w:rPr>
          <w:spacing w:val="-15"/>
          <w:w w:val="110"/>
        </w:rPr>
        <w:t xml:space="preserve"> </w:t>
      </w:r>
      <w:r>
        <w:rPr>
          <w:w w:val="110"/>
        </w:rPr>
        <w:t>planning</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two</w:t>
      </w:r>
      <w:r>
        <w:rPr>
          <w:spacing w:val="-15"/>
          <w:w w:val="110"/>
        </w:rPr>
        <w:t xml:space="preserve"> </w:t>
      </w:r>
      <w:r>
        <w:rPr>
          <w:w w:val="110"/>
        </w:rPr>
        <w:t>weeks,</w:t>
      </w:r>
      <w:r>
        <w:rPr>
          <w:spacing w:val="-15"/>
          <w:w w:val="110"/>
        </w:rPr>
        <w:t xml:space="preserve"> </w:t>
      </w:r>
      <w:r>
        <w:rPr>
          <w:w w:val="110"/>
        </w:rPr>
        <w:t>and</w:t>
      </w:r>
      <w:r>
        <w:rPr>
          <w:spacing w:val="-16"/>
          <w:w w:val="110"/>
        </w:rPr>
        <w:t xml:space="preserve"> </w:t>
      </w:r>
      <w:r>
        <w:rPr>
          <w:w w:val="110"/>
        </w:rPr>
        <w:t>reviews</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four</w:t>
      </w:r>
      <w:r>
        <w:rPr>
          <w:spacing w:val="-15"/>
          <w:w w:val="110"/>
        </w:rPr>
        <w:t xml:space="preserve"> </w:t>
      </w:r>
      <w:r>
        <w:rPr>
          <w:w w:val="110"/>
        </w:rPr>
        <w:t>weeks.</w:t>
      </w:r>
      <w:r>
        <w:rPr>
          <w:spacing w:val="-15"/>
          <w:w w:val="110"/>
        </w:rPr>
        <w:t xml:space="preserve"> </w:t>
      </w:r>
      <w:r>
        <w:rPr>
          <w:w w:val="110"/>
        </w:rPr>
        <w:t>In</w:t>
      </w:r>
      <w:r>
        <w:rPr>
          <w:spacing w:val="-15"/>
          <w:w w:val="110"/>
        </w:rPr>
        <w:t xml:space="preserve"> </w:t>
      </w:r>
      <w:r>
        <w:rPr>
          <w:w w:val="110"/>
        </w:rPr>
        <w:t xml:space="preserve">addition, </w:t>
      </w:r>
      <w:r>
        <w:rPr>
          <w:spacing w:val="-2"/>
          <w:w w:val="110"/>
        </w:rPr>
        <w:t>a</w:t>
      </w:r>
      <w:r>
        <w:rPr>
          <w:spacing w:val="-11"/>
          <w:w w:val="110"/>
        </w:rPr>
        <w:t xml:space="preserve"> </w:t>
      </w:r>
      <w:r>
        <w:rPr>
          <w:spacing w:val="-2"/>
          <w:w w:val="110"/>
        </w:rPr>
        <w:t>weekly</w:t>
      </w:r>
      <w:r>
        <w:rPr>
          <w:spacing w:val="-11"/>
          <w:w w:val="110"/>
        </w:rPr>
        <w:t xml:space="preserve"> </w:t>
      </w:r>
      <w:r>
        <w:rPr>
          <w:spacing w:val="-2"/>
          <w:w w:val="110"/>
        </w:rPr>
        <w:t>Scrum</w:t>
      </w:r>
      <w:r>
        <w:rPr>
          <w:spacing w:val="-11"/>
          <w:w w:val="110"/>
        </w:rPr>
        <w:t xml:space="preserve"> </w:t>
      </w:r>
      <w:r>
        <w:rPr>
          <w:spacing w:val="-2"/>
          <w:w w:val="110"/>
        </w:rPr>
        <w:t>meeting</w:t>
      </w:r>
      <w:r>
        <w:rPr>
          <w:spacing w:val="-11"/>
          <w:w w:val="110"/>
        </w:rPr>
        <w:t xml:space="preserve"> </w:t>
      </w:r>
      <w:r>
        <w:rPr>
          <w:spacing w:val="-2"/>
          <w:w w:val="110"/>
        </w:rPr>
        <w:t>is</w:t>
      </w:r>
      <w:r>
        <w:rPr>
          <w:spacing w:val="-11"/>
          <w:w w:val="110"/>
        </w:rPr>
        <w:t xml:space="preserve"> </w:t>
      </w:r>
      <w:r>
        <w:rPr>
          <w:spacing w:val="-2"/>
          <w:w w:val="110"/>
        </w:rPr>
        <w:t>held</w:t>
      </w:r>
      <w:r>
        <w:rPr>
          <w:spacing w:val="-11"/>
          <w:w w:val="110"/>
        </w:rPr>
        <w:t xml:space="preserve"> </w:t>
      </w:r>
      <w:r>
        <w:rPr>
          <w:spacing w:val="-2"/>
          <w:w w:val="110"/>
        </w:rPr>
        <w:t>to</w:t>
      </w:r>
      <w:r>
        <w:rPr>
          <w:spacing w:val="-11"/>
          <w:w w:val="110"/>
        </w:rPr>
        <w:t xml:space="preserve"> </w:t>
      </w:r>
      <w:r>
        <w:rPr>
          <w:spacing w:val="-2"/>
          <w:w w:val="110"/>
        </w:rPr>
        <w:t>maintain</w:t>
      </w:r>
      <w:r>
        <w:rPr>
          <w:spacing w:val="-11"/>
          <w:w w:val="110"/>
        </w:rPr>
        <w:t xml:space="preserve"> </w:t>
      </w:r>
      <w:r>
        <w:rPr>
          <w:spacing w:val="-2"/>
          <w:w w:val="110"/>
        </w:rPr>
        <w:t>communication</w:t>
      </w:r>
      <w:r>
        <w:rPr>
          <w:spacing w:val="-11"/>
          <w:w w:val="110"/>
        </w:rPr>
        <w:t xml:space="preserve"> </w:t>
      </w:r>
      <w:r>
        <w:rPr>
          <w:spacing w:val="-2"/>
          <w:w w:val="110"/>
        </w:rPr>
        <w:t>between</w:t>
      </w:r>
      <w:r>
        <w:rPr>
          <w:spacing w:val="-11"/>
          <w:w w:val="110"/>
        </w:rPr>
        <w:t xml:space="preserve"> </w:t>
      </w:r>
      <w:r>
        <w:rPr>
          <w:spacing w:val="-2"/>
          <w:w w:val="110"/>
        </w:rPr>
        <w:t>the</w:t>
      </w:r>
      <w:r>
        <w:rPr>
          <w:spacing w:val="-11"/>
          <w:w w:val="110"/>
        </w:rPr>
        <w:t xml:space="preserve"> </w:t>
      </w:r>
      <w:r>
        <w:rPr>
          <w:spacing w:val="-2"/>
          <w:w w:val="110"/>
        </w:rPr>
        <w:t>ASTV,</w:t>
      </w:r>
      <w:r>
        <w:rPr>
          <w:spacing w:val="-11"/>
          <w:w w:val="110"/>
        </w:rPr>
        <w:t xml:space="preserve"> </w:t>
      </w:r>
      <w:r>
        <w:rPr>
          <w:spacing w:val="-2"/>
          <w:w w:val="110"/>
        </w:rPr>
        <w:t>D&amp;F,</w:t>
      </w:r>
      <w:r>
        <w:rPr>
          <w:spacing w:val="-11"/>
          <w:w w:val="110"/>
        </w:rPr>
        <w:t xml:space="preserve"> </w:t>
      </w:r>
      <w:r>
        <w:rPr>
          <w:spacing w:val="-2"/>
          <w:w w:val="110"/>
        </w:rPr>
        <w:t>and</w:t>
      </w:r>
      <w:r>
        <w:rPr>
          <w:spacing w:val="-11"/>
          <w:w w:val="110"/>
        </w:rPr>
        <w:t xml:space="preserve"> </w:t>
      </w:r>
      <w:r>
        <w:rPr>
          <w:spacing w:val="-2"/>
          <w:w w:val="110"/>
        </w:rPr>
        <w:t>MPP</w:t>
      </w:r>
      <w:r>
        <w:rPr>
          <w:spacing w:val="-11"/>
          <w:w w:val="110"/>
        </w:rPr>
        <w:t xml:space="preserve"> </w:t>
      </w:r>
      <w:r>
        <w:rPr>
          <w:spacing w:val="-2"/>
          <w:w w:val="110"/>
        </w:rPr>
        <w:t xml:space="preserve">teams. The </w:t>
      </w:r>
      <w:r>
        <w:rPr>
          <w:w w:val="110"/>
        </w:rPr>
        <w:t xml:space="preserve">meetings are shown in the first screenshot, while the second illustrates a noteworthy team definition: the </w:t>
      </w:r>
      <w:r>
        <w:rPr>
          <w:w w:val="115"/>
        </w:rPr>
        <w:t>rules</w:t>
      </w:r>
      <w:r>
        <w:rPr>
          <w:spacing w:val="-16"/>
          <w:w w:val="115"/>
        </w:rPr>
        <w:t xml:space="preserve"> </w:t>
      </w:r>
      <w:r>
        <w:rPr>
          <w:w w:val="115"/>
        </w:rPr>
        <w:t>of</w:t>
      </w:r>
      <w:r>
        <w:rPr>
          <w:spacing w:val="-16"/>
          <w:w w:val="115"/>
        </w:rPr>
        <w:t xml:space="preserve"> </w:t>
      </w:r>
      <w:r>
        <w:rPr>
          <w:w w:val="115"/>
        </w:rPr>
        <w:t>engagement</w:t>
      </w:r>
      <w:r>
        <w:rPr>
          <w:spacing w:val="-16"/>
          <w:w w:val="115"/>
        </w:rPr>
        <w:t xml:space="preserve"> </w:t>
      </w:r>
      <w:r>
        <w:rPr>
          <w:w w:val="115"/>
        </w:rPr>
        <w:t>established</w:t>
      </w:r>
      <w:r>
        <w:rPr>
          <w:spacing w:val="-16"/>
          <w:w w:val="115"/>
        </w:rPr>
        <w:t xml:space="preserve"> </w:t>
      </w:r>
      <w:r>
        <w:rPr>
          <w:w w:val="115"/>
        </w:rPr>
        <w:t>for</w:t>
      </w:r>
      <w:r>
        <w:rPr>
          <w:spacing w:val="-16"/>
          <w:w w:val="115"/>
        </w:rPr>
        <w:t xml:space="preserve"> </w:t>
      </w:r>
      <w:r>
        <w:rPr>
          <w:w w:val="115"/>
        </w:rPr>
        <w:t>collaboration,</w:t>
      </w:r>
      <w:r>
        <w:rPr>
          <w:spacing w:val="-15"/>
          <w:w w:val="115"/>
        </w:rPr>
        <w:t xml:space="preserve"> </w:t>
      </w:r>
      <w:r>
        <w:rPr>
          <w:w w:val="115"/>
        </w:rPr>
        <w:t>which</w:t>
      </w:r>
      <w:r>
        <w:rPr>
          <w:spacing w:val="-16"/>
          <w:w w:val="115"/>
        </w:rPr>
        <w:t xml:space="preserve"> </w:t>
      </w:r>
      <w:r>
        <w:rPr>
          <w:w w:val="115"/>
        </w:rPr>
        <w:t>are</w:t>
      </w:r>
      <w:r>
        <w:rPr>
          <w:spacing w:val="-16"/>
          <w:w w:val="115"/>
        </w:rPr>
        <w:t xml:space="preserve"> </w:t>
      </w:r>
      <w:r>
        <w:rPr>
          <w:w w:val="115"/>
        </w:rPr>
        <w:t>a</w:t>
      </w:r>
      <w:r>
        <w:rPr>
          <w:spacing w:val="-16"/>
          <w:w w:val="115"/>
        </w:rPr>
        <w:t xml:space="preserve"> </w:t>
      </w:r>
      <w:r>
        <w:rPr>
          <w:w w:val="115"/>
        </w:rPr>
        <w:t>result</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retrospectives.</w:t>
      </w:r>
    </w:p>
    <w:p w14:paraId="077BAF4C"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F4D" w14:textId="77777777" w:rsidR="00C220EB" w:rsidRDefault="00C220EB">
      <w:pPr>
        <w:pStyle w:val="BodyText"/>
        <w:spacing w:before="168"/>
        <w:rPr>
          <w:sz w:val="20"/>
        </w:rPr>
      </w:pPr>
    </w:p>
    <w:p w14:paraId="077BAF4E" w14:textId="77777777" w:rsidR="00C220EB" w:rsidRDefault="00000000">
      <w:pPr>
        <w:ind w:left="1137"/>
        <w:rPr>
          <w:sz w:val="20"/>
        </w:rPr>
      </w:pPr>
      <w:r>
        <w:rPr>
          <w:noProof/>
          <w:sz w:val="20"/>
        </w:rPr>
        <w:drawing>
          <wp:inline distT="0" distB="0" distL="0" distR="0" wp14:anchorId="077BB820" wp14:editId="077BB821">
            <wp:extent cx="5183645" cy="224332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6" cstate="print"/>
                    <a:stretch>
                      <a:fillRect/>
                    </a:stretch>
                  </pic:blipFill>
                  <pic:spPr>
                    <a:xfrm>
                      <a:off x="0" y="0"/>
                      <a:ext cx="5183645" cy="2243328"/>
                    </a:xfrm>
                    <a:prstGeom prst="rect">
                      <a:avLst/>
                    </a:prstGeom>
                  </pic:spPr>
                </pic:pic>
              </a:graphicData>
            </a:graphic>
          </wp:inline>
        </w:drawing>
      </w:r>
    </w:p>
    <w:p w14:paraId="077BAF4F" w14:textId="77777777" w:rsidR="00C220EB" w:rsidRDefault="00C220EB">
      <w:pPr>
        <w:pStyle w:val="BodyText"/>
        <w:spacing w:before="42"/>
        <w:rPr>
          <w:sz w:val="18"/>
        </w:rPr>
      </w:pPr>
    </w:p>
    <w:p w14:paraId="077BAF50" w14:textId="77777777" w:rsidR="00C220EB" w:rsidRDefault="00000000">
      <w:pPr>
        <w:ind w:left="142"/>
        <w:rPr>
          <w:rFonts w:ascii="Arial"/>
          <w:sz w:val="18"/>
        </w:rPr>
      </w:pPr>
      <w:bookmarkStart w:id="52" w:name="_bookmark40"/>
      <w:bookmarkEnd w:id="52"/>
      <w:r>
        <w:rPr>
          <w:rFonts w:ascii="Arial"/>
          <w:b/>
          <w:color w:val="697D90"/>
          <w:sz w:val="18"/>
        </w:rPr>
        <w:t>Figure</w:t>
      </w:r>
      <w:r>
        <w:rPr>
          <w:rFonts w:ascii="Arial"/>
          <w:b/>
          <w:color w:val="697D90"/>
          <w:spacing w:val="-11"/>
          <w:sz w:val="18"/>
        </w:rPr>
        <w:t xml:space="preserve"> </w:t>
      </w:r>
      <w:r>
        <w:rPr>
          <w:rFonts w:ascii="Arial"/>
          <w:b/>
          <w:color w:val="697D90"/>
          <w:sz w:val="18"/>
        </w:rPr>
        <w:t>2.9.:</w:t>
      </w:r>
      <w:r>
        <w:rPr>
          <w:rFonts w:ascii="Arial"/>
          <w:b/>
          <w:color w:val="697D90"/>
          <w:spacing w:val="-11"/>
          <w:sz w:val="18"/>
        </w:rPr>
        <w:t xml:space="preserve"> </w:t>
      </w:r>
      <w:r>
        <w:rPr>
          <w:rFonts w:ascii="Arial"/>
          <w:color w:val="697D90"/>
          <w:sz w:val="18"/>
        </w:rPr>
        <w:t>Scrum</w:t>
      </w:r>
      <w:r>
        <w:rPr>
          <w:rFonts w:ascii="Arial"/>
          <w:color w:val="697D90"/>
          <w:spacing w:val="-12"/>
          <w:sz w:val="18"/>
        </w:rPr>
        <w:t xml:space="preserve"> </w:t>
      </w:r>
      <w:r>
        <w:rPr>
          <w:rFonts w:ascii="Arial"/>
          <w:color w:val="697D90"/>
          <w:sz w:val="18"/>
        </w:rPr>
        <w:t>ceremonies</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DWH</w:t>
      </w:r>
      <w:r>
        <w:rPr>
          <w:rFonts w:ascii="Arial"/>
          <w:color w:val="697D90"/>
          <w:spacing w:val="-12"/>
          <w:sz w:val="18"/>
        </w:rPr>
        <w:t xml:space="preserve"> </w:t>
      </w:r>
      <w:r>
        <w:rPr>
          <w:rFonts w:ascii="Arial"/>
          <w:color w:val="697D90"/>
          <w:sz w:val="18"/>
        </w:rPr>
        <w:t>LS</w:t>
      </w:r>
      <w:r>
        <w:rPr>
          <w:rFonts w:ascii="Arial"/>
          <w:color w:val="697D90"/>
          <w:spacing w:val="-12"/>
          <w:sz w:val="18"/>
        </w:rPr>
        <w:t xml:space="preserve"> </w:t>
      </w:r>
      <w:r>
        <w:rPr>
          <w:rFonts w:ascii="Arial"/>
          <w:color w:val="697D90"/>
          <w:sz w:val="18"/>
        </w:rPr>
        <w:t>OPS</w:t>
      </w:r>
      <w:r>
        <w:rPr>
          <w:rFonts w:ascii="Arial"/>
          <w:color w:val="697D90"/>
          <w:spacing w:val="-13"/>
          <w:sz w:val="18"/>
        </w:rPr>
        <w:t xml:space="preserve"> </w:t>
      </w:r>
      <w:r>
        <w:rPr>
          <w:rFonts w:ascii="Arial"/>
          <w:color w:val="697D90"/>
          <w:sz w:val="18"/>
        </w:rPr>
        <w:t>BizDevOps</w:t>
      </w:r>
      <w:r>
        <w:rPr>
          <w:rFonts w:ascii="Arial"/>
          <w:color w:val="697D90"/>
          <w:spacing w:val="-12"/>
          <w:sz w:val="18"/>
        </w:rPr>
        <w:t xml:space="preserve"> </w:t>
      </w:r>
      <w:r>
        <w:rPr>
          <w:rFonts w:ascii="Arial"/>
          <w:color w:val="697D90"/>
          <w:spacing w:val="-4"/>
          <w:sz w:val="18"/>
        </w:rPr>
        <w:t>team</w:t>
      </w:r>
    </w:p>
    <w:p w14:paraId="077BAF51" w14:textId="77777777" w:rsidR="00C220EB" w:rsidRDefault="00C220EB">
      <w:pPr>
        <w:pStyle w:val="BodyText"/>
        <w:rPr>
          <w:rFonts w:ascii="Arial"/>
          <w:sz w:val="20"/>
        </w:rPr>
      </w:pPr>
    </w:p>
    <w:p w14:paraId="077BAF52" w14:textId="77777777" w:rsidR="00C220EB" w:rsidRDefault="00C220EB">
      <w:pPr>
        <w:pStyle w:val="BodyText"/>
        <w:rPr>
          <w:rFonts w:ascii="Arial"/>
          <w:sz w:val="20"/>
        </w:rPr>
      </w:pPr>
    </w:p>
    <w:p w14:paraId="077BAF53" w14:textId="77777777" w:rsidR="00C220EB" w:rsidRDefault="00C220EB">
      <w:pPr>
        <w:pStyle w:val="BodyText"/>
        <w:rPr>
          <w:rFonts w:ascii="Arial"/>
          <w:sz w:val="20"/>
        </w:rPr>
      </w:pPr>
    </w:p>
    <w:p w14:paraId="077BAF54" w14:textId="77777777" w:rsidR="00C220EB" w:rsidRDefault="00000000">
      <w:pPr>
        <w:pStyle w:val="BodyText"/>
        <w:spacing w:before="73"/>
        <w:rPr>
          <w:rFonts w:ascii="Arial"/>
          <w:sz w:val="20"/>
        </w:rPr>
      </w:pPr>
      <w:r>
        <w:rPr>
          <w:rFonts w:ascii="Arial"/>
          <w:noProof/>
          <w:sz w:val="20"/>
        </w:rPr>
        <w:drawing>
          <wp:anchor distT="0" distB="0" distL="0" distR="0" simplePos="0" relativeHeight="487592448" behindDoc="1" locked="0" layoutInCell="1" allowOverlap="1" wp14:anchorId="077BB822" wp14:editId="077BB823">
            <wp:simplePos x="0" y="0"/>
            <wp:positionH relativeFrom="page">
              <wp:posOffset>1171854</wp:posOffset>
            </wp:positionH>
            <wp:positionV relativeFrom="paragraph">
              <wp:posOffset>208250</wp:posOffset>
            </wp:positionV>
            <wp:extent cx="5169676" cy="149961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5169676" cy="1499615"/>
                    </a:xfrm>
                    <a:prstGeom prst="rect">
                      <a:avLst/>
                    </a:prstGeom>
                  </pic:spPr>
                </pic:pic>
              </a:graphicData>
            </a:graphic>
          </wp:anchor>
        </w:drawing>
      </w:r>
    </w:p>
    <w:p w14:paraId="077BAF55" w14:textId="77777777" w:rsidR="00C220EB" w:rsidRDefault="00C220EB">
      <w:pPr>
        <w:pStyle w:val="BodyText"/>
        <w:spacing w:before="43"/>
        <w:rPr>
          <w:rFonts w:ascii="Arial"/>
          <w:sz w:val="18"/>
        </w:rPr>
      </w:pPr>
    </w:p>
    <w:p w14:paraId="077BAF56"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2.10.:</w:t>
      </w:r>
      <w:r>
        <w:rPr>
          <w:rFonts w:ascii="Arial"/>
          <w:b/>
          <w:color w:val="697D90"/>
          <w:spacing w:val="-5"/>
          <w:sz w:val="18"/>
        </w:rPr>
        <w:t xml:space="preserve"> </w:t>
      </w:r>
      <w:r>
        <w:rPr>
          <w:rFonts w:ascii="Arial"/>
          <w:color w:val="697D90"/>
          <w:sz w:val="18"/>
        </w:rPr>
        <w:t>Rules</w:t>
      </w:r>
      <w:r>
        <w:rPr>
          <w:rFonts w:ascii="Arial"/>
          <w:color w:val="697D90"/>
          <w:spacing w:val="-6"/>
          <w:sz w:val="18"/>
        </w:rPr>
        <w:t xml:space="preserve"> </w:t>
      </w:r>
      <w:r>
        <w:rPr>
          <w:rFonts w:ascii="Arial"/>
          <w:color w:val="697D90"/>
          <w:sz w:val="18"/>
        </w:rPr>
        <w:t>of</w:t>
      </w:r>
      <w:r>
        <w:rPr>
          <w:rFonts w:ascii="Arial"/>
          <w:color w:val="697D90"/>
          <w:spacing w:val="-7"/>
          <w:sz w:val="18"/>
        </w:rPr>
        <w:t xml:space="preserve"> </w:t>
      </w:r>
      <w:r>
        <w:rPr>
          <w:rFonts w:ascii="Arial"/>
          <w:color w:val="697D90"/>
          <w:sz w:val="18"/>
        </w:rPr>
        <w:t>engagement</w:t>
      </w:r>
      <w:r>
        <w:rPr>
          <w:rFonts w:ascii="Arial"/>
          <w:color w:val="697D90"/>
          <w:spacing w:val="-6"/>
          <w:sz w:val="18"/>
        </w:rPr>
        <w:t xml:space="preserve"> </w:t>
      </w:r>
      <w:r>
        <w:rPr>
          <w:rFonts w:ascii="Arial"/>
          <w:color w:val="697D90"/>
          <w:sz w:val="18"/>
        </w:rPr>
        <w:t>of</w:t>
      </w:r>
      <w:r>
        <w:rPr>
          <w:rFonts w:ascii="Arial"/>
          <w:color w:val="697D90"/>
          <w:spacing w:val="-6"/>
          <w:sz w:val="18"/>
        </w:rPr>
        <w:t xml:space="preserve"> </w:t>
      </w:r>
      <w:r>
        <w:rPr>
          <w:rFonts w:ascii="Arial"/>
          <w:color w:val="697D90"/>
          <w:sz w:val="18"/>
        </w:rPr>
        <w:t>DWH</w:t>
      </w:r>
      <w:r>
        <w:rPr>
          <w:rFonts w:ascii="Arial"/>
          <w:color w:val="697D90"/>
          <w:spacing w:val="-7"/>
          <w:sz w:val="18"/>
        </w:rPr>
        <w:t xml:space="preserve"> </w:t>
      </w:r>
      <w:r>
        <w:rPr>
          <w:rFonts w:ascii="Arial"/>
          <w:color w:val="697D90"/>
          <w:sz w:val="18"/>
        </w:rPr>
        <w:t>LS</w:t>
      </w:r>
      <w:r>
        <w:rPr>
          <w:rFonts w:ascii="Arial"/>
          <w:color w:val="697D90"/>
          <w:spacing w:val="-6"/>
          <w:sz w:val="18"/>
        </w:rPr>
        <w:t xml:space="preserve"> </w:t>
      </w:r>
      <w:r>
        <w:rPr>
          <w:rFonts w:ascii="Arial"/>
          <w:color w:val="697D90"/>
          <w:sz w:val="18"/>
        </w:rPr>
        <w:t>OPS</w:t>
      </w:r>
      <w:r>
        <w:rPr>
          <w:rFonts w:ascii="Arial"/>
          <w:color w:val="697D90"/>
          <w:spacing w:val="-7"/>
          <w:sz w:val="18"/>
        </w:rPr>
        <w:t xml:space="preserve"> </w:t>
      </w:r>
      <w:r>
        <w:rPr>
          <w:rFonts w:ascii="Arial"/>
          <w:color w:val="697D90"/>
          <w:sz w:val="18"/>
        </w:rPr>
        <w:t>BizDevOps</w:t>
      </w:r>
      <w:r>
        <w:rPr>
          <w:rFonts w:ascii="Arial"/>
          <w:color w:val="697D90"/>
          <w:spacing w:val="-6"/>
          <w:sz w:val="18"/>
        </w:rPr>
        <w:t xml:space="preserve"> </w:t>
      </w:r>
      <w:r>
        <w:rPr>
          <w:rFonts w:ascii="Arial"/>
          <w:color w:val="697D90"/>
          <w:spacing w:val="-4"/>
          <w:sz w:val="18"/>
        </w:rPr>
        <w:t>team</w:t>
      </w:r>
    </w:p>
    <w:p w14:paraId="077BAF57" w14:textId="77777777" w:rsidR="00C220EB" w:rsidRDefault="00C220EB">
      <w:pPr>
        <w:pStyle w:val="BodyText"/>
        <w:rPr>
          <w:rFonts w:ascii="Arial"/>
          <w:sz w:val="18"/>
        </w:rPr>
      </w:pPr>
    </w:p>
    <w:p w14:paraId="077BAF58" w14:textId="77777777" w:rsidR="00C220EB" w:rsidRDefault="00C220EB">
      <w:pPr>
        <w:pStyle w:val="BodyText"/>
        <w:rPr>
          <w:rFonts w:ascii="Arial"/>
          <w:sz w:val="18"/>
        </w:rPr>
      </w:pPr>
    </w:p>
    <w:p w14:paraId="077BAF59" w14:textId="77777777" w:rsidR="00C220EB" w:rsidRDefault="00C220EB">
      <w:pPr>
        <w:pStyle w:val="BodyText"/>
        <w:rPr>
          <w:rFonts w:ascii="Arial"/>
          <w:sz w:val="18"/>
        </w:rPr>
      </w:pPr>
    </w:p>
    <w:p w14:paraId="077BAF5A" w14:textId="77777777" w:rsidR="00C220EB" w:rsidRDefault="00C220EB">
      <w:pPr>
        <w:pStyle w:val="BodyText"/>
        <w:rPr>
          <w:rFonts w:ascii="Arial"/>
          <w:sz w:val="18"/>
        </w:rPr>
      </w:pPr>
    </w:p>
    <w:p w14:paraId="077BAF5B" w14:textId="77777777" w:rsidR="00C220EB" w:rsidRDefault="00C220EB">
      <w:pPr>
        <w:pStyle w:val="BodyText"/>
        <w:rPr>
          <w:rFonts w:ascii="Arial"/>
          <w:sz w:val="18"/>
        </w:rPr>
      </w:pPr>
    </w:p>
    <w:p w14:paraId="077BAF5C" w14:textId="77777777" w:rsidR="00C220EB" w:rsidRDefault="00C220EB">
      <w:pPr>
        <w:pStyle w:val="BodyText"/>
        <w:rPr>
          <w:rFonts w:ascii="Arial"/>
          <w:sz w:val="18"/>
        </w:rPr>
      </w:pPr>
    </w:p>
    <w:p w14:paraId="077BAF5D" w14:textId="77777777" w:rsidR="00C220EB" w:rsidRDefault="00C220EB">
      <w:pPr>
        <w:pStyle w:val="BodyText"/>
        <w:spacing w:before="13"/>
        <w:rPr>
          <w:rFonts w:ascii="Arial"/>
          <w:sz w:val="18"/>
        </w:rPr>
      </w:pPr>
    </w:p>
    <w:p w14:paraId="077BAF5E" w14:textId="77777777" w:rsidR="00C220EB" w:rsidRDefault="00000000">
      <w:pPr>
        <w:pStyle w:val="Heading4"/>
      </w:pPr>
      <w:r>
        <w:rPr>
          <w:color w:val="697D90"/>
        </w:rPr>
        <w:t>Weekly</w:t>
      </w:r>
      <w:r>
        <w:rPr>
          <w:color w:val="697D90"/>
          <w:spacing w:val="-3"/>
        </w:rPr>
        <w:t xml:space="preserve"> </w:t>
      </w:r>
      <w:r>
        <w:rPr>
          <w:color w:val="697D90"/>
          <w:spacing w:val="-2"/>
        </w:rPr>
        <w:t>Meetings</w:t>
      </w:r>
    </w:p>
    <w:p w14:paraId="077BAF5F" w14:textId="77777777" w:rsidR="00C220EB" w:rsidRDefault="00C220EB">
      <w:pPr>
        <w:pStyle w:val="BodyText"/>
        <w:spacing w:before="53"/>
        <w:rPr>
          <w:rFonts w:ascii="Arial"/>
          <w:b/>
        </w:rPr>
      </w:pPr>
    </w:p>
    <w:p w14:paraId="077BAF60" w14:textId="77777777" w:rsidR="00C220EB" w:rsidRDefault="00000000">
      <w:pPr>
        <w:pStyle w:val="BodyText"/>
        <w:spacing w:line="256" w:lineRule="auto"/>
        <w:ind w:left="142" w:right="848"/>
        <w:jc w:val="both"/>
      </w:pPr>
      <w:r>
        <w:rPr>
          <w:w w:val="110"/>
        </w:rPr>
        <w:t>Contact</w:t>
      </w:r>
      <w:r>
        <w:rPr>
          <w:spacing w:val="-16"/>
          <w:w w:val="110"/>
        </w:rPr>
        <w:t xml:space="preserve"> </w:t>
      </w:r>
      <w:r>
        <w:rPr>
          <w:w w:val="110"/>
        </w:rPr>
        <w:t>with</w:t>
      </w:r>
      <w:r>
        <w:rPr>
          <w:spacing w:val="-15"/>
          <w:w w:val="110"/>
        </w:rPr>
        <w:t xml:space="preserve"> </w:t>
      </w:r>
      <w:r>
        <w:rPr>
          <w:w w:val="110"/>
        </w:rPr>
        <w:t>the</w:t>
      </w:r>
      <w:r>
        <w:rPr>
          <w:spacing w:val="-15"/>
          <w:w w:val="110"/>
        </w:rPr>
        <w:t xml:space="preserve"> </w:t>
      </w:r>
      <w:hyperlink w:anchor="_bookmark142" w:history="1">
        <w:r>
          <w:rPr>
            <w:w w:val="110"/>
          </w:rPr>
          <w:t>DQM</w:t>
        </w:r>
      </w:hyperlink>
      <w:r>
        <w:rPr>
          <w:spacing w:val="-15"/>
          <w:w w:val="110"/>
        </w:rPr>
        <w:t xml:space="preserve"> </w:t>
      </w:r>
      <w:r>
        <w:rPr>
          <w:w w:val="110"/>
        </w:rPr>
        <w:t>team</w:t>
      </w:r>
      <w:r>
        <w:rPr>
          <w:spacing w:val="-15"/>
          <w:w w:val="110"/>
        </w:rPr>
        <w:t xml:space="preserve"> </w:t>
      </w:r>
      <w:r>
        <w:rPr>
          <w:w w:val="110"/>
        </w:rPr>
        <w:t>is</w:t>
      </w:r>
      <w:r>
        <w:rPr>
          <w:spacing w:val="-15"/>
          <w:w w:val="110"/>
        </w:rPr>
        <w:t xml:space="preserve"> </w:t>
      </w:r>
      <w:r>
        <w:rPr>
          <w:w w:val="110"/>
        </w:rPr>
        <w:t>handled</w:t>
      </w:r>
      <w:r>
        <w:rPr>
          <w:spacing w:val="-15"/>
          <w:w w:val="110"/>
        </w:rPr>
        <w:t xml:space="preserve"> </w:t>
      </w:r>
      <w:r>
        <w:rPr>
          <w:w w:val="110"/>
        </w:rPr>
        <w:t>using</w:t>
      </w:r>
      <w:r>
        <w:rPr>
          <w:spacing w:val="-15"/>
          <w:w w:val="110"/>
        </w:rPr>
        <w:t xml:space="preserve"> </w:t>
      </w:r>
      <w:r>
        <w:rPr>
          <w:w w:val="110"/>
        </w:rPr>
        <w:t>weekly</w:t>
      </w:r>
      <w:r>
        <w:rPr>
          <w:spacing w:val="-16"/>
          <w:w w:val="110"/>
        </w:rPr>
        <w:t xml:space="preserve"> </w:t>
      </w:r>
      <w:commentRangeStart w:id="53"/>
      <w:r>
        <w:rPr>
          <w:w w:val="110"/>
        </w:rPr>
        <w:t>meetings</w:t>
      </w:r>
      <w:r>
        <w:rPr>
          <w:spacing w:val="-15"/>
          <w:w w:val="110"/>
        </w:rPr>
        <w:t xml:space="preserve"> </w:t>
      </w:r>
      <w:hyperlink w:anchor="_bookmark31" w:history="1">
        <w:r>
          <w:rPr>
            <w:w w:val="110"/>
          </w:rPr>
          <w:t>2.</w:t>
        </w:r>
      </w:hyperlink>
      <w:r>
        <w:rPr>
          <w:w w:val="110"/>
        </w:rPr>
        <w:t>1.</w:t>
      </w:r>
      <w:r>
        <w:rPr>
          <w:spacing w:val="-5"/>
          <w:w w:val="110"/>
        </w:rPr>
        <w:t xml:space="preserve"> </w:t>
      </w:r>
      <w:r>
        <w:rPr>
          <w:w w:val="110"/>
        </w:rPr>
        <w:t>These</w:t>
      </w:r>
      <w:r>
        <w:rPr>
          <w:spacing w:val="-15"/>
          <w:w w:val="110"/>
        </w:rPr>
        <w:t xml:space="preserve"> </w:t>
      </w:r>
      <w:commentRangeEnd w:id="53"/>
      <w:r w:rsidR="00166368">
        <w:rPr>
          <w:rStyle w:val="CommentReference"/>
          <w:w w:val="110"/>
          <w:sz w:val="22"/>
          <w:szCs w:val="22"/>
        </w:rPr>
        <w:commentReference w:id="53"/>
      </w:r>
      <w:r>
        <w:rPr>
          <w:w w:val="110"/>
        </w:rPr>
        <w:t>serve</w:t>
      </w:r>
      <w:r>
        <w:rPr>
          <w:spacing w:val="-15"/>
          <w:w w:val="110"/>
        </w:rPr>
        <w:t xml:space="preserve"> </w:t>
      </w:r>
      <w:r>
        <w:rPr>
          <w:w w:val="110"/>
        </w:rPr>
        <w:t>as</w:t>
      </w:r>
      <w:r>
        <w:rPr>
          <w:spacing w:val="-15"/>
          <w:w w:val="110"/>
        </w:rPr>
        <w:t xml:space="preserve"> </w:t>
      </w:r>
      <w:r>
        <w:rPr>
          <w:w w:val="110"/>
        </w:rPr>
        <w:t>minimal</w:t>
      </w:r>
      <w:r>
        <w:rPr>
          <w:spacing w:val="-16"/>
          <w:w w:val="110"/>
        </w:rPr>
        <w:t xml:space="preserve"> </w:t>
      </w:r>
      <w:r>
        <w:rPr>
          <w:w w:val="110"/>
        </w:rPr>
        <w:t>upd</w:t>
      </w:r>
      <w:bookmarkStart w:id="54" w:name="_bookmark41"/>
      <w:bookmarkStart w:id="55" w:name="_bookmark42"/>
      <w:bookmarkEnd w:id="54"/>
      <w:bookmarkEnd w:id="55"/>
      <w:r>
        <w:rPr>
          <w:w w:val="110"/>
        </w:rPr>
        <w:t>ate</w:t>
      </w:r>
      <w:r>
        <w:rPr>
          <w:spacing w:val="-15"/>
          <w:w w:val="110"/>
        </w:rPr>
        <w:t xml:space="preserve"> </w:t>
      </w:r>
      <w:r>
        <w:rPr>
          <w:w w:val="110"/>
        </w:rPr>
        <w:t>sessions during which weekly progress is communicated to all team members.</w:t>
      </w:r>
      <w:r>
        <w:rPr>
          <w:spacing w:val="36"/>
          <w:w w:val="110"/>
        </w:rPr>
        <w:t xml:space="preserve"> </w:t>
      </w:r>
      <w:r>
        <w:rPr>
          <w:w w:val="110"/>
        </w:rPr>
        <w:t>While the developers in the DQM team are themselves also part of a Scrum team, their sprint management is out of scope.</w:t>
      </w:r>
    </w:p>
    <w:p w14:paraId="077BAF61" w14:textId="77777777" w:rsidR="00C220EB" w:rsidRDefault="00C220EB">
      <w:pPr>
        <w:pStyle w:val="BodyText"/>
      </w:pPr>
    </w:p>
    <w:p w14:paraId="077BAF62" w14:textId="77777777" w:rsidR="00C220EB" w:rsidRDefault="00C220EB">
      <w:pPr>
        <w:pStyle w:val="BodyText"/>
      </w:pPr>
    </w:p>
    <w:p w14:paraId="077BAF63" w14:textId="77777777" w:rsidR="00C220EB" w:rsidRDefault="00C220EB">
      <w:pPr>
        <w:pStyle w:val="BodyText"/>
      </w:pPr>
    </w:p>
    <w:p w14:paraId="077BAF64" w14:textId="77777777" w:rsidR="00C220EB" w:rsidRDefault="00C220EB">
      <w:pPr>
        <w:pStyle w:val="BodyText"/>
      </w:pPr>
    </w:p>
    <w:p w14:paraId="077BAF65" w14:textId="77777777" w:rsidR="00C220EB" w:rsidRDefault="00C220EB">
      <w:pPr>
        <w:pStyle w:val="BodyText"/>
        <w:spacing w:before="120"/>
      </w:pPr>
    </w:p>
    <w:p w14:paraId="077BAF66" w14:textId="77777777" w:rsidR="00C220EB" w:rsidRDefault="00000000">
      <w:pPr>
        <w:pStyle w:val="Heading4"/>
        <w:spacing w:before="1"/>
      </w:pPr>
      <w:r>
        <w:rPr>
          <w:color w:val="697D90"/>
          <w:spacing w:val="-2"/>
        </w:rPr>
        <w:t>Kanban</w:t>
      </w:r>
    </w:p>
    <w:p w14:paraId="077BAF67" w14:textId="77777777" w:rsidR="00C220EB" w:rsidRDefault="00C220EB">
      <w:pPr>
        <w:pStyle w:val="BodyText"/>
        <w:spacing w:before="53"/>
        <w:rPr>
          <w:rFonts w:ascii="Arial"/>
          <w:b/>
        </w:rPr>
      </w:pPr>
    </w:p>
    <w:p w14:paraId="077BAF68" w14:textId="77777777" w:rsidR="00C220EB" w:rsidRDefault="00000000">
      <w:pPr>
        <w:pStyle w:val="BodyText"/>
        <w:spacing w:line="256" w:lineRule="auto"/>
        <w:ind w:left="142" w:right="848"/>
        <w:jc w:val="both"/>
      </w:pPr>
      <w:r>
        <w:rPr>
          <w:w w:val="110"/>
        </w:rPr>
        <w:t xml:space="preserve">The academic team handles tasks using a </w:t>
      </w:r>
      <w:hyperlink w:anchor="_bookmark154" w:history="1">
        <w:r>
          <w:rPr>
            <w:w w:val="110"/>
          </w:rPr>
          <w:t>Kanban</w:t>
        </w:r>
      </w:hyperlink>
      <w:r>
        <w:rPr>
          <w:w w:val="110"/>
        </w:rPr>
        <w:t xml:space="preserve"> </w:t>
      </w:r>
      <w:commentRangeStart w:id="56"/>
      <w:r>
        <w:rPr>
          <w:w w:val="110"/>
        </w:rPr>
        <w:t xml:space="preserve">board </w:t>
      </w:r>
      <w:hyperlink w:anchor="_bookmark34" w:history="1">
        <w:r>
          <w:rPr>
            <w:w w:val="110"/>
          </w:rPr>
          <w:t>2.</w:t>
        </w:r>
      </w:hyperlink>
      <w:r>
        <w:rPr>
          <w:w w:val="110"/>
        </w:rPr>
        <w:t>1.</w:t>
      </w:r>
      <w:r>
        <w:rPr>
          <w:spacing w:val="40"/>
          <w:w w:val="110"/>
        </w:rPr>
        <w:t xml:space="preserve"> </w:t>
      </w:r>
      <w:r>
        <w:rPr>
          <w:w w:val="110"/>
        </w:rPr>
        <w:t xml:space="preserve">The </w:t>
      </w:r>
      <w:commentRangeEnd w:id="56"/>
      <w:r w:rsidR="00166368">
        <w:rPr>
          <w:rStyle w:val="CommentReference"/>
          <w:w w:val="110"/>
          <w:sz w:val="22"/>
          <w:szCs w:val="22"/>
        </w:rPr>
        <w:commentReference w:id="56"/>
      </w:r>
      <w:r>
        <w:rPr>
          <w:w w:val="110"/>
        </w:rPr>
        <w:t>tasks are organised into three main columns.</w:t>
      </w:r>
      <w:r>
        <w:rPr>
          <w:spacing w:val="78"/>
          <w:w w:val="110"/>
        </w:rPr>
        <w:t xml:space="preserve"> </w:t>
      </w:r>
      <w:r>
        <w:rPr>
          <w:w w:val="110"/>
        </w:rPr>
        <w:t>Both team members show their responsibilities on the Kanban board.</w:t>
      </w:r>
      <w:r>
        <w:rPr>
          <w:spacing w:val="78"/>
          <w:w w:val="110"/>
        </w:rPr>
        <w:t xml:space="preserve"> </w:t>
      </w:r>
      <w:r>
        <w:rPr>
          <w:w w:val="110"/>
        </w:rPr>
        <w:t>The blue cards repre-sent the author’s tasks, while the red cards represent the advisor’s tasks. The board is updated frequently and is reviewed during the weekly Jour Fixe.</w:t>
      </w:r>
    </w:p>
    <w:p w14:paraId="077BAF69"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F6A" w14:textId="77777777" w:rsidR="00C220EB" w:rsidRDefault="00C220EB">
      <w:pPr>
        <w:pStyle w:val="BodyText"/>
        <w:spacing w:before="168"/>
        <w:rPr>
          <w:sz w:val="20"/>
        </w:rPr>
      </w:pPr>
    </w:p>
    <w:p w14:paraId="077BAF6B" w14:textId="77777777" w:rsidR="00C220EB" w:rsidRDefault="00000000">
      <w:pPr>
        <w:ind w:left="1137"/>
        <w:rPr>
          <w:sz w:val="20"/>
        </w:rPr>
      </w:pPr>
      <w:r>
        <w:rPr>
          <w:noProof/>
          <w:sz w:val="20"/>
        </w:rPr>
        <w:drawing>
          <wp:inline distT="0" distB="0" distL="0" distR="0" wp14:anchorId="077BB824" wp14:editId="077BB825">
            <wp:extent cx="5189226" cy="544068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8" cstate="print"/>
                    <a:stretch>
                      <a:fillRect/>
                    </a:stretch>
                  </pic:blipFill>
                  <pic:spPr>
                    <a:xfrm>
                      <a:off x="0" y="0"/>
                      <a:ext cx="5189226" cy="5440680"/>
                    </a:xfrm>
                    <a:prstGeom prst="rect">
                      <a:avLst/>
                    </a:prstGeom>
                  </pic:spPr>
                </pic:pic>
              </a:graphicData>
            </a:graphic>
          </wp:inline>
        </w:drawing>
      </w:r>
    </w:p>
    <w:p w14:paraId="077BAF6C" w14:textId="77777777" w:rsidR="00C220EB" w:rsidRDefault="00C220EB">
      <w:pPr>
        <w:pStyle w:val="BodyText"/>
        <w:spacing w:before="34"/>
        <w:rPr>
          <w:sz w:val="18"/>
        </w:rPr>
      </w:pPr>
    </w:p>
    <w:p w14:paraId="077BAF6D" w14:textId="77777777" w:rsidR="00C220EB" w:rsidRDefault="00000000">
      <w:pPr>
        <w:ind w:left="142"/>
        <w:rPr>
          <w:rFonts w:ascii="Arial"/>
          <w:sz w:val="18"/>
        </w:rPr>
      </w:pPr>
      <w:bookmarkStart w:id="57" w:name="_bookmark43"/>
      <w:bookmarkEnd w:id="57"/>
      <w:r>
        <w:rPr>
          <w:rFonts w:ascii="Arial"/>
          <w:b/>
          <w:color w:val="697D90"/>
          <w:sz w:val="18"/>
        </w:rPr>
        <w:t>Figure</w:t>
      </w:r>
      <w:r>
        <w:rPr>
          <w:rFonts w:ascii="Arial"/>
          <w:b/>
          <w:color w:val="697D90"/>
          <w:spacing w:val="-9"/>
          <w:sz w:val="18"/>
        </w:rPr>
        <w:t xml:space="preserve"> </w:t>
      </w:r>
      <w:r>
        <w:rPr>
          <w:rFonts w:ascii="Arial"/>
          <w:b/>
          <w:color w:val="697D90"/>
          <w:sz w:val="18"/>
        </w:rPr>
        <w:t>2.11.:</w:t>
      </w:r>
      <w:r>
        <w:rPr>
          <w:rFonts w:ascii="Arial"/>
          <w:b/>
          <w:color w:val="697D90"/>
          <w:spacing w:val="-9"/>
          <w:sz w:val="18"/>
        </w:rPr>
        <w:t xml:space="preserve"> </w:t>
      </w:r>
      <w:r>
        <w:rPr>
          <w:rFonts w:ascii="Arial"/>
          <w:color w:val="697D90"/>
          <w:sz w:val="18"/>
        </w:rPr>
        <w:t>Kanban</w:t>
      </w:r>
      <w:r>
        <w:rPr>
          <w:rFonts w:ascii="Arial"/>
          <w:color w:val="697D90"/>
          <w:spacing w:val="-11"/>
          <w:sz w:val="18"/>
        </w:rPr>
        <w:t xml:space="preserve"> </w:t>
      </w:r>
      <w:r>
        <w:rPr>
          <w:rFonts w:ascii="Arial"/>
          <w:color w:val="697D90"/>
          <w:sz w:val="18"/>
        </w:rPr>
        <w:t>board</w:t>
      </w:r>
      <w:r>
        <w:rPr>
          <w:rFonts w:ascii="Arial"/>
          <w:color w:val="697D90"/>
          <w:spacing w:val="-10"/>
          <w:sz w:val="18"/>
        </w:rPr>
        <w:t xml:space="preserve"> </w:t>
      </w:r>
      <w:r>
        <w:rPr>
          <w:rFonts w:ascii="Arial"/>
          <w:color w:val="697D90"/>
          <w:sz w:val="18"/>
        </w:rPr>
        <w:t>of</w:t>
      </w:r>
      <w:r>
        <w:rPr>
          <w:rFonts w:ascii="Arial"/>
          <w:color w:val="697D90"/>
          <w:spacing w:val="-11"/>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077BAF6E" w14:textId="77777777" w:rsidR="00C220EB" w:rsidRDefault="00C220EB">
      <w:pPr>
        <w:pStyle w:val="BodyText"/>
        <w:rPr>
          <w:rFonts w:ascii="Arial"/>
          <w:sz w:val="18"/>
        </w:rPr>
      </w:pPr>
    </w:p>
    <w:p w14:paraId="077BAF6F" w14:textId="77777777" w:rsidR="00C220EB" w:rsidRDefault="00C220EB">
      <w:pPr>
        <w:pStyle w:val="BodyText"/>
        <w:spacing w:before="147"/>
        <w:rPr>
          <w:rFonts w:ascii="Arial"/>
          <w:sz w:val="18"/>
        </w:rPr>
      </w:pPr>
    </w:p>
    <w:p w14:paraId="077BAF70" w14:textId="77777777" w:rsidR="00C220EB" w:rsidRDefault="00000000">
      <w:pPr>
        <w:pStyle w:val="Heading4"/>
      </w:pPr>
      <w:r>
        <w:rPr>
          <w:color w:val="697D90"/>
          <w:w w:val="85"/>
        </w:rPr>
        <w:t>Jour</w:t>
      </w:r>
      <w:r>
        <w:rPr>
          <w:color w:val="697D90"/>
          <w:spacing w:val="7"/>
        </w:rPr>
        <w:t xml:space="preserve"> </w:t>
      </w:r>
      <w:r>
        <w:rPr>
          <w:color w:val="697D90"/>
          <w:spacing w:val="-4"/>
        </w:rPr>
        <w:t>Fixe</w:t>
      </w:r>
    </w:p>
    <w:p w14:paraId="077BAF71" w14:textId="77777777" w:rsidR="00C220EB" w:rsidRDefault="00000000">
      <w:pPr>
        <w:pStyle w:val="BodyText"/>
        <w:spacing w:before="176" w:line="256" w:lineRule="auto"/>
        <w:ind w:left="142" w:right="848"/>
        <w:jc w:val="both"/>
      </w:pPr>
      <w:r>
        <w:rPr>
          <w:w w:val="110"/>
        </w:rPr>
        <w:t xml:space="preserve">The academic team holds a </w:t>
      </w:r>
      <w:hyperlink w:anchor="_bookmark152" w:history="1">
        <w:r>
          <w:rPr>
            <w:w w:val="110"/>
          </w:rPr>
          <w:t>Jour Fixe</w:t>
        </w:r>
      </w:hyperlink>
      <w:r>
        <w:rPr>
          <w:w w:val="110"/>
        </w:rPr>
        <w:t xml:space="preserve"> every </w:t>
      </w:r>
      <w:commentRangeStart w:id="58"/>
      <w:r>
        <w:rPr>
          <w:w w:val="110"/>
        </w:rPr>
        <w:t xml:space="preserve">week </w:t>
      </w:r>
      <w:hyperlink w:anchor="_bookmark34" w:history="1">
        <w:r>
          <w:rPr>
            <w:w w:val="110"/>
          </w:rPr>
          <w:t>2.</w:t>
        </w:r>
      </w:hyperlink>
      <w:r>
        <w:rPr>
          <w:w w:val="110"/>
        </w:rPr>
        <w:t>1.</w:t>
      </w:r>
      <w:r>
        <w:rPr>
          <w:spacing w:val="40"/>
          <w:w w:val="110"/>
        </w:rPr>
        <w:t xml:space="preserve"> </w:t>
      </w:r>
      <w:r>
        <w:rPr>
          <w:w w:val="110"/>
        </w:rPr>
        <w:t xml:space="preserve">This </w:t>
      </w:r>
      <w:commentRangeEnd w:id="58"/>
      <w:r w:rsidR="00166368">
        <w:rPr>
          <w:rStyle w:val="CommentReference"/>
          <w:w w:val="110"/>
          <w:sz w:val="22"/>
          <w:szCs w:val="22"/>
        </w:rPr>
        <w:commentReference w:id="58"/>
      </w:r>
      <w:r>
        <w:rPr>
          <w:w w:val="110"/>
        </w:rPr>
        <w:t>serves to maintain close comm</w:t>
      </w:r>
      <w:bookmarkStart w:id="59" w:name="_bookmark44"/>
      <w:bookmarkEnd w:id="59"/>
      <w:r>
        <w:rPr>
          <w:w w:val="110"/>
        </w:rPr>
        <w:t>unication and functions as a check-up meeting.</w:t>
      </w:r>
      <w:r>
        <w:rPr>
          <w:spacing w:val="40"/>
          <w:w w:val="110"/>
        </w:rPr>
        <w:t xml:space="preserve"> </w:t>
      </w:r>
      <w:r>
        <w:rPr>
          <w:w w:val="110"/>
        </w:rPr>
        <w:t>Each meeting follows a defined structure; as an example, the meeting held</w:t>
      </w:r>
      <w:r>
        <w:rPr>
          <w:spacing w:val="-2"/>
          <w:w w:val="110"/>
        </w:rPr>
        <w:t xml:space="preserve"> </w:t>
      </w:r>
      <w:r>
        <w:rPr>
          <w:w w:val="110"/>
        </w:rPr>
        <w:t>on</w:t>
      </w:r>
      <w:r>
        <w:rPr>
          <w:spacing w:val="-2"/>
          <w:w w:val="110"/>
        </w:rPr>
        <w:t xml:space="preserve"> </w:t>
      </w:r>
      <w:r>
        <w:rPr>
          <w:w w:val="110"/>
        </w:rPr>
        <w:t>15.12.2025</w:t>
      </w:r>
      <w:r>
        <w:rPr>
          <w:spacing w:val="-2"/>
          <w:w w:val="110"/>
        </w:rPr>
        <w:t xml:space="preserve"> </w:t>
      </w:r>
      <w:r>
        <w:rPr>
          <w:w w:val="110"/>
        </w:rPr>
        <w:t>is</w:t>
      </w:r>
      <w:r>
        <w:rPr>
          <w:spacing w:val="-2"/>
          <w:w w:val="110"/>
        </w:rPr>
        <w:t xml:space="preserve"> </w:t>
      </w:r>
      <w:r>
        <w:rPr>
          <w:w w:val="110"/>
        </w:rPr>
        <w:t>described</w:t>
      </w:r>
      <w:r>
        <w:rPr>
          <w:spacing w:val="-2"/>
          <w:w w:val="110"/>
        </w:rPr>
        <w:t xml:space="preserve"> </w:t>
      </w:r>
      <w:r>
        <w:rPr>
          <w:w w:val="110"/>
        </w:rPr>
        <w:t>below.</w:t>
      </w:r>
    </w:p>
    <w:p w14:paraId="077BAF72" w14:textId="77777777" w:rsidR="00C220EB" w:rsidRDefault="00000000">
      <w:pPr>
        <w:pStyle w:val="BodyText"/>
        <w:spacing w:before="84"/>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Project</w:t>
      </w:r>
      <w:r>
        <w:rPr>
          <w:spacing w:val="-15"/>
          <w:w w:val="110"/>
        </w:rPr>
        <w:t xml:space="preserve"> </w:t>
      </w:r>
      <w:r>
        <w:rPr>
          <w:w w:val="110"/>
        </w:rPr>
        <w:t>check-in</w:t>
      </w:r>
      <w:r>
        <w:rPr>
          <w:spacing w:val="-14"/>
          <w:w w:val="110"/>
        </w:rPr>
        <w:t xml:space="preserve"> </w:t>
      </w:r>
      <w:r>
        <w:rPr>
          <w:w w:val="110"/>
        </w:rPr>
        <w:t>and</w:t>
      </w:r>
      <w:r>
        <w:rPr>
          <w:spacing w:val="-15"/>
          <w:w w:val="110"/>
        </w:rPr>
        <w:t xml:space="preserve"> </w:t>
      </w:r>
      <w:r>
        <w:rPr>
          <w:w w:val="110"/>
        </w:rPr>
        <w:t>clarification</w:t>
      </w:r>
      <w:r>
        <w:rPr>
          <w:spacing w:val="-14"/>
          <w:w w:val="110"/>
        </w:rPr>
        <w:t xml:space="preserve"> </w:t>
      </w:r>
      <w:r>
        <w:rPr>
          <w:w w:val="110"/>
        </w:rPr>
        <w:t>of</w:t>
      </w:r>
      <w:r>
        <w:rPr>
          <w:spacing w:val="-14"/>
          <w:w w:val="110"/>
        </w:rPr>
        <w:t xml:space="preserve"> </w:t>
      </w:r>
      <w:r>
        <w:rPr>
          <w:spacing w:val="-2"/>
          <w:w w:val="110"/>
        </w:rPr>
        <w:t>objectives</w:t>
      </w:r>
    </w:p>
    <w:p w14:paraId="077BAF73" w14:textId="77777777" w:rsidR="00C220EB" w:rsidRDefault="00000000">
      <w:pPr>
        <w:pStyle w:val="BodyText"/>
        <w:spacing w:before="71"/>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project</w:t>
      </w:r>
      <w:r>
        <w:rPr>
          <w:spacing w:val="-14"/>
          <w:w w:val="110"/>
        </w:rPr>
        <w:t xml:space="preserve"> </w:t>
      </w:r>
      <w:r>
        <w:rPr>
          <w:w w:val="110"/>
        </w:rPr>
        <w:t>and</w:t>
      </w:r>
      <w:r>
        <w:rPr>
          <w:spacing w:val="-13"/>
          <w:w w:val="110"/>
        </w:rPr>
        <w:t xml:space="preserve"> </w:t>
      </w:r>
      <w:r>
        <w:rPr>
          <w:w w:val="110"/>
        </w:rPr>
        <w:t>completed</w:t>
      </w:r>
      <w:r>
        <w:rPr>
          <w:spacing w:val="-13"/>
          <w:w w:val="110"/>
        </w:rPr>
        <w:t xml:space="preserve"> </w:t>
      </w:r>
      <w:r>
        <w:rPr>
          <w:spacing w:val="-2"/>
          <w:w w:val="110"/>
        </w:rPr>
        <w:t>deliverables</w:t>
      </w:r>
    </w:p>
    <w:p w14:paraId="077BAF74" w14:textId="77777777" w:rsidR="00C220EB"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30"/>
          <w:w w:val="110"/>
          <w:position w:val="2"/>
        </w:rPr>
        <w:t xml:space="preserve"> </w:t>
      </w:r>
      <w:r>
        <w:rPr>
          <w:w w:val="110"/>
        </w:rPr>
        <w:t>Current</w:t>
      </w:r>
      <w:r>
        <w:rPr>
          <w:spacing w:val="-12"/>
          <w:w w:val="110"/>
        </w:rPr>
        <w:t xml:space="preserve"> </w:t>
      </w:r>
      <w:r>
        <w:rPr>
          <w:w w:val="110"/>
        </w:rPr>
        <w:t>deliverable</w:t>
      </w:r>
      <w:r>
        <w:rPr>
          <w:spacing w:val="-11"/>
          <w:w w:val="110"/>
        </w:rPr>
        <w:t xml:space="preserve"> </w:t>
      </w:r>
      <w:r>
        <w:rPr>
          <w:w w:val="110"/>
        </w:rPr>
        <w:t>in</w:t>
      </w:r>
      <w:r>
        <w:rPr>
          <w:spacing w:val="-12"/>
          <w:w w:val="110"/>
        </w:rPr>
        <w:t xml:space="preserve"> </w:t>
      </w:r>
      <w:r>
        <w:rPr>
          <w:spacing w:val="-2"/>
          <w:w w:val="110"/>
        </w:rPr>
        <w:t>progress</w:t>
      </w:r>
    </w:p>
    <w:p w14:paraId="077BAF75" w14:textId="77777777" w:rsidR="00C220EB"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
          <w:w w:val="110"/>
          <w:position w:val="2"/>
        </w:rPr>
        <w:t xml:space="preserve"> </w:t>
      </w:r>
      <w:r>
        <w:rPr>
          <w:w w:val="110"/>
        </w:rPr>
        <w:t>Status</w:t>
      </w:r>
      <w:r>
        <w:rPr>
          <w:spacing w:val="-15"/>
          <w:w w:val="110"/>
        </w:rPr>
        <w:t xml:space="preserve"> </w:t>
      </w:r>
      <w:r>
        <w:rPr>
          <w:w w:val="110"/>
        </w:rPr>
        <w:t>of</w:t>
      </w:r>
      <w:r>
        <w:rPr>
          <w:spacing w:val="-15"/>
          <w:w w:val="110"/>
        </w:rPr>
        <w:t xml:space="preserve"> </w:t>
      </w:r>
      <w:r>
        <w:rPr>
          <w:spacing w:val="-2"/>
          <w:w w:val="110"/>
        </w:rPr>
        <w:t>milestones</w:t>
      </w:r>
    </w:p>
    <w:p w14:paraId="077BAF76" w14:textId="77777777" w:rsidR="00C220EB" w:rsidRDefault="00000000">
      <w:pPr>
        <w:pStyle w:val="BodyText"/>
        <w:spacing w:before="71"/>
        <w:ind w:left="409"/>
      </w:pPr>
      <w:commentRangeStart w:id="60"/>
      <w:r>
        <w:rPr>
          <w:rFonts w:ascii="Lucida Sans Unicode" w:hAnsi="Lucida Sans Unicode"/>
          <w:color w:val="FAC300"/>
          <w:w w:val="105"/>
          <w:position w:val="2"/>
        </w:rPr>
        <w:t>▶</w:t>
      </w:r>
      <w:r>
        <w:rPr>
          <w:rFonts w:ascii="Lucida Sans Unicode" w:hAnsi="Lucida Sans Unicode"/>
          <w:color w:val="FAC300"/>
          <w:spacing w:val="74"/>
          <w:w w:val="105"/>
          <w:position w:val="2"/>
        </w:rPr>
        <w:t xml:space="preserve"> </w:t>
      </w:r>
      <w:r>
        <w:rPr>
          <w:w w:val="105"/>
        </w:rPr>
        <w:t>Changes</w:t>
      </w:r>
      <w:r>
        <w:rPr>
          <w:spacing w:val="10"/>
          <w:w w:val="105"/>
        </w:rPr>
        <w:t xml:space="preserve"> </w:t>
      </w:r>
      <w:commentRangeEnd w:id="60"/>
      <w:r w:rsidR="00BA2689">
        <w:rPr>
          <w:rStyle w:val="CommentReference"/>
          <w:w w:val="105"/>
          <w:sz w:val="22"/>
          <w:szCs w:val="22"/>
        </w:rPr>
        <w:commentReference w:id="60"/>
      </w:r>
      <w:r>
        <w:rPr>
          <w:w w:val="105"/>
        </w:rPr>
        <w:t>needed</w:t>
      </w:r>
      <w:r>
        <w:rPr>
          <w:spacing w:val="11"/>
          <w:w w:val="105"/>
        </w:rPr>
        <w:t xml:space="preserve"> </w:t>
      </w:r>
      <w:r>
        <w:rPr>
          <w:w w:val="105"/>
        </w:rPr>
        <w:t>to</w:t>
      </w:r>
      <w:r>
        <w:rPr>
          <w:spacing w:val="10"/>
          <w:w w:val="105"/>
        </w:rPr>
        <w:t xml:space="preserve"> </w:t>
      </w:r>
      <w:r>
        <w:rPr>
          <w:w w:val="105"/>
        </w:rPr>
        <w:t>the</w:t>
      </w:r>
      <w:r>
        <w:rPr>
          <w:spacing w:val="10"/>
          <w:w w:val="105"/>
        </w:rPr>
        <w:t xml:space="preserve"> </w:t>
      </w:r>
      <w:r>
        <w:rPr>
          <w:w w:val="105"/>
        </w:rPr>
        <w:t>updated</w:t>
      </w:r>
      <w:r>
        <w:rPr>
          <w:spacing w:val="10"/>
          <w:w w:val="105"/>
        </w:rPr>
        <w:t xml:space="preserve"> </w:t>
      </w:r>
      <w:r>
        <w:rPr>
          <w:w w:val="105"/>
        </w:rPr>
        <w:t>Project</w:t>
      </w:r>
      <w:r>
        <w:rPr>
          <w:spacing w:val="11"/>
          <w:w w:val="105"/>
        </w:rPr>
        <w:t xml:space="preserve"> </w:t>
      </w:r>
      <w:r>
        <w:rPr>
          <w:w w:val="105"/>
        </w:rPr>
        <w:t>1</w:t>
      </w:r>
      <w:r>
        <w:rPr>
          <w:spacing w:val="10"/>
          <w:w w:val="105"/>
        </w:rPr>
        <w:t xml:space="preserve"> </w:t>
      </w:r>
      <w:r>
        <w:rPr>
          <w:spacing w:val="-2"/>
          <w:w w:val="105"/>
        </w:rPr>
        <w:t>description</w:t>
      </w:r>
    </w:p>
    <w:p w14:paraId="077BAF77" w14:textId="77777777" w:rsidR="00C220EB"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w w:val="110"/>
        </w:rPr>
        <w:t>Questions</w:t>
      </w:r>
      <w:r>
        <w:rPr>
          <w:spacing w:val="-15"/>
          <w:w w:val="110"/>
        </w:rPr>
        <w:t xml:space="preserve"> </w:t>
      </w:r>
      <w:r>
        <w:rPr>
          <w:w w:val="110"/>
        </w:rPr>
        <w:t>regarding</w:t>
      </w:r>
      <w:r>
        <w:rPr>
          <w:spacing w:val="-15"/>
          <w:w w:val="110"/>
        </w:rPr>
        <w:t xml:space="preserve"> </w:t>
      </w:r>
      <w:r>
        <w:rPr>
          <w:w w:val="110"/>
        </w:rPr>
        <w:t>Project</w:t>
      </w:r>
      <w:r>
        <w:rPr>
          <w:spacing w:val="-15"/>
          <w:w w:val="110"/>
        </w:rPr>
        <w:t xml:space="preserve"> </w:t>
      </w:r>
      <w:r>
        <w:rPr>
          <w:spacing w:val="-10"/>
          <w:w w:val="110"/>
        </w:rPr>
        <w:t>2</w:t>
      </w:r>
    </w:p>
    <w:p w14:paraId="077BAF78" w14:textId="77777777" w:rsidR="00C220EB"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7"/>
          <w:w w:val="110"/>
          <w:position w:val="2"/>
        </w:rPr>
        <w:t xml:space="preserve"> </w:t>
      </w:r>
      <w:r>
        <w:rPr>
          <w:w w:val="110"/>
        </w:rPr>
        <w:t>Other</w:t>
      </w:r>
      <w:r>
        <w:rPr>
          <w:spacing w:val="-15"/>
          <w:w w:val="110"/>
        </w:rPr>
        <w:t xml:space="preserve"> </w:t>
      </w:r>
      <w:r>
        <w:rPr>
          <w:spacing w:val="-2"/>
          <w:w w:val="110"/>
        </w:rPr>
        <w:t>topics</w:t>
      </w:r>
    </w:p>
    <w:p w14:paraId="077BAF79" w14:textId="77777777" w:rsidR="00C220EB" w:rsidRDefault="00C220EB">
      <w:pPr>
        <w:pStyle w:val="BodyText"/>
        <w:sectPr w:rsidR="00C220EB">
          <w:pgSz w:w="11910" w:h="16840"/>
          <w:pgMar w:top="440" w:right="0" w:bottom="1720" w:left="708" w:header="227" w:footer="1540" w:gutter="0"/>
          <w:cols w:space="720"/>
        </w:sectPr>
      </w:pPr>
    </w:p>
    <w:p w14:paraId="077BAF7A" w14:textId="77777777" w:rsidR="00C220EB" w:rsidRDefault="00C220EB">
      <w:pPr>
        <w:pStyle w:val="BodyText"/>
        <w:spacing w:before="159"/>
      </w:pPr>
    </w:p>
    <w:p w14:paraId="077BAF7B" w14:textId="77777777" w:rsidR="00C220EB" w:rsidRDefault="00000000">
      <w:pPr>
        <w:pStyle w:val="BodyText"/>
        <w:spacing w:line="256" w:lineRule="auto"/>
        <w:ind w:left="142" w:right="848"/>
        <w:jc w:val="both"/>
      </w:pPr>
      <w:r>
        <w:rPr>
          <w:w w:val="110"/>
        </w:rPr>
        <w:t>First,</w:t>
      </w:r>
      <w:r>
        <w:rPr>
          <w:spacing w:val="-9"/>
          <w:w w:val="110"/>
        </w:rPr>
        <w:t xml:space="preserve"> </w:t>
      </w:r>
      <w:r>
        <w:rPr>
          <w:w w:val="110"/>
        </w:rPr>
        <w:t>a</w:t>
      </w:r>
      <w:r>
        <w:rPr>
          <w:spacing w:val="-10"/>
          <w:w w:val="110"/>
        </w:rPr>
        <w:t xml:space="preserve"> </w:t>
      </w:r>
      <w:r>
        <w:rPr>
          <w:w w:val="110"/>
        </w:rPr>
        <w:t>general</w:t>
      </w:r>
      <w:r>
        <w:rPr>
          <w:spacing w:val="-10"/>
          <w:w w:val="110"/>
        </w:rPr>
        <w:t xml:space="preserve"> </w:t>
      </w:r>
      <w:r>
        <w:rPr>
          <w:w w:val="110"/>
        </w:rPr>
        <w:t>introduction</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10"/>
          <w:w w:val="110"/>
        </w:rPr>
        <w:t xml:space="preserve"> </w:t>
      </w:r>
      <w:r>
        <w:rPr>
          <w:w w:val="110"/>
        </w:rPr>
        <w:t>is</w:t>
      </w:r>
      <w:r>
        <w:rPr>
          <w:spacing w:val="-10"/>
          <w:w w:val="110"/>
        </w:rPr>
        <w:t xml:space="preserve"> </w:t>
      </w:r>
      <w:r>
        <w:rPr>
          <w:w w:val="110"/>
        </w:rPr>
        <w:t>provided</w:t>
      </w:r>
      <w:r>
        <w:rPr>
          <w:spacing w:val="-10"/>
          <w:w w:val="110"/>
        </w:rPr>
        <w:t xml:space="preserve"> </w:t>
      </w:r>
      <w:r>
        <w:rPr>
          <w:w w:val="110"/>
        </w:rPr>
        <w:t>to</w:t>
      </w:r>
      <w:r>
        <w:rPr>
          <w:spacing w:val="-10"/>
          <w:w w:val="110"/>
        </w:rPr>
        <w:t xml:space="preserve"> </w:t>
      </w:r>
      <w:r>
        <w:rPr>
          <w:w w:val="110"/>
        </w:rPr>
        <w:t>serve</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check-in</w:t>
      </w:r>
      <w:r>
        <w:rPr>
          <w:spacing w:val="-10"/>
          <w:w w:val="110"/>
        </w:rPr>
        <w:t xml:space="preserve"> </w:t>
      </w:r>
      <w:r>
        <w:rPr>
          <w:w w:val="110"/>
        </w:rPr>
        <w:t>and</w:t>
      </w:r>
      <w:r>
        <w:rPr>
          <w:spacing w:val="-10"/>
          <w:w w:val="110"/>
        </w:rPr>
        <w:t xml:space="preserve"> </w:t>
      </w:r>
      <w:r>
        <w:rPr>
          <w:w w:val="110"/>
        </w:rPr>
        <w:t>to</w:t>
      </w:r>
      <w:r>
        <w:rPr>
          <w:spacing w:val="-10"/>
          <w:w w:val="110"/>
        </w:rPr>
        <w:t xml:space="preserve"> </w:t>
      </w:r>
      <w:r>
        <w:rPr>
          <w:w w:val="110"/>
        </w:rPr>
        <w:t>allow</w:t>
      </w:r>
      <w:r>
        <w:rPr>
          <w:spacing w:val="-10"/>
          <w:w w:val="110"/>
        </w:rPr>
        <w:t xml:space="preserve"> </w:t>
      </w:r>
      <w:r>
        <w:rPr>
          <w:w w:val="110"/>
        </w:rPr>
        <w:t>participants</w:t>
      </w:r>
      <w:r>
        <w:rPr>
          <w:spacing w:val="-10"/>
          <w:w w:val="110"/>
        </w:rPr>
        <w:t xml:space="preserve"> </w:t>
      </w:r>
      <w:r>
        <w:rPr>
          <w:w w:val="110"/>
        </w:rPr>
        <w:t>to</w:t>
      </w:r>
      <w:r>
        <w:rPr>
          <w:spacing w:val="-10"/>
          <w:w w:val="110"/>
        </w:rPr>
        <w:t xml:space="preserve"> </w:t>
      </w:r>
      <w:r>
        <w:rPr>
          <w:w w:val="110"/>
        </w:rPr>
        <w:t>fo-cus</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project. Second,</w:t>
      </w:r>
      <w:r>
        <w:rPr>
          <w:spacing w:val="-4"/>
          <w:w w:val="110"/>
        </w:rPr>
        <w:t xml:space="preserve"> </w:t>
      </w:r>
      <w:r>
        <w:rPr>
          <w:w w:val="110"/>
        </w:rPr>
        <w:t>the</w:t>
      </w:r>
      <w:r>
        <w:rPr>
          <w:spacing w:val="-7"/>
          <w:w w:val="110"/>
        </w:rPr>
        <w:t xml:space="preserve"> </w:t>
      </w:r>
      <w:r>
        <w:rPr>
          <w:w w:val="110"/>
        </w:rPr>
        <w:t>deliverables</w:t>
      </w:r>
      <w:r>
        <w:rPr>
          <w:spacing w:val="-7"/>
          <w:w w:val="110"/>
        </w:rPr>
        <w:t xml:space="preserve"> </w:t>
      </w:r>
      <w:r>
        <w:rPr>
          <w:w w:val="110"/>
        </w:rPr>
        <w:t>currently</w:t>
      </w:r>
      <w:r>
        <w:rPr>
          <w:spacing w:val="-7"/>
          <w:w w:val="110"/>
        </w:rPr>
        <w:t xml:space="preserve"> </w:t>
      </w:r>
      <w:r>
        <w:rPr>
          <w:w w:val="110"/>
        </w:rPr>
        <w:t>being</w:t>
      </w:r>
      <w:r>
        <w:rPr>
          <w:spacing w:val="-7"/>
          <w:w w:val="110"/>
        </w:rPr>
        <w:t xml:space="preserve"> </w:t>
      </w:r>
      <w:r>
        <w:rPr>
          <w:w w:val="110"/>
        </w:rPr>
        <w:t>worked</w:t>
      </w:r>
      <w:r>
        <w:rPr>
          <w:spacing w:val="-7"/>
          <w:w w:val="110"/>
        </w:rPr>
        <w:t xml:space="preserve"> </w:t>
      </w:r>
      <w:r>
        <w:rPr>
          <w:w w:val="110"/>
        </w:rPr>
        <w:t>on</w:t>
      </w:r>
      <w:r>
        <w:rPr>
          <w:spacing w:val="-7"/>
          <w:w w:val="110"/>
        </w:rPr>
        <w:t xml:space="preserve"> </w:t>
      </w:r>
      <w:r>
        <w:rPr>
          <w:w w:val="110"/>
        </w:rPr>
        <w:t>are</w:t>
      </w:r>
      <w:r>
        <w:rPr>
          <w:spacing w:val="-7"/>
          <w:w w:val="110"/>
        </w:rPr>
        <w:t xml:space="preserve"> </w:t>
      </w:r>
      <w:r>
        <w:rPr>
          <w:w w:val="110"/>
        </w:rPr>
        <w:t>listed</w:t>
      </w:r>
      <w:r>
        <w:rPr>
          <w:spacing w:val="-7"/>
          <w:w w:val="110"/>
        </w:rPr>
        <w:t xml:space="preserve"> </w:t>
      </w:r>
      <w:r>
        <w:rPr>
          <w:w w:val="110"/>
        </w:rPr>
        <w:t>based</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deliverables overview.</w:t>
      </w:r>
      <w:r>
        <w:rPr>
          <w:spacing w:val="40"/>
          <w:w w:val="110"/>
        </w:rPr>
        <w:t xml:space="preserve"> </w:t>
      </w:r>
      <w:r>
        <w:rPr>
          <w:w w:val="110"/>
        </w:rPr>
        <w:t>Third, the status of the milestones is reviewed.</w:t>
      </w:r>
      <w:r>
        <w:rPr>
          <w:spacing w:val="40"/>
          <w:w w:val="110"/>
        </w:rPr>
        <w:t xml:space="preserve"> </w:t>
      </w:r>
      <w:r>
        <w:rPr>
          <w:w w:val="110"/>
        </w:rPr>
        <w:t>Fourth, this is followed by individual agenda items,</w:t>
      </w:r>
      <w:r>
        <w:rPr>
          <w:spacing w:val="16"/>
          <w:w w:val="110"/>
        </w:rPr>
        <w:t xml:space="preserve"> </w:t>
      </w:r>
      <w:r>
        <w:rPr>
          <w:w w:val="110"/>
        </w:rPr>
        <w:t>which</w:t>
      </w:r>
      <w:r>
        <w:rPr>
          <w:spacing w:val="12"/>
          <w:w w:val="110"/>
        </w:rPr>
        <w:t xml:space="preserve"> </w:t>
      </w:r>
      <w:r>
        <w:rPr>
          <w:w w:val="110"/>
        </w:rPr>
        <w:t>can</w:t>
      </w:r>
      <w:r>
        <w:rPr>
          <w:spacing w:val="11"/>
          <w:w w:val="110"/>
        </w:rPr>
        <w:t xml:space="preserve"> </w:t>
      </w:r>
      <w:r>
        <w:rPr>
          <w:w w:val="110"/>
        </w:rPr>
        <w:t>differ</w:t>
      </w:r>
      <w:r>
        <w:rPr>
          <w:spacing w:val="12"/>
          <w:w w:val="110"/>
        </w:rPr>
        <w:t xml:space="preserve"> </w:t>
      </w:r>
      <w:r>
        <w:rPr>
          <w:w w:val="110"/>
        </w:rPr>
        <w:t>from</w:t>
      </w:r>
      <w:r>
        <w:rPr>
          <w:spacing w:val="12"/>
          <w:w w:val="110"/>
        </w:rPr>
        <w:t xml:space="preserve"> </w:t>
      </w:r>
      <w:r>
        <w:rPr>
          <w:w w:val="110"/>
        </w:rPr>
        <w:t>meeting</w:t>
      </w:r>
      <w:r>
        <w:rPr>
          <w:spacing w:val="12"/>
          <w:w w:val="110"/>
        </w:rPr>
        <w:t xml:space="preserve"> </w:t>
      </w:r>
      <w:r>
        <w:rPr>
          <w:w w:val="110"/>
        </w:rPr>
        <w:t>to</w:t>
      </w:r>
      <w:r>
        <w:rPr>
          <w:spacing w:val="12"/>
          <w:w w:val="110"/>
        </w:rPr>
        <w:t xml:space="preserve"> </w:t>
      </w:r>
      <w:r>
        <w:rPr>
          <w:w w:val="110"/>
        </w:rPr>
        <w:t>meeting.</w:t>
      </w:r>
      <w:r>
        <w:rPr>
          <w:spacing w:val="40"/>
          <w:w w:val="110"/>
        </w:rPr>
        <w:t xml:space="preserve"> </w:t>
      </w:r>
      <w:r>
        <w:rPr>
          <w:w w:val="110"/>
        </w:rPr>
        <w:t>In</w:t>
      </w:r>
      <w:r>
        <w:rPr>
          <w:spacing w:val="12"/>
          <w:w w:val="110"/>
        </w:rPr>
        <w:t xml:space="preserve"> </w:t>
      </w:r>
      <w:r>
        <w:rPr>
          <w:w w:val="110"/>
        </w:rPr>
        <w:t>this</w:t>
      </w:r>
      <w:r>
        <w:rPr>
          <w:spacing w:val="12"/>
          <w:w w:val="110"/>
        </w:rPr>
        <w:t xml:space="preserve"> </w:t>
      </w:r>
      <w:r>
        <w:rPr>
          <w:w w:val="110"/>
        </w:rPr>
        <w:t>meeting,</w:t>
      </w:r>
      <w:r>
        <w:rPr>
          <w:spacing w:val="16"/>
          <w:w w:val="110"/>
        </w:rPr>
        <w:t xml:space="preserve"> </w:t>
      </w:r>
      <w:r>
        <w:rPr>
          <w:w w:val="110"/>
        </w:rPr>
        <w:t>these</w:t>
      </w:r>
      <w:r>
        <w:rPr>
          <w:spacing w:val="11"/>
          <w:w w:val="110"/>
        </w:rPr>
        <w:t xml:space="preserve"> </w:t>
      </w:r>
      <w:r>
        <w:rPr>
          <w:w w:val="110"/>
        </w:rPr>
        <w:t>included</w:t>
      </w:r>
      <w:r>
        <w:rPr>
          <w:spacing w:val="12"/>
          <w:w w:val="110"/>
        </w:rPr>
        <w:t xml:space="preserve"> </w:t>
      </w:r>
      <w:r>
        <w:rPr>
          <w:w w:val="110"/>
        </w:rPr>
        <w:t>updates</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Project 1 description required for agreement, as well as a check-in regarding topics and submission of Project 2. Finally, the meeting is closed with an open section in which any other relevant topics may be discussed. These meetings are documented in Miro (see below) and structured using a three-block template and are most often recorded using handwritten notes that are later uploaded.</w:t>
      </w:r>
    </w:p>
    <w:p w14:paraId="077BAF7C" w14:textId="77777777" w:rsidR="00C220EB" w:rsidRDefault="00000000">
      <w:pPr>
        <w:pStyle w:val="BodyText"/>
        <w:spacing w:before="6"/>
        <w:rPr>
          <w:sz w:val="19"/>
        </w:rPr>
      </w:pPr>
      <w:r>
        <w:rPr>
          <w:noProof/>
          <w:sz w:val="19"/>
        </w:rPr>
        <w:drawing>
          <wp:anchor distT="0" distB="0" distL="0" distR="0" simplePos="0" relativeHeight="487592960" behindDoc="1" locked="0" layoutInCell="1" allowOverlap="1" wp14:anchorId="077BB826" wp14:editId="077BB827">
            <wp:simplePos x="0" y="0"/>
            <wp:positionH relativeFrom="page">
              <wp:posOffset>1171854</wp:posOffset>
            </wp:positionH>
            <wp:positionV relativeFrom="paragraph">
              <wp:posOffset>158080</wp:posOffset>
            </wp:positionV>
            <wp:extent cx="5183369" cy="176783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9" cstate="print"/>
                    <a:stretch>
                      <a:fillRect/>
                    </a:stretch>
                  </pic:blipFill>
                  <pic:spPr>
                    <a:xfrm>
                      <a:off x="0" y="0"/>
                      <a:ext cx="5183369" cy="1767839"/>
                    </a:xfrm>
                    <a:prstGeom prst="rect">
                      <a:avLst/>
                    </a:prstGeom>
                  </pic:spPr>
                </pic:pic>
              </a:graphicData>
            </a:graphic>
          </wp:anchor>
        </w:drawing>
      </w:r>
    </w:p>
    <w:p w14:paraId="077BAF7D" w14:textId="77777777" w:rsidR="00C220EB" w:rsidRDefault="00000000">
      <w:pPr>
        <w:spacing w:before="250"/>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2.12.:</w:t>
      </w:r>
      <w:r>
        <w:rPr>
          <w:rFonts w:ascii="Arial"/>
          <w:b/>
          <w:color w:val="697D90"/>
          <w:spacing w:val="-7"/>
          <w:sz w:val="18"/>
        </w:rPr>
        <w:t xml:space="preserve"> </w:t>
      </w:r>
      <w:r>
        <w:rPr>
          <w:rFonts w:ascii="Arial"/>
          <w:color w:val="697D90"/>
          <w:sz w:val="18"/>
        </w:rPr>
        <w:t>Jour</w:t>
      </w:r>
      <w:r>
        <w:rPr>
          <w:rFonts w:ascii="Arial"/>
          <w:color w:val="697D90"/>
          <w:spacing w:val="-9"/>
          <w:sz w:val="18"/>
        </w:rPr>
        <w:t xml:space="preserve"> </w:t>
      </w:r>
      <w:r>
        <w:rPr>
          <w:rFonts w:ascii="Arial"/>
          <w:color w:val="697D90"/>
          <w:sz w:val="18"/>
        </w:rPr>
        <w:t>Fixe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Academic</w:t>
      </w:r>
      <w:r>
        <w:rPr>
          <w:rFonts w:ascii="Arial"/>
          <w:color w:val="697D90"/>
          <w:spacing w:val="-8"/>
          <w:sz w:val="18"/>
        </w:rPr>
        <w:t xml:space="preserve"> </w:t>
      </w:r>
      <w:r>
        <w:rPr>
          <w:rFonts w:ascii="Arial"/>
          <w:color w:val="697D90"/>
          <w:sz w:val="18"/>
        </w:rPr>
        <w:t>team,</w:t>
      </w:r>
      <w:r>
        <w:rPr>
          <w:rFonts w:ascii="Arial"/>
          <w:color w:val="697D90"/>
          <w:spacing w:val="-9"/>
          <w:sz w:val="18"/>
        </w:rPr>
        <w:t xml:space="preserve"> </w:t>
      </w:r>
      <w:r>
        <w:rPr>
          <w:rFonts w:ascii="Arial"/>
          <w:color w:val="697D90"/>
          <w:sz w:val="18"/>
        </w:rPr>
        <w:t>meeting</w:t>
      </w:r>
      <w:r>
        <w:rPr>
          <w:rFonts w:ascii="Arial"/>
          <w:color w:val="697D90"/>
          <w:spacing w:val="-9"/>
          <w:sz w:val="18"/>
        </w:rPr>
        <w:t xml:space="preserve"> </w:t>
      </w:r>
      <w:r>
        <w:rPr>
          <w:rFonts w:ascii="Arial"/>
          <w:color w:val="697D90"/>
          <w:sz w:val="18"/>
        </w:rPr>
        <w:t>structure</w:t>
      </w:r>
      <w:r>
        <w:rPr>
          <w:rFonts w:ascii="Arial"/>
          <w:color w:val="697D90"/>
          <w:spacing w:val="-9"/>
          <w:sz w:val="18"/>
        </w:rPr>
        <w:t xml:space="preserve"> </w:t>
      </w:r>
      <w:r>
        <w:rPr>
          <w:rFonts w:ascii="Arial"/>
          <w:color w:val="697D90"/>
          <w:sz w:val="18"/>
        </w:rPr>
        <w:t>and</w:t>
      </w:r>
      <w:r>
        <w:rPr>
          <w:rFonts w:ascii="Arial"/>
          <w:color w:val="697D90"/>
          <w:spacing w:val="-8"/>
          <w:sz w:val="18"/>
        </w:rPr>
        <w:t xml:space="preserve"> </w:t>
      </w:r>
      <w:r>
        <w:rPr>
          <w:rFonts w:ascii="Arial"/>
          <w:color w:val="697D90"/>
          <w:spacing w:val="-2"/>
          <w:sz w:val="18"/>
        </w:rPr>
        <w:t>rework</w:t>
      </w:r>
    </w:p>
    <w:p w14:paraId="077BAF7E" w14:textId="77777777" w:rsidR="00C220EB" w:rsidRDefault="00C220EB">
      <w:pPr>
        <w:pStyle w:val="BodyText"/>
        <w:rPr>
          <w:rFonts w:ascii="Arial"/>
          <w:sz w:val="20"/>
        </w:rPr>
      </w:pPr>
    </w:p>
    <w:p w14:paraId="077BAF7F" w14:textId="77777777" w:rsidR="00C220EB" w:rsidRDefault="00000000">
      <w:pPr>
        <w:pStyle w:val="BodyText"/>
        <w:spacing w:before="27"/>
        <w:rPr>
          <w:rFonts w:ascii="Arial"/>
          <w:sz w:val="20"/>
        </w:rPr>
      </w:pPr>
      <w:r>
        <w:rPr>
          <w:rFonts w:ascii="Arial"/>
          <w:noProof/>
          <w:sz w:val="20"/>
        </w:rPr>
        <w:drawing>
          <wp:anchor distT="0" distB="0" distL="0" distR="0" simplePos="0" relativeHeight="487593472" behindDoc="1" locked="0" layoutInCell="1" allowOverlap="1" wp14:anchorId="077BB828" wp14:editId="077BB829">
            <wp:simplePos x="0" y="0"/>
            <wp:positionH relativeFrom="page">
              <wp:posOffset>1171854</wp:posOffset>
            </wp:positionH>
            <wp:positionV relativeFrom="paragraph">
              <wp:posOffset>178801</wp:posOffset>
            </wp:positionV>
            <wp:extent cx="5170500" cy="189585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0" cstate="print"/>
                    <a:stretch>
                      <a:fillRect/>
                    </a:stretch>
                  </pic:blipFill>
                  <pic:spPr>
                    <a:xfrm>
                      <a:off x="0" y="0"/>
                      <a:ext cx="5170500" cy="1895855"/>
                    </a:xfrm>
                    <a:prstGeom prst="rect">
                      <a:avLst/>
                    </a:prstGeom>
                  </pic:spPr>
                </pic:pic>
              </a:graphicData>
            </a:graphic>
          </wp:anchor>
        </w:drawing>
      </w:r>
    </w:p>
    <w:p w14:paraId="077BAF80" w14:textId="77777777" w:rsidR="00C220EB" w:rsidRDefault="00C220EB">
      <w:pPr>
        <w:pStyle w:val="BodyText"/>
        <w:spacing w:before="50"/>
        <w:rPr>
          <w:rFonts w:ascii="Arial"/>
          <w:sz w:val="18"/>
        </w:rPr>
      </w:pPr>
    </w:p>
    <w:p w14:paraId="077BAF81" w14:textId="77777777" w:rsidR="00C220EB" w:rsidRDefault="00000000">
      <w:pPr>
        <w:ind w:left="142"/>
        <w:rPr>
          <w:rFonts w:ascii="Arial"/>
          <w:sz w:val="18"/>
        </w:rPr>
      </w:pPr>
      <w:r>
        <w:rPr>
          <w:rFonts w:ascii="Arial"/>
          <w:b/>
          <w:color w:val="697D90"/>
          <w:sz w:val="18"/>
        </w:rPr>
        <w:t>Figure</w:t>
      </w:r>
      <w:r>
        <w:rPr>
          <w:rFonts w:ascii="Arial"/>
          <w:b/>
          <w:color w:val="697D90"/>
          <w:spacing w:val="-11"/>
          <w:sz w:val="18"/>
        </w:rPr>
        <w:t xml:space="preserve"> </w:t>
      </w:r>
      <w:r>
        <w:rPr>
          <w:rFonts w:ascii="Arial"/>
          <w:b/>
          <w:color w:val="697D90"/>
          <w:sz w:val="18"/>
        </w:rPr>
        <w:t>2.13.:</w:t>
      </w:r>
      <w:r>
        <w:rPr>
          <w:rFonts w:ascii="Arial"/>
          <w:b/>
          <w:color w:val="697D90"/>
          <w:spacing w:val="-10"/>
          <w:sz w:val="18"/>
        </w:rPr>
        <w:t xml:space="preserve"> </w:t>
      </w:r>
      <w:r>
        <w:rPr>
          <w:rFonts w:ascii="Arial"/>
          <w:color w:val="697D90"/>
          <w:sz w:val="18"/>
        </w:rPr>
        <w:t>Jour</w:t>
      </w:r>
      <w:r>
        <w:rPr>
          <w:rFonts w:ascii="Arial"/>
          <w:color w:val="697D90"/>
          <w:spacing w:val="-12"/>
          <w:sz w:val="18"/>
        </w:rPr>
        <w:t xml:space="preserve"> </w:t>
      </w:r>
      <w:r>
        <w:rPr>
          <w:rFonts w:ascii="Arial"/>
          <w:color w:val="697D90"/>
          <w:sz w:val="18"/>
        </w:rPr>
        <w:t>Fixe</w:t>
      </w:r>
      <w:r>
        <w:rPr>
          <w:rFonts w:ascii="Arial"/>
          <w:color w:val="697D90"/>
          <w:spacing w:val="-12"/>
          <w:sz w:val="18"/>
        </w:rPr>
        <w:t xml:space="preserve"> </w:t>
      </w:r>
      <w:r>
        <w:rPr>
          <w:rFonts w:ascii="Arial"/>
          <w:color w:val="697D90"/>
          <w:sz w:val="18"/>
        </w:rPr>
        <w:t>documentation</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077BAF82" w14:textId="77777777" w:rsidR="00C220EB" w:rsidRDefault="00C220EB">
      <w:pPr>
        <w:pStyle w:val="BodyText"/>
        <w:rPr>
          <w:rFonts w:ascii="Arial"/>
          <w:sz w:val="18"/>
        </w:rPr>
      </w:pPr>
    </w:p>
    <w:p w14:paraId="077BAF83" w14:textId="77777777" w:rsidR="00C220EB" w:rsidRDefault="00C220EB">
      <w:pPr>
        <w:pStyle w:val="BodyText"/>
        <w:spacing w:before="127"/>
        <w:rPr>
          <w:rFonts w:ascii="Arial"/>
          <w:sz w:val="18"/>
        </w:rPr>
      </w:pPr>
    </w:p>
    <w:p w14:paraId="077BAF84" w14:textId="77777777" w:rsidR="00C220EB" w:rsidRDefault="00000000">
      <w:pPr>
        <w:pStyle w:val="Heading3"/>
      </w:pPr>
      <w:r>
        <w:rPr>
          <w:color w:val="697D90"/>
        </w:rPr>
        <w:t>Timeline</w:t>
      </w:r>
      <w:r>
        <w:rPr>
          <w:color w:val="697D90"/>
          <w:spacing w:val="-13"/>
        </w:rPr>
        <w:t xml:space="preserve"> </w:t>
      </w:r>
      <w:r>
        <w:rPr>
          <w:color w:val="697D90"/>
          <w:spacing w:val="-2"/>
        </w:rPr>
        <w:t>management</w:t>
      </w:r>
    </w:p>
    <w:p w14:paraId="077BAF85" w14:textId="77777777" w:rsidR="00C220EB" w:rsidRDefault="00000000">
      <w:pPr>
        <w:pStyle w:val="BodyText"/>
        <w:spacing w:before="171" w:line="256" w:lineRule="auto"/>
        <w:ind w:left="142" w:right="848"/>
        <w:jc w:val="both"/>
      </w:pPr>
      <w:r>
        <w:rPr>
          <w:w w:val="110"/>
        </w:rPr>
        <w:t>Timeline management is performed in different ways by the teams.</w:t>
      </w:r>
      <w:r>
        <w:rPr>
          <w:spacing w:val="40"/>
          <w:w w:val="110"/>
        </w:rPr>
        <w:t xml:space="preserve"> </w:t>
      </w:r>
      <w:r>
        <w:rPr>
          <w:w w:val="110"/>
        </w:rPr>
        <w:t>In this subsection, the p</w:t>
      </w:r>
      <w:bookmarkStart w:id="61" w:name="_bookmark45"/>
      <w:bookmarkStart w:id="62" w:name="_bookmark46"/>
      <w:bookmarkEnd w:id="61"/>
      <w:bookmarkEnd w:id="62"/>
      <w:r>
        <w:rPr>
          <w:w w:val="110"/>
        </w:rPr>
        <w:t>lanning of actions is described, as well as how staff availability is tracked.</w:t>
      </w:r>
    </w:p>
    <w:p w14:paraId="077BAF86" w14:textId="77777777" w:rsidR="00C220EB" w:rsidRDefault="00C220EB">
      <w:pPr>
        <w:pStyle w:val="BodyText"/>
        <w:spacing w:before="221"/>
      </w:pPr>
    </w:p>
    <w:p w14:paraId="077BAF87" w14:textId="77777777" w:rsidR="00C220EB" w:rsidRDefault="00000000">
      <w:pPr>
        <w:pStyle w:val="Heading4"/>
        <w:jc w:val="both"/>
      </w:pPr>
      <w:r>
        <w:rPr>
          <w:color w:val="697D90"/>
          <w:spacing w:val="-7"/>
        </w:rPr>
        <w:t>Scrum</w:t>
      </w:r>
      <w:r>
        <w:rPr>
          <w:color w:val="697D90"/>
          <w:spacing w:val="-9"/>
        </w:rPr>
        <w:t xml:space="preserve"> </w:t>
      </w:r>
      <w:r>
        <w:rPr>
          <w:color w:val="697D90"/>
          <w:spacing w:val="-2"/>
        </w:rPr>
        <w:t>Events</w:t>
      </w:r>
    </w:p>
    <w:p w14:paraId="077BAF88" w14:textId="77777777" w:rsidR="00C220EB" w:rsidRDefault="00000000">
      <w:pPr>
        <w:pStyle w:val="BodyText"/>
        <w:spacing w:before="175" w:line="256" w:lineRule="auto"/>
        <w:ind w:left="142" w:right="848"/>
        <w:jc w:val="both"/>
      </w:pPr>
      <w:r>
        <w:rPr>
          <w:spacing w:val="-2"/>
          <w:w w:val="110"/>
        </w:rPr>
        <w:t>The</w:t>
      </w:r>
      <w:r>
        <w:rPr>
          <w:spacing w:val="-13"/>
          <w:w w:val="110"/>
        </w:rPr>
        <w:t xml:space="preserve"> </w:t>
      </w:r>
      <w:r>
        <w:rPr>
          <w:spacing w:val="-2"/>
          <w:w w:val="110"/>
        </w:rPr>
        <w:t>DWH</w:t>
      </w:r>
      <w:r>
        <w:rPr>
          <w:spacing w:val="-13"/>
          <w:w w:val="110"/>
        </w:rPr>
        <w:t xml:space="preserve"> </w:t>
      </w:r>
      <w:r>
        <w:rPr>
          <w:spacing w:val="-2"/>
          <w:w w:val="110"/>
        </w:rPr>
        <w:t>LS</w:t>
      </w:r>
      <w:r>
        <w:rPr>
          <w:spacing w:val="-13"/>
          <w:w w:val="110"/>
        </w:rPr>
        <w:t xml:space="preserve"> </w:t>
      </w:r>
      <w:r>
        <w:rPr>
          <w:spacing w:val="-2"/>
          <w:w w:val="110"/>
        </w:rPr>
        <w:t>OPS</w:t>
      </w:r>
      <w:r>
        <w:rPr>
          <w:spacing w:val="-13"/>
          <w:w w:val="110"/>
        </w:rPr>
        <w:t xml:space="preserve"> </w:t>
      </w:r>
      <w:r>
        <w:rPr>
          <w:spacing w:val="-2"/>
          <w:w w:val="110"/>
        </w:rPr>
        <w:t>and</w:t>
      </w:r>
      <w:r>
        <w:rPr>
          <w:spacing w:val="-13"/>
          <w:w w:val="110"/>
        </w:rPr>
        <w:t xml:space="preserve"> </w:t>
      </w:r>
      <w:r>
        <w:rPr>
          <w:spacing w:val="-2"/>
          <w:w w:val="110"/>
        </w:rPr>
        <w:t>the</w:t>
      </w:r>
      <w:r>
        <w:rPr>
          <w:spacing w:val="-13"/>
          <w:w w:val="110"/>
        </w:rPr>
        <w:t xml:space="preserve"> </w:t>
      </w:r>
      <w:r>
        <w:rPr>
          <w:spacing w:val="-2"/>
          <w:w w:val="110"/>
        </w:rPr>
        <w:t>AWS</w:t>
      </w:r>
      <w:r>
        <w:rPr>
          <w:spacing w:val="-13"/>
          <w:w w:val="110"/>
        </w:rPr>
        <w:t xml:space="preserve"> </w:t>
      </w:r>
      <w:r>
        <w:rPr>
          <w:spacing w:val="-2"/>
          <w:w w:val="110"/>
        </w:rPr>
        <w:t>modernisation</w:t>
      </w:r>
      <w:r>
        <w:rPr>
          <w:spacing w:val="-13"/>
          <w:w w:val="110"/>
        </w:rPr>
        <w:t xml:space="preserve"> </w:t>
      </w:r>
      <w:r>
        <w:rPr>
          <w:spacing w:val="-2"/>
          <w:w w:val="110"/>
        </w:rPr>
        <w:t>teams</w:t>
      </w:r>
      <w:r>
        <w:rPr>
          <w:spacing w:val="-13"/>
          <w:w w:val="110"/>
        </w:rPr>
        <w:t xml:space="preserve"> </w:t>
      </w:r>
      <w:r>
        <w:rPr>
          <w:spacing w:val="-2"/>
          <w:w w:val="110"/>
        </w:rPr>
        <w:t>use</w:t>
      </w:r>
      <w:r>
        <w:rPr>
          <w:spacing w:val="-13"/>
          <w:w w:val="110"/>
        </w:rPr>
        <w:t xml:space="preserve"> </w:t>
      </w:r>
      <w:r>
        <w:rPr>
          <w:spacing w:val="-2"/>
          <w:w w:val="110"/>
        </w:rPr>
        <w:t>Scrum</w:t>
      </w:r>
      <w:r>
        <w:rPr>
          <w:spacing w:val="-13"/>
          <w:w w:val="110"/>
        </w:rPr>
        <w:t xml:space="preserve"> </w:t>
      </w:r>
      <w:r>
        <w:rPr>
          <w:spacing w:val="-2"/>
          <w:w w:val="110"/>
        </w:rPr>
        <w:t>events</w:t>
      </w:r>
      <w:r>
        <w:rPr>
          <w:spacing w:val="-13"/>
          <w:w w:val="110"/>
        </w:rPr>
        <w:t xml:space="preserve"> </w:t>
      </w:r>
      <w:r>
        <w:rPr>
          <w:spacing w:val="-2"/>
          <w:w w:val="110"/>
        </w:rPr>
        <w:t>to</w:t>
      </w:r>
      <w:r>
        <w:rPr>
          <w:spacing w:val="-13"/>
          <w:w w:val="110"/>
        </w:rPr>
        <w:t xml:space="preserve"> </w:t>
      </w:r>
      <w:r>
        <w:rPr>
          <w:spacing w:val="-2"/>
          <w:w w:val="110"/>
        </w:rPr>
        <w:t>manage</w:t>
      </w:r>
      <w:r>
        <w:rPr>
          <w:spacing w:val="-13"/>
          <w:w w:val="110"/>
        </w:rPr>
        <w:t xml:space="preserve"> </w:t>
      </w:r>
      <w:r>
        <w:rPr>
          <w:spacing w:val="-2"/>
          <w:w w:val="110"/>
        </w:rPr>
        <w:t>their</w:t>
      </w:r>
      <w:r>
        <w:rPr>
          <w:spacing w:val="-13"/>
          <w:w w:val="110"/>
        </w:rPr>
        <w:t xml:space="preserve"> </w:t>
      </w:r>
      <w:r>
        <w:rPr>
          <w:spacing w:val="-2"/>
          <w:w w:val="110"/>
        </w:rPr>
        <w:t>timelines.</w:t>
      </w:r>
      <w:r>
        <w:rPr>
          <w:spacing w:val="2"/>
          <w:w w:val="110"/>
        </w:rPr>
        <w:t xml:space="preserve"> </w:t>
      </w:r>
      <w:r>
        <w:rPr>
          <w:spacing w:val="-2"/>
          <w:w w:val="110"/>
        </w:rPr>
        <w:t xml:space="preserve">Progress </w:t>
      </w:r>
      <w:r>
        <w:rPr>
          <w:w w:val="110"/>
        </w:rPr>
        <w:t>on stories is monitored in daily meetings, during which each team member updates the team on progress and</w:t>
      </w:r>
      <w:r>
        <w:rPr>
          <w:spacing w:val="-4"/>
          <w:w w:val="110"/>
        </w:rPr>
        <w:t xml:space="preserve"> </w:t>
      </w:r>
      <w:r>
        <w:rPr>
          <w:w w:val="110"/>
        </w:rPr>
        <w:t>issues</w:t>
      </w:r>
      <w:r>
        <w:rPr>
          <w:spacing w:val="-4"/>
          <w:w w:val="110"/>
        </w:rPr>
        <w:t xml:space="preserve"> </w:t>
      </w:r>
      <w:r>
        <w:rPr>
          <w:w w:val="110"/>
        </w:rPr>
        <w:t>and</w:t>
      </w:r>
      <w:r>
        <w:rPr>
          <w:spacing w:val="-4"/>
          <w:w w:val="110"/>
        </w:rPr>
        <w:t xml:space="preserve"> </w:t>
      </w:r>
      <w:r>
        <w:rPr>
          <w:w w:val="110"/>
        </w:rPr>
        <w:t>indicates</w:t>
      </w:r>
      <w:r>
        <w:rPr>
          <w:spacing w:val="-4"/>
          <w:w w:val="110"/>
        </w:rPr>
        <w:t xml:space="preserve"> </w:t>
      </w:r>
      <w:r>
        <w:rPr>
          <w:w w:val="110"/>
        </w:rPr>
        <w:t>whether</w:t>
      </w:r>
      <w:r>
        <w:rPr>
          <w:spacing w:val="-4"/>
          <w:w w:val="110"/>
        </w:rPr>
        <w:t xml:space="preserve"> </w:t>
      </w:r>
      <w:r>
        <w:rPr>
          <w:w w:val="110"/>
        </w:rPr>
        <w:t>assistance</w:t>
      </w:r>
      <w:r>
        <w:rPr>
          <w:spacing w:val="-4"/>
          <w:w w:val="110"/>
        </w:rPr>
        <w:t xml:space="preserve"> </w:t>
      </w:r>
      <w:r>
        <w:rPr>
          <w:w w:val="110"/>
        </w:rPr>
        <w:t>is</w:t>
      </w:r>
      <w:r>
        <w:rPr>
          <w:spacing w:val="-4"/>
          <w:w w:val="110"/>
        </w:rPr>
        <w:t xml:space="preserve"> </w:t>
      </w:r>
      <w:r>
        <w:rPr>
          <w:w w:val="110"/>
        </w:rPr>
        <w:t>needed</w:t>
      </w:r>
      <w:r>
        <w:rPr>
          <w:spacing w:val="-4"/>
          <w:w w:val="110"/>
        </w:rPr>
        <w:t xml:space="preserve"> </w:t>
      </w:r>
      <w:r>
        <w:rPr>
          <w:w w:val="110"/>
        </w:rPr>
        <w:t>or</w:t>
      </w:r>
      <w:r>
        <w:rPr>
          <w:spacing w:val="-4"/>
          <w:w w:val="110"/>
        </w:rPr>
        <w:t xml:space="preserve"> </w:t>
      </w:r>
      <w:r>
        <w:rPr>
          <w:w w:val="110"/>
        </w:rPr>
        <w:t>deviations</w:t>
      </w:r>
      <w:r>
        <w:rPr>
          <w:spacing w:val="-4"/>
          <w:w w:val="110"/>
        </w:rPr>
        <w:t xml:space="preserve"> </w:t>
      </w:r>
      <w:r>
        <w:rPr>
          <w:w w:val="110"/>
        </w:rPr>
        <w:t>from</w:t>
      </w:r>
      <w:r>
        <w:rPr>
          <w:spacing w:val="-4"/>
          <w:w w:val="110"/>
        </w:rPr>
        <w:t xml:space="preserve"> </w:t>
      </w:r>
      <w:r>
        <w:rPr>
          <w:w w:val="110"/>
        </w:rPr>
        <w:t>the</w:t>
      </w:r>
      <w:r>
        <w:rPr>
          <w:spacing w:val="-4"/>
          <w:w w:val="110"/>
        </w:rPr>
        <w:t xml:space="preserve"> </w:t>
      </w:r>
      <w:r>
        <w:rPr>
          <w:w w:val="110"/>
        </w:rPr>
        <w:t>previously</w:t>
      </w:r>
      <w:r>
        <w:rPr>
          <w:spacing w:val="-4"/>
          <w:w w:val="110"/>
        </w:rPr>
        <w:t xml:space="preserve"> </w:t>
      </w:r>
      <w:r>
        <w:rPr>
          <w:w w:val="110"/>
        </w:rPr>
        <w:t>planned</w:t>
      </w:r>
      <w:r>
        <w:rPr>
          <w:spacing w:val="-4"/>
          <w:w w:val="110"/>
        </w:rPr>
        <w:t xml:space="preserve"> </w:t>
      </w:r>
      <w:r>
        <w:rPr>
          <w:w w:val="110"/>
        </w:rPr>
        <w:t xml:space="preserve">approach </w:t>
      </w:r>
      <w:r>
        <w:rPr>
          <w:w w:val="115"/>
        </w:rPr>
        <w:t>are</w:t>
      </w:r>
      <w:r>
        <w:rPr>
          <w:spacing w:val="-13"/>
          <w:w w:val="115"/>
        </w:rPr>
        <w:t xml:space="preserve"> </w:t>
      </w:r>
      <w:r>
        <w:rPr>
          <w:w w:val="115"/>
        </w:rPr>
        <w:t>required.</w:t>
      </w:r>
      <w:r>
        <w:rPr>
          <w:spacing w:val="19"/>
          <w:w w:val="115"/>
        </w:rPr>
        <w:t xml:space="preserve"> </w:t>
      </w:r>
      <w:r>
        <w:rPr>
          <w:w w:val="115"/>
        </w:rPr>
        <w:t>Sprints</w:t>
      </w:r>
      <w:r>
        <w:rPr>
          <w:spacing w:val="-13"/>
          <w:w w:val="115"/>
        </w:rPr>
        <w:t xml:space="preserve"> </w:t>
      </w:r>
      <w:r>
        <w:rPr>
          <w:w w:val="115"/>
        </w:rPr>
        <w:t>encompass</w:t>
      </w:r>
      <w:r>
        <w:rPr>
          <w:spacing w:val="-13"/>
          <w:w w:val="115"/>
        </w:rPr>
        <w:t xml:space="preserve"> </w:t>
      </w:r>
      <w:r>
        <w:rPr>
          <w:w w:val="115"/>
        </w:rPr>
        <w:t>the</w:t>
      </w:r>
      <w:r>
        <w:rPr>
          <w:spacing w:val="-12"/>
          <w:w w:val="115"/>
        </w:rPr>
        <w:t xml:space="preserve"> </w:t>
      </w:r>
      <w:r>
        <w:rPr>
          <w:w w:val="115"/>
        </w:rPr>
        <w:t>stories</w:t>
      </w:r>
      <w:r>
        <w:rPr>
          <w:spacing w:val="-13"/>
          <w:w w:val="115"/>
        </w:rPr>
        <w:t xml:space="preserve"> </w:t>
      </w:r>
      <w:r>
        <w:rPr>
          <w:w w:val="115"/>
        </w:rPr>
        <w:t>the</w:t>
      </w:r>
      <w:r>
        <w:rPr>
          <w:spacing w:val="-13"/>
          <w:w w:val="115"/>
        </w:rPr>
        <w:t xml:space="preserve"> </w:t>
      </w:r>
      <w:r>
        <w:rPr>
          <w:w w:val="115"/>
        </w:rPr>
        <w:t>team</w:t>
      </w:r>
      <w:r>
        <w:rPr>
          <w:spacing w:val="-13"/>
          <w:w w:val="115"/>
        </w:rPr>
        <w:t xml:space="preserve"> </w:t>
      </w:r>
      <w:r>
        <w:rPr>
          <w:w w:val="115"/>
        </w:rPr>
        <w:t>works</w:t>
      </w:r>
      <w:r>
        <w:rPr>
          <w:spacing w:val="-12"/>
          <w:w w:val="115"/>
        </w:rPr>
        <w:t xml:space="preserve"> </w:t>
      </w:r>
      <w:r>
        <w:rPr>
          <w:w w:val="115"/>
        </w:rPr>
        <w:t>on</w:t>
      </w:r>
      <w:r>
        <w:rPr>
          <w:spacing w:val="-13"/>
          <w:w w:val="115"/>
        </w:rPr>
        <w:t xml:space="preserve"> </w:t>
      </w:r>
      <w:r>
        <w:rPr>
          <w:w w:val="115"/>
        </w:rPr>
        <w:t>during</w:t>
      </w:r>
      <w:r>
        <w:rPr>
          <w:spacing w:val="-13"/>
          <w:w w:val="115"/>
        </w:rPr>
        <w:t xml:space="preserve"> </w:t>
      </w:r>
      <w:r>
        <w:rPr>
          <w:w w:val="115"/>
        </w:rPr>
        <w:t>a</w:t>
      </w:r>
      <w:r>
        <w:rPr>
          <w:spacing w:val="-12"/>
          <w:w w:val="115"/>
        </w:rPr>
        <w:t xml:space="preserve"> </w:t>
      </w:r>
      <w:r>
        <w:rPr>
          <w:w w:val="115"/>
        </w:rPr>
        <w:t>two-week</w:t>
      </w:r>
      <w:r>
        <w:rPr>
          <w:spacing w:val="-13"/>
          <w:w w:val="115"/>
        </w:rPr>
        <w:t xml:space="preserve"> </w:t>
      </w:r>
      <w:r>
        <w:rPr>
          <w:w w:val="115"/>
        </w:rPr>
        <w:t>cycle.</w:t>
      </w:r>
      <w:r>
        <w:rPr>
          <w:spacing w:val="19"/>
          <w:w w:val="115"/>
        </w:rPr>
        <w:t xml:space="preserve"> </w:t>
      </w:r>
      <w:r>
        <w:rPr>
          <w:w w:val="115"/>
        </w:rPr>
        <w:t>During</w:t>
      </w:r>
      <w:r>
        <w:rPr>
          <w:spacing w:val="-12"/>
          <w:w w:val="115"/>
        </w:rPr>
        <w:t xml:space="preserve"> </w:t>
      </w:r>
      <w:r>
        <w:rPr>
          <w:w w:val="115"/>
        </w:rPr>
        <w:t>sprint planning,</w:t>
      </w:r>
      <w:r>
        <w:rPr>
          <w:spacing w:val="-12"/>
          <w:w w:val="115"/>
        </w:rPr>
        <w:t xml:space="preserve"> </w:t>
      </w:r>
      <w:r>
        <w:rPr>
          <w:w w:val="115"/>
        </w:rPr>
        <w:t>the</w:t>
      </w:r>
      <w:r>
        <w:rPr>
          <w:spacing w:val="-14"/>
          <w:w w:val="115"/>
        </w:rPr>
        <w:t xml:space="preserve"> </w:t>
      </w:r>
      <w:r>
        <w:rPr>
          <w:w w:val="115"/>
        </w:rPr>
        <w:t>stories</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next</w:t>
      </w:r>
      <w:r>
        <w:rPr>
          <w:spacing w:val="-14"/>
          <w:w w:val="115"/>
        </w:rPr>
        <w:t xml:space="preserve"> </w:t>
      </w:r>
      <w:r>
        <w:rPr>
          <w:w w:val="115"/>
        </w:rPr>
        <w:t>sprint</w:t>
      </w:r>
      <w:r>
        <w:rPr>
          <w:spacing w:val="-14"/>
          <w:w w:val="115"/>
        </w:rPr>
        <w:t xml:space="preserve"> </w:t>
      </w:r>
      <w:r>
        <w:rPr>
          <w:w w:val="115"/>
        </w:rPr>
        <w:t>are</w:t>
      </w:r>
      <w:r>
        <w:rPr>
          <w:spacing w:val="-14"/>
          <w:w w:val="115"/>
        </w:rPr>
        <w:t xml:space="preserve"> </w:t>
      </w:r>
      <w:r>
        <w:rPr>
          <w:w w:val="115"/>
        </w:rPr>
        <w:t>defined.</w:t>
      </w:r>
      <w:r>
        <w:rPr>
          <w:spacing w:val="6"/>
          <w:w w:val="115"/>
        </w:rPr>
        <w:t xml:space="preserve"> </w:t>
      </w:r>
      <w:r>
        <w:rPr>
          <w:w w:val="115"/>
        </w:rPr>
        <w:t>The</w:t>
      </w:r>
      <w:r>
        <w:rPr>
          <w:spacing w:val="-14"/>
          <w:w w:val="115"/>
        </w:rPr>
        <w:t xml:space="preserve"> </w:t>
      </w:r>
      <w:r>
        <w:rPr>
          <w:w w:val="115"/>
        </w:rPr>
        <w:t>stories</w:t>
      </w:r>
      <w:r>
        <w:rPr>
          <w:spacing w:val="-14"/>
          <w:w w:val="115"/>
        </w:rPr>
        <w:t xml:space="preserve"> </w:t>
      </w:r>
      <w:r>
        <w:rPr>
          <w:w w:val="115"/>
        </w:rPr>
        <w:t>added</w:t>
      </w:r>
      <w:r>
        <w:rPr>
          <w:spacing w:val="-14"/>
          <w:w w:val="115"/>
        </w:rPr>
        <w:t xml:space="preserve"> </w:t>
      </w:r>
      <w:r>
        <w:rPr>
          <w:w w:val="115"/>
        </w:rPr>
        <w:t>to</w:t>
      </w:r>
      <w:r>
        <w:rPr>
          <w:spacing w:val="-14"/>
          <w:w w:val="115"/>
        </w:rPr>
        <w:t xml:space="preserve"> </w:t>
      </w:r>
      <w:r>
        <w:rPr>
          <w:w w:val="115"/>
        </w:rPr>
        <w:t>a</w:t>
      </w:r>
      <w:r>
        <w:rPr>
          <w:spacing w:val="-14"/>
          <w:w w:val="115"/>
        </w:rPr>
        <w:t xml:space="preserve"> </w:t>
      </w:r>
      <w:r>
        <w:rPr>
          <w:w w:val="115"/>
        </w:rPr>
        <w:t>sprint</w:t>
      </w:r>
      <w:r>
        <w:rPr>
          <w:spacing w:val="-14"/>
          <w:w w:val="115"/>
        </w:rPr>
        <w:t xml:space="preserve"> </w:t>
      </w:r>
      <w:r>
        <w:rPr>
          <w:w w:val="115"/>
        </w:rPr>
        <w:t>represent</w:t>
      </w:r>
      <w:r>
        <w:rPr>
          <w:spacing w:val="-14"/>
          <w:w w:val="115"/>
        </w:rPr>
        <w:t xml:space="preserve"> </w:t>
      </w:r>
      <w:r>
        <w:rPr>
          <w:w w:val="115"/>
        </w:rPr>
        <w:t>the</w:t>
      </w:r>
      <w:r>
        <w:rPr>
          <w:spacing w:val="-14"/>
          <w:w w:val="115"/>
        </w:rPr>
        <w:t xml:space="preserve"> </w:t>
      </w:r>
      <w:r>
        <w:rPr>
          <w:w w:val="115"/>
        </w:rPr>
        <w:t>commit-</w:t>
      </w:r>
      <w:r>
        <w:rPr>
          <w:spacing w:val="-2"/>
          <w:w w:val="115"/>
        </w:rPr>
        <w:t>ment</w:t>
      </w:r>
      <w:r>
        <w:rPr>
          <w:spacing w:val="-8"/>
          <w:w w:val="115"/>
        </w:rPr>
        <w:t xml:space="preserve"> </w:t>
      </w:r>
      <w:r>
        <w:rPr>
          <w:spacing w:val="-2"/>
          <w:w w:val="115"/>
        </w:rPr>
        <w:t>the</w:t>
      </w:r>
      <w:r>
        <w:rPr>
          <w:spacing w:val="-7"/>
          <w:w w:val="115"/>
        </w:rPr>
        <w:t xml:space="preserve"> </w:t>
      </w:r>
      <w:r>
        <w:rPr>
          <w:spacing w:val="-2"/>
          <w:w w:val="115"/>
        </w:rPr>
        <w:t>team</w:t>
      </w:r>
      <w:r>
        <w:rPr>
          <w:spacing w:val="-7"/>
          <w:w w:val="115"/>
        </w:rPr>
        <w:t xml:space="preserve"> </w:t>
      </w:r>
      <w:r>
        <w:rPr>
          <w:spacing w:val="-2"/>
          <w:w w:val="115"/>
        </w:rPr>
        <w:t>makes</w:t>
      </w:r>
      <w:r>
        <w:rPr>
          <w:spacing w:val="-7"/>
          <w:w w:val="115"/>
        </w:rPr>
        <w:t xml:space="preserve"> </w:t>
      </w:r>
      <w:r>
        <w:rPr>
          <w:spacing w:val="-2"/>
          <w:w w:val="115"/>
        </w:rPr>
        <w:t>for</w:t>
      </w:r>
      <w:r>
        <w:rPr>
          <w:spacing w:val="-7"/>
          <w:w w:val="115"/>
        </w:rPr>
        <w:t xml:space="preserve"> </w:t>
      </w:r>
      <w:r>
        <w:rPr>
          <w:spacing w:val="-2"/>
          <w:w w:val="115"/>
        </w:rPr>
        <w:t>the</w:t>
      </w:r>
      <w:r>
        <w:rPr>
          <w:spacing w:val="-7"/>
          <w:w w:val="115"/>
        </w:rPr>
        <w:t xml:space="preserve"> </w:t>
      </w:r>
      <w:r>
        <w:rPr>
          <w:spacing w:val="-2"/>
          <w:w w:val="115"/>
        </w:rPr>
        <w:t>sprint,</w:t>
      </w:r>
      <w:r>
        <w:rPr>
          <w:spacing w:val="-6"/>
          <w:w w:val="115"/>
        </w:rPr>
        <w:t xml:space="preserve"> </w:t>
      </w:r>
      <w:r>
        <w:rPr>
          <w:spacing w:val="-2"/>
          <w:w w:val="115"/>
        </w:rPr>
        <w:t>together</w:t>
      </w:r>
      <w:r>
        <w:rPr>
          <w:spacing w:val="-7"/>
          <w:w w:val="115"/>
        </w:rPr>
        <w:t xml:space="preserve"> </w:t>
      </w:r>
      <w:r>
        <w:rPr>
          <w:spacing w:val="-2"/>
          <w:w w:val="115"/>
        </w:rPr>
        <w:t>with</w:t>
      </w:r>
      <w:r>
        <w:rPr>
          <w:spacing w:val="-7"/>
          <w:w w:val="115"/>
        </w:rPr>
        <w:t xml:space="preserve"> </w:t>
      </w:r>
      <w:r>
        <w:rPr>
          <w:spacing w:val="-2"/>
          <w:w w:val="115"/>
        </w:rPr>
        <w:t>the</w:t>
      </w:r>
      <w:r>
        <w:rPr>
          <w:spacing w:val="-7"/>
          <w:w w:val="115"/>
        </w:rPr>
        <w:t xml:space="preserve"> </w:t>
      </w:r>
      <w:r>
        <w:rPr>
          <w:spacing w:val="-2"/>
          <w:w w:val="115"/>
        </w:rPr>
        <w:t>sprint</w:t>
      </w:r>
      <w:r>
        <w:rPr>
          <w:spacing w:val="-7"/>
          <w:w w:val="115"/>
        </w:rPr>
        <w:t xml:space="preserve"> </w:t>
      </w:r>
      <w:r>
        <w:rPr>
          <w:spacing w:val="-2"/>
          <w:w w:val="115"/>
        </w:rPr>
        <w:t>goal.</w:t>
      </w:r>
      <w:r>
        <w:rPr>
          <w:spacing w:val="14"/>
          <w:w w:val="115"/>
        </w:rPr>
        <w:t xml:space="preserve"> </w:t>
      </w:r>
      <w:r>
        <w:rPr>
          <w:spacing w:val="-2"/>
          <w:w w:val="115"/>
        </w:rPr>
        <w:t>Planning</w:t>
      </w:r>
      <w:r>
        <w:rPr>
          <w:spacing w:val="-7"/>
          <w:w w:val="115"/>
        </w:rPr>
        <w:t xml:space="preserve"> </w:t>
      </w:r>
      <w:r>
        <w:rPr>
          <w:spacing w:val="-2"/>
          <w:w w:val="115"/>
        </w:rPr>
        <w:t>over</w:t>
      </w:r>
      <w:r>
        <w:rPr>
          <w:spacing w:val="-7"/>
          <w:w w:val="115"/>
        </w:rPr>
        <w:t xml:space="preserve"> </w:t>
      </w:r>
      <w:r>
        <w:rPr>
          <w:spacing w:val="-2"/>
          <w:w w:val="115"/>
        </w:rPr>
        <w:t>longer</w:t>
      </w:r>
      <w:r>
        <w:rPr>
          <w:spacing w:val="-7"/>
          <w:w w:val="115"/>
        </w:rPr>
        <w:t xml:space="preserve"> </w:t>
      </w:r>
      <w:r>
        <w:rPr>
          <w:spacing w:val="-2"/>
          <w:w w:val="115"/>
        </w:rPr>
        <w:t>time</w:t>
      </w:r>
      <w:r>
        <w:rPr>
          <w:spacing w:val="-7"/>
          <w:w w:val="115"/>
        </w:rPr>
        <w:t xml:space="preserve"> </w:t>
      </w:r>
      <w:r>
        <w:rPr>
          <w:spacing w:val="-2"/>
          <w:w w:val="115"/>
        </w:rPr>
        <w:t>horizons</w:t>
      </w:r>
      <w:r>
        <w:rPr>
          <w:spacing w:val="-7"/>
          <w:w w:val="115"/>
        </w:rPr>
        <w:t xml:space="preserve"> is</w:t>
      </w:r>
    </w:p>
    <w:p w14:paraId="077BAF89"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F8A" w14:textId="77777777" w:rsidR="00C220EB" w:rsidRDefault="00C220EB">
      <w:pPr>
        <w:pStyle w:val="BodyText"/>
        <w:spacing w:before="159"/>
      </w:pPr>
    </w:p>
    <w:p w14:paraId="077BAF8B" w14:textId="77777777" w:rsidR="00C220EB" w:rsidRDefault="00000000">
      <w:pPr>
        <w:pStyle w:val="BodyText"/>
        <w:spacing w:line="256" w:lineRule="auto"/>
        <w:ind w:left="142" w:right="848"/>
        <w:jc w:val="both"/>
      </w:pPr>
      <w:bookmarkStart w:id="63" w:name="_bookmark47"/>
      <w:bookmarkEnd w:id="63"/>
      <w:r>
        <w:rPr>
          <w:w w:val="110"/>
        </w:rPr>
        <w:t>conducted</w:t>
      </w:r>
      <w:r>
        <w:rPr>
          <w:spacing w:val="-15"/>
          <w:w w:val="110"/>
        </w:rPr>
        <w:t xml:space="preserve"> </w:t>
      </w:r>
      <w:r>
        <w:rPr>
          <w:w w:val="110"/>
        </w:rPr>
        <w:t>through</w:t>
      </w:r>
      <w:r>
        <w:rPr>
          <w:spacing w:val="-15"/>
          <w:w w:val="110"/>
        </w:rPr>
        <w:t xml:space="preserve"> </w:t>
      </w:r>
      <w:r>
        <w:rPr>
          <w:w w:val="110"/>
        </w:rPr>
        <w:t>quarterly</w:t>
      </w:r>
      <w:r>
        <w:rPr>
          <w:spacing w:val="-15"/>
          <w:w w:val="110"/>
        </w:rPr>
        <w:t xml:space="preserve"> </w:t>
      </w:r>
      <w:r>
        <w:rPr>
          <w:w w:val="110"/>
        </w:rPr>
        <w:t>planning</w:t>
      </w:r>
      <w:r>
        <w:rPr>
          <w:spacing w:val="-15"/>
          <w:w w:val="110"/>
        </w:rPr>
        <w:t xml:space="preserve"> </w:t>
      </w:r>
      <w:r>
        <w:rPr>
          <w:w w:val="110"/>
        </w:rPr>
        <w:t>sessions.</w:t>
      </w:r>
      <w:r>
        <w:rPr>
          <w:spacing w:val="-2"/>
          <w:w w:val="110"/>
        </w:rPr>
        <w:t xml:space="preserve"> </w:t>
      </w:r>
      <w:r>
        <w:rPr>
          <w:w w:val="110"/>
        </w:rPr>
        <w:t>Every</w:t>
      </w:r>
      <w:r>
        <w:rPr>
          <w:spacing w:val="-15"/>
          <w:w w:val="110"/>
        </w:rPr>
        <w:t xml:space="preserve"> </w:t>
      </w:r>
      <w:r>
        <w:rPr>
          <w:w w:val="110"/>
        </w:rPr>
        <w:t>three</w:t>
      </w:r>
      <w:r>
        <w:rPr>
          <w:spacing w:val="-15"/>
          <w:w w:val="110"/>
        </w:rPr>
        <w:t xml:space="preserve"> </w:t>
      </w:r>
      <w:r>
        <w:rPr>
          <w:w w:val="110"/>
        </w:rPr>
        <w:t>months,</w:t>
      </w:r>
      <w:r>
        <w:rPr>
          <w:spacing w:val="-14"/>
          <w:w w:val="110"/>
        </w:rPr>
        <w:t xml:space="preserve"> </w:t>
      </w:r>
      <w:r>
        <w:rPr>
          <w:w w:val="110"/>
        </w:rPr>
        <w:t>all</w:t>
      </w:r>
      <w:r>
        <w:rPr>
          <w:spacing w:val="-15"/>
          <w:w w:val="110"/>
        </w:rPr>
        <w:t xml:space="preserve"> </w:t>
      </w:r>
      <w:r>
        <w:rPr>
          <w:w w:val="110"/>
        </w:rPr>
        <w:t>teams</w:t>
      </w:r>
      <w:r>
        <w:rPr>
          <w:spacing w:val="-15"/>
          <w:w w:val="110"/>
        </w:rPr>
        <w:t xml:space="preserve"> </w:t>
      </w:r>
      <w:r>
        <w:rPr>
          <w:w w:val="110"/>
        </w:rPr>
        <w:t>in</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plan</w:t>
      </w:r>
      <w:r>
        <w:rPr>
          <w:spacing w:val="-15"/>
          <w:w w:val="110"/>
        </w:rPr>
        <w:t xml:space="preserve"> </w:t>
      </w:r>
      <w:r>
        <w:rPr>
          <w:w w:val="110"/>
        </w:rPr>
        <w:t xml:space="preserve">which </w:t>
      </w:r>
      <w:hyperlink w:anchor="_bookmark147" w:history="1">
        <w:r>
          <w:rPr>
            <w:w w:val="115"/>
          </w:rPr>
          <w:t>epics</w:t>
        </w:r>
      </w:hyperlink>
      <w:r>
        <w:rPr>
          <w:spacing w:val="-15"/>
          <w:w w:val="115"/>
        </w:rPr>
        <w:t xml:space="preserve"> </w:t>
      </w:r>
      <w:r>
        <w:rPr>
          <w:w w:val="115"/>
        </w:rPr>
        <w:t>and</w:t>
      </w:r>
      <w:r>
        <w:rPr>
          <w:spacing w:val="-15"/>
          <w:w w:val="115"/>
        </w:rPr>
        <w:t xml:space="preserve"> </w:t>
      </w:r>
      <w:r>
        <w:rPr>
          <w:w w:val="115"/>
        </w:rPr>
        <w:t>how</w:t>
      </w:r>
      <w:r>
        <w:rPr>
          <w:spacing w:val="-14"/>
          <w:w w:val="115"/>
        </w:rPr>
        <w:t xml:space="preserve"> </w:t>
      </w:r>
      <w:r>
        <w:rPr>
          <w:w w:val="115"/>
        </w:rPr>
        <w:t>many</w:t>
      </w:r>
      <w:r>
        <w:rPr>
          <w:spacing w:val="-15"/>
          <w:w w:val="115"/>
        </w:rPr>
        <w:t xml:space="preserve"> </w:t>
      </w:r>
      <w:r>
        <w:rPr>
          <w:w w:val="115"/>
        </w:rPr>
        <w:t>story</w:t>
      </w:r>
      <w:r>
        <w:rPr>
          <w:spacing w:val="-15"/>
          <w:w w:val="115"/>
        </w:rPr>
        <w:t xml:space="preserve"> </w:t>
      </w:r>
      <w:r>
        <w:rPr>
          <w:w w:val="115"/>
        </w:rPr>
        <w:t>points</w:t>
      </w:r>
      <w:r>
        <w:rPr>
          <w:spacing w:val="-15"/>
          <w:w w:val="115"/>
        </w:rPr>
        <w:t xml:space="preserve"> </w:t>
      </w:r>
      <w:r>
        <w:rPr>
          <w:w w:val="115"/>
        </w:rPr>
        <w:t>should</w:t>
      </w:r>
      <w:r>
        <w:rPr>
          <w:spacing w:val="-14"/>
          <w:w w:val="115"/>
        </w:rPr>
        <w:t xml:space="preserve"> </w:t>
      </w:r>
      <w:r>
        <w:rPr>
          <w:w w:val="115"/>
        </w:rPr>
        <w:t>be</w:t>
      </w:r>
      <w:r>
        <w:rPr>
          <w:spacing w:val="-15"/>
          <w:w w:val="115"/>
        </w:rPr>
        <w:t xml:space="preserve"> </w:t>
      </w:r>
      <w:r>
        <w:rPr>
          <w:w w:val="115"/>
        </w:rPr>
        <w:t>completed.</w:t>
      </w:r>
      <w:r>
        <w:rPr>
          <w:spacing w:val="14"/>
          <w:w w:val="115"/>
        </w:rPr>
        <w:t xml:space="preserve"> </w:t>
      </w:r>
      <w:r>
        <w:rPr>
          <w:w w:val="115"/>
        </w:rPr>
        <w:t>These</w:t>
      </w:r>
      <w:r>
        <w:rPr>
          <w:spacing w:val="-14"/>
          <w:w w:val="115"/>
        </w:rPr>
        <w:t xml:space="preserve"> </w:t>
      </w:r>
      <w:r>
        <w:rPr>
          <w:w w:val="115"/>
        </w:rPr>
        <w:t>quarterly</w:t>
      </w:r>
      <w:r>
        <w:rPr>
          <w:spacing w:val="-15"/>
          <w:w w:val="115"/>
        </w:rPr>
        <w:t xml:space="preserve"> </w:t>
      </w:r>
      <w:r>
        <w:rPr>
          <w:w w:val="115"/>
        </w:rPr>
        <w:t>planning</w:t>
      </w:r>
      <w:r>
        <w:rPr>
          <w:spacing w:val="-15"/>
          <w:w w:val="115"/>
        </w:rPr>
        <w:t xml:space="preserve"> </w:t>
      </w:r>
      <w:r>
        <w:rPr>
          <w:w w:val="115"/>
        </w:rPr>
        <w:t>sessions</w:t>
      </w:r>
      <w:r>
        <w:rPr>
          <w:spacing w:val="-15"/>
          <w:w w:val="115"/>
        </w:rPr>
        <w:t xml:space="preserve"> </w:t>
      </w:r>
      <w:r>
        <w:rPr>
          <w:w w:val="115"/>
        </w:rPr>
        <w:t>also</w:t>
      </w:r>
      <w:r>
        <w:rPr>
          <w:spacing w:val="-15"/>
          <w:w w:val="115"/>
        </w:rPr>
        <w:t xml:space="preserve"> </w:t>
      </w:r>
      <w:r>
        <w:rPr>
          <w:w w:val="115"/>
        </w:rPr>
        <w:t>serve</w:t>
      </w:r>
      <w:r>
        <w:rPr>
          <w:spacing w:val="-14"/>
          <w:w w:val="115"/>
        </w:rPr>
        <w:t xml:space="preserve"> </w:t>
      </w:r>
      <w:r>
        <w:rPr>
          <w:w w:val="115"/>
        </w:rPr>
        <w:t>to prioritise</w:t>
      </w:r>
      <w:r>
        <w:rPr>
          <w:spacing w:val="-9"/>
          <w:w w:val="115"/>
        </w:rPr>
        <w:t xml:space="preserve"> </w:t>
      </w:r>
      <w:r>
        <w:rPr>
          <w:w w:val="115"/>
        </w:rPr>
        <w:t>epics</w:t>
      </w:r>
      <w:r>
        <w:rPr>
          <w:spacing w:val="-9"/>
          <w:w w:val="115"/>
        </w:rPr>
        <w:t xml:space="preserve"> </w:t>
      </w:r>
      <w:r>
        <w:rPr>
          <w:w w:val="115"/>
        </w:rPr>
        <w:t>and</w:t>
      </w:r>
      <w:r>
        <w:rPr>
          <w:spacing w:val="-9"/>
          <w:w w:val="115"/>
        </w:rPr>
        <w:t xml:space="preserve"> </w:t>
      </w:r>
      <w:r>
        <w:rPr>
          <w:w w:val="115"/>
        </w:rPr>
        <w:t>allow</w:t>
      </w:r>
      <w:r>
        <w:rPr>
          <w:spacing w:val="-9"/>
          <w:w w:val="115"/>
        </w:rPr>
        <w:t xml:space="preserve"> </w:t>
      </w:r>
      <w:r>
        <w:rPr>
          <w:w w:val="115"/>
        </w:rPr>
        <w:t>higher</w:t>
      </w:r>
      <w:r>
        <w:rPr>
          <w:spacing w:val="-9"/>
          <w:w w:val="115"/>
        </w:rPr>
        <w:t xml:space="preserve"> </w:t>
      </w:r>
      <w:r>
        <w:rPr>
          <w:w w:val="115"/>
        </w:rPr>
        <w:t>management</w:t>
      </w:r>
      <w:r>
        <w:rPr>
          <w:spacing w:val="-9"/>
          <w:w w:val="115"/>
        </w:rPr>
        <w:t xml:space="preserve"> </w:t>
      </w:r>
      <w:r>
        <w:rPr>
          <w:w w:val="115"/>
        </w:rPr>
        <w:t>to</w:t>
      </w:r>
      <w:r>
        <w:rPr>
          <w:spacing w:val="-9"/>
          <w:w w:val="115"/>
        </w:rPr>
        <w:t xml:space="preserve"> </w:t>
      </w:r>
      <w:r>
        <w:rPr>
          <w:w w:val="115"/>
        </w:rPr>
        <w:t>introduce</w:t>
      </w:r>
      <w:r>
        <w:rPr>
          <w:spacing w:val="-9"/>
          <w:w w:val="115"/>
        </w:rPr>
        <w:t xml:space="preserve"> </w:t>
      </w:r>
      <w:r>
        <w:rPr>
          <w:w w:val="115"/>
        </w:rPr>
        <w:t>priorities.</w:t>
      </w:r>
    </w:p>
    <w:p w14:paraId="077BAF8C" w14:textId="77777777" w:rsidR="00C220EB" w:rsidRDefault="00C220EB">
      <w:pPr>
        <w:pStyle w:val="BodyText"/>
        <w:spacing w:before="243"/>
      </w:pPr>
    </w:p>
    <w:p w14:paraId="077BAF8D" w14:textId="77777777" w:rsidR="00C220EB" w:rsidRDefault="00000000">
      <w:pPr>
        <w:pStyle w:val="Heading4"/>
        <w:spacing w:before="1"/>
      </w:pPr>
      <w:r>
        <w:rPr>
          <w:color w:val="697D90"/>
          <w:spacing w:val="-2"/>
        </w:rPr>
        <w:t>Holidays</w:t>
      </w:r>
    </w:p>
    <w:p w14:paraId="077BAF8E" w14:textId="77777777" w:rsidR="00C220EB" w:rsidRDefault="00000000">
      <w:pPr>
        <w:pStyle w:val="BodyText"/>
        <w:spacing w:before="178" w:line="256" w:lineRule="auto"/>
        <w:ind w:left="142" w:right="848"/>
        <w:jc w:val="both"/>
      </w:pPr>
      <w:r>
        <w:rPr>
          <w:w w:val="110"/>
        </w:rPr>
        <w:t>Holidays are noted in the calendars used; this applies to the DWH LS OPS team as well as the academic team. In both cases, every holiday must be recorded with an absence notification. This allows other team members to quickly see whether a team member is available in the future and to adjust their planning accordingly, or to confirm in daily operations that the person is not available.</w:t>
      </w:r>
    </w:p>
    <w:p w14:paraId="077BAF8F" w14:textId="77777777" w:rsidR="00C220EB" w:rsidRDefault="00C220EB">
      <w:pPr>
        <w:pStyle w:val="BodyText"/>
        <w:spacing w:before="243"/>
      </w:pPr>
    </w:p>
    <w:p w14:paraId="077BAF90" w14:textId="77777777" w:rsidR="00C220EB" w:rsidRDefault="00000000">
      <w:pPr>
        <w:pStyle w:val="Heading4"/>
        <w:spacing w:before="1"/>
      </w:pPr>
      <w:r>
        <w:rPr>
          <w:color w:val="697D90"/>
          <w:spacing w:val="-2"/>
        </w:rPr>
        <w:t>Milestones</w:t>
      </w:r>
    </w:p>
    <w:p w14:paraId="077BAF91" w14:textId="77777777" w:rsidR="00C220EB" w:rsidRDefault="00000000">
      <w:pPr>
        <w:pStyle w:val="BodyText"/>
        <w:spacing w:before="177" w:line="256" w:lineRule="auto"/>
        <w:ind w:left="142" w:right="848"/>
        <w:jc w:val="both"/>
      </w:pPr>
      <w:r>
        <w:rPr>
          <w:w w:val="110"/>
        </w:rPr>
        <w:t>The academic team manages the planning of the overall project timeline using milestones.</w:t>
      </w:r>
      <w:r>
        <w:rPr>
          <w:spacing w:val="40"/>
          <w:w w:val="110"/>
        </w:rPr>
        <w:t xml:space="preserve"> </w:t>
      </w:r>
      <w:r>
        <w:rPr>
          <w:w w:val="110"/>
        </w:rPr>
        <w:t>These mile-stones define timeframes during which a section or chapter may be worked on.</w:t>
      </w:r>
      <w:r>
        <w:rPr>
          <w:spacing w:val="40"/>
          <w:w w:val="110"/>
        </w:rPr>
        <w:t xml:space="preserve"> </w:t>
      </w:r>
      <w:r>
        <w:rPr>
          <w:w w:val="110"/>
        </w:rPr>
        <w:t>For this project, the fol-lowing milestones have been defined:</w:t>
      </w:r>
    </w:p>
    <w:p w14:paraId="077BAF92" w14:textId="77777777" w:rsidR="00C220EB" w:rsidRDefault="00000000">
      <w:pPr>
        <w:pStyle w:val="BodyText"/>
        <w:spacing w:before="88"/>
        <w:ind w:left="409"/>
      </w:pPr>
      <w:r>
        <w:rPr>
          <w:rFonts w:ascii="Lucida Sans Unicode" w:hAnsi="Lucida Sans Unicode"/>
          <w:color w:val="FAC300"/>
          <w:position w:val="2"/>
        </w:rPr>
        <w:t>▶</w:t>
      </w:r>
      <w:r>
        <w:rPr>
          <w:rFonts w:ascii="Lucida Sans Unicode" w:hAnsi="Lucida Sans Unicode"/>
          <w:color w:val="FAC300"/>
          <w:spacing w:val="74"/>
          <w:position w:val="2"/>
        </w:rPr>
        <w:t xml:space="preserve"> </w:t>
      </w:r>
      <w:r>
        <w:t>Milestone</w:t>
      </w:r>
      <w:r>
        <w:rPr>
          <w:spacing w:val="12"/>
        </w:rPr>
        <w:t xml:space="preserve"> </w:t>
      </w:r>
      <w:r>
        <w:t>1:</w:t>
      </w:r>
      <w:r>
        <w:rPr>
          <w:spacing w:val="23"/>
        </w:rPr>
        <w:t xml:space="preserve"> </w:t>
      </w:r>
      <w:r>
        <w:t>Basics</w:t>
      </w:r>
      <w:r>
        <w:rPr>
          <w:spacing w:val="12"/>
        </w:rPr>
        <w:t xml:space="preserve"> </w:t>
      </w:r>
      <w:r>
        <w:rPr>
          <w:spacing w:val="-2"/>
        </w:rPr>
        <w:t>completed</w:t>
      </w:r>
    </w:p>
    <w:p w14:paraId="077BAF93" w14:textId="77777777" w:rsidR="00C220EB"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15"/>
          <w:w w:val="110"/>
          <w:position w:val="2"/>
        </w:rPr>
        <w:t xml:space="preserve"> </w:t>
      </w:r>
      <w:r>
        <w:rPr>
          <w:w w:val="110"/>
        </w:rPr>
        <w:t>Milestone</w:t>
      </w:r>
      <w:r>
        <w:rPr>
          <w:spacing w:val="-15"/>
          <w:w w:val="110"/>
        </w:rPr>
        <w:t xml:space="preserve"> </w:t>
      </w:r>
      <w:r>
        <w:rPr>
          <w:w w:val="110"/>
        </w:rPr>
        <w:t>2:</w:t>
      </w:r>
      <w:r>
        <w:rPr>
          <w:spacing w:val="-8"/>
          <w:w w:val="110"/>
        </w:rPr>
        <w:t xml:space="preserve"> </w:t>
      </w:r>
      <w:r>
        <w:rPr>
          <w:w w:val="110"/>
        </w:rPr>
        <w:t>Completion</w:t>
      </w:r>
      <w:r>
        <w:rPr>
          <w:spacing w:val="-15"/>
          <w:w w:val="110"/>
        </w:rPr>
        <w:t xml:space="preserve"> </w:t>
      </w:r>
      <w:r>
        <w:rPr>
          <w:w w:val="110"/>
        </w:rPr>
        <w:t>of</w:t>
      </w:r>
      <w:r>
        <w:rPr>
          <w:spacing w:val="-16"/>
          <w:w w:val="110"/>
        </w:rPr>
        <w:t xml:space="preserve"> </w:t>
      </w:r>
      <w:r>
        <w:rPr>
          <w:w w:val="110"/>
        </w:rPr>
        <w:t>main</w:t>
      </w:r>
      <w:r>
        <w:rPr>
          <w:spacing w:val="-15"/>
          <w:w w:val="110"/>
        </w:rPr>
        <w:t xml:space="preserve"> </w:t>
      </w:r>
      <w:r>
        <w:rPr>
          <w:spacing w:val="-2"/>
          <w:w w:val="110"/>
        </w:rPr>
        <w:t>research</w:t>
      </w:r>
    </w:p>
    <w:p w14:paraId="077BAF94" w14:textId="77777777" w:rsidR="00C220EB"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5"/>
          <w:w w:val="110"/>
        </w:rPr>
        <w:t xml:space="preserve"> </w:t>
      </w:r>
      <w:r>
        <w:rPr>
          <w:w w:val="110"/>
        </w:rPr>
        <w:t>3:</w:t>
      </w:r>
      <w:r>
        <w:rPr>
          <w:spacing w:val="-7"/>
          <w:w w:val="110"/>
        </w:rPr>
        <w:t xml:space="preserve"> </w:t>
      </w:r>
      <w:r>
        <w:rPr>
          <w:w w:val="110"/>
        </w:rPr>
        <w:t>Code</w:t>
      </w:r>
      <w:r>
        <w:rPr>
          <w:spacing w:val="-14"/>
          <w:w w:val="110"/>
        </w:rPr>
        <w:t xml:space="preserve"> </w:t>
      </w:r>
      <w:r>
        <w:rPr>
          <w:w w:val="110"/>
        </w:rPr>
        <w:t>implementation</w:t>
      </w:r>
      <w:r>
        <w:rPr>
          <w:spacing w:val="-15"/>
          <w:w w:val="110"/>
        </w:rPr>
        <w:t xml:space="preserve"> </w:t>
      </w:r>
      <w:r>
        <w:rPr>
          <w:spacing w:val="-2"/>
          <w:w w:val="110"/>
        </w:rPr>
        <w:t>completed</w:t>
      </w:r>
    </w:p>
    <w:p w14:paraId="077BAF95" w14:textId="77777777" w:rsidR="00C220EB" w:rsidRDefault="00000000">
      <w:pPr>
        <w:pStyle w:val="BodyText"/>
        <w:spacing w:before="75"/>
        <w:ind w:left="409"/>
      </w:pPr>
      <w:r>
        <w:rPr>
          <w:rFonts w:ascii="Lucida Sans Unicode" w:hAnsi="Lucida Sans Unicode"/>
          <w:color w:val="FAC300"/>
          <w:position w:val="2"/>
        </w:rPr>
        <w:t>▶</w:t>
      </w:r>
      <w:r>
        <w:rPr>
          <w:rFonts w:ascii="Lucida Sans Unicode" w:hAnsi="Lucida Sans Unicode"/>
          <w:color w:val="FAC300"/>
          <w:spacing w:val="75"/>
          <w:position w:val="2"/>
        </w:rPr>
        <w:t xml:space="preserve"> </w:t>
      </w:r>
      <w:r>
        <w:t>Milestone</w:t>
      </w:r>
      <w:r>
        <w:rPr>
          <w:spacing w:val="12"/>
        </w:rPr>
        <w:t xml:space="preserve"> </w:t>
      </w:r>
      <w:r>
        <w:t>4:</w:t>
      </w:r>
      <w:r>
        <w:rPr>
          <w:spacing w:val="24"/>
        </w:rPr>
        <w:t xml:space="preserve"> </w:t>
      </w:r>
      <w:r>
        <w:t>Bug</w:t>
      </w:r>
      <w:r>
        <w:rPr>
          <w:spacing w:val="12"/>
        </w:rPr>
        <w:t xml:space="preserve"> </w:t>
      </w:r>
      <w:r>
        <w:t>fixing</w:t>
      </w:r>
      <w:r>
        <w:rPr>
          <w:spacing w:val="11"/>
        </w:rPr>
        <w:t xml:space="preserve"> </w:t>
      </w:r>
      <w:r>
        <w:rPr>
          <w:spacing w:val="-2"/>
        </w:rPr>
        <w:t>completed</w:t>
      </w:r>
    </w:p>
    <w:p w14:paraId="077BAF96" w14:textId="77777777" w:rsidR="00C220EB"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4"/>
          <w:w w:val="110"/>
        </w:rPr>
        <w:t xml:space="preserve"> </w:t>
      </w:r>
      <w:r>
        <w:rPr>
          <w:w w:val="110"/>
        </w:rPr>
        <w:t>5:</w:t>
      </w:r>
      <w:r>
        <w:rPr>
          <w:spacing w:val="-7"/>
          <w:w w:val="110"/>
        </w:rPr>
        <w:t xml:space="preserve"> </w:t>
      </w:r>
      <w:r>
        <w:rPr>
          <w:w w:val="110"/>
        </w:rPr>
        <w:t>Submission</w:t>
      </w:r>
      <w:r>
        <w:rPr>
          <w:spacing w:val="-15"/>
          <w:w w:val="110"/>
        </w:rPr>
        <w:t xml:space="preserve"> </w:t>
      </w:r>
      <w:r>
        <w:rPr>
          <w:w w:val="110"/>
        </w:rPr>
        <w:t>of</w:t>
      </w:r>
      <w:r>
        <w:rPr>
          <w:spacing w:val="-14"/>
          <w:w w:val="110"/>
        </w:rPr>
        <w:t xml:space="preserve"> </w:t>
      </w:r>
      <w:r>
        <w:rPr>
          <w:w w:val="110"/>
        </w:rPr>
        <w:t>the</w:t>
      </w:r>
      <w:r>
        <w:rPr>
          <w:spacing w:val="-15"/>
          <w:w w:val="110"/>
        </w:rPr>
        <w:t xml:space="preserve"> </w:t>
      </w:r>
      <w:r>
        <w:rPr>
          <w:w w:val="110"/>
        </w:rPr>
        <w:t>project</w:t>
      </w:r>
      <w:r>
        <w:rPr>
          <w:spacing w:val="-15"/>
          <w:w w:val="110"/>
        </w:rPr>
        <w:t xml:space="preserve"> </w:t>
      </w:r>
      <w:r>
        <w:rPr>
          <w:spacing w:val="-2"/>
          <w:w w:val="110"/>
        </w:rPr>
        <w:t>document</w:t>
      </w:r>
    </w:p>
    <w:p w14:paraId="077BAF97" w14:textId="77777777" w:rsidR="00C220EB"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24"/>
          <w:w w:val="110"/>
          <w:position w:val="2"/>
        </w:rPr>
        <w:t xml:space="preserve"> </w:t>
      </w:r>
      <w:r>
        <w:rPr>
          <w:w w:val="110"/>
        </w:rPr>
        <w:t>Milestone</w:t>
      </w:r>
      <w:r>
        <w:rPr>
          <w:spacing w:val="-13"/>
          <w:w w:val="110"/>
        </w:rPr>
        <w:t xml:space="preserve"> </w:t>
      </w:r>
      <w:r>
        <w:rPr>
          <w:w w:val="110"/>
        </w:rPr>
        <w:t>6:</w:t>
      </w:r>
      <w:r>
        <w:rPr>
          <w:spacing w:val="-6"/>
          <w:w w:val="110"/>
        </w:rPr>
        <w:t xml:space="preserve"> </w:t>
      </w:r>
      <w:r>
        <w:rPr>
          <w:w w:val="110"/>
        </w:rPr>
        <w:t>Presentation</w:t>
      </w:r>
      <w:r>
        <w:rPr>
          <w:spacing w:val="-14"/>
          <w:w w:val="110"/>
        </w:rPr>
        <w:t xml:space="preserve"> </w:t>
      </w:r>
      <w:r>
        <w:rPr>
          <w:spacing w:val="-2"/>
          <w:w w:val="110"/>
        </w:rPr>
        <w:t>prepared</w:t>
      </w:r>
    </w:p>
    <w:p w14:paraId="077BAF98" w14:textId="77777777" w:rsidR="00C220EB" w:rsidRDefault="00000000">
      <w:pPr>
        <w:pStyle w:val="BodyText"/>
        <w:spacing w:before="131" w:line="256" w:lineRule="auto"/>
        <w:ind w:left="142" w:right="848"/>
        <w:jc w:val="both"/>
      </w:pPr>
      <w:r>
        <w:rPr>
          <w:spacing w:val="-2"/>
          <w:w w:val="115"/>
        </w:rPr>
        <w:t>First,</w:t>
      </w:r>
      <w:r>
        <w:rPr>
          <w:spacing w:val="-8"/>
          <w:w w:val="115"/>
        </w:rPr>
        <w:t xml:space="preserve"> </w:t>
      </w:r>
      <w:r>
        <w:rPr>
          <w:spacing w:val="-2"/>
          <w:w w:val="115"/>
        </w:rPr>
        <w:t>the</w:t>
      </w:r>
      <w:r>
        <w:rPr>
          <w:spacing w:val="-11"/>
          <w:w w:val="115"/>
        </w:rPr>
        <w:t xml:space="preserve"> </w:t>
      </w:r>
      <w:r>
        <w:rPr>
          <w:spacing w:val="-2"/>
          <w:w w:val="115"/>
        </w:rPr>
        <w:t>basics</w:t>
      </w:r>
      <w:r>
        <w:rPr>
          <w:spacing w:val="-11"/>
          <w:w w:val="115"/>
        </w:rPr>
        <w:t xml:space="preserve"> </w:t>
      </w:r>
      <w:r>
        <w:rPr>
          <w:spacing w:val="-2"/>
          <w:w w:val="115"/>
        </w:rPr>
        <w:t>ready</w:t>
      </w:r>
      <w:r>
        <w:rPr>
          <w:spacing w:val="-11"/>
          <w:w w:val="115"/>
        </w:rPr>
        <w:t xml:space="preserve"> </w:t>
      </w:r>
      <w:r>
        <w:rPr>
          <w:spacing w:val="-2"/>
          <w:w w:val="115"/>
        </w:rPr>
        <w:t>refers</w:t>
      </w:r>
      <w:r>
        <w:rPr>
          <w:spacing w:val="-11"/>
          <w:w w:val="115"/>
        </w:rPr>
        <w:t xml:space="preserve"> </w:t>
      </w:r>
      <w:r>
        <w:rPr>
          <w:spacing w:val="-2"/>
          <w:w w:val="115"/>
        </w:rPr>
        <w:t>to</w:t>
      </w:r>
      <w:r>
        <w:rPr>
          <w:spacing w:val="-11"/>
          <w:w w:val="115"/>
        </w:rPr>
        <w:t xml:space="preserve"> </w:t>
      </w:r>
      <w:r>
        <w:rPr>
          <w:spacing w:val="-2"/>
          <w:w w:val="115"/>
        </w:rPr>
        <w:t>tools</w:t>
      </w:r>
      <w:r>
        <w:rPr>
          <w:spacing w:val="-11"/>
          <w:w w:val="115"/>
        </w:rPr>
        <w:t xml:space="preserve"> </w:t>
      </w:r>
      <w:r>
        <w:rPr>
          <w:spacing w:val="-2"/>
          <w:w w:val="115"/>
        </w:rPr>
        <w:t>to</w:t>
      </w:r>
      <w:r>
        <w:rPr>
          <w:spacing w:val="-11"/>
          <w:w w:val="115"/>
        </w:rPr>
        <w:t xml:space="preserve"> </w:t>
      </w:r>
      <w:r>
        <w:rPr>
          <w:spacing w:val="-2"/>
          <w:w w:val="115"/>
        </w:rPr>
        <w:t>work</w:t>
      </w:r>
      <w:r>
        <w:rPr>
          <w:spacing w:val="-11"/>
          <w:w w:val="115"/>
        </w:rPr>
        <w:t xml:space="preserve"> </w:t>
      </w:r>
      <w:r>
        <w:rPr>
          <w:spacing w:val="-2"/>
          <w:w w:val="115"/>
        </w:rPr>
        <w:t>with</w:t>
      </w:r>
      <w:r>
        <w:rPr>
          <w:spacing w:val="-11"/>
          <w:w w:val="115"/>
        </w:rPr>
        <w:t xml:space="preserve"> </w:t>
      </w:r>
      <w:commentRangeStart w:id="64"/>
      <w:r>
        <w:rPr>
          <w:spacing w:val="-2"/>
          <w:w w:val="115"/>
        </w:rPr>
        <w:t>beeing</w:t>
      </w:r>
      <w:r>
        <w:rPr>
          <w:spacing w:val="-11"/>
          <w:w w:val="115"/>
        </w:rPr>
        <w:t xml:space="preserve"> </w:t>
      </w:r>
      <w:commentRangeEnd w:id="64"/>
      <w:r w:rsidR="007E65C3">
        <w:rPr>
          <w:rStyle w:val="CommentReference"/>
          <w:spacing w:val="-2"/>
          <w:w w:val="115"/>
          <w:sz w:val="22"/>
          <w:szCs w:val="22"/>
        </w:rPr>
        <w:commentReference w:id="64"/>
      </w:r>
      <w:r>
        <w:rPr>
          <w:spacing w:val="-2"/>
          <w:w w:val="115"/>
        </w:rPr>
        <w:t>available.</w:t>
      </w:r>
      <w:r>
        <w:rPr>
          <w:spacing w:val="19"/>
          <w:w w:val="115"/>
        </w:rPr>
        <w:t xml:space="preserve"> </w:t>
      </w:r>
      <w:r>
        <w:rPr>
          <w:spacing w:val="-2"/>
          <w:w w:val="115"/>
        </w:rPr>
        <w:t>This</w:t>
      </w:r>
      <w:r>
        <w:rPr>
          <w:spacing w:val="-11"/>
          <w:w w:val="115"/>
        </w:rPr>
        <w:t xml:space="preserve"> </w:t>
      </w:r>
      <w:r>
        <w:rPr>
          <w:spacing w:val="-2"/>
          <w:w w:val="115"/>
        </w:rPr>
        <w:t>step</w:t>
      </w:r>
      <w:r>
        <w:rPr>
          <w:spacing w:val="-11"/>
          <w:w w:val="115"/>
        </w:rPr>
        <w:t xml:space="preserve"> </w:t>
      </w:r>
      <w:r>
        <w:rPr>
          <w:spacing w:val="-2"/>
          <w:w w:val="115"/>
        </w:rPr>
        <w:t>includes</w:t>
      </w:r>
      <w:r>
        <w:rPr>
          <w:spacing w:val="-11"/>
          <w:w w:val="115"/>
        </w:rPr>
        <w:t xml:space="preserve"> </w:t>
      </w:r>
      <w:r>
        <w:rPr>
          <w:spacing w:val="-2"/>
          <w:w w:val="115"/>
        </w:rPr>
        <w:t>setting</w:t>
      </w:r>
      <w:r>
        <w:rPr>
          <w:spacing w:val="-11"/>
          <w:w w:val="115"/>
        </w:rPr>
        <w:t xml:space="preserve"> </w:t>
      </w:r>
      <w:r>
        <w:rPr>
          <w:spacing w:val="-2"/>
          <w:w w:val="115"/>
        </w:rPr>
        <w:t>up</w:t>
      </w:r>
      <w:r>
        <w:rPr>
          <w:spacing w:val="-11"/>
          <w:w w:val="115"/>
        </w:rPr>
        <w:t xml:space="preserve"> </w:t>
      </w:r>
      <w:r>
        <w:rPr>
          <w:spacing w:val="-2"/>
          <w:w w:val="115"/>
        </w:rPr>
        <w:t xml:space="preserve">LateX, </w:t>
      </w:r>
      <w:r>
        <w:rPr>
          <w:w w:val="110"/>
        </w:rPr>
        <w:t xml:space="preserve">setting milestones, setup of basic tool structure and definition of way of work. Second the main research </w:t>
      </w:r>
      <w:r>
        <w:rPr>
          <w:w w:val="115"/>
        </w:rPr>
        <w:t>done</w:t>
      </w:r>
      <w:r>
        <w:rPr>
          <w:spacing w:val="-2"/>
          <w:w w:val="115"/>
        </w:rPr>
        <w:t xml:space="preserve"> </w:t>
      </w:r>
      <w:r>
        <w:rPr>
          <w:w w:val="115"/>
        </w:rPr>
        <w:t>refers</w:t>
      </w:r>
      <w:r>
        <w:rPr>
          <w:spacing w:val="-2"/>
          <w:w w:val="115"/>
        </w:rPr>
        <w:t xml:space="preserve"> </w:t>
      </w:r>
      <w:r>
        <w:rPr>
          <w:w w:val="115"/>
        </w:rPr>
        <w:t>to</w:t>
      </w:r>
      <w:r>
        <w:rPr>
          <w:spacing w:val="-2"/>
          <w:w w:val="115"/>
        </w:rPr>
        <w:t xml:space="preserve"> </w:t>
      </w:r>
      <w:r>
        <w:rPr>
          <w:w w:val="115"/>
        </w:rPr>
        <w:t>the</w:t>
      </w:r>
      <w:r>
        <w:rPr>
          <w:spacing w:val="-2"/>
          <w:w w:val="115"/>
        </w:rPr>
        <w:t xml:space="preserve"> </w:t>
      </w:r>
      <w:r>
        <w:rPr>
          <w:w w:val="115"/>
        </w:rPr>
        <w:t>end</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purely</w:t>
      </w:r>
      <w:r>
        <w:rPr>
          <w:spacing w:val="-2"/>
          <w:w w:val="115"/>
        </w:rPr>
        <w:t xml:space="preserve"> </w:t>
      </w:r>
      <w:r>
        <w:rPr>
          <w:w w:val="115"/>
        </w:rPr>
        <w:t>theoretical</w:t>
      </w:r>
      <w:r>
        <w:rPr>
          <w:spacing w:val="-2"/>
          <w:w w:val="115"/>
        </w:rPr>
        <w:t xml:space="preserve"> </w:t>
      </w:r>
      <w:r>
        <w:rPr>
          <w:w w:val="115"/>
        </w:rPr>
        <w:t>part</w:t>
      </w:r>
      <w:r>
        <w:rPr>
          <w:spacing w:val="-2"/>
          <w:w w:val="115"/>
        </w:rPr>
        <w:t xml:space="preserve"> </w:t>
      </w:r>
      <w:r>
        <w:rPr>
          <w:w w:val="115"/>
        </w:rPr>
        <w:t>and</w:t>
      </w:r>
      <w:r>
        <w:rPr>
          <w:spacing w:val="-2"/>
          <w:w w:val="115"/>
        </w:rPr>
        <w:t xml:space="preserve"> </w:t>
      </w:r>
      <w:r>
        <w:rPr>
          <w:w w:val="115"/>
        </w:rPr>
        <w:t>start</w:t>
      </w:r>
      <w:r>
        <w:rPr>
          <w:spacing w:val="-2"/>
          <w:w w:val="115"/>
        </w:rPr>
        <w:t xml:space="preserve"> </w:t>
      </w:r>
      <w:r>
        <w:rPr>
          <w:w w:val="115"/>
        </w:rPr>
        <w:t>towards</w:t>
      </w:r>
      <w:r>
        <w:rPr>
          <w:spacing w:val="-2"/>
          <w:w w:val="115"/>
        </w:rPr>
        <w:t xml:space="preserve"> </w:t>
      </w:r>
      <w:r>
        <w:rPr>
          <w:w w:val="115"/>
        </w:rPr>
        <w:t>the</w:t>
      </w:r>
      <w:r>
        <w:rPr>
          <w:spacing w:val="-2"/>
          <w:w w:val="115"/>
        </w:rPr>
        <w:t xml:space="preserve"> </w:t>
      </w:r>
      <w:r>
        <w:rPr>
          <w:w w:val="115"/>
        </w:rPr>
        <w:t>solution</w:t>
      </w:r>
      <w:r>
        <w:rPr>
          <w:spacing w:val="-2"/>
          <w:w w:val="115"/>
        </w:rPr>
        <w:t xml:space="preserve"> </w:t>
      </w:r>
      <w:r>
        <w:rPr>
          <w:w w:val="115"/>
        </w:rPr>
        <w:t>design</w:t>
      </w:r>
      <w:r>
        <w:rPr>
          <w:spacing w:val="-2"/>
          <w:w w:val="115"/>
        </w:rPr>
        <w:t xml:space="preserve"> </w:t>
      </w:r>
      <w:r>
        <w:rPr>
          <w:w w:val="115"/>
        </w:rPr>
        <w:t>and</w:t>
      </w:r>
      <w:r>
        <w:rPr>
          <w:spacing w:val="-2"/>
          <w:w w:val="115"/>
        </w:rPr>
        <w:t xml:space="preserve"> </w:t>
      </w:r>
      <w:r>
        <w:rPr>
          <w:w w:val="115"/>
        </w:rPr>
        <w:t>the</w:t>
      </w:r>
      <w:r>
        <w:rPr>
          <w:spacing w:val="-2"/>
          <w:w w:val="115"/>
        </w:rPr>
        <w:t xml:space="preserve"> </w:t>
      </w:r>
      <w:r>
        <w:rPr>
          <w:w w:val="115"/>
        </w:rPr>
        <w:t>sub-sequent</w:t>
      </w:r>
      <w:r>
        <w:rPr>
          <w:spacing w:val="-16"/>
          <w:w w:val="115"/>
        </w:rPr>
        <w:t xml:space="preserve"> </w:t>
      </w:r>
      <w:r>
        <w:rPr>
          <w:w w:val="115"/>
        </w:rPr>
        <w:t>implementation</w:t>
      </w:r>
      <w:r>
        <w:rPr>
          <w:spacing w:val="-16"/>
          <w:w w:val="115"/>
        </w:rPr>
        <w:t xml:space="preserve"> </w:t>
      </w:r>
      <w:r>
        <w:rPr>
          <w:w w:val="115"/>
        </w:rPr>
        <w:t>of</w:t>
      </w:r>
      <w:r>
        <w:rPr>
          <w:spacing w:val="-16"/>
          <w:w w:val="115"/>
        </w:rPr>
        <w:t xml:space="preserve"> </w:t>
      </w:r>
      <w:r>
        <w:rPr>
          <w:w w:val="115"/>
        </w:rPr>
        <w:t>it.</w:t>
      </w:r>
      <w:r>
        <w:rPr>
          <w:spacing w:val="5"/>
          <w:w w:val="115"/>
        </w:rPr>
        <w:t xml:space="preserve"> </w:t>
      </w:r>
      <w:r>
        <w:rPr>
          <w:w w:val="115"/>
        </w:rPr>
        <w:t>This</w:t>
      </w:r>
      <w:r>
        <w:rPr>
          <w:spacing w:val="-16"/>
          <w:w w:val="115"/>
        </w:rPr>
        <w:t xml:space="preserve"> </w:t>
      </w:r>
      <w:r>
        <w:rPr>
          <w:w w:val="115"/>
        </w:rPr>
        <w:t>comprises</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literature</w:t>
      </w:r>
      <w:r>
        <w:rPr>
          <w:spacing w:val="-15"/>
          <w:w w:val="115"/>
        </w:rPr>
        <w:t xml:space="preserve"> </w:t>
      </w:r>
      <w:commentRangeStart w:id="65"/>
      <w:r>
        <w:rPr>
          <w:w w:val="115"/>
        </w:rPr>
        <w:t>research</w:t>
      </w:r>
      <w:r>
        <w:rPr>
          <w:spacing w:val="-16"/>
          <w:w w:val="115"/>
        </w:rPr>
        <w:t xml:space="preserve"> </w:t>
      </w:r>
      <w:commentRangeStart w:id="66"/>
      <w:r>
        <w:rPr>
          <w:w w:val="115"/>
        </w:rPr>
        <w:t>beeing</w:t>
      </w:r>
      <w:r>
        <w:rPr>
          <w:spacing w:val="-16"/>
          <w:w w:val="115"/>
        </w:rPr>
        <w:t xml:space="preserve"> </w:t>
      </w:r>
      <w:r>
        <w:rPr>
          <w:w w:val="115"/>
        </w:rPr>
        <w:t>d</w:t>
      </w:r>
      <w:commentRangeEnd w:id="66"/>
      <w:r w:rsidR="007E65C3">
        <w:rPr>
          <w:rStyle w:val="CommentReference"/>
          <w:w w:val="115"/>
          <w:sz w:val="22"/>
          <w:szCs w:val="22"/>
        </w:rPr>
        <w:commentReference w:id="66"/>
      </w:r>
      <w:r>
        <w:rPr>
          <w:w w:val="115"/>
        </w:rPr>
        <w:t>one</w:t>
      </w:r>
      <w:commentRangeEnd w:id="65"/>
      <w:r w:rsidR="007E65C3">
        <w:rPr>
          <w:rStyle w:val="CommentReference"/>
          <w:w w:val="115"/>
          <w:sz w:val="22"/>
          <w:szCs w:val="22"/>
        </w:rPr>
        <w:commentReference w:id="65"/>
      </w:r>
      <w:r>
        <w:rPr>
          <w:w w:val="115"/>
        </w:rPr>
        <w:t>.</w:t>
      </w:r>
      <w:r>
        <w:rPr>
          <w:spacing w:val="5"/>
          <w:w w:val="115"/>
        </w:rPr>
        <w:t xml:space="preserve"> </w:t>
      </w:r>
      <w:r>
        <w:rPr>
          <w:w w:val="115"/>
        </w:rPr>
        <w:t>Third,</w:t>
      </w:r>
      <w:r>
        <w:rPr>
          <w:spacing w:val="-15"/>
          <w:w w:val="115"/>
        </w:rPr>
        <w:t xml:space="preserve"> </w:t>
      </w:r>
      <w:r>
        <w:rPr>
          <w:w w:val="115"/>
        </w:rPr>
        <w:t>the</w:t>
      </w:r>
      <w:r>
        <w:rPr>
          <w:spacing w:val="-16"/>
          <w:w w:val="115"/>
        </w:rPr>
        <w:t xml:space="preserve"> </w:t>
      </w:r>
      <w:r>
        <w:rPr>
          <w:w w:val="115"/>
        </w:rPr>
        <w:t xml:space="preserve">code </w:t>
      </w:r>
      <w:r>
        <w:rPr>
          <w:spacing w:val="-2"/>
          <w:w w:val="115"/>
        </w:rPr>
        <w:t>done</w:t>
      </w:r>
      <w:r>
        <w:rPr>
          <w:spacing w:val="-10"/>
          <w:w w:val="115"/>
        </w:rPr>
        <w:t xml:space="preserve"> </w:t>
      </w:r>
      <w:r>
        <w:rPr>
          <w:spacing w:val="-2"/>
          <w:w w:val="115"/>
        </w:rPr>
        <w:t>refers</w:t>
      </w:r>
      <w:r>
        <w:rPr>
          <w:spacing w:val="-10"/>
          <w:w w:val="115"/>
        </w:rPr>
        <w:t xml:space="preserve"> </w:t>
      </w:r>
      <w:r>
        <w:rPr>
          <w:spacing w:val="-2"/>
          <w:w w:val="115"/>
        </w:rPr>
        <w:t>to</w:t>
      </w:r>
      <w:r>
        <w:rPr>
          <w:spacing w:val="-10"/>
          <w:w w:val="115"/>
        </w:rPr>
        <w:t xml:space="preserve"> </w:t>
      </w:r>
      <w:r>
        <w:rPr>
          <w:spacing w:val="-2"/>
          <w:w w:val="115"/>
        </w:rPr>
        <w:t>the</w:t>
      </w:r>
      <w:r>
        <w:rPr>
          <w:spacing w:val="-10"/>
          <w:w w:val="115"/>
        </w:rPr>
        <w:t xml:space="preserve"> </w:t>
      </w:r>
      <w:r>
        <w:rPr>
          <w:spacing w:val="-2"/>
          <w:w w:val="115"/>
        </w:rPr>
        <w:t>implementation</w:t>
      </w:r>
      <w:r>
        <w:rPr>
          <w:spacing w:val="-10"/>
          <w:w w:val="115"/>
        </w:rPr>
        <w:t xml:space="preserve"> </w:t>
      </w:r>
      <w:r>
        <w:rPr>
          <w:spacing w:val="-2"/>
          <w:w w:val="115"/>
        </w:rPr>
        <w:t>of</w:t>
      </w:r>
      <w:r>
        <w:rPr>
          <w:spacing w:val="-10"/>
          <w:w w:val="115"/>
        </w:rPr>
        <w:t xml:space="preserve"> </w:t>
      </w:r>
      <w:r>
        <w:rPr>
          <w:spacing w:val="-2"/>
          <w:w w:val="115"/>
        </w:rPr>
        <w:t>the</w:t>
      </w:r>
      <w:r>
        <w:rPr>
          <w:spacing w:val="-10"/>
          <w:w w:val="115"/>
        </w:rPr>
        <w:t xml:space="preserve"> </w:t>
      </w:r>
      <w:r>
        <w:rPr>
          <w:spacing w:val="-2"/>
          <w:w w:val="115"/>
        </w:rPr>
        <w:t>solution</w:t>
      </w:r>
      <w:r>
        <w:rPr>
          <w:spacing w:val="-10"/>
          <w:w w:val="115"/>
        </w:rPr>
        <w:t xml:space="preserve"> </w:t>
      </w:r>
      <w:commentRangeStart w:id="67"/>
      <w:r>
        <w:rPr>
          <w:spacing w:val="-2"/>
          <w:w w:val="115"/>
        </w:rPr>
        <w:t>beeing</w:t>
      </w:r>
      <w:r>
        <w:rPr>
          <w:spacing w:val="-10"/>
          <w:w w:val="115"/>
        </w:rPr>
        <w:t xml:space="preserve"> </w:t>
      </w:r>
      <w:commentRangeEnd w:id="67"/>
      <w:r w:rsidR="007E65C3">
        <w:rPr>
          <w:rStyle w:val="CommentReference"/>
          <w:spacing w:val="-2"/>
          <w:w w:val="115"/>
          <w:sz w:val="22"/>
          <w:szCs w:val="22"/>
        </w:rPr>
        <w:commentReference w:id="67"/>
      </w:r>
      <w:r>
        <w:rPr>
          <w:spacing w:val="-2"/>
          <w:w w:val="115"/>
        </w:rPr>
        <w:t>done.</w:t>
      </w:r>
      <w:r>
        <w:rPr>
          <w:spacing w:val="7"/>
          <w:w w:val="115"/>
        </w:rPr>
        <w:t xml:space="preserve"> </w:t>
      </w:r>
      <w:r>
        <w:rPr>
          <w:spacing w:val="-2"/>
          <w:w w:val="115"/>
        </w:rPr>
        <w:t>After</w:t>
      </w:r>
      <w:r>
        <w:rPr>
          <w:spacing w:val="-10"/>
          <w:w w:val="115"/>
        </w:rPr>
        <w:t xml:space="preserve"> </w:t>
      </w:r>
      <w:r>
        <w:rPr>
          <w:spacing w:val="-2"/>
          <w:w w:val="115"/>
        </w:rPr>
        <w:t>this</w:t>
      </w:r>
      <w:r>
        <w:rPr>
          <w:spacing w:val="-10"/>
          <w:w w:val="115"/>
        </w:rPr>
        <w:t xml:space="preserve"> </w:t>
      </w:r>
      <w:r>
        <w:rPr>
          <w:spacing w:val="-2"/>
          <w:w w:val="115"/>
        </w:rPr>
        <w:t>point</w:t>
      </w:r>
      <w:r>
        <w:rPr>
          <w:spacing w:val="-10"/>
          <w:w w:val="115"/>
        </w:rPr>
        <w:t xml:space="preserve"> </w:t>
      </w:r>
      <w:r>
        <w:rPr>
          <w:spacing w:val="-2"/>
          <w:w w:val="115"/>
        </w:rPr>
        <w:t>no</w:t>
      </w:r>
      <w:r>
        <w:rPr>
          <w:spacing w:val="-10"/>
          <w:w w:val="115"/>
        </w:rPr>
        <w:t xml:space="preserve"> </w:t>
      </w:r>
      <w:r>
        <w:rPr>
          <w:spacing w:val="-2"/>
          <w:w w:val="115"/>
        </w:rPr>
        <w:t>new</w:t>
      </w:r>
      <w:r>
        <w:rPr>
          <w:spacing w:val="-10"/>
          <w:w w:val="115"/>
        </w:rPr>
        <w:t xml:space="preserve"> </w:t>
      </w:r>
      <w:r>
        <w:rPr>
          <w:spacing w:val="-2"/>
          <w:w w:val="115"/>
        </w:rPr>
        <w:t>features</w:t>
      </w:r>
      <w:r>
        <w:rPr>
          <w:spacing w:val="-10"/>
          <w:w w:val="115"/>
        </w:rPr>
        <w:t xml:space="preserve"> </w:t>
      </w:r>
      <w:r>
        <w:rPr>
          <w:spacing w:val="-2"/>
          <w:w w:val="115"/>
        </w:rPr>
        <w:t>are</w:t>
      </w:r>
      <w:r>
        <w:rPr>
          <w:spacing w:val="-10"/>
          <w:w w:val="115"/>
        </w:rPr>
        <w:t xml:space="preserve"> </w:t>
      </w:r>
      <w:r>
        <w:rPr>
          <w:spacing w:val="-2"/>
          <w:w w:val="115"/>
        </w:rPr>
        <w:t>to</w:t>
      </w:r>
      <w:r>
        <w:rPr>
          <w:spacing w:val="-10"/>
          <w:w w:val="115"/>
        </w:rPr>
        <w:t xml:space="preserve"> </w:t>
      </w:r>
      <w:r>
        <w:rPr>
          <w:spacing w:val="-2"/>
          <w:w w:val="115"/>
        </w:rPr>
        <w:t xml:space="preserve">be </w:t>
      </w:r>
      <w:r>
        <w:rPr>
          <w:w w:val="115"/>
        </w:rPr>
        <w:t>implemented.</w:t>
      </w:r>
      <w:r>
        <w:rPr>
          <w:spacing w:val="25"/>
          <w:w w:val="115"/>
        </w:rPr>
        <w:t xml:space="preserve"> </w:t>
      </w:r>
      <w:r>
        <w:rPr>
          <w:w w:val="115"/>
        </w:rPr>
        <w:t>Fourth,</w:t>
      </w:r>
      <w:r>
        <w:rPr>
          <w:spacing w:val="-5"/>
          <w:w w:val="115"/>
        </w:rPr>
        <w:t xml:space="preserve"> </w:t>
      </w:r>
      <w:r>
        <w:rPr>
          <w:w w:val="115"/>
        </w:rPr>
        <w:t>bug</w:t>
      </w:r>
      <w:r>
        <w:rPr>
          <w:spacing w:val="-8"/>
          <w:w w:val="115"/>
        </w:rPr>
        <w:t xml:space="preserve"> </w:t>
      </w:r>
      <w:r>
        <w:rPr>
          <w:w w:val="115"/>
        </w:rPr>
        <w:t>fix</w:t>
      </w:r>
      <w:r>
        <w:rPr>
          <w:spacing w:val="-8"/>
          <w:w w:val="115"/>
        </w:rPr>
        <w:t xml:space="preserve"> </w:t>
      </w:r>
      <w:r>
        <w:rPr>
          <w:w w:val="115"/>
        </w:rPr>
        <w:t>done</w:t>
      </w:r>
      <w:r>
        <w:rPr>
          <w:spacing w:val="-8"/>
          <w:w w:val="115"/>
        </w:rPr>
        <w:t xml:space="preserve"> </w:t>
      </w:r>
      <w:r>
        <w:rPr>
          <w:w w:val="115"/>
        </w:rPr>
        <w:t>comprises</w:t>
      </w:r>
      <w:r>
        <w:rPr>
          <w:spacing w:val="-8"/>
          <w:w w:val="115"/>
        </w:rPr>
        <w:t xml:space="preserve"> </w:t>
      </w:r>
      <w:r>
        <w:rPr>
          <w:w w:val="115"/>
        </w:rPr>
        <w:t>all</w:t>
      </w:r>
      <w:r>
        <w:rPr>
          <w:spacing w:val="-8"/>
          <w:w w:val="115"/>
        </w:rPr>
        <w:t xml:space="preserve"> </w:t>
      </w:r>
      <w:r>
        <w:rPr>
          <w:w w:val="115"/>
        </w:rPr>
        <w:t>corrections</w:t>
      </w:r>
      <w:r>
        <w:rPr>
          <w:spacing w:val="-8"/>
          <w:w w:val="115"/>
        </w:rPr>
        <w:t xml:space="preserve"> </w:t>
      </w:r>
      <w:r>
        <w:rPr>
          <w:w w:val="115"/>
        </w:rPr>
        <w:t>that</w:t>
      </w:r>
      <w:r>
        <w:rPr>
          <w:spacing w:val="-8"/>
          <w:w w:val="115"/>
        </w:rPr>
        <w:t xml:space="preserve"> </w:t>
      </w:r>
      <w:r>
        <w:rPr>
          <w:w w:val="115"/>
        </w:rPr>
        <w:t>had</w:t>
      </w:r>
      <w:r>
        <w:rPr>
          <w:spacing w:val="-8"/>
          <w:w w:val="115"/>
        </w:rPr>
        <w:t xml:space="preserve"> </w:t>
      </w:r>
      <w:r>
        <w:rPr>
          <w:w w:val="115"/>
        </w:rPr>
        <w:t>to</w:t>
      </w:r>
      <w:r>
        <w:rPr>
          <w:spacing w:val="-8"/>
          <w:w w:val="115"/>
        </w:rPr>
        <w:t xml:space="preserve"> </w:t>
      </w:r>
      <w:r>
        <w:rPr>
          <w:w w:val="115"/>
        </w:rPr>
        <w:t>be</w:t>
      </w:r>
      <w:r>
        <w:rPr>
          <w:spacing w:val="-8"/>
          <w:w w:val="115"/>
        </w:rPr>
        <w:t xml:space="preserve"> </w:t>
      </w:r>
      <w:r>
        <w:rPr>
          <w:w w:val="115"/>
        </w:rPr>
        <w:t>performed</w:t>
      </w:r>
      <w:r>
        <w:rPr>
          <w:spacing w:val="-8"/>
          <w:w w:val="115"/>
        </w:rPr>
        <w:t xml:space="preserve"> </w:t>
      </w:r>
      <w:r>
        <w:rPr>
          <w:w w:val="115"/>
        </w:rPr>
        <w:t>so</w:t>
      </w:r>
      <w:r>
        <w:rPr>
          <w:spacing w:val="-8"/>
          <w:w w:val="115"/>
        </w:rPr>
        <w:t xml:space="preserve"> </w:t>
      </w:r>
      <w:r>
        <w:rPr>
          <w:w w:val="115"/>
        </w:rPr>
        <w:t>that</w:t>
      </w:r>
      <w:r>
        <w:rPr>
          <w:spacing w:val="-8"/>
          <w:w w:val="115"/>
        </w:rPr>
        <w:t xml:space="preserve"> </w:t>
      </w:r>
      <w:r>
        <w:rPr>
          <w:w w:val="115"/>
        </w:rPr>
        <w:t>the</w:t>
      </w:r>
      <w:r>
        <w:rPr>
          <w:spacing w:val="-8"/>
          <w:w w:val="115"/>
        </w:rPr>
        <w:t xml:space="preserve"> </w:t>
      </w:r>
      <w:r>
        <w:rPr>
          <w:w w:val="115"/>
        </w:rPr>
        <w:t>pro-</w:t>
      </w:r>
      <w:r>
        <w:rPr>
          <w:w w:val="110"/>
        </w:rPr>
        <w:t xml:space="preserve">vided implementation works and technical debt amassed during development has been cleared. Fifth, the </w:t>
      </w:r>
      <w:commentRangeStart w:id="68"/>
      <w:r>
        <w:rPr>
          <w:w w:val="110"/>
        </w:rPr>
        <w:t>handin of</w:t>
      </w:r>
      <w:commentRangeEnd w:id="68"/>
      <w:r w:rsidR="0080635F">
        <w:rPr>
          <w:rStyle w:val="CommentReference"/>
          <w:w w:val="110"/>
          <w:sz w:val="22"/>
          <w:szCs w:val="22"/>
        </w:rPr>
        <w:commentReference w:id="68"/>
      </w:r>
      <w:r>
        <w:rPr>
          <w:w w:val="110"/>
        </w:rPr>
        <w:t xml:space="preserve"> the document is the final day according to the semester calender. Up to this date corrections to </w:t>
      </w:r>
      <w:r>
        <w:rPr>
          <w:w w:val="115"/>
        </w:rPr>
        <w:t>the</w:t>
      </w:r>
      <w:r>
        <w:rPr>
          <w:spacing w:val="-18"/>
          <w:w w:val="115"/>
        </w:rPr>
        <w:t xml:space="preserve"> </w:t>
      </w:r>
      <w:r>
        <w:rPr>
          <w:w w:val="115"/>
        </w:rPr>
        <w:t>document</w:t>
      </w:r>
      <w:r>
        <w:rPr>
          <w:spacing w:val="-16"/>
          <w:w w:val="115"/>
        </w:rPr>
        <w:t xml:space="preserve"> </w:t>
      </w:r>
      <w:r>
        <w:rPr>
          <w:w w:val="115"/>
        </w:rPr>
        <w:t>and</w:t>
      </w:r>
      <w:r>
        <w:rPr>
          <w:spacing w:val="-16"/>
          <w:w w:val="115"/>
        </w:rPr>
        <w:t xml:space="preserve"> </w:t>
      </w:r>
      <w:r>
        <w:rPr>
          <w:w w:val="115"/>
        </w:rPr>
        <w:t>finalisation</w:t>
      </w:r>
      <w:r>
        <w:rPr>
          <w:spacing w:val="-16"/>
          <w:w w:val="115"/>
        </w:rPr>
        <w:t xml:space="preserve"> </w:t>
      </w:r>
      <w:r>
        <w:rPr>
          <w:w w:val="115"/>
        </w:rPr>
        <w:t>can</w:t>
      </w:r>
      <w:r>
        <w:rPr>
          <w:spacing w:val="-16"/>
          <w:w w:val="115"/>
        </w:rPr>
        <w:t xml:space="preserve"> </w:t>
      </w:r>
      <w:r>
        <w:rPr>
          <w:w w:val="115"/>
        </w:rPr>
        <w:t>be</w:t>
      </w:r>
      <w:r>
        <w:rPr>
          <w:spacing w:val="-15"/>
          <w:w w:val="115"/>
        </w:rPr>
        <w:t xml:space="preserve"> </w:t>
      </w:r>
      <w:r>
        <w:rPr>
          <w:w w:val="115"/>
        </w:rPr>
        <w:t>provided.</w:t>
      </w:r>
      <w:r>
        <w:rPr>
          <w:spacing w:val="-16"/>
          <w:w w:val="115"/>
        </w:rPr>
        <w:t xml:space="preserve"> </w:t>
      </w:r>
      <w:r>
        <w:rPr>
          <w:w w:val="115"/>
        </w:rPr>
        <w:t>Sixth</w:t>
      </w:r>
      <w:r>
        <w:rPr>
          <w:spacing w:val="-16"/>
          <w:w w:val="115"/>
        </w:rPr>
        <w:t xml:space="preserve"> </w:t>
      </w:r>
      <w:r>
        <w:rPr>
          <w:w w:val="115"/>
        </w:rPr>
        <w:t>and</w:t>
      </w:r>
      <w:r>
        <w:rPr>
          <w:spacing w:val="-16"/>
          <w:w w:val="115"/>
        </w:rPr>
        <w:t xml:space="preserve"> </w:t>
      </w:r>
      <w:r>
        <w:rPr>
          <w:w w:val="115"/>
        </w:rPr>
        <w:t>final,</w:t>
      </w:r>
      <w:r>
        <w:rPr>
          <w:spacing w:val="-16"/>
          <w:w w:val="115"/>
        </w:rPr>
        <w:t xml:space="preserve"> </w:t>
      </w:r>
      <w:r>
        <w:rPr>
          <w:w w:val="115"/>
        </w:rPr>
        <w:t>the</w:t>
      </w:r>
      <w:r>
        <w:rPr>
          <w:spacing w:val="-15"/>
          <w:w w:val="115"/>
        </w:rPr>
        <w:t xml:space="preserve"> </w:t>
      </w:r>
      <w:r>
        <w:rPr>
          <w:w w:val="115"/>
        </w:rPr>
        <w:t>presentation</w:t>
      </w:r>
      <w:r>
        <w:rPr>
          <w:spacing w:val="-16"/>
          <w:w w:val="115"/>
        </w:rPr>
        <w:t xml:space="preserve"> </w:t>
      </w:r>
      <w:r>
        <w:rPr>
          <w:w w:val="115"/>
        </w:rPr>
        <w:t>must</w:t>
      </w:r>
      <w:r>
        <w:rPr>
          <w:spacing w:val="-16"/>
          <w:w w:val="115"/>
        </w:rPr>
        <w:t xml:space="preserve"> </w:t>
      </w:r>
      <w:r>
        <w:rPr>
          <w:w w:val="115"/>
        </w:rPr>
        <w:t>be</w:t>
      </w:r>
      <w:r>
        <w:rPr>
          <w:spacing w:val="-16"/>
          <w:w w:val="115"/>
        </w:rPr>
        <w:t xml:space="preserve"> </w:t>
      </w:r>
      <w:r>
        <w:rPr>
          <w:w w:val="115"/>
        </w:rPr>
        <w:t>ready</w:t>
      </w:r>
      <w:r>
        <w:rPr>
          <w:spacing w:val="-16"/>
          <w:w w:val="115"/>
        </w:rPr>
        <w:t xml:space="preserve"> </w:t>
      </w:r>
      <w:r>
        <w:rPr>
          <w:w w:val="115"/>
        </w:rPr>
        <w:t>latest</w:t>
      </w:r>
      <w:r>
        <w:rPr>
          <w:spacing w:val="-15"/>
          <w:w w:val="115"/>
        </w:rPr>
        <w:t xml:space="preserve"> </w:t>
      </w:r>
      <w:r>
        <w:rPr>
          <w:w w:val="115"/>
        </w:rPr>
        <w:t>by this</w:t>
      </w:r>
      <w:r>
        <w:rPr>
          <w:spacing w:val="-12"/>
          <w:w w:val="115"/>
        </w:rPr>
        <w:t xml:space="preserve"> </w:t>
      </w:r>
      <w:r>
        <w:rPr>
          <w:w w:val="115"/>
        </w:rPr>
        <w:t>date.</w:t>
      </w:r>
      <w:r>
        <w:rPr>
          <w:spacing w:val="-2"/>
          <w:w w:val="115"/>
        </w:rPr>
        <w:t xml:space="preserve"> </w:t>
      </w:r>
      <w:r>
        <w:rPr>
          <w:w w:val="115"/>
        </w:rPr>
        <w:t>After</w:t>
      </w:r>
      <w:r>
        <w:rPr>
          <w:spacing w:val="-12"/>
          <w:w w:val="115"/>
        </w:rPr>
        <w:t xml:space="preserve"> </w:t>
      </w:r>
      <w:r>
        <w:rPr>
          <w:w w:val="115"/>
        </w:rPr>
        <w:t>this</w:t>
      </w:r>
      <w:r>
        <w:rPr>
          <w:spacing w:val="-12"/>
          <w:w w:val="115"/>
        </w:rPr>
        <w:t xml:space="preserve"> </w:t>
      </w:r>
      <w:r>
        <w:rPr>
          <w:w w:val="115"/>
        </w:rPr>
        <w:t>some</w:t>
      </w:r>
      <w:r>
        <w:rPr>
          <w:spacing w:val="-12"/>
          <w:w w:val="115"/>
        </w:rPr>
        <w:t xml:space="preserve"> </w:t>
      </w:r>
      <w:r>
        <w:rPr>
          <w:w w:val="115"/>
        </w:rPr>
        <w:t>finetuning</w:t>
      </w:r>
      <w:r>
        <w:rPr>
          <w:spacing w:val="-12"/>
          <w:w w:val="115"/>
        </w:rPr>
        <w:t xml:space="preserve"> </w:t>
      </w:r>
      <w:r>
        <w:rPr>
          <w:w w:val="115"/>
        </w:rPr>
        <w:t>can</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but</w:t>
      </w:r>
      <w:r>
        <w:rPr>
          <w:spacing w:val="-12"/>
          <w:w w:val="115"/>
        </w:rPr>
        <w:t xml:space="preserve"> </w:t>
      </w:r>
      <w:r>
        <w:rPr>
          <w:w w:val="115"/>
        </w:rPr>
        <w:t>the</w:t>
      </w:r>
      <w:r>
        <w:rPr>
          <w:spacing w:val="-12"/>
          <w:w w:val="115"/>
        </w:rPr>
        <w:t xml:space="preserve"> </w:t>
      </w:r>
      <w:r>
        <w:rPr>
          <w:w w:val="115"/>
        </w:rPr>
        <w:t>main</w:t>
      </w:r>
      <w:r>
        <w:rPr>
          <w:spacing w:val="-12"/>
          <w:w w:val="115"/>
        </w:rPr>
        <w:t xml:space="preserve"> </w:t>
      </w:r>
      <w:r>
        <w:rPr>
          <w:w w:val="115"/>
        </w:rPr>
        <w:t>content</w:t>
      </w:r>
      <w:r>
        <w:rPr>
          <w:spacing w:val="-12"/>
          <w:w w:val="115"/>
        </w:rPr>
        <w:t xml:space="preserve"> </w:t>
      </w:r>
      <w:r>
        <w:rPr>
          <w:w w:val="115"/>
        </w:rPr>
        <w:t>needs</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set.</w:t>
      </w:r>
    </w:p>
    <w:p w14:paraId="077BAF99" w14:textId="77777777" w:rsidR="00C220EB" w:rsidRDefault="00000000">
      <w:pPr>
        <w:pStyle w:val="BodyText"/>
        <w:spacing w:before="145" w:line="256" w:lineRule="auto"/>
        <w:ind w:left="142" w:right="848"/>
        <w:jc w:val="both"/>
      </w:pPr>
      <w:r>
        <w:rPr>
          <w:w w:val="110"/>
        </w:rPr>
        <w:t>The milestones were set to structure the work blocks, but primarily to define how much effort should be invested</w:t>
      </w:r>
      <w:r>
        <w:rPr>
          <w:spacing w:val="-11"/>
          <w:w w:val="110"/>
        </w:rPr>
        <w:t xml:space="preserve"> </w:t>
      </w:r>
      <w:r>
        <w:rPr>
          <w:w w:val="110"/>
        </w:rPr>
        <w:t>in</w:t>
      </w:r>
      <w:r>
        <w:rPr>
          <w:spacing w:val="-11"/>
          <w:w w:val="110"/>
        </w:rPr>
        <w:t xml:space="preserve"> </w:t>
      </w:r>
      <w:r>
        <w:rPr>
          <w:w w:val="110"/>
        </w:rPr>
        <w:t>each</w:t>
      </w:r>
      <w:r>
        <w:rPr>
          <w:spacing w:val="-11"/>
          <w:w w:val="110"/>
        </w:rPr>
        <w:t xml:space="preserve"> </w:t>
      </w:r>
      <w:r>
        <w:rPr>
          <w:w w:val="110"/>
        </w:rPr>
        <w:t>individual</w:t>
      </w:r>
      <w:r>
        <w:rPr>
          <w:spacing w:val="-11"/>
          <w:w w:val="110"/>
        </w:rPr>
        <w:t xml:space="preserve"> </w:t>
      </w:r>
      <w:r>
        <w:rPr>
          <w:w w:val="110"/>
        </w:rPr>
        <w:t>block. The</w:t>
      </w:r>
      <w:r>
        <w:rPr>
          <w:spacing w:val="-11"/>
          <w:w w:val="110"/>
        </w:rPr>
        <w:t xml:space="preserve"> </w:t>
      </w:r>
      <w:r>
        <w:rPr>
          <w:w w:val="110"/>
        </w:rPr>
        <w:t>time</w:t>
      </w:r>
      <w:r>
        <w:rPr>
          <w:spacing w:val="-11"/>
          <w:w w:val="110"/>
        </w:rPr>
        <w:t xml:space="preserve"> </w:t>
      </w:r>
      <w:r>
        <w:rPr>
          <w:w w:val="110"/>
        </w:rPr>
        <w:t>allocated</w:t>
      </w:r>
      <w:r>
        <w:rPr>
          <w:spacing w:val="-11"/>
          <w:w w:val="110"/>
        </w:rPr>
        <w:t xml:space="preserve"> </w:t>
      </w:r>
      <w:r>
        <w:rPr>
          <w:w w:val="110"/>
        </w:rPr>
        <w:t>per</w:t>
      </w:r>
      <w:r>
        <w:rPr>
          <w:spacing w:val="-11"/>
          <w:w w:val="110"/>
        </w:rPr>
        <w:t xml:space="preserve"> </w:t>
      </w:r>
      <w:r>
        <w:rPr>
          <w:w w:val="110"/>
        </w:rPr>
        <w:t>block</w:t>
      </w:r>
      <w:r>
        <w:rPr>
          <w:spacing w:val="-11"/>
          <w:w w:val="110"/>
        </w:rPr>
        <w:t xml:space="preserve"> </w:t>
      </w:r>
      <w:r>
        <w:rPr>
          <w:w w:val="110"/>
        </w:rPr>
        <w:t>is</w:t>
      </w:r>
      <w:r>
        <w:rPr>
          <w:spacing w:val="-11"/>
          <w:w w:val="110"/>
        </w:rPr>
        <w:t xml:space="preserve"> </w:t>
      </w:r>
      <w:r>
        <w:rPr>
          <w:w w:val="110"/>
        </w:rPr>
        <w:t>not</w:t>
      </w:r>
      <w:r>
        <w:rPr>
          <w:spacing w:val="-11"/>
          <w:w w:val="110"/>
        </w:rPr>
        <w:t xml:space="preserve"> </w:t>
      </w:r>
      <w:r>
        <w:rPr>
          <w:w w:val="110"/>
        </w:rPr>
        <w:t>estimated</w:t>
      </w:r>
      <w:r>
        <w:rPr>
          <w:spacing w:val="-11"/>
          <w:w w:val="110"/>
        </w:rPr>
        <w:t xml:space="preserve"> </w:t>
      </w:r>
      <w:r>
        <w:rPr>
          <w:w w:val="110"/>
        </w:rPr>
        <w:t>in</w:t>
      </w:r>
      <w:r>
        <w:rPr>
          <w:spacing w:val="-11"/>
          <w:w w:val="110"/>
        </w:rPr>
        <w:t xml:space="preserve"> </w:t>
      </w:r>
      <w:r>
        <w:rPr>
          <w:w w:val="110"/>
        </w:rPr>
        <w:t>terms</w:t>
      </w:r>
      <w:r>
        <w:rPr>
          <w:spacing w:val="-11"/>
          <w:w w:val="110"/>
        </w:rPr>
        <w:t xml:space="preserve"> </w:t>
      </w:r>
      <w:r>
        <w:rPr>
          <w:w w:val="110"/>
        </w:rPr>
        <w:t>of</w:t>
      </w:r>
      <w:r>
        <w:rPr>
          <w:spacing w:val="-11"/>
          <w:w w:val="110"/>
        </w:rPr>
        <w:t xml:space="preserve"> </w:t>
      </w:r>
      <w:r>
        <w:rPr>
          <w:w w:val="110"/>
        </w:rPr>
        <w:t>how</w:t>
      </w:r>
      <w:r>
        <w:rPr>
          <w:spacing w:val="-11"/>
          <w:w w:val="110"/>
        </w:rPr>
        <w:t xml:space="preserve"> </w:t>
      </w:r>
      <w:r>
        <w:rPr>
          <w:w w:val="110"/>
        </w:rPr>
        <w:t>long</w:t>
      </w:r>
      <w:r>
        <w:rPr>
          <w:spacing w:val="-11"/>
          <w:w w:val="110"/>
        </w:rPr>
        <w:t xml:space="preserve"> </w:t>
      </w:r>
      <w:r>
        <w:rPr>
          <w:w w:val="110"/>
        </w:rPr>
        <w:t>a</w:t>
      </w:r>
      <w:r>
        <w:rPr>
          <w:spacing w:val="-11"/>
          <w:w w:val="110"/>
        </w:rPr>
        <w:t xml:space="preserve"> </w:t>
      </w:r>
      <w:r>
        <w:rPr>
          <w:w w:val="110"/>
        </w:rPr>
        <w:t>task is</w:t>
      </w:r>
      <w:r>
        <w:rPr>
          <w:spacing w:val="-5"/>
          <w:w w:val="110"/>
        </w:rPr>
        <w:t xml:space="preserve"> </w:t>
      </w:r>
      <w:r>
        <w:rPr>
          <w:w w:val="110"/>
        </w:rPr>
        <w:t>expected</w:t>
      </w:r>
      <w:r>
        <w:rPr>
          <w:spacing w:val="-5"/>
          <w:w w:val="110"/>
        </w:rPr>
        <w:t xml:space="preserve"> </w:t>
      </w:r>
      <w:r>
        <w:rPr>
          <w:w w:val="110"/>
        </w:rPr>
        <w:t>to</w:t>
      </w:r>
      <w:r>
        <w:rPr>
          <w:spacing w:val="-5"/>
          <w:w w:val="110"/>
        </w:rPr>
        <w:t xml:space="preserve"> </w:t>
      </w:r>
      <w:r>
        <w:rPr>
          <w:w w:val="110"/>
        </w:rPr>
        <w:t>take. Instead,</w:t>
      </w:r>
      <w:r>
        <w:rPr>
          <w:spacing w:val="-5"/>
          <w:w w:val="110"/>
        </w:rPr>
        <w:t xml:space="preserve"> </w:t>
      </w:r>
      <w:r>
        <w:rPr>
          <w:w w:val="110"/>
        </w:rPr>
        <w:t>it</w:t>
      </w:r>
      <w:r>
        <w:rPr>
          <w:spacing w:val="-5"/>
          <w:w w:val="110"/>
        </w:rPr>
        <w:t xml:space="preserve"> </w:t>
      </w:r>
      <w:r>
        <w:rPr>
          <w:w w:val="110"/>
        </w:rPr>
        <w:t>is</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how</w:t>
      </w:r>
      <w:r>
        <w:rPr>
          <w:spacing w:val="-5"/>
          <w:w w:val="110"/>
        </w:rPr>
        <w:t xml:space="preserve"> </w:t>
      </w:r>
      <w:r>
        <w:rPr>
          <w:w w:val="110"/>
        </w:rPr>
        <w:t>much</w:t>
      </w:r>
      <w:r>
        <w:rPr>
          <w:spacing w:val="-5"/>
          <w:w w:val="110"/>
        </w:rPr>
        <w:t xml:space="preserve"> </w:t>
      </w:r>
      <w:r>
        <w:rPr>
          <w:w w:val="110"/>
        </w:rPr>
        <w:t>time</w:t>
      </w:r>
      <w:r>
        <w:rPr>
          <w:spacing w:val="-5"/>
          <w:w w:val="110"/>
        </w:rPr>
        <w:t xml:space="preserve"> </w:t>
      </w:r>
      <w:r>
        <w:rPr>
          <w:w w:val="110"/>
        </w:rPr>
        <w:t>the</w:t>
      </w:r>
      <w:r>
        <w:rPr>
          <w:spacing w:val="-5"/>
          <w:w w:val="110"/>
        </w:rPr>
        <w:t xml:space="preserve"> </w:t>
      </w:r>
      <w:r>
        <w:rPr>
          <w:w w:val="110"/>
        </w:rPr>
        <w:t>team</w:t>
      </w:r>
      <w:r>
        <w:rPr>
          <w:spacing w:val="-5"/>
          <w:w w:val="110"/>
        </w:rPr>
        <w:t xml:space="preserve"> </w:t>
      </w:r>
      <w:r>
        <w:rPr>
          <w:w w:val="110"/>
        </w:rPr>
        <w:t>is</w:t>
      </w:r>
      <w:r>
        <w:rPr>
          <w:spacing w:val="-5"/>
          <w:w w:val="110"/>
        </w:rPr>
        <w:t xml:space="preserve"> </w:t>
      </w:r>
      <w:r>
        <w:rPr>
          <w:w w:val="110"/>
        </w:rPr>
        <w:t>willing</w:t>
      </w:r>
      <w:r>
        <w:rPr>
          <w:spacing w:val="-5"/>
          <w:w w:val="110"/>
        </w:rPr>
        <w:t xml:space="preserve"> </w:t>
      </w:r>
      <w:r>
        <w:rPr>
          <w:w w:val="110"/>
        </w:rPr>
        <w:t>to</w:t>
      </w:r>
      <w:r>
        <w:rPr>
          <w:spacing w:val="-5"/>
          <w:w w:val="110"/>
        </w:rPr>
        <w:t xml:space="preserve"> </w:t>
      </w:r>
      <w:r>
        <w:rPr>
          <w:w w:val="110"/>
        </w:rPr>
        <w:t>invest</w:t>
      </w:r>
      <w:r>
        <w:rPr>
          <w:spacing w:val="-5"/>
          <w:w w:val="110"/>
        </w:rPr>
        <w:t xml:space="preserve"> </w:t>
      </w:r>
      <w:r>
        <w:rPr>
          <w:w w:val="110"/>
        </w:rPr>
        <w:t>in</w:t>
      </w:r>
      <w:r>
        <w:rPr>
          <w:spacing w:val="-5"/>
          <w:w w:val="110"/>
        </w:rPr>
        <w:t xml:space="preserve"> </w:t>
      </w:r>
      <w:r>
        <w:rPr>
          <w:w w:val="110"/>
        </w:rPr>
        <w:t>a</w:t>
      </w:r>
      <w:r>
        <w:rPr>
          <w:spacing w:val="-5"/>
          <w:w w:val="110"/>
        </w:rPr>
        <w:t xml:space="preserve"> </w:t>
      </w:r>
      <w:r>
        <w:rPr>
          <w:w w:val="110"/>
        </w:rPr>
        <w:t>topic</w:t>
      </w:r>
      <w:r>
        <w:rPr>
          <w:spacing w:val="-5"/>
          <w:w w:val="110"/>
        </w:rPr>
        <w:t xml:space="preserve"> </w:t>
      </w:r>
      <w:r>
        <w:rPr>
          <w:w w:val="110"/>
        </w:rPr>
        <w:t>in</w:t>
      </w:r>
      <w:r>
        <w:rPr>
          <w:spacing w:val="-5"/>
          <w:w w:val="110"/>
        </w:rPr>
        <w:t xml:space="preserve"> </w:t>
      </w:r>
      <w:r>
        <w:rPr>
          <w:w w:val="110"/>
        </w:rPr>
        <w:t>order to</w:t>
      </w:r>
      <w:r>
        <w:rPr>
          <w:spacing w:val="-4"/>
          <w:w w:val="110"/>
        </w:rPr>
        <w:t xml:space="preserve"> </w:t>
      </w:r>
      <w:r>
        <w:rPr>
          <w:w w:val="110"/>
        </w:rPr>
        <w:t>ensure</w:t>
      </w:r>
      <w:r>
        <w:rPr>
          <w:spacing w:val="-4"/>
          <w:w w:val="110"/>
        </w:rPr>
        <w:t xml:space="preserve"> </w:t>
      </w:r>
      <w:r>
        <w:rPr>
          <w:w w:val="110"/>
        </w:rPr>
        <w:t>sufficient</w:t>
      </w:r>
      <w:r>
        <w:rPr>
          <w:spacing w:val="-4"/>
          <w:w w:val="110"/>
        </w:rPr>
        <w:t xml:space="preserve"> </w:t>
      </w:r>
      <w:r>
        <w:rPr>
          <w:w w:val="110"/>
        </w:rPr>
        <w:t>capacity</w:t>
      </w:r>
      <w:r>
        <w:rPr>
          <w:spacing w:val="-4"/>
          <w:w w:val="110"/>
        </w:rPr>
        <w:t xml:space="preserve"> </w:t>
      </w:r>
      <w:r>
        <w:rPr>
          <w:w w:val="110"/>
        </w:rPr>
        <w:t>for</w:t>
      </w:r>
      <w:r>
        <w:rPr>
          <w:spacing w:val="-4"/>
          <w:w w:val="110"/>
        </w:rPr>
        <w:t xml:space="preserve"> </w:t>
      </w:r>
      <w:r>
        <w:rPr>
          <w:w w:val="110"/>
        </w:rPr>
        <w:t>subsequent</w:t>
      </w:r>
      <w:r>
        <w:rPr>
          <w:spacing w:val="-4"/>
          <w:w w:val="110"/>
        </w:rPr>
        <w:t xml:space="preserve"> </w:t>
      </w:r>
      <w:r>
        <w:rPr>
          <w:w w:val="110"/>
        </w:rPr>
        <w:t>tasks. For</w:t>
      </w:r>
      <w:r>
        <w:rPr>
          <w:spacing w:val="-4"/>
          <w:w w:val="110"/>
        </w:rPr>
        <w:t xml:space="preserve"> </w:t>
      </w:r>
      <w:r>
        <w:rPr>
          <w:w w:val="110"/>
        </w:rPr>
        <w:t>example,</w:t>
      </w:r>
      <w:r>
        <w:rPr>
          <w:spacing w:val="-4"/>
          <w:w w:val="110"/>
        </w:rPr>
        <w:t xml:space="preserve"> </w:t>
      </w:r>
      <w:r>
        <w:rPr>
          <w:w w:val="110"/>
        </w:rPr>
        <w:t>documenting</w:t>
      </w:r>
      <w:r>
        <w:rPr>
          <w:spacing w:val="-4"/>
          <w:w w:val="110"/>
        </w:rPr>
        <w:t xml:space="preserve"> </w:t>
      </w:r>
      <w:r>
        <w:rPr>
          <w:w w:val="110"/>
        </w:rPr>
        <w:t>the</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environment could have taken two to three weeks; however, only three days were intentionally allocated to this task.</w:t>
      </w:r>
    </w:p>
    <w:p w14:paraId="077BAF9A" w14:textId="77777777" w:rsidR="00C220EB" w:rsidRDefault="00C220EB">
      <w:pPr>
        <w:pStyle w:val="BodyText"/>
        <w:spacing w:before="244"/>
      </w:pPr>
    </w:p>
    <w:p w14:paraId="077BAF9B" w14:textId="77777777" w:rsidR="00C220EB" w:rsidRDefault="00000000">
      <w:pPr>
        <w:pStyle w:val="Heading4"/>
      </w:pPr>
      <w:r>
        <w:rPr>
          <w:color w:val="697D90"/>
          <w:spacing w:val="-4"/>
        </w:rPr>
        <w:t>Deviations</w:t>
      </w:r>
      <w:r>
        <w:rPr>
          <w:color w:val="697D90"/>
          <w:spacing w:val="-7"/>
        </w:rPr>
        <w:t xml:space="preserve"> </w:t>
      </w:r>
      <w:r>
        <w:rPr>
          <w:color w:val="697D90"/>
          <w:spacing w:val="-4"/>
        </w:rPr>
        <w:t>and</w:t>
      </w:r>
      <w:r>
        <w:rPr>
          <w:color w:val="697D90"/>
          <w:spacing w:val="-7"/>
        </w:rPr>
        <w:t xml:space="preserve"> </w:t>
      </w:r>
      <w:r>
        <w:rPr>
          <w:color w:val="697D90"/>
          <w:spacing w:val="-4"/>
        </w:rPr>
        <w:t>Unavailabilities</w:t>
      </w:r>
    </w:p>
    <w:p w14:paraId="077BAF9C" w14:textId="77777777" w:rsidR="00C220EB" w:rsidRDefault="00000000">
      <w:pPr>
        <w:pStyle w:val="BodyText"/>
        <w:spacing w:before="178" w:line="256" w:lineRule="auto"/>
        <w:ind w:left="142" w:right="848"/>
        <w:jc w:val="both"/>
      </w:pPr>
      <w:r>
        <w:rPr>
          <w:w w:val="110"/>
        </w:rPr>
        <w:t>The academic team tracked deviations from milestones or Jour Fixe meetings.</w:t>
      </w:r>
      <w:r>
        <w:rPr>
          <w:spacing w:val="37"/>
          <w:w w:val="110"/>
        </w:rPr>
        <w:t xml:space="preserve"> </w:t>
      </w:r>
      <w:r>
        <w:rPr>
          <w:w w:val="110"/>
        </w:rPr>
        <w:t>This served transparency and</w:t>
      </w:r>
      <w:r>
        <w:rPr>
          <w:spacing w:val="-16"/>
          <w:w w:val="110"/>
        </w:rPr>
        <w:t xml:space="preserve"> </w:t>
      </w:r>
      <w:r>
        <w:rPr>
          <w:w w:val="110"/>
        </w:rPr>
        <w:t>traceability. For</w:t>
      </w:r>
      <w:r>
        <w:rPr>
          <w:spacing w:val="-15"/>
          <w:w w:val="110"/>
        </w:rPr>
        <w:t xml:space="preserve"> </w:t>
      </w:r>
      <w:r>
        <w:rPr>
          <w:w w:val="110"/>
        </w:rPr>
        <w:t>this</w:t>
      </w:r>
      <w:r>
        <w:rPr>
          <w:spacing w:val="-15"/>
          <w:w w:val="110"/>
        </w:rPr>
        <w:t xml:space="preserve"> </w:t>
      </w:r>
      <w:r>
        <w:rPr>
          <w:w w:val="110"/>
        </w:rPr>
        <w:t>use</w:t>
      </w:r>
      <w:r>
        <w:rPr>
          <w:spacing w:val="-15"/>
          <w:w w:val="110"/>
        </w:rPr>
        <w:t xml:space="preserve"> </w:t>
      </w:r>
      <w:r>
        <w:rPr>
          <w:w w:val="110"/>
        </w:rPr>
        <w:t>case,</w:t>
      </w:r>
      <w:r>
        <w:rPr>
          <w:spacing w:val="-14"/>
          <w:w w:val="110"/>
        </w:rPr>
        <w:t xml:space="preserve"> </w:t>
      </w:r>
      <w:r>
        <w:rPr>
          <w:w w:val="110"/>
        </w:rPr>
        <w:t>the</w:t>
      </w:r>
      <w:r>
        <w:rPr>
          <w:spacing w:val="-15"/>
          <w:w w:val="110"/>
        </w:rPr>
        <w:t xml:space="preserve"> </w:t>
      </w:r>
      <w:r>
        <w:rPr>
          <w:w w:val="110"/>
        </w:rPr>
        <w:t>dates</w:t>
      </w:r>
      <w:r>
        <w:rPr>
          <w:spacing w:val="-15"/>
          <w:w w:val="110"/>
        </w:rPr>
        <w:t xml:space="preserve"> </w:t>
      </w:r>
      <w:r>
        <w:rPr>
          <w:w w:val="110"/>
        </w:rPr>
        <w:t>of</w:t>
      </w:r>
      <w:r>
        <w:rPr>
          <w:spacing w:val="-16"/>
          <w:w w:val="110"/>
        </w:rPr>
        <w:t xml:space="preserve"> </w:t>
      </w:r>
      <w:r>
        <w:rPr>
          <w:w w:val="110"/>
        </w:rPr>
        <w:t>all</w:t>
      </w:r>
      <w:r>
        <w:rPr>
          <w:spacing w:val="-14"/>
          <w:w w:val="110"/>
        </w:rPr>
        <w:t xml:space="preserve"> </w:t>
      </w:r>
      <w:r>
        <w:rPr>
          <w:w w:val="110"/>
        </w:rPr>
        <w:t>Jour</w:t>
      </w:r>
      <w:r>
        <w:rPr>
          <w:spacing w:val="-15"/>
          <w:w w:val="110"/>
        </w:rPr>
        <w:t xml:space="preserve"> </w:t>
      </w:r>
      <w:r>
        <w:rPr>
          <w:w w:val="110"/>
        </w:rPr>
        <w:t>Fixe</w:t>
      </w:r>
      <w:r>
        <w:rPr>
          <w:spacing w:val="-15"/>
          <w:w w:val="110"/>
        </w:rPr>
        <w:t xml:space="preserve"> </w:t>
      </w:r>
      <w:r>
        <w:rPr>
          <w:w w:val="110"/>
        </w:rPr>
        <w:t>meetings</w:t>
      </w:r>
      <w:r>
        <w:rPr>
          <w:spacing w:val="-16"/>
          <w:w w:val="110"/>
        </w:rPr>
        <w:t xml:space="preserve"> </w:t>
      </w:r>
      <w:r>
        <w:rPr>
          <w:w w:val="110"/>
        </w:rPr>
        <w:t>were</w:t>
      </w:r>
      <w:r>
        <w:rPr>
          <w:spacing w:val="-14"/>
          <w:w w:val="110"/>
        </w:rPr>
        <w:t xml:space="preserve"> </w:t>
      </w:r>
      <w:r>
        <w:rPr>
          <w:w w:val="110"/>
        </w:rPr>
        <w:t>planned</w:t>
      </w:r>
      <w:r>
        <w:rPr>
          <w:spacing w:val="-15"/>
          <w:w w:val="110"/>
        </w:rPr>
        <w:t xml:space="preserve"> </w:t>
      </w:r>
      <w:r>
        <w:rPr>
          <w:w w:val="110"/>
        </w:rPr>
        <w:t>in</w:t>
      </w:r>
      <w:r>
        <w:rPr>
          <w:spacing w:val="-15"/>
          <w:w w:val="110"/>
        </w:rPr>
        <w:t xml:space="preserve"> </w:t>
      </w:r>
      <w:r>
        <w:rPr>
          <w:w w:val="110"/>
        </w:rPr>
        <w:t>advance. If</w:t>
      </w:r>
      <w:r>
        <w:rPr>
          <w:spacing w:val="-15"/>
          <w:w w:val="110"/>
        </w:rPr>
        <w:t xml:space="preserve"> </w:t>
      </w:r>
      <w:r>
        <w:rPr>
          <w:w w:val="110"/>
        </w:rPr>
        <w:t>a</w:t>
      </w:r>
      <w:r>
        <w:rPr>
          <w:spacing w:val="-15"/>
          <w:w w:val="110"/>
        </w:rPr>
        <w:t xml:space="preserve"> </w:t>
      </w:r>
      <w:r>
        <w:rPr>
          <w:w w:val="110"/>
        </w:rPr>
        <w:t>meeting 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rescheduled,</w:t>
      </w:r>
      <w:r>
        <w:rPr>
          <w:spacing w:val="-3"/>
          <w:w w:val="110"/>
        </w:rPr>
        <w:t xml:space="preserve"> </w:t>
      </w:r>
      <w:r>
        <w:rPr>
          <w:w w:val="110"/>
        </w:rPr>
        <w:t>this</w:t>
      </w:r>
      <w:r>
        <w:rPr>
          <w:spacing w:val="-5"/>
          <w:w w:val="110"/>
        </w:rPr>
        <w:t xml:space="preserve"> </w:t>
      </w:r>
      <w:r>
        <w:rPr>
          <w:w w:val="110"/>
        </w:rPr>
        <w:t>was</w:t>
      </w:r>
      <w:r>
        <w:rPr>
          <w:spacing w:val="-5"/>
          <w:w w:val="110"/>
        </w:rPr>
        <w:t xml:space="preserve"> </w:t>
      </w:r>
      <w:r>
        <w:rPr>
          <w:w w:val="110"/>
        </w:rPr>
        <w:t>noted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calendar. In</w:t>
      </w:r>
      <w:r>
        <w:rPr>
          <w:spacing w:val="-5"/>
          <w:w w:val="110"/>
        </w:rPr>
        <w:t xml:space="preserve"> </w:t>
      </w:r>
      <w:r>
        <w:rPr>
          <w:w w:val="110"/>
        </w:rPr>
        <w:t>the</w:t>
      </w:r>
      <w:r>
        <w:rPr>
          <w:spacing w:val="-4"/>
          <w:w w:val="110"/>
        </w:rPr>
        <w:t xml:space="preserve"> </w:t>
      </w:r>
      <w:r>
        <w:rPr>
          <w:w w:val="110"/>
        </w:rPr>
        <w:t>case</w:t>
      </w:r>
      <w:r>
        <w:rPr>
          <w:spacing w:val="-5"/>
          <w:w w:val="110"/>
        </w:rPr>
        <w:t xml:space="preserve"> </w:t>
      </w:r>
      <w:r>
        <w:rPr>
          <w:w w:val="110"/>
        </w:rPr>
        <w:t>of</w:t>
      </w:r>
      <w:r>
        <w:rPr>
          <w:spacing w:val="-5"/>
          <w:w w:val="110"/>
        </w:rPr>
        <w:t xml:space="preserve"> </w:t>
      </w:r>
      <w:r>
        <w:rPr>
          <w:w w:val="110"/>
        </w:rPr>
        <w:t>shifted</w:t>
      </w:r>
      <w:r>
        <w:rPr>
          <w:spacing w:val="-5"/>
          <w:w w:val="110"/>
        </w:rPr>
        <w:t xml:space="preserve"> </w:t>
      </w:r>
      <w:r>
        <w:rPr>
          <w:w w:val="110"/>
        </w:rPr>
        <w:t>milestones,</w:t>
      </w:r>
      <w:r>
        <w:rPr>
          <w:spacing w:val="-3"/>
          <w:w w:val="110"/>
        </w:rPr>
        <w:t xml:space="preserve"> </w:t>
      </w:r>
      <w:r>
        <w:rPr>
          <w:w w:val="110"/>
        </w:rPr>
        <w:t>these</w:t>
      </w:r>
      <w:r>
        <w:rPr>
          <w:spacing w:val="-4"/>
          <w:w w:val="110"/>
        </w:rPr>
        <w:t xml:space="preserve"> </w:t>
      </w:r>
      <w:r>
        <w:rPr>
          <w:w w:val="110"/>
        </w:rPr>
        <w:t>changes</w:t>
      </w:r>
      <w:r>
        <w:rPr>
          <w:spacing w:val="-5"/>
          <w:w w:val="110"/>
        </w:rPr>
        <w:t xml:space="preserve"> </w:t>
      </w:r>
      <w:r>
        <w:rPr>
          <w:w w:val="110"/>
        </w:rPr>
        <w:t xml:space="preserve">also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documented</w:t>
      </w:r>
      <w:r>
        <w:rPr>
          <w:spacing w:val="-16"/>
          <w:w w:val="115"/>
        </w:rPr>
        <w:t xml:space="preserve"> </w:t>
      </w:r>
      <w:r>
        <w:rPr>
          <w:w w:val="115"/>
        </w:rPr>
        <w:t>in</w:t>
      </w:r>
      <w:r>
        <w:rPr>
          <w:spacing w:val="-16"/>
          <w:w w:val="115"/>
        </w:rPr>
        <w:t xml:space="preserve"> </w:t>
      </w:r>
      <w:r>
        <w:rPr>
          <w:w w:val="115"/>
        </w:rPr>
        <w:t>the</w:t>
      </w:r>
      <w:r>
        <w:rPr>
          <w:spacing w:val="-15"/>
          <w:w w:val="115"/>
        </w:rPr>
        <w:t xml:space="preserve"> </w:t>
      </w:r>
      <w:r>
        <w:rPr>
          <w:w w:val="115"/>
        </w:rPr>
        <w:t>calendar,</w:t>
      </w:r>
      <w:r>
        <w:rPr>
          <w:spacing w:val="-16"/>
          <w:w w:val="115"/>
        </w:rPr>
        <w:t xml:space="preserve"> </w:t>
      </w:r>
      <w:r>
        <w:rPr>
          <w:w w:val="115"/>
        </w:rPr>
        <w:t>including</w:t>
      </w:r>
      <w:r>
        <w:rPr>
          <w:spacing w:val="-15"/>
          <w:w w:val="115"/>
        </w:rPr>
        <w:t xml:space="preserve"> </w:t>
      </w:r>
      <w:r>
        <w:rPr>
          <w:w w:val="115"/>
        </w:rPr>
        <w:t>the</w:t>
      </w:r>
      <w:r>
        <w:rPr>
          <w:spacing w:val="-16"/>
          <w:w w:val="115"/>
        </w:rPr>
        <w:t xml:space="preserve"> </w:t>
      </w:r>
      <w:r>
        <w:rPr>
          <w:w w:val="115"/>
        </w:rPr>
        <w:t>reasoning</w:t>
      </w:r>
      <w:r>
        <w:rPr>
          <w:spacing w:val="-16"/>
          <w:w w:val="115"/>
        </w:rPr>
        <w:t xml:space="preserve"> </w:t>
      </w:r>
      <w:r>
        <w:rPr>
          <w:w w:val="115"/>
        </w:rPr>
        <w:t>for</w:t>
      </w:r>
      <w:r>
        <w:rPr>
          <w:spacing w:val="-16"/>
          <w:w w:val="115"/>
        </w:rPr>
        <w:t xml:space="preserve"> </w:t>
      </w:r>
      <w:r>
        <w:rPr>
          <w:w w:val="115"/>
        </w:rPr>
        <w:t>why</w:t>
      </w:r>
      <w:r>
        <w:rPr>
          <w:spacing w:val="-16"/>
          <w:w w:val="115"/>
        </w:rPr>
        <w:t xml:space="preserve"> </w:t>
      </w:r>
      <w:r>
        <w:rPr>
          <w:w w:val="115"/>
        </w:rPr>
        <w:t>a</w:t>
      </w:r>
      <w:r>
        <w:rPr>
          <w:spacing w:val="-15"/>
          <w:w w:val="115"/>
        </w:rPr>
        <w:t xml:space="preserve"> </w:t>
      </w:r>
      <w:r>
        <w:rPr>
          <w:w w:val="115"/>
        </w:rPr>
        <w:t>milestone</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achieved</w:t>
      </w:r>
      <w:r>
        <w:rPr>
          <w:spacing w:val="-16"/>
          <w:w w:val="115"/>
        </w:rPr>
        <w:t xml:space="preserve"> </w:t>
      </w:r>
      <w:r>
        <w:rPr>
          <w:w w:val="115"/>
        </w:rPr>
        <w:t>or had</w:t>
      </w:r>
      <w:r>
        <w:rPr>
          <w:spacing w:val="-15"/>
          <w:w w:val="115"/>
        </w:rPr>
        <w:t xml:space="preserve"> </w:t>
      </w:r>
      <w:r>
        <w:rPr>
          <w:w w:val="115"/>
        </w:rPr>
        <w:t>to</w:t>
      </w:r>
      <w:r>
        <w:rPr>
          <w:spacing w:val="-15"/>
          <w:w w:val="115"/>
        </w:rPr>
        <w:t xml:space="preserve"> </w:t>
      </w:r>
      <w:r>
        <w:rPr>
          <w:w w:val="115"/>
        </w:rPr>
        <w:t>be</w:t>
      </w:r>
      <w:r>
        <w:rPr>
          <w:spacing w:val="-15"/>
          <w:w w:val="115"/>
        </w:rPr>
        <w:t xml:space="preserve"> </w:t>
      </w:r>
      <w:r>
        <w:rPr>
          <w:w w:val="115"/>
        </w:rPr>
        <w:t>moved.</w:t>
      </w:r>
      <w:r>
        <w:rPr>
          <w:spacing w:val="-6"/>
          <w:w w:val="115"/>
        </w:rPr>
        <w:t xml:space="preserve"> </w:t>
      </w:r>
      <w:r>
        <w:rPr>
          <w:w w:val="115"/>
        </w:rPr>
        <w:t>In</w:t>
      </w:r>
      <w:r>
        <w:rPr>
          <w:spacing w:val="-15"/>
          <w:w w:val="115"/>
        </w:rPr>
        <w:t xml:space="preserve"> </w:t>
      </w:r>
      <w:r>
        <w:rPr>
          <w:w w:val="115"/>
        </w:rPr>
        <w:t>the</w:t>
      </w:r>
      <w:r>
        <w:rPr>
          <w:spacing w:val="-15"/>
          <w:w w:val="115"/>
        </w:rPr>
        <w:t xml:space="preserve"> </w:t>
      </w:r>
      <w:r>
        <w:rPr>
          <w:w w:val="115"/>
        </w:rPr>
        <w:t>Results</w:t>
      </w:r>
      <w:r>
        <w:rPr>
          <w:spacing w:val="-15"/>
          <w:w w:val="115"/>
        </w:rPr>
        <w:t xml:space="preserve"> </w:t>
      </w:r>
      <w:r>
        <w:rPr>
          <w:w w:val="115"/>
        </w:rPr>
        <w:t>chapter,</w:t>
      </w:r>
      <w:r>
        <w:rPr>
          <w:spacing w:val="-15"/>
          <w:w w:val="115"/>
        </w:rPr>
        <w:t xml:space="preserve"> </w:t>
      </w:r>
      <w:r>
        <w:rPr>
          <w:w w:val="115"/>
        </w:rPr>
        <w:t>deviations</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planned</w:t>
      </w:r>
      <w:r>
        <w:rPr>
          <w:spacing w:val="-15"/>
          <w:w w:val="115"/>
        </w:rPr>
        <w:t xml:space="preserve"> </w:t>
      </w:r>
      <w:r>
        <w:rPr>
          <w:w w:val="115"/>
        </w:rPr>
        <w:t>milestones</w:t>
      </w:r>
      <w:r>
        <w:rPr>
          <w:spacing w:val="-15"/>
          <w:w w:val="115"/>
        </w:rPr>
        <w:t xml:space="preserve"> </w:t>
      </w:r>
      <w:r>
        <w:rPr>
          <w:w w:val="115"/>
        </w:rPr>
        <w:t>are</w:t>
      </w:r>
      <w:r>
        <w:rPr>
          <w:spacing w:val="-15"/>
          <w:w w:val="115"/>
        </w:rPr>
        <w:t xml:space="preserve"> </w:t>
      </w:r>
      <w:r>
        <w:rPr>
          <w:w w:val="115"/>
        </w:rPr>
        <w:t>documented.</w:t>
      </w:r>
    </w:p>
    <w:p w14:paraId="077BAF9D"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F9E" w14:textId="77777777" w:rsidR="00C220EB" w:rsidRDefault="00C220EB">
      <w:pPr>
        <w:pStyle w:val="BodyText"/>
        <w:spacing w:before="33"/>
        <w:rPr>
          <w:sz w:val="28"/>
        </w:rPr>
      </w:pPr>
    </w:p>
    <w:p w14:paraId="077BAF9F" w14:textId="77777777" w:rsidR="00C220EB" w:rsidRDefault="00000000">
      <w:pPr>
        <w:pStyle w:val="Heading2"/>
        <w:numPr>
          <w:ilvl w:val="1"/>
          <w:numId w:val="11"/>
        </w:numPr>
        <w:tabs>
          <w:tab w:val="left" w:pos="771"/>
        </w:tabs>
        <w:ind w:left="771" w:hanging="629"/>
      </w:pPr>
      <w:bookmarkStart w:id="69" w:name="Tools_to_support_the_project_management"/>
      <w:bookmarkStart w:id="70" w:name="_bookmark48"/>
      <w:bookmarkEnd w:id="69"/>
      <w:bookmarkEnd w:id="70"/>
      <w:r>
        <w:rPr>
          <w:color w:val="697D90"/>
        </w:rPr>
        <w:t>Tools</w:t>
      </w:r>
      <w:r>
        <w:rPr>
          <w:color w:val="697D90"/>
          <w:spacing w:val="-8"/>
        </w:rPr>
        <w:t xml:space="preserve"> </w:t>
      </w:r>
      <w:r>
        <w:rPr>
          <w:color w:val="697D90"/>
        </w:rPr>
        <w:t>to</w:t>
      </w:r>
      <w:r>
        <w:rPr>
          <w:color w:val="697D90"/>
          <w:spacing w:val="-8"/>
        </w:rPr>
        <w:t xml:space="preserve"> </w:t>
      </w:r>
      <w:r>
        <w:rPr>
          <w:color w:val="697D90"/>
        </w:rPr>
        <w:t>support</w:t>
      </w:r>
      <w:r>
        <w:rPr>
          <w:color w:val="697D90"/>
          <w:spacing w:val="-8"/>
        </w:rPr>
        <w:t xml:space="preserve"> </w:t>
      </w:r>
      <w:r>
        <w:rPr>
          <w:color w:val="697D90"/>
        </w:rPr>
        <w:t>the</w:t>
      </w:r>
      <w:r>
        <w:rPr>
          <w:color w:val="697D90"/>
          <w:spacing w:val="-8"/>
        </w:rPr>
        <w:t xml:space="preserve"> </w:t>
      </w:r>
      <w:r>
        <w:rPr>
          <w:color w:val="697D90"/>
        </w:rPr>
        <w:t>project</w:t>
      </w:r>
      <w:r>
        <w:rPr>
          <w:color w:val="697D90"/>
          <w:spacing w:val="-8"/>
        </w:rPr>
        <w:t xml:space="preserve"> </w:t>
      </w:r>
      <w:r>
        <w:rPr>
          <w:color w:val="697D90"/>
          <w:spacing w:val="-2"/>
        </w:rPr>
        <w:t>management</w:t>
      </w:r>
    </w:p>
    <w:p w14:paraId="077BAFA0" w14:textId="77777777" w:rsidR="00C220EB" w:rsidRDefault="00000000">
      <w:pPr>
        <w:pStyle w:val="BodyText"/>
        <w:spacing w:before="277" w:line="256" w:lineRule="auto"/>
        <w:ind w:left="142" w:right="848"/>
        <w:jc w:val="both"/>
      </w:pPr>
      <w:r>
        <w:rPr>
          <w:w w:val="110"/>
        </w:rPr>
        <w:t>This</w:t>
      </w:r>
      <w:r>
        <w:rPr>
          <w:spacing w:val="-1"/>
          <w:w w:val="110"/>
        </w:rPr>
        <w:t xml:space="preserve"> </w:t>
      </w:r>
      <w:r>
        <w:rPr>
          <w:w w:val="110"/>
        </w:rPr>
        <w:t>section</w:t>
      </w:r>
      <w:r>
        <w:rPr>
          <w:spacing w:val="-1"/>
          <w:w w:val="110"/>
        </w:rPr>
        <w:t xml:space="preserve"> </w:t>
      </w:r>
      <w:r>
        <w:rPr>
          <w:w w:val="110"/>
        </w:rPr>
        <w:t>lists</w:t>
      </w:r>
      <w:r>
        <w:rPr>
          <w:spacing w:val="-1"/>
          <w:w w:val="110"/>
        </w:rPr>
        <w:t xml:space="preserve"> </w:t>
      </w:r>
      <w:r>
        <w:rPr>
          <w:w w:val="110"/>
        </w:rPr>
        <w:t>the</w:t>
      </w:r>
      <w:r>
        <w:rPr>
          <w:spacing w:val="-1"/>
          <w:w w:val="110"/>
        </w:rPr>
        <w:t xml:space="preserve"> </w:t>
      </w:r>
      <w:r>
        <w:rPr>
          <w:w w:val="110"/>
        </w:rPr>
        <w:t>tools</w:t>
      </w:r>
      <w:r>
        <w:rPr>
          <w:spacing w:val="-1"/>
          <w:w w:val="110"/>
        </w:rPr>
        <w:t xml:space="preserve"> </w:t>
      </w:r>
      <w:r>
        <w:rPr>
          <w:w w:val="110"/>
        </w:rPr>
        <w:t>used</w:t>
      </w:r>
      <w:r>
        <w:rPr>
          <w:spacing w:val="-1"/>
          <w:w w:val="110"/>
        </w:rPr>
        <w:t xml:space="preserve"> </w:t>
      </w:r>
      <w:r>
        <w:rPr>
          <w:w w:val="110"/>
        </w:rPr>
        <w:t>during</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for</w:t>
      </w:r>
      <w:r>
        <w:rPr>
          <w:spacing w:val="-1"/>
          <w:w w:val="110"/>
        </w:rPr>
        <w:t xml:space="preserve"> </w:t>
      </w:r>
      <w:r>
        <w:rPr>
          <w:w w:val="110"/>
        </w:rPr>
        <w:t>reasons</w:t>
      </w:r>
      <w:r>
        <w:rPr>
          <w:spacing w:val="-1"/>
          <w:w w:val="110"/>
        </w:rPr>
        <w:t xml:space="preserve"> </w:t>
      </w:r>
      <w:r>
        <w:rPr>
          <w:w w:val="110"/>
        </w:rPr>
        <w:t>of</w:t>
      </w:r>
      <w:r>
        <w:rPr>
          <w:spacing w:val="-1"/>
          <w:w w:val="110"/>
        </w:rPr>
        <w:t xml:space="preserve"> </w:t>
      </w:r>
      <w:r>
        <w:rPr>
          <w:w w:val="110"/>
        </w:rPr>
        <w:t>transparency. It</w:t>
      </w:r>
      <w:r>
        <w:rPr>
          <w:spacing w:val="-1"/>
          <w:w w:val="110"/>
        </w:rPr>
        <w:t xml:space="preserve"> </w:t>
      </w:r>
      <w:r>
        <w:rPr>
          <w:w w:val="110"/>
        </w:rPr>
        <w:t>also</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reader</w:t>
      </w:r>
      <w:r>
        <w:rPr>
          <w:spacing w:val="-1"/>
          <w:w w:val="110"/>
        </w:rPr>
        <w:t xml:space="preserve"> </w:t>
      </w:r>
      <w:r>
        <w:rPr>
          <w:w w:val="110"/>
        </w:rPr>
        <w:t xml:space="preserve">to </w:t>
      </w:r>
      <w:r>
        <w:rPr>
          <w:w w:val="115"/>
        </w:rPr>
        <w:t>evaluate</w:t>
      </w:r>
      <w:r>
        <w:rPr>
          <w:spacing w:val="-15"/>
          <w:w w:val="115"/>
        </w:rPr>
        <w:t xml:space="preserve"> </w:t>
      </w:r>
      <w:r>
        <w:rPr>
          <w:w w:val="115"/>
        </w:rPr>
        <w:t>different</w:t>
      </w:r>
      <w:r>
        <w:rPr>
          <w:spacing w:val="-15"/>
          <w:w w:val="115"/>
        </w:rPr>
        <w:t xml:space="preserve"> </w:t>
      </w:r>
      <w:r>
        <w:rPr>
          <w:w w:val="115"/>
        </w:rPr>
        <w:t>ways</w:t>
      </w:r>
      <w:r>
        <w:rPr>
          <w:spacing w:val="-15"/>
          <w:w w:val="115"/>
        </w:rPr>
        <w:t xml:space="preserve"> </w:t>
      </w:r>
      <w:r>
        <w:rPr>
          <w:w w:val="115"/>
        </w:rPr>
        <w:t>in</w:t>
      </w:r>
      <w:r>
        <w:rPr>
          <w:spacing w:val="-15"/>
          <w:w w:val="115"/>
        </w:rPr>
        <w:t xml:space="preserve"> </w:t>
      </w:r>
      <w:r>
        <w:rPr>
          <w:w w:val="115"/>
        </w:rPr>
        <w:t>which</w:t>
      </w:r>
      <w:r>
        <w:rPr>
          <w:spacing w:val="-15"/>
          <w:w w:val="115"/>
        </w:rPr>
        <w:t xml:space="preserve"> </w:t>
      </w:r>
      <w:r>
        <w:rPr>
          <w:w w:val="115"/>
        </w:rPr>
        <w:t>these</w:t>
      </w:r>
      <w:r>
        <w:rPr>
          <w:spacing w:val="-15"/>
          <w:w w:val="115"/>
        </w:rPr>
        <w:t xml:space="preserve"> </w:t>
      </w:r>
      <w:r>
        <w:rPr>
          <w:w w:val="115"/>
        </w:rPr>
        <w:t>tools</w:t>
      </w:r>
      <w:r>
        <w:rPr>
          <w:spacing w:val="-15"/>
          <w:w w:val="115"/>
        </w:rPr>
        <w:t xml:space="preserve"> </w:t>
      </w:r>
      <w:r>
        <w:rPr>
          <w:w w:val="115"/>
        </w:rPr>
        <w:t>can</w:t>
      </w:r>
      <w:r>
        <w:rPr>
          <w:spacing w:val="-15"/>
          <w:w w:val="115"/>
        </w:rPr>
        <w:t xml:space="preserve"> </w:t>
      </w:r>
      <w:r>
        <w:rPr>
          <w:w w:val="115"/>
        </w:rPr>
        <w:t>be</w:t>
      </w:r>
      <w:r>
        <w:rPr>
          <w:spacing w:val="-15"/>
          <w:w w:val="115"/>
        </w:rPr>
        <w:t xml:space="preserve"> </w:t>
      </w:r>
      <w:r>
        <w:rPr>
          <w:w w:val="115"/>
        </w:rPr>
        <w:t>used.</w:t>
      </w:r>
    </w:p>
    <w:p w14:paraId="077BAFA1" w14:textId="77777777" w:rsidR="00C220EB" w:rsidRDefault="00C220EB">
      <w:pPr>
        <w:pStyle w:val="BodyText"/>
      </w:pPr>
    </w:p>
    <w:p w14:paraId="077BAFA2" w14:textId="77777777" w:rsidR="00C220EB" w:rsidRDefault="00C220EB">
      <w:pPr>
        <w:pStyle w:val="BodyText"/>
        <w:spacing w:before="184"/>
      </w:pPr>
    </w:p>
    <w:p w14:paraId="077BAFA3" w14:textId="77777777" w:rsidR="00C220EB" w:rsidRDefault="00000000">
      <w:pPr>
        <w:pStyle w:val="Heading3"/>
        <w:spacing w:before="1"/>
      </w:pPr>
      <w:r>
        <w:rPr>
          <w:color w:val="697D90"/>
          <w:spacing w:val="-4"/>
        </w:rPr>
        <w:t>Miro</w:t>
      </w:r>
    </w:p>
    <w:p w14:paraId="077BAFA4" w14:textId="77777777" w:rsidR="00C220EB" w:rsidRDefault="00000000">
      <w:pPr>
        <w:pStyle w:val="BodyText"/>
        <w:spacing w:before="203" w:line="256" w:lineRule="auto"/>
        <w:ind w:left="142" w:right="848"/>
        <w:jc w:val="both"/>
      </w:pPr>
      <w:r>
        <w:rPr>
          <w:w w:val="110"/>
        </w:rPr>
        <w:t>Miro</w:t>
      </w:r>
      <w:r>
        <w:rPr>
          <w:spacing w:val="-7"/>
          <w:w w:val="110"/>
        </w:rPr>
        <w:t xml:space="preserve"> </w:t>
      </w:r>
      <w:r>
        <w:rPr>
          <w:w w:val="110"/>
        </w:rPr>
        <w:t>is</w:t>
      </w:r>
      <w:r>
        <w:rPr>
          <w:spacing w:val="-7"/>
          <w:w w:val="110"/>
        </w:rPr>
        <w:t xml:space="preserve"> </w:t>
      </w:r>
      <w:r>
        <w:rPr>
          <w:w w:val="110"/>
        </w:rPr>
        <w:t>part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toolset</w:t>
      </w:r>
      <w:r>
        <w:rPr>
          <w:spacing w:val="-7"/>
          <w:w w:val="110"/>
        </w:rPr>
        <w:t xml:space="preserve"> </w:t>
      </w:r>
      <w:r>
        <w:rPr>
          <w:w w:val="110"/>
        </w:rPr>
        <w:t>of</w:t>
      </w:r>
      <w:r>
        <w:rPr>
          <w:spacing w:val="-7"/>
          <w:w w:val="110"/>
        </w:rPr>
        <w:t xml:space="preserve"> </w:t>
      </w:r>
      <w:r>
        <w:rPr>
          <w:w w:val="110"/>
        </w:rPr>
        <w:t>both</w:t>
      </w:r>
      <w:r>
        <w:rPr>
          <w:spacing w:val="-7"/>
          <w:w w:val="110"/>
        </w:rPr>
        <w:t xml:space="preserve"> </w:t>
      </w:r>
      <w:r>
        <w:rPr>
          <w:w w:val="110"/>
        </w:rPr>
        <w:t>the</w:t>
      </w:r>
      <w:r>
        <w:rPr>
          <w:spacing w:val="-7"/>
          <w:w w:val="110"/>
        </w:rPr>
        <w:t xml:space="preserve"> </w:t>
      </w:r>
      <w:r>
        <w:rPr>
          <w:w w:val="110"/>
        </w:rPr>
        <w:t>academic</w:t>
      </w:r>
      <w:r>
        <w:rPr>
          <w:spacing w:val="-7"/>
          <w:w w:val="110"/>
        </w:rPr>
        <w:t xml:space="preserve"> </w:t>
      </w:r>
      <w:r>
        <w:rPr>
          <w:w w:val="110"/>
        </w:rPr>
        <w:t>team</w:t>
      </w:r>
      <w:r>
        <w:rPr>
          <w:spacing w:val="-7"/>
          <w:w w:val="110"/>
        </w:rPr>
        <w:t xml:space="preserve"> </w:t>
      </w:r>
      <w:r>
        <w:rPr>
          <w:w w:val="110"/>
        </w:rPr>
        <w:t>and</w:t>
      </w:r>
      <w:r>
        <w:rPr>
          <w:spacing w:val="-7"/>
          <w:w w:val="110"/>
        </w:rPr>
        <w:t xml:space="preserve"> </w:t>
      </w:r>
      <w:r>
        <w:rPr>
          <w:w w:val="110"/>
        </w:rPr>
        <w:t>the</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teams. However,</w:t>
      </w:r>
      <w:r>
        <w:rPr>
          <w:spacing w:val="-7"/>
          <w:w w:val="110"/>
        </w:rPr>
        <w:t xml:space="preserve"> </w:t>
      </w:r>
      <w:r>
        <w:rPr>
          <w:w w:val="110"/>
        </w:rPr>
        <w:t>in</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it was used only by the academic team.</w:t>
      </w:r>
      <w:r>
        <w:rPr>
          <w:spacing w:val="24"/>
          <w:w w:val="110"/>
        </w:rPr>
        <w:t xml:space="preserve"> </w:t>
      </w:r>
      <w:r>
        <w:rPr>
          <w:w w:val="110"/>
        </w:rPr>
        <w:t>The reason for using Miro is that it is a lightweight tool that allows combining different data structures on a single board.</w:t>
      </w:r>
      <w:r>
        <w:rPr>
          <w:spacing w:val="36"/>
          <w:w w:val="110"/>
        </w:rPr>
        <w:t xml:space="preserve"> </w:t>
      </w:r>
      <w:r>
        <w:rPr>
          <w:w w:val="110"/>
        </w:rPr>
        <w:t>Miro provides an infinite canvas on which a wide variety of information can be placed. The information can be structured and easily rearranged to regroup related elements.</w:t>
      </w:r>
      <w:r>
        <w:rPr>
          <w:spacing w:val="40"/>
          <w:w w:val="110"/>
        </w:rPr>
        <w:t xml:space="preserve"> </w:t>
      </w:r>
      <w:r>
        <w:rPr>
          <w:w w:val="110"/>
        </w:rPr>
        <w:t xml:space="preserve">This allows the tool to be used both for early documentation of information and for later restructuring when additional ideas emerge, particularly in the context of long-term documentation. The ability to restructure information visually supports the decomposition and understanding of complex </w:t>
      </w:r>
      <w:r>
        <w:rPr>
          <w:spacing w:val="-2"/>
          <w:w w:val="110"/>
        </w:rPr>
        <w:t>environments.</w:t>
      </w:r>
    </w:p>
    <w:p w14:paraId="077BAFA5" w14:textId="77777777" w:rsidR="00C220EB" w:rsidRDefault="00000000">
      <w:pPr>
        <w:pStyle w:val="BodyText"/>
        <w:spacing w:before="201" w:line="254" w:lineRule="auto"/>
        <w:ind w:left="142" w:right="848"/>
        <w:jc w:val="both"/>
      </w:pPr>
      <w:r>
        <w:rPr>
          <w:w w:val="110"/>
        </w:rPr>
        <w:t>A full set of screenshots illustrating changes on the Miro board has been moved to the Annex, while the final</w:t>
      </w:r>
      <w:r>
        <w:rPr>
          <w:spacing w:val="-14"/>
          <w:w w:val="110"/>
        </w:rPr>
        <w:t xml:space="preserve"> </w:t>
      </w:r>
      <w:r>
        <w:rPr>
          <w:w w:val="110"/>
        </w:rPr>
        <w:t>one</w:t>
      </w:r>
      <w:r>
        <w:rPr>
          <w:spacing w:val="-14"/>
          <w:w w:val="110"/>
        </w:rPr>
        <w:t xml:space="preserve"> </w:t>
      </w:r>
      <w:r>
        <w:rPr>
          <w:w w:val="110"/>
        </w:rPr>
        <w:t>is</w:t>
      </w:r>
      <w:r>
        <w:rPr>
          <w:spacing w:val="-14"/>
          <w:w w:val="110"/>
        </w:rPr>
        <w:t xml:space="preserve"> </w:t>
      </w:r>
      <w:r>
        <w:rPr>
          <w:w w:val="110"/>
        </w:rPr>
        <w:t>included</w:t>
      </w:r>
      <w:r>
        <w:rPr>
          <w:spacing w:val="-14"/>
          <w:w w:val="110"/>
        </w:rPr>
        <w:t xml:space="preserve"> </w:t>
      </w:r>
      <w:r>
        <w:rPr>
          <w:w w:val="110"/>
        </w:rPr>
        <w:t>here</w:t>
      </w:r>
      <w:r>
        <w:rPr>
          <w:spacing w:val="-14"/>
          <w:w w:val="110"/>
        </w:rPr>
        <w:t xml:space="preserve"> </w:t>
      </w:r>
      <w:r>
        <w:rPr>
          <w:w w:val="110"/>
        </w:rPr>
        <w:t>(</w:t>
      </w:r>
      <w:commentRangeStart w:id="71"/>
      <w:r>
        <w:rPr>
          <w:w w:val="110"/>
        </w:rPr>
        <w:t>Appendix</w:t>
      </w:r>
      <w:r>
        <w:rPr>
          <w:spacing w:val="-14"/>
          <w:w w:val="110"/>
        </w:rPr>
        <w:t xml:space="preserve"> </w:t>
      </w:r>
      <w:r>
        <w:rPr>
          <w:rFonts w:ascii="Cambria"/>
          <w:b/>
          <w:w w:val="110"/>
        </w:rPr>
        <w:t>??</w:t>
      </w:r>
      <w:r>
        <w:rPr>
          <w:w w:val="110"/>
        </w:rPr>
        <w:t xml:space="preserve">). </w:t>
      </w:r>
      <w:commentRangeEnd w:id="71"/>
      <w:r w:rsidR="0080635F">
        <w:rPr>
          <w:rStyle w:val="CommentReference"/>
          <w:w w:val="110"/>
          <w:sz w:val="22"/>
          <w:szCs w:val="22"/>
        </w:rPr>
        <w:commentReference w:id="71"/>
      </w:r>
      <w:r>
        <w:rPr>
          <w:w w:val="110"/>
        </w:rPr>
        <w:t>The</w:t>
      </w:r>
      <w:r>
        <w:rPr>
          <w:spacing w:val="-14"/>
          <w:w w:val="110"/>
        </w:rPr>
        <w:t xml:space="preserve"> </w:t>
      </w:r>
      <w:r>
        <w:rPr>
          <w:w w:val="110"/>
        </w:rPr>
        <w:t>following</w:t>
      </w:r>
      <w:r>
        <w:rPr>
          <w:spacing w:val="-14"/>
          <w:w w:val="110"/>
        </w:rPr>
        <w:t xml:space="preserve"> </w:t>
      </w:r>
      <w:r>
        <w:rPr>
          <w:w w:val="110"/>
        </w:rPr>
        <w:t>screenshot</w:t>
      </w:r>
      <w:r>
        <w:rPr>
          <w:spacing w:val="-14"/>
          <w:w w:val="110"/>
        </w:rPr>
        <w:t xml:space="preserve"> </w:t>
      </w:r>
      <w:r>
        <w:rPr>
          <w:w w:val="110"/>
        </w:rPr>
        <w:t>represents</w:t>
      </w:r>
      <w:r>
        <w:rPr>
          <w:spacing w:val="-14"/>
          <w:w w:val="110"/>
        </w:rPr>
        <w:t xml:space="preserve"> </w:t>
      </w:r>
      <w:r>
        <w:rPr>
          <w:w w:val="110"/>
        </w:rPr>
        <w:t>the</w:t>
      </w:r>
      <w:r>
        <w:rPr>
          <w:spacing w:val="-14"/>
          <w:w w:val="110"/>
        </w:rPr>
        <w:t xml:space="preserve"> </w:t>
      </w:r>
      <w:r>
        <w:rPr>
          <w:w w:val="110"/>
        </w:rPr>
        <w:t>Miro</w:t>
      </w:r>
      <w:r>
        <w:rPr>
          <w:spacing w:val="-14"/>
          <w:w w:val="110"/>
        </w:rPr>
        <w:t xml:space="preserve"> </w:t>
      </w:r>
      <w:r>
        <w:rPr>
          <w:w w:val="110"/>
        </w:rPr>
        <w:t>board</w:t>
      </w:r>
      <w:r>
        <w:rPr>
          <w:spacing w:val="-14"/>
          <w:w w:val="110"/>
        </w:rPr>
        <w:t xml:space="preserve"> </w:t>
      </w:r>
      <w:r>
        <w:rPr>
          <w:w w:val="110"/>
        </w:rPr>
        <w:t>during</w:t>
      </w:r>
      <w:r>
        <w:rPr>
          <w:spacing w:val="-14"/>
          <w:w w:val="110"/>
        </w:rPr>
        <w:t xml:space="preserve"> </w:t>
      </w:r>
      <w:r>
        <w:rPr>
          <w:w w:val="110"/>
        </w:rPr>
        <w:t>the</w:t>
      </w:r>
      <w:r>
        <w:rPr>
          <w:spacing w:val="-14"/>
          <w:w w:val="110"/>
        </w:rPr>
        <w:t xml:space="preserve"> </w:t>
      </w:r>
      <w:r>
        <w:rPr>
          <w:w w:val="110"/>
        </w:rPr>
        <w:t>fi-nalisation</w:t>
      </w:r>
      <w:r>
        <w:rPr>
          <w:spacing w:val="-16"/>
          <w:w w:val="110"/>
        </w:rPr>
        <w:t xml:space="preserve"> </w:t>
      </w:r>
      <w:r>
        <w:rPr>
          <w:w w:val="110"/>
        </w:rPr>
        <w:t>of</w:t>
      </w:r>
      <w:r>
        <w:rPr>
          <w:spacing w:val="-15"/>
          <w:w w:val="110"/>
        </w:rPr>
        <w:t xml:space="preserve"> </w:t>
      </w:r>
      <w:r>
        <w:rPr>
          <w:w w:val="110"/>
        </w:rPr>
        <w:t>the</w:t>
      </w:r>
      <w:r>
        <w:rPr>
          <w:spacing w:val="-15"/>
          <w:w w:val="110"/>
        </w:rPr>
        <w:t xml:space="preserve"> </w:t>
      </w:r>
      <w:r>
        <w:rPr>
          <w:w w:val="110"/>
        </w:rPr>
        <w:t>document,</w:t>
      </w:r>
      <w:r>
        <w:rPr>
          <w:spacing w:val="-12"/>
          <w:w w:val="110"/>
        </w:rPr>
        <w:t xml:space="preserve"> </w:t>
      </w:r>
      <w:r>
        <w:rPr>
          <w:w w:val="110"/>
        </w:rPr>
        <w:t>zoomed</w:t>
      </w:r>
      <w:r>
        <w:rPr>
          <w:spacing w:val="-16"/>
          <w:w w:val="110"/>
        </w:rPr>
        <w:t xml:space="preserve"> </w:t>
      </w:r>
      <w:r>
        <w:rPr>
          <w:w w:val="110"/>
        </w:rPr>
        <w:t>out</w:t>
      </w:r>
      <w:r>
        <w:rPr>
          <w:spacing w:val="-15"/>
          <w:w w:val="110"/>
        </w:rPr>
        <w:t xml:space="preserve"> </w:t>
      </w:r>
      <w:r>
        <w:rPr>
          <w:w w:val="110"/>
        </w:rPr>
        <w:t>so</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elements</w:t>
      </w:r>
      <w:r>
        <w:rPr>
          <w:spacing w:val="-15"/>
          <w:w w:val="110"/>
        </w:rPr>
        <w:t xml:space="preserve"> </w:t>
      </w:r>
      <w:r>
        <w:rPr>
          <w:w w:val="110"/>
        </w:rPr>
        <w:t>are</w:t>
      </w:r>
      <w:r>
        <w:rPr>
          <w:spacing w:val="-15"/>
          <w:w w:val="110"/>
        </w:rPr>
        <w:t xml:space="preserve"> </w:t>
      </w:r>
      <w:r>
        <w:rPr>
          <w:w w:val="110"/>
        </w:rPr>
        <w:t>visible.</w:t>
      </w:r>
      <w:r>
        <w:rPr>
          <w:spacing w:val="5"/>
          <w:w w:val="110"/>
        </w:rPr>
        <w:t xml:space="preserve"> </w:t>
      </w:r>
      <w:r>
        <w:rPr>
          <w:w w:val="110"/>
        </w:rPr>
        <w:t>While</w:t>
      </w:r>
      <w:r>
        <w:rPr>
          <w:spacing w:val="-16"/>
          <w:w w:val="110"/>
        </w:rPr>
        <w:t xml:space="preserve"> </w:t>
      </w:r>
      <w:r>
        <w:rPr>
          <w:w w:val="110"/>
        </w:rPr>
        <w:t>this</w:t>
      </w:r>
      <w:r>
        <w:rPr>
          <w:spacing w:val="-15"/>
          <w:w w:val="110"/>
        </w:rPr>
        <w:t xml:space="preserve"> </w:t>
      </w:r>
      <w:r>
        <w:rPr>
          <w:w w:val="110"/>
        </w:rPr>
        <w:t>view</w:t>
      </w:r>
      <w:r>
        <w:rPr>
          <w:spacing w:val="-15"/>
          <w:w w:val="110"/>
        </w:rPr>
        <w:t xml:space="preserve"> </w:t>
      </w:r>
      <w:r>
        <w:rPr>
          <w:w w:val="110"/>
        </w:rPr>
        <w:t>prevents</w:t>
      </w:r>
      <w:r>
        <w:rPr>
          <w:spacing w:val="-15"/>
          <w:w w:val="110"/>
        </w:rPr>
        <w:t xml:space="preserve"> </w:t>
      </w:r>
      <w:r>
        <w:rPr>
          <w:w w:val="110"/>
        </w:rPr>
        <w:t>individual details from being seen, some relevant parts are shown in detail in the following subsubsections.</w:t>
      </w:r>
    </w:p>
    <w:p w14:paraId="077BAFA6" w14:textId="77777777" w:rsidR="00C220EB" w:rsidRDefault="00000000">
      <w:pPr>
        <w:pStyle w:val="BodyText"/>
        <w:spacing w:before="61"/>
        <w:rPr>
          <w:sz w:val="20"/>
        </w:rPr>
      </w:pPr>
      <w:r>
        <w:rPr>
          <w:noProof/>
          <w:sz w:val="20"/>
        </w:rPr>
        <w:drawing>
          <wp:anchor distT="0" distB="0" distL="0" distR="0" simplePos="0" relativeHeight="487593984" behindDoc="1" locked="0" layoutInCell="1" allowOverlap="1" wp14:anchorId="077BB82A" wp14:editId="077BB82B">
            <wp:simplePos x="0" y="0"/>
            <wp:positionH relativeFrom="page">
              <wp:posOffset>1171854</wp:posOffset>
            </wp:positionH>
            <wp:positionV relativeFrom="paragraph">
              <wp:posOffset>200523</wp:posOffset>
            </wp:positionV>
            <wp:extent cx="5148766" cy="290779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1" cstate="print"/>
                    <a:stretch>
                      <a:fillRect/>
                    </a:stretch>
                  </pic:blipFill>
                  <pic:spPr>
                    <a:xfrm>
                      <a:off x="0" y="0"/>
                      <a:ext cx="5148766" cy="2907791"/>
                    </a:xfrm>
                    <a:prstGeom prst="rect">
                      <a:avLst/>
                    </a:prstGeom>
                  </pic:spPr>
                </pic:pic>
              </a:graphicData>
            </a:graphic>
          </wp:anchor>
        </w:drawing>
      </w:r>
    </w:p>
    <w:p w14:paraId="077BAFA7" w14:textId="77777777" w:rsidR="00C220EB" w:rsidRDefault="00C220EB">
      <w:pPr>
        <w:pStyle w:val="BodyText"/>
        <w:spacing w:before="27"/>
      </w:pPr>
    </w:p>
    <w:p w14:paraId="077BAFA8" w14:textId="77777777" w:rsidR="00C220EB"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2.14.:</w:t>
      </w:r>
      <w:r>
        <w:rPr>
          <w:rFonts w:ascii="Arial"/>
          <w:b/>
          <w:color w:val="697D90"/>
          <w:spacing w:val="-1"/>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3"/>
          <w:sz w:val="18"/>
        </w:rPr>
        <w:t xml:space="preserve"> </w:t>
      </w:r>
      <w:r>
        <w:rPr>
          <w:rFonts w:ascii="Arial"/>
          <w:color w:val="697D90"/>
          <w:sz w:val="18"/>
        </w:rPr>
        <w:t>documentation,</w:t>
      </w:r>
      <w:r>
        <w:rPr>
          <w:rFonts w:ascii="Arial"/>
          <w:color w:val="697D90"/>
          <w:spacing w:val="-3"/>
          <w:sz w:val="18"/>
        </w:rPr>
        <w:t xml:space="preserve"> </w:t>
      </w:r>
      <w:r>
        <w:rPr>
          <w:rFonts w:ascii="Arial"/>
          <w:color w:val="697D90"/>
          <w:sz w:val="18"/>
        </w:rPr>
        <w:t>view</w:t>
      </w:r>
      <w:r>
        <w:rPr>
          <w:rFonts w:ascii="Arial"/>
          <w:color w:val="697D90"/>
          <w:spacing w:val="-3"/>
          <w:sz w:val="18"/>
        </w:rPr>
        <w:t xml:space="preserve"> </w:t>
      </w:r>
      <w:r>
        <w:rPr>
          <w:rFonts w:ascii="Arial"/>
          <w:color w:val="697D90"/>
          <w:sz w:val="18"/>
        </w:rPr>
        <w:t>of</w:t>
      </w:r>
      <w:r>
        <w:rPr>
          <w:rFonts w:ascii="Arial"/>
          <w:color w:val="697D90"/>
          <w:spacing w:val="-3"/>
          <w:sz w:val="18"/>
        </w:rPr>
        <w:t xml:space="preserve"> </w:t>
      </w:r>
      <w:r>
        <w:rPr>
          <w:rFonts w:ascii="Arial"/>
          <w:color w:val="697D90"/>
          <w:spacing w:val="-2"/>
          <w:sz w:val="18"/>
        </w:rPr>
        <w:t>23.12.2025</w:t>
      </w:r>
    </w:p>
    <w:p w14:paraId="077BAFA9" w14:textId="77777777" w:rsidR="00C220EB" w:rsidRDefault="00C220EB">
      <w:pPr>
        <w:pStyle w:val="BodyText"/>
        <w:rPr>
          <w:rFonts w:ascii="Arial"/>
          <w:sz w:val="18"/>
        </w:rPr>
      </w:pPr>
    </w:p>
    <w:p w14:paraId="077BAFAA" w14:textId="77777777" w:rsidR="00C220EB" w:rsidRDefault="00C220EB">
      <w:pPr>
        <w:pStyle w:val="BodyText"/>
        <w:rPr>
          <w:rFonts w:ascii="Arial"/>
          <w:sz w:val="18"/>
        </w:rPr>
      </w:pPr>
    </w:p>
    <w:p w14:paraId="077BAFAB" w14:textId="77777777" w:rsidR="00C220EB" w:rsidRDefault="00C220EB">
      <w:pPr>
        <w:pStyle w:val="BodyText"/>
        <w:spacing w:before="156"/>
        <w:rPr>
          <w:rFonts w:ascii="Arial"/>
          <w:sz w:val="18"/>
        </w:rPr>
      </w:pPr>
    </w:p>
    <w:p w14:paraId="077BAFAC" w14:textId="77777777" w:rsidR="00C220EB" w:rsidRDefault="00000000">
      <w:pPr>
        <w:pStyle w:val="Heading4"/>
        <w:spacing w:before="1"/>
      </w:pPr>
      <w:r>
        <w:rPr>
          <w:color w:val="697D90"/>
        </w:rPr>
        <w:t>Miro</w:t>
      </w:r>
      <w:r>
        <w:rPr>
          <w:color w:val="697D90"/>
          <w:spacing w:val="-14"/>
        </w:rPr>
        <w:t xml:space="preserve"> </w:t>
      </w:r>
      <w:r>
        <w:rPr>
          <w:color w:val="697D90"/>
          <w:spacing w:val="-2"/>
        </w:rPr>
        <w:t>calendar</w:t>
      </w:r>
    </w:p>
    <w:p w14:paraId="077BAFAD" w14:textId="77777777" w:rsidR="00C220EB" w:rsidRDefault="00000000">
      <w:pPr>
        <w:pStyle w:val="BodyText"/>
        <w:spacing w:before="207" w:line="256" w:lineRule="auto"/>
        <w:ind w:left="142" w:right="848"/>
        <w:jc w:val="both"/>
      </w:pPr>
      <w:r>
        <w:rPr>
          <w:w w:val="110"/>
        </w:rPr>
        <w:t>The</w:t>
      </w:r>
      <w:r>
        <w:rPr>
          <w:spacing w:val="-1"/>
          <w:w w:val="110"/>
        </w:rPr>
        <w:t xml:space="preserve"> </w:t>
      </w:r>
      <w:r>
        <w:rPr>
          <w:w w:val="110"/>
        </w:rPr>
        <w:t>calendar</w:t>
      </w:r>
      <w:r>
        <w:rPr>
          <w:spacing w:val="-1"/>
          <w:w w:val="110"/>
        </w:rPr>
        <w:t xml:space="preserve"> </w:t>
      </w:r>
      <w:r>
        <w:rPr>
          <w:w w:val="110"/>
        </w:rPr>
        <w:t>in</w:t>
      </w:r>
      <w:r>
        <w:rPr>
          <w:spacing w:val="-1"/>
          <w:w w:val="110"/>
        </w:rPr>
        <w:t xml:space="preserve"> </w:t>
      </w:r>
      <w:r>
        <w:rPr>
          <w:w w:val="110"/>
        </w:rPr>
        <w:t>Miro</w:t>
      </w:r>
      <w:r>
        <w:rPr>
          <w:spacing w:val="-1"/>
          <w:w w:val="110"/>
        </w:rPr>
        <w:t xml:space="preserve"> </w:t>
      </w:r>
      <w:r>
        <w:rPr>
          <w:w w:val="110"/>
        </w:rPr>
        <w:t>was</w:t>
      </w:r>
      <w:r>
        <w:rPr>
          <w:spacing w:val="-1"/>
          <w:w w:val="110"/>
        </w:rPr>
        <w:t xml:space="preserve"> </w:t>
      </w:r>
      <w:r>
        <w:rPr>
          <w:w w:val="110"/>
        </w:rPr>
        <w:t>primarily</w:t>
      </w:r>
      <w:r>
        <w:rPr>
          <w:spacing w:val="-1"/>
          <w:w w:val="110"/>
        </w:rPr>
        <w:t xml:space="preserve"> </w:t>
      </w:r>
      <w:r>
        <w:rPr>
          <w:w w:val="110"/>
        </w:rPr>
        <w:t>used</w:t>
      </w:r>
      <w:r>
        <w:rPr>
          <w:spacing w:val="-1"/>
          <w:w w:val="110"/>
        </w:rPr>
        <w:t xml:space="preserve"> </w:t>
      </w:r>
      <w:r>
        <w:rPr>
          <w:w w:val="110"/>
        </w:rPr>
        <w:t>to</w:t>
      </w:r>
      <w:r>
        <w:rPr>
          <w:spacing w:val="-1"/>
          <w:w w:val="110"/>
        </w:rPr>
        <w:t xml:space="preserve"> </w:t>
      </w:r>
      <w:r>
        <w:rPr>
          <w:w w:val="110"/>
        </w:rPr>
        <w:t>schedule</w:t>
      </w:r>
      <w:r>
        <w:rPr>
          <w:spacing w:val="-1"/>
          <w:w w:val="110"/>
        </w:rPr>
        <w:t xml:space="preserve"> </w:t>
      </w:r>
      <w:r>
        <w:rPr>
          <w:w w:val="110"/>
        </w:rPr>
        <w:t>the</w:t>
      </w:r>
      <w:r>
        <w:rPr>
          <w:spacing w:val="-1"/>
          <w:w w:val="110"/>
        </w:rPr>
        <w:t xml:space="preserve"> </w:t>
      </w:r>
      <w:r>
        <w:rPr>
          <w:w w:val="110"/>
        </w:rPr>
        <w:t>milestones. These</w:t>
      </w:r>
      <w:r>
        <w:rPr>
          <w:spacing w:val="-1"/>
          <w:w w:val="110"/>
        </w:rPr>
        <w:t xml:space="preserve"> </w:t>
      </w:r>
      <w:r>
        <w:rPr>
          <w:w w:val="110"/>
        </w:rPr>
        <w:t>are</w:t>
      </w:r>
      <w:r>
        <w:rPr>
          <w:spacing w:val="-1"/>
          <w:w w:val="110"/>
        </w:rPr>
        <w:t xml:space="preserve"> </w:t>
      </w:r>
      <w:r>
        <w:rPr>
          <w:w w:val="110"/>
        </w:rPr>
        <w:t>shown</w:t>
      </w:r>
      <w:r>
        <w:rPr>
          <w:spacing w:val="-1"/>
          <w:w w:val="110"/>
        </w:rPr>
        <w:t xml:space="preserve"> </w:t>
      </w:r>
      <w:r>
        <w:rPr>
          <w:w w:val="110"/>
        </w:rPr>
        <w:t>with</w:t>
      </w:r>
      <w:r>
        <w:rPr>
          <w:spacing w:val="-1"/>
          <w:w w:val="110"/>
        </w:rPr>
        <w:t xml:space="preserve"> </w:t>
      </w:r>
      <w:r>
        <w:rPr>
          <w:w w:val="110"/>
        </w:rPr>
        <w:t>gr</w:t>
      </w:r>
      <w:bookmarkStart w:id="72" w:name="_bookmark49"/>
      <w:bookmarkEnd w:id="72"/>
      <w:r>
        <w:rPr>
          <w:w w:val="110"/>
        </w:rPr>
        <w:t>een</w:t>
      </w:r>
      <w:r>
        <w:rPr>
          <w:spacing w:val="-1"/>
          <w:w w:val="110"/>
        </w:rPr>
        <w:t xml:space="preserve"> </w:t>
      </w:r>
      <w:r>
        <w:rPr>
          <w:w w:val="110"/>
        </w:rPr>
        <w:t>tiles</w:t>
      </w:r>
      <w:r>
        <w:rPr>
          <w:spacing w:val="-1"/>
          <w:w w:val="110"/>
        </w:rPr>
        <w:t xml:space="preserve"> </w:t>
      </w:r>
      <w:r>
        <w:rPr>
          <w:w w:val="110"/>
        </w:rPr>
        <w:t>on the corresponding dates, including their number and milestone title.</w:t>
      </w:r>
      <w:r>
        <w:rPr>
          <w:spacing w:val="40"/>
          <w:w w:val="110"/>
        </w:rPr>
        <w:t xml:space="preserve"> </w:t>
      </w:r>
      <w:r>
        <w:rPr>
          <w:w w:val="110"/>
        </w:rPr>
        <w:t>Jour Fixe meetings are marked in yellow</w:t>
      </w:r>
      <w:r>
        <w:rPr>
          <w:spacing w:val="-13"/>
          <w:w w:val="110"/>
        </w:rPr>
        <w:t xml:space="preserve"> </w:t>
      </w:r>
      <w:r>
        <w:rPr>
          <w:w w:val="110"/>
        </w:rPr>
        <w:t>whenever</w:t>
      </w:r>
      <w:r>
        <w:rPr>
          <w:spacing w:val="-13"/>
          <w:w w:val="110"/>
        </w:rPr>
        <w:t xml:space="preserve"> </w:t>
      </w:r>
      <w:r>
        <w:rPr>
          <w:w w:val="110"/>
        </w:rPr>
        <w:t>they</w:t>
      </w:r>
      <w:r>
        <w:rPr>
          <w:spacing w:val="-13"/>
          <w:w w:val="110"/>
        </w:rPr>
        <w:t xml:space="preserve"> </w:t>
      </w:r>
      <w:r>
        <w:rPr>
          <w:w w:val="110"/>
        </w:rPr>
        <w:t>occurred,</w:t>
      </w:r>
      <w:r>
        <w:rPr>
          <w:spacing w:val="-12"/>
          <w:w w:val="110"/>
        </w:rPr>
        <w:t xml:space="preserve"> </w:t>
      </w:r>
      <w:r>
        <w:rPr>
          <w:w w:val="110"/>
        </w:rPr>
        <w:t>including</w:t>
      </w:r>
      <w:r>
        <w:rPr>
          <w:spacing w:val="-13"/>
          <w:w w:val="110"/>
        </w:rPr>
        <w:t xml:space="preserve"> </w:t>
      </w:r>
      <w:r>
        <w:rPr>
          <w:w w:val="110"/>
        </w:rPr>
        <w:t>adjustments</w:t>
      </w:r>
      <w:r>
        <w:rPr>
          <w:spacing w:val="-13"/>
          <w:w w:val="110"/>
        </w:rPr>
        <w:t xml:space="preserve"> </w:t>
      </w:r>
      <w:r>
        <w:rPr>
          <w:w w:val="110"/>
        </w:rPr>
        <w:t>in</w:t>
      </w:r>
      <w:r>
        <w:rPr>
          <w:spacing w:val="-13"/>
          <w:w w:val="110"/>
        </w:rPr>
        <w:t xml:space="preserve"> </w:t>
      </w:r>
      <w:r>
        <w:rPr>
          <w:w w:val="110"/>
        </w:rPr>
        <w:t>cases</w:t>
      </w:r>
      <w:r>
        <w:rPr>
          <w:spacing w:val="-13"/>
          <w:w w:val="110"/>
        </w:rPr>
        <w:t xml:space="preserve"> </w:t>
      </w:r>
      <w:r>
        <w:rPr>
          <w:w w:val="110"/>
        </w:rPr>
        <w:t>of</w:t>
      </w:r>
      <w:r>
        <w:rPr>
          <w:spacing w:val="-13"/>
          <w:w w:val="110"/>
        </w:rPr>
        <w:t xml:space="preserve"> </w:t>
      </w:r>
      <w:r>
        <w:rPr>
          <w:w w:val="110"/>
        </w:rPr>
        <w:t>unavailability. Actual</w:t>
      </w:r>
      <w:r>
        <w:rPr>
          <w:spacing w:val="-13"/>
          <w:w w:val="110"/>
        </w:rPr>
        <w:t xml:space="preserve"> </w:t>
      </w:r>
      <w:r>
        <w:rPr>
          <w:w w:val="110"/>
        </w:rPr>
        <w:t>unavailabilities</w:t>
      </w:r>
      <w:r>
        <w:rPr>
          <w:spacing w:val="-13"/>
          <w:w w:val="110"/>
        </w:rPr>
        <w:t xml:space="preserve"> </w:t>
      </w:r>
      <w:r>
        <w:rPr>
          <w:w w:val="110"/>
        </w:rPr>
        <w:t>at scheduled Jour Fixe meetings and other times are documented in black.</w:t>
      </w:r>
      <w:r>
        <w:rPr>
          <w:spacing w:val="40"/>
          <w:w w:val="110"/>
        </w:rPr>
        <w:t xml:space="preserve"> </w:t>
      </w:r>
      <w:r>
        <w:rPr>
          <w:w w:val="110"/>
        </w:rPr>
        <w:t>Finally, holidays are marked in teal. In the case of this project, this applied only to the Christmas and New Year holiday period.</w:t>
      </w:r>
    </w:p>
    <w:p w14:paraId="077BAFAE" w14:textId="77777777" w:rsidR="00C220EB" w:rsidRDefault="00C220EB">
      <w:pPr>
        <w:pStyle w:val="BodyText"/>
        <w:spacing w:line="256" w:lineRule="auto"/>
        <w:jc w:val="both"/>
        <w:sectPr w:rsidR="00C220EB">
          <w:headerReference w:type="even" r:id="rId72"/>
          <w:headerReference w:type="default" r:id="rId73"/>
          <w:footerReference w:type="even" r:id="rId74"/>
          <w:footerReference w:type="default" r:id="rId75"/>
          <w:pgSz w:w="11910" w:h="16840"/>
          <w:pgMar w:top="440" w:right="0" w:bottom="1720" w:left="708" w:header="227" w:footer="1540" w:gutter="0"/>
          <w:pgNumType w:start="21"/>
          <w:cols w:space="720"/>
        </w:sectPr>
      </w:pPr>
    </w:p>
    <w:p w14:paraId="077BAFAF" w14:textId="77777777" w:rsidR="00C220EB" w:rsidRDefault="00C220EB">
      <w:pPr>
        <w:pStyle w:val="BodyText"/>
        <w:spacing w:before="168"/>
        <w:rPr>
          <w:sz w:val="20"/>
        </w:rPr>
      </w:pPr>
    </w:p>
    <w:p w14:paraId="077BAFB0" w14:textId="77777777" w:rsidR="00C220EB" w:rsidRDefault="00000000">
      <w:pPr>
        <w:ind w:left="1137"/>
        <w:rPr>
          <w:sz w:val="20"/>
        </w:rPr>
      </w:pPr>
      <w:r>
        <w:rPr>
          <w:noProof/>
          <w:sz w:val="20"/>
        </w:rPr>
        <w:drawing>
          <wp:inline distT="0" distB="0" distL="0" distR="0" wp14:anchorId="077BB82C" wp14:editId="077BB82D">
            <wp:extent cx="5175733" cy="2243328"/>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6" cstate="print"/>
                    <a:stretch>
                      <a:fillRect/>
                    </a:stretch>
                  </pic:blipFill>
                  <pic:spPr>
                    <a:xfrm>
                      <a:off x="0" y="0"/>
                      <a:ext cx="5175733" cy="2243328"/>
                    </a:xfrm>
                    <a:prstGeom prst="rect">
                      <a:avLst/>
                    </a:prstGeom>
                  </pic:spPr>
                </pic:pic>
              </a:graphicData>
            </a:graphic>
          </wp:inline>
        </w:drawing>
      </w:r>
    </w:p>
    <w:p w14:paraId="077BAFB1" w14:textId="77777777" w:rsidR="00C220EB" w:rsidRDefault="00C220EB">
      <w:pPr>
        <w:pStyle w:val="BodyText"/>
        <w:spacing w:before="48"/>
        <w:rPr>
          <w:sz w:val="18"/>
        </w:rPr>
      </w:pPr>
    </w:p>
    <w:p w14:paraId="077BAFB2" w14:textId="77777777" w:rsidR="00C220EB" w:rsidRDefault="00000000">
      <w:pPr>
        <w:ind w:left="142"/>
        <w:rPr>
          <w:rFonts w:ascii="Arial"/>
          <w:sz w:val="18"/>
        </w:rPr>
      </w:pPr>
      <w:r>
        <w:rPr>
          <w:rFonts w:ascii="Arial"/>
          <w:b/>
          <w:color w:val="697D90"/>
          <w:sz w:val="18"/>
        </w:rPr>
        <w:t xml:space="preserve">Figure 2.15.: </w:t>
      </w:r>
      <w:r>
        <w:rPr>
          <w:rFonts w:ascii="Arial"/>
          <w:color w:val="697D90"/>
          <w:sz w:val="18"/>
        </w:rPr>
        <w:t>Miro</w:t>
      </w:r>
      <w:r>
        <w:rPr>
          <w:rFonts w:ascii="Arial"/>
          <w:color w:val="697D90"/>
          <w:spacing w:val="-2"/>
          <w:sz w:val="18"/>
        </w:rPr>
        <w:t xml:space="preserve"> </w:t>
      </w:r>
      <w:r>
        <w:rPr>
          <w:rFonts w:ascii="Arial"/>
          <w:color w:val="697D90"/>
          <w:sz w:val="18"/>
        </w:rPr>
        <w:t>board</w:t>
      </w:r>
      <w:r>
        <w:rPr>
          <w:rFonts w:ascii="Arial"/>
          <w:color w:val="697D90"/>
          <w:spacing w:val="-2"/>
          <w:sz w:val="18"/>
        </w:rPr>
        <w:t xml:space="preserve"> </w:t>
      </w:r>
      <w:r>
        <w:rPr>
          <w:rFonts w:ascii="Arial"/>
          <w:color w:val="697D90"/>
          <w:sz w:val="18"/>
        </w:rPr>
        <w:t>calendar</w:t>
      </w:r>
      <w:r>
        <w:rPr>
          <w:rFonts w:ascii="Arial"/>
          <w:color w:val="697D90"/>
          <w:spacing w:val="-2"/>
          <w:sz w:val="18"/>
        </w:rPr>
        <w:t xml:space="preserve"> </w:t>
      </w:r>
      <w:r>
        <w:rPr>
          <w:rFonts w:ascii="Arial"/>
          <w:color w:val="697D90"/>
          <w:sz w:val="18"/>
        </w:rPr>
        <w:t>used</w:t>
      </w:r>
      <w:r>
        <w:rPr>
          <w:rFonts w:ascii="Arial"/>
          <w:color w:val="697D90"/>
          <w:spacing w:val="-1"/>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coordination</w:t>
      </w:r>
      <w:r>
        <w:rPr>
          <w:rFonts w:ascii="Arial"/>
          <w:color w:val="697D90"/>
          <w:spacing w:val="-2"/>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tracking</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milestones</w:t>
      </w:r>
      <w:r>
        <w:rPr>
          <w:rFonts w:ascii="Arial"/>
          <w:color w:val="697D90"/>
          <w:spacing w:val="-1"/>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related</w:t>
      </w:r>
      <w:r>
        <w:rPr>
          <w:rFonts w:ascii="Arial"/>
          <w:color w:val="697D90"/>
          <w:spacing w:val="-2"/>
          <w:sz w:val="18"/>
        </w:rPr>
        <w:t xml:space="preserve"> events</w:t>
      </w:r>
    </w:p>
    <w:p w14:paraId="077BAFB3" w14:textId="77777777" w:rsidR="00C220EB" w:rsidRDefault="00C220EB">
      <w:pPr>
        <w:pStyle w:val="BodyText"/>
        <w:rPr>
          <w:rFonts w:ascii="Arial"/>
          <w:sz w:val="18"/>
        </w:rPr>
      </w:pPr>
    </w:p>
    <w:p w14:paraId="077BAFB4" w14:textId="77777777" w:rsidR="00C220EB" w:rsidRDefault="00C220EB">
      <w:pPr>
        <w:pStyle w:val="BodyText"/>
        <w:rPr>
          <w:rFonts w:ascii="Arial"/>
          <w:sz w:val="18"/>
        </w:rPr>
      </w:pPr>
    </w:p>
    <w:p w14:paraId="077BAFB5" w14:textId="77777777" w:rsidR="00C220EB" w:rsidRDefault="00C220EB">
      <w:pPr>
        <w:pStyle w:val="BodyText"/>
        <w:rPr>
          <w:rFonts w:ascii="Arial"/>
          <w:sz w:val="18"/>
        </w:rPr>
      </w:pPr>
    </w:p>
    <w:p w14:paraId="077BAFB6" w14:textId="77777777" w:rsidR="00C220EB" w:rsidRDefault="00C220EB">
      <w:pPr>
        <w:pStyle w:val="BodyText"/>
        <w:rPr>
          <w:rFonts w:ascii="Arial"/>
          <w:sz w:val="18"/>
        </w:rPr>
      </w:pPr>
    </w:p>
    <w:p w14:paraId="077BAFB7" w14:textId="77777777" w:rsidR="00C220EB" w:rsidRDefault="00C220EB">
      <w:pPr>
        <w:pStyle w:val="BodyText"/>
        <w:rPr>
          <w:rFonts w:ascii="Arial"/>
          <w:sz w:val="18"/>
        </w:rPr>
      </w:pPr>
    </w:p>
    <w:p w14:paraId="077BAFB8" w14:textId="77777777" w:rsidR="00C220EB" w:rsidRDefault="00C220EB">
      <w:pPr>
        <w:pStyle w:val="BodyText"/>
        <w:rPr>
          <w:rFonts w:ascii="Arial"/>
          <w:sz w:val="18"/>
        </w:rPr>
      </w:pPr>
    </w:p>
    <w:p w14:paraId="077BAFB9" w14:textId="77777777" w:rsidR="00C220EB" w:rsidRDefault="00C220EB">
      <w:pPr>
        <w:pStyle w:val="BodyText"/>
        <w:rPr>
          <w:rFonts w:ascii="Arial"/>
          <w:sz w:val="18"/>
        </w:rPr>
      </w:pPr>
    </w:p>
    <w:p w14:paraId="077BAFBA" w14:textId="77777777" w:rsidR="00C220EB" w:rsidRDefault="00C220EB">
      <w:pPr>
        <w:pStyle w:val="BodyText"/>
        <w:rPr>
          <w:rFonts w:ascii="Arial"/>
          <w:sz w:val="18"/>
        </w:rPr>
      </w:pPr>
    </w:p>
    <w:p w14:paraId="077BAFBB" w14:textId="77777777" w:rsidR="00C220EB" w:rsidRDefault="00C220EB">
      <w:pPr>
        <w:pStyle w:val="BodyText"/>
        <w:rPr>
          <w:rFonts w:ascii="Arial"/>
          <w:sz w:val="18"/>
        </w:rPr>
      </w:pPr>
    </w:p>
    <w:p w14:paraId="077BAFBC" w14:textId="77777777" w:rsidR="00C220EB" w:rsidRDefault="00C220EB">
      <w:pPr>
        <w:pStyle w:val="BodyText"/>
        <w:rPr>
          <w:rFonts w:ascii="Arial"/>
          <w:sz w:val="18"/>
        </w:rPr>
      </w:pPr>
    </w:p>
    <w:p w14:paraId="077BAFBD" w14:textId="77777777" w:rsidR="00C220EB" w:rsidRDefault="00C220EB">
      <w:pPr>
        <w:pStyle w:val="BodyText"/>
        <w:rPr>
          <w:rFonts w:ascii="Arial"/>
          <w:sz w:val="18"/>
        </w:rPr>
      </w:pPr>
    </w:p>
    <w:p w14:paraId="077BAFBE" w14:textId="77777777" w:rsidR="00C220EB" w:rsidRDefault="00C220EB">
      <w:pPr>
        <w:pStyle w:val="BodyText"/>
        <w:rPr>
          <w:rFonts w:ascii="Arial"/>
          <w:sz w:val="18"/>
        </w:rPr>
      </w:pPr>
    </w:p>
    <w:p w14:paraId="077BAFBF" w14:textId="77777777" w:rsidR="00C220EB" w:rsidRDefault="00C220EB">
      <w:pPr>
        <w:pStyle w:val="BodyText"/>
        <w:rPr>
          <w:rFonts w:ascii="Arial"/>
          <w:sz w:val="18"/>
        </w:rPr>
      </w:pPr>
    </w:p>
    <w:p w14:paraId="077BAFC0" w14:textId="77777777" w:rsidR="00C220EB" w:rsidRDefault="00C220EB">
      <w:pPr>
        <w:pStyle w:val="BodyText"/>
        <w:rPr>
          <w:rFonts w:ascii="Arial"/>
          <w:sz w:val="18"/>
        </w:rPr>
      </w:pPr>
    </w:p>
    <w:p w14:paraId="077BAFC1" w14:textId="77777777" w:rsidR="00C220EB" w:rsidRDefault="00C220EB">
      <w:pPr>
        <w:pStyle w:val="BodyText"/>
        <w:rPr>
          <w:rFonts w:ascii="Arial"/>
          <w:sz w:val="18"/>
        </w:rPr>
      </w:pPr>
    </w:p>
    <w:p w14:paraId="077BAFC2" w14:textId="77777777" w:rsidR="00C220EB" w:rsidRDefault="00C220EB">
      <w:pPr>
        <w:pStyle w:val="BodyText"/>
        <w:rPr>
          <w:rFonts w:ascii="Arial"/>
          <w:sz w:val="18"/>
        </w:rPr>
      </w:pPr>
    </w:p>
    <w:p w14:paraId="077BAFC3" w14:textId="77777777" w:rsidR="00C220EB" w:rsidRDefault="00C220EB">
      <w:pPr>
        <w:pStyle w:val="BodyText"/>
        <w:rPr>
          <w:rFonts w:ascii="Arial"/>
          <w:sz w:val="18"/>
        </w:rPr>
      </w:pPr>
    </w:p>
    <w:p w14:paraId="077BAFC4" w14:textId="77777777" w:rsidR="00C220EB" w:rsidRDefault="00C220EB">
      <w:pPr>
        <w:pStyle w:val="BodyText"/>
        <w:rPr>
          <w:rFonts w:ascii="Arial"/>
          <w:sz w:val="18"/>
        </w:rPr>
      </w:pPr>
    </w:p>
    <w:p w14:paraId="077BAFC5" w14:textId="77777777" w:rsidR="00C220EB" w:rsidRDefault="00C220EB">
      <w:pPr>
        <w:pStyle w:val="BodyText"/>
        <w:rPr>
          <w:rFonts w:ascii="Arial"/>
          <w:sz w:val="18"/>
        </w:rPr>
      </w:pPr>
    </w:p>
    <w:p w14:paraId="077BAFC6" w14:textId="77777777" w:rsidR="00C220EB" w:rsidRDefault="00C220EB">
      <w:pPr>
        <w:pStyle w:val="BodyText"/>
        <w:rPr>
          <w:rFonts w:ascii="Arial"/>
          <w:sz w:val="18"/>
        </w:rPr>
      </w:pPr>
    </w:p>
    <w:p w14:paraId="077BAFC7" w14:textId="77777777" w:rsidR="00C220EB" w:rsidRDefault="00C220EB">
      <w:pPr>
        <w:pStyle w:val="BodyText"/>
        <w:rPr>
          <w:rFonts w:ascii="Arial"/>
          <w:sz w:val="18"/>
        </w:rPr>
      </w:pPr>
    </w:p>
    <w:p w14:paraId="077BAFC8" w14:textId="77777777" w:rsidR="00C220EB" w:rsidRDefault="00C220EB">
      <w:pPr>
        <w:pStyle w:val="BodyText"/>
        <w:rPr>
          <w:rFonts w:ascii="Arial"/>
          <w:sz w:val="18"/>
        </w:rPr>
      </w:pPr>
    </w:p>
    <w:p w14:paraId="077BAFC9" w14:textId="77777777" w:rsidR="00C220EB" w:rsidRDefault="00C220EB">
      <w:pPr>
        <w:pStyle w:val="BodyText"/>
        <w:rPr>
          <w:rFonts w:ascii="Arial"/>
          <w:sz w:val="18"/>
        </w:rPr>
      </w:pPr>
    </w:p>
    <w:p w14:paraId="077BAFCA" w14:textId="77777777" w:rsidR="00C220EB" w:rsidRDefault="00C220EB">
      <w:pPr>
        <w:pStyle w:val="BodyText"/>
        <w:rPr>
          <w:rFonts w:ascii="Arial"/>
          <w:sz w:val="18"/>
        </w:rPr>
      </w:pPr>
    </w:p>
    <w:p w14:paraId="077BAFCB" w14:textId="77777777" w:rsidR="00C220EB" w:rsidRDefault="00C220EB">
      <w:pPr>
        <w:pStyle w:val="BodyText"/>
        <w:rPr>
          <w:rFonts w:ascii="Arial"/>
          <w:sz w:val="18"/>
        </w:rPr>
      </w:pPr>
    </w:p>
    <w:p w14:paraId="077BAFCC" w14:textId="77777777" w:rsidR="00C220EB" w:rsidRDefault="00C220EB">
      <w:pPr>
        <w:pStyle w:val="BodyText"/>
        <w:rPr>
          <w:rFonts w:ascii="Arial"/>
          <w:sz w:val="18"/>
        </w:rPr>
      </w:pPr>
    </w:p>
    <w:p w14:paraId="077BAFCD" w14:textId="77777777" w:rsidR="00C220EB" w:rsidRDefault="00C220EB">
      <w:pPr>
        <w:pStyle w:val="BodyText"/>
        <w:rPr>
          <w:rFonts w:ascii="Arial"/>
          <w:sz w:val="18"/>
        </w:rPr>
      </w:pPr>
    </w:p>
    <w:p w14:paraId="077BAFCE" w14:textId="77777777" w:rsidR="00C220EB" w:rsidRDefault="00C220EB">
      <w:pPr>
        <w:pStyle w:val="BodyText"/>
        <w:rPr>
          <w:rFonts w:ascii="Arial"/>
          <w:sz w:val="18"/>
        </w:rPr>
      </w:pPr>
    </w:p>
    <w:p w14:paraId="077BAFCF" w14:textId="77777777" w:rsidR="00C220EB" w:rsidRDefault="00C220EB">
      <w:pPr>
        <w:pStyle w:val="BodyText"/>
        <w:rPr>
          <w:rFonts w:ascii="Arial"/>
          <w:sz w:val="18"/>
        </w:rPr>
      </w:pPr>
    </w:p>
    <w:p w14:paraId="077BAFD0" w14:textId="77777777" w:rsidR="00C220EB" w:rsidRDefault="00C220EB">
      <w:pPr>
        <w:pStyle w:val="BodyText"/>
        <w:rPr>
          <w:rFonts w:ascii="Arial"/>
          <w:sz w:val="18"/>
        </w:rPr>
      </w:pPr>
    </w:p>
    <w:p w14:paraId="077BAFD1" w14:textId="77777777" w:rsidR="00C220EB" w:rsidRDefault="00C220EB">
      <w:pPr>
        <w:pStyle w:val="BodyText"/>
        <w:spacing w:before="90"/>
        <w:rPr>
          <w:rFonts w:ascii="Arial"/>
          <w:sz w:val="18"/>
        </w:rPr>
      </w:pPr>
    </w:p>
    <w:p w14:paraId="077BAFD2" w14:textId="77777777" w:rsidR="00C220EB" w:rsidRDefault="00000000">
      <w:pPr>
        <w:pStyle w:val="Heading4"/>
        <w:spacing w:before="1"/>
      </w:pPr>
      <w:r>
        <w:rPr>
          <w:color w:val="697D90"/>
          <w:spacing w:val="-2"/>
        </w:rPr>
        <w:t>Meetings</w:t>
      </w:r>
      <w:r>
        <w:rPr>
          <w:color w:val="697D90"/>
          <w:spacing w:val="-11"/>
        </w:rPr>
        <w:t xml:space="preserve"> </w:t>
      </w:r>
      <w:r>
        <w:rPr>
          <w:color w:val="697D90"/>
          <w:spacing w:val="-2"/>
        </w:rPr>
        <w:t>documentation</w:t>
      </w:r>
    </w:p>
    <w:p w14:paraId="077BAFD3" w14:textId="77777777" w:rsidR="00C220EB" w:rsidRDefault="00C220EB">
      <w:pPr>
        <w:pStyle w:val="BodyText"/>
        <w:rPr>
          <w:rFonts w:ascii="Arial"/>
          <w:b/>
        </w:rPr>
      </w:pPr>
    </w:p>
    <w:p w14:paraId="077BAFD4" w14:textId="77777777" w:rsidR="00C220EB" w:rsidRDefault="00C220EB">
      <w:pPr>
        <w:pStyle w:val="BodyText"/>
        <w:rPr>
          <w:rFonts w:ascii="Arial"/>
          <w:b/>
        </w:rPr>
      </w:pPr>
    </w:p>
    <w:p w14:paraId="077BAFD5" w14:textId="77777777" w:rsidR="00C220EB" w:rsidRDefault="00C220EB">
      <w:pPr>
        <w:pStyle w:val="BodyText"/>
        <w:rPr>
          <w:rFonts w:ascii="Arial"/>
          <w:b/>
        </w:rPr>
      </w:pPr>
    </w:p>
    <w:p w14:paraId="077BAFD6" w14:textId="77777777" w:rsidR="00C220EB" w:rsidRDefault="00C220EB">
      <w:pPr>
        <w:pStyle w:val="BodyText"/>
        <w:spacing w:before="23"/>
        <w:rPr>
          <w:rFonts w:ascii="Arial"/>
          <w:b/>
        </w:rPr>
      </w:pPr>
    </w:p>
    <w:p w14:paraId="077BAFD7" w14:textId="77777777" w:rsidR="00C220EB" w:rsidRDefault="00000000">
      <w:pPr>
        <w:pStyle w:val="BodyText"/>
        <w:spacing w:line="256" w:lineRule="auto"/>
        <w:ind w:left="142" w:right="848"/>
        <w:jc w:val="both"/>
      </w:pPr>
      <w:r>
        <w:rPr>
          <w:w w:val="110"/>
        </w:rPr>
        <w:t>The</w:t>
      </w:r>
      <w:r>
        <w:rPr>
          <w:spacing w:val="-9"/>
          <w:w w:val="110"/>
        </w:rPr>
        <w:t xml:space="preserve"> </w:t>
      </w:r>
      <w:r>
        <w:rPr>
          <w:w w:val="110"/>
        </w:rPr>
        <w:t>meetings</w:t>
      </w:r>
      <w:r>
        <w:rPr>
          <w:spacing w:val="-9"/>
          <w:w w:val="110"/>
        </w:rPr>
        <w:t xml:space="preserve"> </w:t>
      </w:r>
      <w:r>
        <w:rPr>
          <w:w w:val="110"/>
        </w:rPr>
        <w:t>are</w:t>
      </w:r>
      <w:r>
        <w:rPr>
          <w:spacing w:val="-9"/>
          <w:w w:val="110"/>
        </w:rPr>
        <w:t xml:space="preserve"> </w:t>
      </w:r>
      <w:r>
        <w:rPr>
          <w:w w:val="110"/>
        </w:rPr>
        <w:t>documented</w:t>
      </w:r>
      <w:r>
        <w:rPr>
          <w:spacing w:val="-9"/>
          <w:w w:val="110"/>
        </w:rPr>
        <w:t xml:space="preserve"> </w:t>
      </w:r>
      <w:r>
        <w:rPr>
          <w:w w:val="110"/>
        </w:rPr>
        <w:t>using</w:t>
      </w:r>
      <w:r>
        <w:rPr>
          <w:spacing w:val="-9"/>
          <w:w w:val="110"/>
        </w:rPr>
        <w:t xml:space="preserve"> </w:t>
      </w:r>
      <w:r>
        <w:rPr>
          <w:w w:val="110"/>
        </w:rPr>
        <w:t>a</w:t>
      </w:r>
      <w:r>
        <w:rPr>
          <w:spacing w:val="-9"/>
          <w:w w:val="110"/>
        </w:rPr>
        <w:t xml:space="preserve"> </w:t>
      </w:r>
      <w:r>
        <w:rPr>
          <w:w w:val="110"/>
        </w:rPr>
        <w:t>layout</w:t>
      </w:r>
      <w:r>
        <w:rPr>
          <w:spacing w:val="-9"/>
          <w:w w:val="110"/>
        </w:rPr>
        <w:t xml:space="preserve"> </w:t>
      </w:r>
      <w:r>
        <w:rPr>
          <w:w w:val="110"/>
        </w:rPr>
        <w:t>with</w:t>
      </w:r>
      <w:r>
        <w:rPr>
          <w:spacing w:val="-9"/>
          <w:w w:val="110"/>
        </w:rPr>
        <w:t xml:space="preserve"> </w:t>
      </w:r>
      <w:r>
        <w:rPr>
          <w:w w:val="110"/>
        </w:rPr>
        <w:t>three</w:t>
      </w:r>
      <w:r>
        <w:rPr>
          <w:spacing w:val="-9"/>
          <w:w w:val="110"/>
        </w:rPr>
        <w:t xml:space="preserve"> </w:t>
      </w:r>
      <w:r>
        <w:rPr>
          <w:w w:val="110"/>
        </w:rPr>
        <w:t>sections,</w:t>
      </w:r>
      <w:r>
        <w:rPr>
          <w:spacing w:val="-7"/>
          <w:w w:val="110"/>
        </w:rPr>
        <w:t xml:space="preserve"> </w:t>
      </w:r>
      <w:r>
        <w:rPr>
          <w:w w:val="110"/>
        </w:rPr>
        <w:t>including</w:t>
      </w:r>
      <w:r>
        <w:rPr>
          <w:spacing w:val="-9"/>
          <w:w w:val="110"/>
        </w:rPr>
        <w:t xml:space="preserve"> </w:t>
      </w:r>
      <w:r>
        <w:rPr>
          <w:w w:val="110"/>
        </w:rPr>
        <w:t>a</w:t>
      </w:r>
      <w:r>
        <w:rPr>
          <w:spacing w:val="-9"/>
          <w:w w:val="110"/>
        </w:rPr>
        <w:t xml:space="preserve"> </w:t>
      </w:r>
      <w:r>
        <w:rPr>
          <w:w w:val="110"/>
        </w:rPr>
        <w:t>coloured</w:t>
      </w:r>
      <w:r>
        <w:rPr>
          <w:spacing w:val="-9"/>
          <w:w w:val="110"/>
        </w:rPr>
        <w:t xml:space="preserve"> </w:t>
      </w:r>
      <w:r>
        <w:rPr>
          <w:w w:val="110"/>
        </w:rPr>
        <w:t>tag</w:t>
      </w:r>
      <w:r>
        <w:rPr>
          <w:spacing w:val="-9"/>
          <w:w w:val="110"/>
        </w:rPr>
        <w:t xml:space="preserve"> </w:t>
      </w:r>
      <w:r>
        <w:rPr>
          <w:w w:val="110"/>
        </w:rPr>
        <w:t>at</w:t>
      </w:r>
      <w:r>
        <w:rPr>
          <w:spacing w:val="-9"/>
          <w:w w:val="110"/>
        </w:rPr>
        <w:t xml:space="preserve"> </w:t>
      </w:r>
      <w:r>
        <w:rPr>
          <w:w w:val="110"/>
        </w:rPr>
        <w:t>the</w:t>
      </w:r>
      <w:r>
        <w:rPr>
          <w:spacing w:val="-9"/>
          <w:w w:val="110"/>
        </w:rPr>
        <w:t xml:space="preserve"> </w:t>
      </w:r>
      <w:bookmarkStart w:id="73" w:name="_bookmark50"/>
      <w:bookmarkEnd w:id="73"/>
      <w:r>
        <w:rPr>
          <w:w w:val="110"/>
        </w:rPr>
        <w:t>top</w:t>
      </w:r>
      <w:r>
        <w:rPr>
          <w:spacing w:val="-9"/>
          <w:w w:val="110"/>
        </w:rPr>
        <w:t xml:space="preserve"> </w:t>
      </w:r>
      <w:r>
        <w:rPr>
          <w:w w:val="110"/>
        </w:rPr>
        <w:t>in</w:t>
      </w:r>
      <w:r>
        <w:rPr>
          <w:spacing w:val="-9"/>
          <w:w w:val="110"/>
        </w:rPr>
        <w:t xml:space="preserve"> </w:t>
      </w:r>
      <w:r>
        <w:rPr>
          <w:w w:val="110"/>
        </w:rPr>
        <w:t>yel-low</w:t>
      </w:r>
      <w:r>
        <w:rPr>
          <w:spacing w:val="-16"/>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meetings</w:t>
      </w:r>
      <w:r>
        <w:rPr>
          <w:spacing w:val="-15"/>
          <w:w w:val="110"/>
        </w:rPr>
        <w:t xml:space="preserve"> </w:t>
      </w:r>
      <w:r>
        <w:rPr>
          <w:w w:val="110"/>
        </w:rPr>
        <w:t>and</w:t>
      </w:r>
      <w:r>
        <w:rPr>
          <w:spacing w:val="-15"/>
          <w:w w:val="110"/>
        </w:rPr>
        <w:t xml:space="preserve"> </w:t>
      </w:r>
      <w:r>
        <w:rPr>
          <w:w w:val="110"/>
        </w:rPr>
        <w:t>green</w:t>
      </w:r>
      <w:r>
        <w:rPr>
          <w:spacing w:val="-15"/>
          <w:w w:val="110"/>
        </w:rPr>
        <w:t xml:space="preserve"> </w:t>
      </w:r>
      <w:r>
        <w:rPr>
          <w:w w:val="110"/>
        </w:rPr>
        <w:t>for</w:t>
      </w:r>
      <w:r>
        <w:rPr>
          <w:spacing w:val="-15"/>
          <w:w w:val="110"/>
        </w:rPr>
        <w:t xml:space="preserve"> </w:t>
      </w:r>
      <w:r>
        <w:rPr>
          <w:w w:val="110"/>
        </w:rPr>
        <w:t>academic</w:t>
      </w:r>
      <w:r>
        <w:rPr>
          <w:spacing w:val="-16"/>
          <w:w w:val="110"/>
        </w:rPr>
        <w:t xml:space="preserve"> </w:t>
      </w:r>
      <w:r>
        <w:rPr>
          <w:w w:val="110"/>
        </w:rPr>
        <w:t>ones.</w:t>
      </w:r>
      <w:r>
        <w:rPr>
          <w:spacing w:val="-15"/>
          <w:w w:val="110"/>
        </w:rPr>
        <w:t xml:space="preserve"> </w:t>
      </w:r>
      <w:r>
        <w:rPr>
          <w:w w:val="110"/>
        </w:rPr>
        <w:t>From</w:t>
      </w:r>
      <w:r>
        <w:rPr>
          <w:spacing w:val="-15"/>
          <w:w w:val="110"/>
        </w:rPr>
        <w:t xml:space="preserve"> </w:t>
      </w:r>
      <w:r>
        <w:rPr>
          <w:w w:val="110"/>
        </w:rPr>
        <w:t>left</w:t>
      </w:r>
      <w:r>
        <w:rPr>
          <w:spacing w:val="-15"/>
          <w:w w:val="110"/>
        </w:rPr>
        <w:t xml:space="preserve"> </w:t>
      </w:r>
      <w:r>
        <w:rPr>
          <w:w w:val="110"/>
        </w:rPr>
        <w:t>to</w:t>
      </w:r>
      <w:r>
        <w:rPr>
          <w:spacing w:val="-15"/>
          <w:w w:val="110"/>
        </w:rPr>
        <w:t xml:space="preserve"> </w:t>
      </w:r>
      <w:r>
        <w:rPr>
          <w:w w:val="110"/>
        </w:rPr>
        <w:t>right,</w:t>
      </w:r>
      <w:r>
        <w:rPr>
          <w:spacing w:val="-15"/>
          <w:w w:val="110"/>
        </w:rPr>
        <w:t xml:space="preserve"> </w:t>
      </w:r>
      <w:r>
        <w:rPr>
          <w:w w:val="110"/>
        </w:rPr>
        <w:t>these</w:t>
      </w:r>
      <w:r>
        <w:rPr>
          <w:spacing w:val="-15"/>
          <w:w w:val="110"/>
        </w:rPr>
        <w:t xml:space="preserve"> </w:t>
      </w:r>
      <w:r>
        <w:rPr>
          <w:w w:val="110"/>
        </w:rPr>
        <w:t>sections</w:t>
      </w:r>
      <w:r>
        <w:rPr>
          <w:spacing w:val="-15"/>
          <w:w w:val="110"/>
        </w:rPr>
        <w:t xml:space="preserve"> </w:t>
      </w:r>
      <w:r>
        <w:rPr>
          <w:w w:val="110"/>
        </w:rPr>
        <w:t>are</w:t>
      </w:r>
      <w:r>
        <w:rPr>
          <w:spacing w:val="-16"/>
          <w:w w:val="110"/>
        </w:rPr>
        <w:t xml:space="preserve"> </w:t>
      </w:r>
      <w:r>
        <w:rPr>
          <w:w w:val="110"/>
        </w:rPr>
        <w:t>structured</w:t>
      </w:r>
      <w:r>
        <w:rPr>
          <w:spacing w:val="-15"/>
          <w:w w:val="110"/>
        </w:rPr>
        <w:t xml:space="preserve"> </w:t>
      </w:r>
      <w:r>
        <w:rPr>
          <w:w w:val="110"/>
        </w:rPr>
        <w:t>as follows. First,</w:t>
      </w:r>
      <w:r>
        <w:rPr>
          <w:spacing w:val="-4"/>
          <w:w w:val="110"/>
        </w:rPr>
        <w:t xml:space="preserve"> </w:t>
      </w:r>
      <w:r>
        <w:rPr>
          <w:w w:val="110"/>
        </w:rPr>
        <w:t>the</w:t>
      </w:r>
      <w:r>
        <w:rPr>
          <w:spacing w:val="-5"/>
          <w:w w:val="110"/>
        </w:rPr>
        <w:t xml:space="preserve"> </w:t>
      </w:r>
      <w:r>
        <w:rPr>
          <w:w w:val="110"/>
        </w:rPr>
        <w:t>meeting</w:t>
      </w:r>
      <w:r>
        <w:rPr>
          <w:spacing w:val="-5"/>
          <w:w w:val="110"/>
        </w:rPr>
        <w:t xml:space="preserve"> </w:t>
      </w:r>
      <w:r>
        <w:rPr>
          <w:w w:val="110"/>
        </w:rPr>
        <w:t>points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discussed</w:t>
      </w:r>
      <w:r>
        <w:rPr>
          <w:spacing w:val="-5"/>
          <w:w w:val="110"/>
        </w:rPr>
        <w:t xml:space="preserve"> </w:t>
      </w:r>
      <w:r>
        <w:rPr>
          <w:w w:val="110"/>
        </w:rPr>
        <w:t>are</w:t>
      </w:r>
      <w:r>
        <w:rPr>
          <w:spacing w:val="-5"/>
          <w:w w:val="110"/>
        </w:rPr>
        <w:t xml:space="preserve"> </w:t>
      </w:r>
      <w:r>
        <w:rPr>
          <w:w w:val="110"/>
        </w:rPr>
        <w:t>listed;</w:t>
      </w:r>
      <w:r>
        <w:rPr>
          <w:spacing w:val="-4"/>
          <w:w w:val="110"/>
        </w:rPr>
        <w:t xml:space="preserve"> </w:t>
      </w:r>
      <w:r>
        <w:rPr>
          <w:w w:val="110"/>
        </w:rPr>
        <w:t>these</w:t>
      </w:r>
      <w:r>
        <w:rPr>
          <w:spacing w:val="-5"/>
          <w:w w:val="110"/>
        </w:rPr>
        <w:t xml:space="preserve"> </w:t>
      </w:r>
      <w:r>
        <w:rPr>
          <w:w w:val="110"/>
        </w:rPr>
        <w:t>are</w:t>
      </w:r>
      <w:r>
        <w:rPr>
          <w:spacing w:val="-5"/>
          <w:w w:val="110"/>
        </w:rPr>
        <w:t xml:space="preserve"> </w:t>
      </w:r>
      <w:r>
        <w:rPr>
          <w:w w:val="110"/>
        </w:rPr>
        <w:t>copied</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Outlook</w:t>
      </w:r>
      <w:r>
        <w:rPr>
          <w:spacing w:val="-5"/>
          <w:w w:val="110"/>
        </w:rPr>
        <w:t xml:space="preserve"> </w:t>
      </w:r>
      <w:r>
        <w:rPr>
          <w:w w:val="110"/>
        </w:rPr>
        <w:t>invitations. Second, the topics addressed are summarised, mostly after the meeting. Third, the to-do block describes any</w:t>
      </w:r>
      <w:r>
        <w:rPr>
          <w:spacing w:val="-8"/>
          <w:w w:val="110"/>
        </w:rPr>
        <w:t xml:space="preserve"> </w:t>
      </w:r>
      <w:r>
        <w:rPr>
          <w:w w:val="110"/>
        </w:rPr>
        <w:t>actions</w:t>
      </w:r>
      <w:r>
        <w:rPr>
          <w:spacing w:val="-8"/>
          <w:w w:val="110"/>
        </w:rPr>
        <w:t xml:space="preserve"> </w:t>
      </w:r>
      <w:r>
        <w:rPr>
          <w:w w:val="110"/>
        </w:rPr>
        <w:t>that</w:t>
      </w:r>
      <w:r>
        <w:rPr>
          <w:spacing w:val="-8"/>
          <w:w w:val="110"/>
        </w:rPr>
        <w:t xml:space="preserve"> </w:t>
      </w:r>
      <w:r>
        <w:rPr>
          <w:w w:val="110"/>
        </w:rPr>
        <w:t>arose</w:t>
      </w:r>
      <w:r>
        <w:rPr>
          <w:spacing w:val="-8"/>
          <w:w w:val="110"/>
        </w:rPr>
        <w:t xml:space="preserve"> </w:t>
      </w:r>
      <w:r>
        <w:rPr>
          <w:w w:val="110"/>
        </w:rPr>
        <w:t>during</w:t>
      </w:r>
      <w:r>
        <w:rPr>
          <w:spacing w:val="-8"/>
          <w:w w:val="110"/>
        </w:rPr>
        <w:t xml:space="preserve"> </w:t>
      </w:r>
      <w:r>
        <w:rPr>
          <w:w w:val="110"/>
        </w:rPr>
        <w:t>the</w:t>
      </w:r>
      <w:r>
        <w:rPr>
          <w:spacing w:val="-8"/>
          <w:w w:val="110"/>
        </w:rPr>
        <w:t xml:space="preserve"> </w:t>
      </w:r>
      <w:r>
        <w:rPr>
          <w:w w:val="110"/>
        </w:rPr>
        <w:t>meeting. Not</w:t>
      </w:r>
      <w:r>
        <w:rPr>
          <w:spacing w:val="-8"/>
          <w:w w:val="110"/>
        </w:rPr>
        <w:t xml:space="preserve"> </w:t>
      </w:r>
      <w:r>
        <w:rPr>
          <w:w w:val="110"/>
        </w:rPr>
        <w:t>every</w:t>
      </w:r>
      <w:r>
        <w:rPr>
          <w:spacing w:val="-8"/>
          <w:w w:val="110"/>
        </w:rPr>
        <w:t xml:space="preserve"> </w:t>
      </w:r>
      <w:r>
        <w:rPr>
          <w:w w:val="110"/>
        </w:rPr>
        <w:t>meeting</w:t>
      </w:r>
      <w:r>
        <w:rPr>
          <w:spacing w:val="-8"/>
          <w:w w:val="110"/>
        </w:rPr>
        <w:t xml:space="preserve"> </w:t>
      </w:r>
      <w:r>
        <w:rPr>
          <w:w w:val="110"/>
        </w:rPr>
        <w:t>includes</w:t>
      </w:r>
      <w:r>
        <w:rPr>
          <w:spacing w:val="-8"/>
          <w:w w:val="110"/>
        </w:rPr>
        <w:t xml:space="preserve"> </w:t>
      </w:r>
      <w:r>
        <w:rPr>
          <w:w w:val="110"/>
        </w:rPr>
        <w:t>all</w:t>
      </w:r>
      <w:r>
        <w:rPr>
          <w:spacing w:val="-8"/>
          <w:w w:val="110"/>
        </w:rPr>
        <w:t xml:space="preserve"> </w:t>
      </w:r>
      <w:r>
        <w:rPr>
          <w:w w:val="110"/>
        </w:rPr>
        <w:t>sections. Furthermore,</w:t>
      </w:r>
      <w:r>
        <w:rPr>
          <w:spacing w:val="-5"/>
          <w:w w:val="110"/>
        </w:rPr>
        <w:t xml:space="preserve"> </w:t>
      </w:r>
      <w:r>
        <w:rPr>
          <w:w w:val="110"/>
        </w:rPr>
        <w:t>meetings are often documented using handwritten minutes. These are uploaded to the right of the meeting blocks without further refinement and serve as references.</w:t>
      </w:r>
    </w:p>
    <w:p w14:paraId="077BAFD8"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FD9" w14:textId="77777777" w:rsidR="00C220EB" w:rsidRDefault="00C220EB">
      <w:pPr>
        <w:pStyle w:val="BodyText"/>
        <w:spacing w:before="168"/>
        <w:rPr>
          <w:sz w:val="20"/>
        </w:rPr>
      </w:pPr>
    </w:p>
    <w:p w14:paraId="077BAFDA" w14:textId="77777777" w:rsidR="00C220EB" w:rsidRDefault="00000000">
      <w:pPr>
        <w:ind w:left="1137"/>
        <w:rPr>
          <w:sz w:val="20"/>
        </w:rPr>
      </w:pPr>
      <w:bookmarkStart w:id="74" w:name="_bookmark51"/>
      <w:bookmarkEnd w:id="74"/>
      <w:r>
        <w:rPr>
          <w:noProof/>
          <w:sz w:val="20"/>
        </w:rPr>
        <w:drawing>
          <wp:inline distT="0" distB="0" distL="0" distR="0" wp14:anchorId="077BB82E" wp14:editId="077BB82F">
            <wp:extent cx="5179904" cy="750417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7" cstate="print"/>
                    <a:stretch>
                      <a:fillRect/>
                    </a:stretch>
                  </pic:blipFill>
                  <pic:spPr>
                    <a:xfrm>
                      <a:off x="0" y="0"/>
                      <a:ext cx="5179904" cy="7504176"/>
                    </a:xfrm>
                    <a:prstGeom prst="rect">
                      <a:avLst/>
                    </a:prstGeom>
                  </pic:spPr>
                </pic:pic>
              </a:graphicData>
            </a:graphic>
          </wp:inline>
        </w:drawing>
      </w:r>
    </w:p>
    <w:p w14:paraId="077BAFDB" w14:textId="77777777" w:rsidR="00C220EB" w:rsidRDefault="00C220EB">
      <w:pPr>
        <w:pStyle w:val="BodyText"/>
        <w:spacing w:before="51"/>
        <w:rPr>
          <w:sz w:val="18"/>
        </w:rPr>
      </w:pPr>
    </w:p>
    <w:p w14:paraId="077BAFDC" w14:textId="77777777" w:rsidR="00C220EB"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2.16.:</w:t>
      </w:r>
      <w:r>
        <w:rPr>
          <w:rFonts w:ascii="Arial"/>
          <w:b/>
          <w:color w:val="697D90"/>
          <w:spacing w:val="-2"/>
          <w:sz w:val="18"/>
        </w:rPr>
        <w:t xml:space="preserve"> </w:t>
      </w:r>
      <w:r>
        <w:rPr>
          <w:rFonts w:ascii="Arial"/>
          <w:color w:val="697D90"/>
          <w:sz w:val="18"/>
        </w:rPr>
        <w:t>Miro</w:t>
      </w:r>
      <w:r>
        <w:rPr>
          <w:rFonts w:ascii="Arial"/>
          <w:color w:val="697D90"/>
          <w:spacing w:val="-4"/>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tracking</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meetings:</w:t>
      </w:r>
      <w:r>
        <w:rPr>
          <w:rFonts w:ascii="Arial"/>
          <w:color w:val="697D90"/>
          <w:spacing w:val="4"/>
          <w:sz w:val="18"/>
        </w:rPr>
        <w:t xml:space="preserve"> </w:t>
      </w:r>
      <w:r>
        <w:rPr>
          <w:rFonts w:ascii="Arial"/>
          <w:color w:val="697D90"/>
          <w:sz w:val="18"/>
        </w:rPr>
        <w:t>when,</w:t>
      </w:r>
      <w:r>
        <w:rPr>
          <w:rFonts w:ascii="Arial"/>
          <w:color w:val="697D90"/>
          <w:spacing w:val="-4"/>
          <w:sz w:val="18"/>
        </w:rPr>
        <w:t xml:space="preserve"> </w:t>
      </w:r>
      <w:r>
        <w:rPr>
          <w:rFonts w:ascii="Arial"/>
          <w:color w:val="697D90"/>
          <w:sz w:val="18"/>
        </w:rPr>
        <w:t>who,</w:t>
      </w:r>
      <w:r>
        <w:rPr>
          <w:rFonts w:ascii="Arial"/>
          <w:color w:val="697D90"/>
          <w:spacing w:val="-4"/>
          <w:sz w:val="18"/>
        </w:rPr>
        <w:t xml:space="preserve"> what</w:t>
      </w:r>
    </w:p>
    <w:p w14:paraId="077BAFDD" w14:textId="77777777" w:rsidR="00C220EB" w:rsidRDefault="00C220EB">
      <w:pPr>
        <w:rPr>
          <w:rFonts w:ascii="Arial"/>
          <w:sz w:val="18"/>
        </w:rPr>
        <w:sectPr w:rsidR="00C220EB">
          <w:pgSz w:w="11910" w:h="16840"/>
          <w:pgMar w:top="440" w:right="0" w:bottom="1720" w:left="708" w:header="227" w:footer="1540" w:gutter="0"/>
          <w:cols w:space="720"/>
        </w:sectPr>
      </w:pPr>
    </w:p>
    <w:p w14:paraId="077BAFDE" w14:textId="77777777" w:rsidR="00C220EB" w:rsidRDefault="00C220EB">
      <w:pPr>
        <w:pStyle w:val="BodyText"/>
        <w:spacing w:before="158"/>
        <w:rPr>
          <w:rFonts w:ascii="Arial"/>
        </w:rPr>
      </w:pPr>
    </w:p>
    <w:p w14:paraId="077BAFDF" w14:textId="77777777" w:rsidR="00C220EB" w:rsidRDefault="00000000">
      <w:pPr>
        <w:pStyle w:val="Heading4"/>
      </w:pPr>
      <w:r>
        <w:rPr>
          <w:color w:val="697D90"/>
          <w:spacing w:val="-2"/>
        </w:rPr>
        <w:t>Documentation</w:t>
      </w:r>
      <w:r>
        <w:rPr>
          <w:color w:val="697D90"/>
          <w:spacing w:val="-12"/>
        </w:rPr>
        <w:t xml:space="preserve"> </w:t>
      </w:r>
      <w:r>
        <w:rPr>
          <w:color w:val="697D90"/>
          <w:spacing w:val="-2"/>
        </w:rPr>
        <w:t>of</w:t>
      </w:r>
      <w:r>
        <w:rPr>
          <w:color w:val="697D90"/>
          <w:spacing w:val="-12"/>
        </w:rPr>
        <w:t xml:space="preserve"> </w:t>
      </w:r>
      <w:r>
        <w:rPr>
          <w:color w:val="697D90"/>
          <w:spacing w:val="-2"/>
        </w:rPr>
        <w:t>the</w:t>
      </w:r>
      <w:r>
        <w:rPr>
          <w:color w:val="697D90"/>
          <w:spacing w:val="-12"/>
        </w:rPr>
        <w:t xml:space="preserve"> </w:t>
      </w:r>
      <w:r>
        <w:rPr>
          <w:color w:val="697D90"/>
          <w:spacing w:val="-2"/>
        </w:rPr>
        <w:t>Implementation</w:t>
      </w:r>
    </w:p>
    <w:p w14:paraId="077BAFE0" w14:textId="77777777" w:rsidR="00C220EB" w:rsidRDefault="00000000">
      <w:pPr>
        <w:pStyle w:val="BodyText"/>
        <w:spacing w:before="242" w:line="256" w:lineRule="auto"/>
        <w:ind w:left="142" w:right="848"/>
        <w:jc w:val="both"/>
      </w:pPr>
      <w:r>
        <w:rPr>
          <w:w w:val="115"/>
        </w:rPr>
        <w:t>The</w:t>
      </w:r>
      <w:r>
        <w:rPr>
          <w:spacing w:val="-10"/>
          <w:w w:val="115"/>
        </w:rPr>
        <w:t xml:space="preserve"> </w:t>
      </w:r>
      <w:r>
        <w:rPr>
          <w:w w:val="115"/>
        </w:rPr>
        <w:t>implementation</w:t>
      </w:r>
      <w:r>
        <w:rPr>
          <w:spacing w:val="-10"/>
          <w:w w:val="115"/>
        </w:rPr>
        <w:t xml:space="preserve"> </w:t>
      </w:r>
      <w:r>
        <w:rPr>
          <w:w w:val="115"/>
        </w:rPr>
        <w:t>was</w:t>
      </w:r>
      <w:r>
        <w:rPr>
          <w:spacing w:val="-10"/>
          <w:w w:val="115"/>
        </w:rPr>
        <w:t xml:space="preserve"> </w:t>
      </w:r>
      <w:r>
        <w:rPr>
          <w:w w:val="115"/>
        </w:rPr>
        <w:t>first</w:t>
      </w:r>
      <w:r>
        <w:rPr>
          <w:spacing w:val="-10"/>
          <w:w w:val="115"/>
        </w:rPr>
        <w:t xml:space="preserve"> </w:t>
      </w:r>
      <w:r>
        <w:rPr>
          <w:w w:val="115"/>
        </w:rPr>
        <w:t>documented</w:t>
      </w:r>
      <w:r>
        <w:rPr>
          <w:spacing w:val="-10"/>
          <w:w w:val="115"/>
        </w:rPr>
        <w:t xml:space="preserve"> </w:t>
      </w:r>
      <w:r>
        <w:rPr>
          <w:w w:val="115"/>
        </w:rPr>
        <w:t>in</w:t>
      </w:r>
      <w:r>
        <w:rPr>
          <w:spacing w:val="-10"/>
          <w:w w:val="115"/>
        </w:rPr>
        <w:t xml:space="preserve"> </w:t>
      </w:r>
      <w:r>
        <w:rPr>
          <w:w w:val="115"/>
        </w:rPr>
        <w:t>Miro,</w:t>
      </w:r>
      <w:r>
        <w:rPr>
          <w:spacing w:val="-6"/>
          <w:w w:val="115"/>
        </w:rPr>
        <w:t xml:space="preserve"> </w:t>
      </w:r>
      <w:r>
        <w:rPr>
          <w:w w:val="115"/>
        </w:rPr>
        <w:t>as</w:t>
      </w:r>
      <w:r>
        <w:rPr>
          <w:spacing w:val="-10"/>
          <w:w w:val="115"/>
        </w:rPr>
        <w:t xml:space="preserve"> </w:t>
      </w:r>
      <w:r>
        <w:rPr>
          <w:w w:val="115"/>
        </w:rPr>
        <w:t>the</w:t>
      </w:r>
      <w:r>
        <w:rPr>
          <w:spacing w:val="-10"/>
          <w:w w:val="115"/>
        </w:rPr>
        <w:t xml:space="preserve"> </w:t>
      </w:r>
      <w:r>
        <w:rPr>
          <w:w w:val="115"/>
        </w:rPr>
        <w:t>rapid</w:t>
      </w:r>
      <w:r>
        <w:rPr>
          <w:spacing w:val="-10"/>
          <w:w w:val="115"/>
        </w:rPr>
        <w:t xml:space="preserve"> </w:t>
      </w:r>
      <w:r>
        <w:rPr>
          <w:w w:val="115"/>
        </w:rPr>
        <w:t>creation</w:t>
      </w:r>
      <w:r>
        <w:rPr>
          <w:spacing w:val="-10"/>
          <w:w w:val="115"/>
        </w:rPr>
        <w:t xml:space="preserve"> </w:t>
      </w:r>
      <w:r>
        <w:rPr>
          <w:w w:val="115"/>
        </w:rPr>
        <w:t>of</w:t>
      </w:r>
      <w:r>
        <w:rPr>
          <w:spacing w:val="-10"/>
          <w:w w:val="115"/>
        </w:rPr>
        <w:t xml:space="preserve"> </w:t>
      </w:r>
      <w:r>
        <w:rPr>
          <w:w w:val="115"/>
        </w:rPr>
        <w:t>screenshots</w:t>
      </w:r>
      <w:r>
        <w:rPr>
          <w:spacing w:val="-10"/>
          <w:w w:val="115"/>
        </w:rPr>
        <w:t xml:space="preserve"> </w:t>
      </w:r>
      <w:r>
        <w:rPr>
          <w:w w:val="115"/>
        </w:rPr>
        <w:t>did</w:t>
      </w:r>
      <w:r>
        <w:rPr>
          <w:spacing w:val="-10"/>
          <w:w w:val="115"/>
        </w:rPr>
        <w:t xml:space="preserve"> </w:t>
      </w:r>
      <w:r>
        <w:rPr>
          <w:w w:val="115"/>
        </w:rPr>
        <w:t>not</w:t>
      </w:r>
      <w:r>
        <w:rPr>
          <w:spacing w:val="-10"/>
          <w:w w:val="115"/>
        </w:rPr>
        <w:t xml:space="preserve"> </w:t>
      </w:r>
      <w:r>
        <w:rPr>
          <w:w w:val="115"/>
        </w:rPr>
        <w:t xml:space="preserve">disturb </w:t>
      </w:r>
      <w:r>
        <w:rPr>
          <w:w w:val="110"/>
        </w:rPr>
        <w:t>the</w:t>
      </w:r>
      <w:r>
        <w:rPr>
          <w:spacing w:val="-3"/>
          <w:w w:val="110"/>
        </w:rPr>
        <w:t xml:space="preserve"> </w:t>
      </w:r>
      <w:r>
        <w:rPr>
          <w:w w:val="110"/>
        </w:rPr>
        <w:t>flow</w:t>
      </w:r>
      <w:r>
        <w:rPr>
          <w:spacing w:val="-3"/>
          <w:w w:val="110"/>
        </w:rPr>
        <w:t xml:space="preserve"> </w:t>
      </w:r>
      <w:r>
        <w:rPr>
          <w:w w:val="110"/>
        </w:rPr>
        <w:t>of</w:t>
      </w:r>
      <w:r>
        <w:rPr>
          <w:spacing w:val="-3"/>
          <w:w w:val="110"/>
        </w:rPr>
        <w:t xml:space="preserve"> </w:t>
      </w:r>
      <w:r>
        <w:rPr>
          <w:w w:val="110"/>
        </w:rPr>
        <w:t>information</w:t>
      </w:r>
      <w:r>
        <w:rPr>
          <w:spacing w:val="-3"/>
          <w:w w:val="110"/>
        </w:rPr>
        <w:t xml:space="preserve"> </w:t>
      </w:r>
      <w:r>
        <w:rPr>
          <w:w w:val="110"/>
        </w:rPr>
        <w:t>gathering. In</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figure,</w:t>
      </w:r>
      <w:r>
        <w:rPr>
          <w:spacing w:val="-2"/>
          <w:w w:val="110"/>
        </w:rPr>
        <w:t xml:space="preserve"> </w:t>
      </w:r>
      <w:r>
        <w:rPr>
          <w:w w:val="110"/>
        </w:rPr>
        <w:t>the</w:t>
      </w:r>
      <w:r>
        <w:rPr>
          <w:spacing w:val="-3"/>
          <w:w w:val="110"/>
        </w:rPr>
        <w:t xml:space="preserve"> </w:t>
      </w:r>
      <w:r>
        <w:rPr>
          <w:w w:val="110"/>
        </w:rPr>
        <w:t>information-gathering</w:t>
      </w:r>
      <w:r>
        <w:rPr>
          <w:spacing w:val="-3"/>
          <w:w w:val="110"/>
        </w:rPr>
        <w:t xml:space="preserve"> </w:t>
      </w:r>
      <w:r>
        <w:rPr>
          <w:w w:val="110"/>
        </w:rPr>
        <w:t>process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 xml:space="preserve">seen, </w:t>
      </w:r>
      <w:r>
        <w:rPr>
          <w:w w:val="115"/>
        </w:rPr>
        <w:t>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top</w:t>
      </w:r>
      <w:r>
        <w:rPr>
          <w:spacing w:val="-15"/>
          <w:w w:val="115"/>
        </w:rPr>
        <w:t xml:space="preserve"> </w:t>
      </w:r>
      <w:r>
        <w:rPr>
          <w:w w:val="115"/>
        </w:rPr>
        <w:t>left,</w:t>
      </w:r>
      <w:r>
        <w:rPr>
          <w:spacing w:val="-14"/>
          <w:w w:val="115"/>
        </w:rPr>
        <w:t xml:space="preserve"> </w:t>
      </w:r>
      <w:r>
        <w:rPr>
          <w:w w:val="115"/>
        </w:rPr>
        <w:t>moving</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right,</w:t>
      </w:r>
      <w:r>
        <w:rPr>
          <w:spacing w:val="-14"/>
          <w:w w:val="115"/>
        </w:rPr>
        <w:t xml:space="preserve"> </w:t>
      </w:r>
      <w:r>
        <w:rPr>
          <w:w w:val="115"/>
        </w:rPr>
        <w:t>and</w:t>
      </w:r>
      <w:r>
        <w:rPr>
          <w:spacing w:val="-15"/>
          <w:w w:val="115"/>
        </w:rPr>
        <w:t xml:space="preserve"> </w:t>
      </w:r>
      <w:r>
        <w:rPr>
          <w:w w:val="115"/>
        </w:rPr>
        <w:t>then</w:t>
      </w:r>
      <w:r>
        <w:rPr>
          <w:spacing w:val="-15"/>
          <w:w w:val="115"/>
        </w:rPr>
        <w:t xml:space="preserve"> </w:t>
      </w:r>
      <w:r>
        <w:rPr>
          <w:w w:val="115"/>
        </w:rPr>
        <w:t>restarting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left.</w:t>
      </w:r>
      <w:r>
        <w:rPr>
          <w:spacing w:val="4"/>
          <w:w w:val="115"/>
        </w:rPr>
        <w:t xml:space="preserve"> </w:t>
      </w:r>
      <w:r>
        <w:rPr>
          <w:w w:val="115"/>
        </w:rPr>
        <w:t>First,</w:t>
      </w:r>
      <w:r>
        <w:rPr>
          <w:spacing w:val="-14"/>
          <w:w w:val="115"/>
        </w:rPr>
        <w:t xml:space="preserve"> </w:t>
      </w:r>
      <w:r>
        <w:rPr>
          <w:w w:val="115"/>
        </w:rPr>
        <w:t>screenshots</w:t>
      </w:r>
      <w:r>
        <w:rPr>
          <w:spacing w:val="-15"/>
          <w:w w:val="115"/>
        </w:rPr>
        <w:t xml:space="preserve"> </w:t>
      </w:r>
      <w:r>
        <w:rPr>
          <w:w w:val="115"/>
        </w:rPr>
        <w:t>of</w:t>
      </w:r>
      <w:r>
        <w:rPr>
          <w:spacing w:val="-15"/>
          <w:w w:val="115"/>
        </w:rPr>
        <w:t xml:space="preserve"> </w:t>
      </w:r>
      <w:r>
        <w:rPr>
          <w:w w:val="115"/>
        </w:rPr>
        <w:t xml:space="preserve">the </w:t>
      </w:r>
      <w:r>
        <w:rPr>
          <w:w w:val="110"/>
        </w:rPr>
        <w:t>SAC report are shown, followed by navigation towards DSP. Further details</w:t>
      </w:r>
      <w:r>
        <w:rPr>
          <w:spacing w:val="-1"/>
          <w:w w:val="110"/>
        </w:rPr>
        <w:t xml:space="preserve"> </w:t>
      </w:r>
      <w:r>
        <w:rPr>
          <w:w w:val="110"/>
        </w:rPr>
        <w:t xml:space="preserve">on the tools are described in </w:t>
      </w:r>
      <w:r>
        <w:rPr>
          <w:w w:val="115"/>
        </w:rPr>
        <w:t xml:space="preserve">the </w:t>
      </w:r>
      <w:commentRangeStart w:id="75"/>
      <w:r>
        <w:rPr>
          <w:w w:val="115"/>
        </w:rPr>
        <w:t>Implementation chapter.</w:t>
      </w:r>
      <w:commentRangeEnd w:id="75"/>
      <w:r w:rsidR="001015AA">
        <w:rPr>
          <w:rStyle w:val="CommentReference"/>
          <w:sz w:val="22"/>
          <w:szCs w:val="22"/>
        </w:rPr>
        <w:commentReference w:id="75"/>
      </w:r>
    </w:p>
    <w:p w14:paraId="077BAFE1" w14:textId="77777777" w:rsidR="00C220EB" w:rsidRDefault="00000000">
      <w:pPr>
        <w:pStyle w:val="BodyText"/>
        <w:spacing w:before="123"/>
        <w:rPr>
          <w:sz w:val="20"/>
        </w:rPr>
      </w:pPr>
      <w:r>
        <w:rPr>
          <w:noProof/>
          <w:sz w:val="20"/>
        </w:rPr>
        <w:drawing>
          <wp:anchor distT="0" distB="0" distL="0" distR="0" simplePos="0" relativeHeight="487594496" behindDoc="1" locked="0" layoutInCell="1" allowOverlap="1" wp14:anchorId="077BB830" wp14:editId="077BB831">
            <wp:simplePos x="0" y="0"/>
            <wp:positionH relativeFrom="page">
              <wp:posOffset>1171854</wp:posOffset>
            </wp:positionH>
            <wp:positionV relativeFrom="paragraph">
              <wp:posOffset>239514</wp:posOffset>
            </wp:positionV>
            <wp:extent cx="5177006" cy="37185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8" cstate="print"/>
                    <a:stretch>
                      <a:fillRect/>
                    </a:stretch>
                  </pic:blipFill>
                  <pic:spPr>
                    <a:xfrm>
                      <a:off x="0" y="0"/>
                      <a:ext cx="5177006" cy="3718560"/>
                    </a:xfrm>
                    <a:prstGeom prst="rect">
                      <a:avLst/>
                    </a:prstGeom>
                  </pic:spPr>
                </pic:pic>
              </a:graphicData>
            </a:graphic>
          </wp:anchor>
        </w:drawing>
      </w:r>
    </w:p>
    <w:p w14:paraId="077BAFE2" w14:textId="77777777" w:rsidR="00C220EB" w:rsidRDefault="00C220EB">
      <w:pPr>
        <w:pStyle w:val="BodyText"/>
        <w:spacing w:before="4"/>
      </w:pPr>
    </w:p>
    <w:p w14:paraId="077BAFE3" w14:textId="77777777" w:rsidR="00C220EB" w:rsidRDefault="00000000">
      <w:pPr>
        <w:ind w:left="142"/>
        <w:jc w:val="both"/>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2.17.:</w:t>
      </w:r>
      <w:r>
        <w:rPr>
          <w:rFonts w:ascii="Arial"/>
          <w:b/>
          <w:color w:val="697D90"/>
          <w:spacing w:val="-2"/>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usage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quick</w:t>
      </w:r>
      <w:r>
        <w:rPr>
          <w:rFonts w:ascii="Arial"/>
          <w:color w:val="697D90"/>
          <w:spacing w:val="-3"/>
          <w:sz w:val="18"/>
        </w:rPr>
        <w:t xml:space="preserve"> </w:t>
      </w:r>
      <w:r>
        <w:rPr>
          <w:rFonts w:ascii="Arial"/>
          <w:color w:val="697D90"/>
          <w:sz w:val="18"/>
        </w:rPr>
        <w:t>documentation</w:t>
      </w:r>
      <w:r>
        <w:rPr>
          <w:rFonts w:ascii="Arial"/>
          <w:color w:val="697D90"/>
          <w:spacing w:val="-4"/>
          <w:sz w:val="18"/>
        </w:rPr>
        <w:t xml:space="preserve"> </w:t>
      </w:r>
      <w:r>
        <w:rPr>
          <w:rFonts w:ascii="Arial"/>
          <w:color w:val="697D90"/>
          <w:sz w:val="18"/>
        </w:rPr>
        <w:t>during</w:t>
      </w:r>
      <w:r>
        <w:rPr>
          <w:rFonts w:ascii="Arial"/>
          <w:color w:val="697D90"/>
          <w:spacing w:val="-4"/>
          <w:sz w:val="18"/>
        </w:rPr>
        <w:t xml:space="preserve"> </w:t>
      </w:r>
      <w:r>
        <w:rPr>
          <w:rFonts w:ascii="Arial"/>
          <w:color w:val="697D90"/>
          <w:spacing w:val="-2"/>
          <w:sz w:val="18"/>
        </w:rPr>
        <w:t>implementation</w:t>
      </w:r>
    </w:p>
    <w:p w14:paraId="077BAFE4" w14:textId="77777777" w:rsidR="00C220EB" w:rsidRDefault="00C220EB">
      <w:pPr>
        <w:pStyle w:val="BodyText"/>
        <w:rPr>
          <w:rFonts w:ascii="Arial"/>
          <w:sz w:val="18"/>
        </w:rPr>
      </w:pPr>
    </w:p>
    <w:p w14:paraId="077BAFE5" w14:textId="77777777" w:rsidR="00C220EB" w:rsidRDefault="00C220EB">
      <w:pPr>
        <w:pStyle w:val="BodyText"/>
        <w:rPr>
          <w:rFonts w:ascii="Arial"/>
          <w:sz w:val="18"/>
        </w:rPr>
      </w:pPr>
    </w:p>
    <w:p w14:paraId="077BAFE6" w14:textId="77777777" w:rsidR="00C220EB" w:rsidRDefault="00C220EB">
      <w:pPr>
        <w:pStyle w:val="BodyText"/>
        <w:rPr>
          <w:rFonts w:ascii="Arial"/>
          <w:sz w:val="18"/>
        </w:rPr>
      </w:pPr>
    </w:p>
    <w:p w14:paraId="077BAFE7" w14:textId="77777777" w:rsidR="00C220EB" w:rsidRDefault="00C220EB">
      <w:pPr>
        <w:pStyle w:val="BodyText"/>
        <w:spacing w:before="178"/>
        <w:rPr>
          <w:rFonts w:ascii="Arial"/>
          <w:sz w:val="18"/>
        </w:rPr>
      </w:pPr>
    </w:p>
    <w:p w14:paraId="077BAFE8" w14:textId="77777777" w:rsidR="00C220EB" w:rsidRDefault="00000000">
      <w:pPr>
        <w:pStyle w:val="Heading3"/>
      </w:pPr>
      <w:commentRangeStart w:id="76"/>
      <w:r>
        <w:rPr>
          <w:color w:val="697D90"/>
          <w:w w:val="90"/>
        </w:rPr>
        <w:t>Jira</w:t>
      </w:r>
      <w:r>
        <w:rPr>
          <w:color w:val="697D90"/>
          <w:spacing w:val="3"/>
        </w:rPr>
        <w:t xml:space="preserve"> </w:t>
      </w:r>
      <w:r>
        <w:rPr>
          <w:color w:val="697D90"/>
          <w:w w:val="90"/>
        </w:rPr>
        <w:t>and</w:t>
      </w:r>
      <w:r>
        <w:rPr>
          <w:color w:val="697D90"/>
          <w:spacing w:val="3"/>
        </w:rPr>
        <w:t xml:space="preserve"> </w:t>
      </w:r>
      <w:r>
        <w:rPr>
          <w:color w:val="697D90"/>
          <w:spacing w:val="-2"/>
          <w:w w:val="90"/>
        </w:rPr>
        <w:t>Confluence</w:t>
      </w:r>
      <w:commentRangeEnd w:id="76"/>
      <w:r w:rsidR="00EE6A15">
        <w:rPr>
          <w:rStyle w:val="CommentReference"/>
          <w:sz w:val="24"/>
          <w:szCs w:val="24"/>
        </w:rPr>
        <w:commentReference w:id="76"/>
      </w:r>
    </w:p>
    <w:p w14:paraId="077BAFE9" w14:textId="77777777" w:rsidR="00C220EB" w:rsidRDefault="00000000">
      <w:pPr>
        <w:pStyle w:val="BodyText"/>
        <w:spacing w:before="238" w:line="256" w:lineRule="auto"/>
        <w:ind w:left="142" w:right="848"/>
        <w:jc w:val="both"/>
      </w:pPr>
      <w:r>
        <w:rPr>
          <w:w w:val="110"/>
        </w:rPr>
        <w:t xml:space="preserve">Jira (mainly for issue tracking) and Confluence (mainly for documentation) are both tools </w:t>
      </w:r>
      <w:bookmarkStart w:id="77" w:name="_bookmark52"/>
      <w:bookmarkEnd w:id="77"/>
      <w:r>
        <w:rPr>
          <w:w w:val="110"/>
        </w:rPr>
        <w:t>provided by Atlassian and are therefore well integrated with each other.</w:t>
      </w:r>
      <w:r>
        <w:rPr>
          <w:spacing w:val="40"/>
          <w:w w:val="110"/>
        </w:rPr>
        <w:t xml:space="preserve"> </w:t>
      </w:r>
      <w:r>
        <w:rPr>
          <w:w w:val="110"/>
        </w:rPr>
        <w:t>The tools are installed on-premises which limits sharing possibilities outside the Swiss Post network.</w:t>
      </w:r>
      <w:r>
        <w:rPr>
          <w:spacing w:val="40"/>
          <w:w w:val="110"/>
        </w:rPr>
        <w:t xml:space="preserve"> </w:t>
      </w:r>
      <w:r>
        <w:rPr>
          <w:w w:val="110"/>
        </w:rPr>
        <w:t>They are used by the three Swiss Post teams presented in the Teams section.</w:t>
      </w:r>
      <w:r>
        <w:rPr>
          <w:spacing w:val="40"/>
          <w:w w:val="110"/>
        </w:rPr>
        <w:t xml:space="preserve"> </w:t>
      </w:r>
      <w:r>
        <w:rPr>
          <w:w w:val="110"/>
        </w:rPr>
        <w:t>The project team also used Confluence when research results had to be presented as a first use case.</w:t>
      </w:r>
    </w:p>
    <w:p w14:paraId="077BAFEA" w14:textId="77777777" w:rsidR="00C220EB" w:rsidRDefault="00C220EB">
      <w:pPr>
        <w:pStyle w:val="BodyText"/>
      </w:pPr>
    </w:p>
    <w:p w14:paraId="077BAFEB" w14:textId="77777777" w:rsidR="00C220EB" w:rsidRDefault="00C220EB">
      <w:pPr>
        <w:pStyle w:val="BodyText"/>
      </w:pPr>
    </w:p>
    <w:p w14:paraId="077BAFEC" w14:textId="77777777" w:rsidR="00C220EB" w:rsidRDefault="00C220EB">
      <w:pPr>
        <w:pStyle w:val="BodyText"/>
        <w:spacing w:before="170"/>
      </w:pPr>
    </w:p>
    <w:p w14:paraId="077BAFED" w14:textId="77777777" w:rsidR="00C220EB" w:rsidRDefault="00000000">
      <w:pPr>
        <w:pStyle w:val="Heading3"/>
      </w:pPr>
      <w:r>
        <w:rPr>
          <w:color w:val="697D90"/>
          <w:spacing w:val="-6"/>
        </w:rPr>
        <w:t>Microsoft</w:t>
      </w:r>
      <w:r>
        <w:rPr>
          <w:color w:val="697D90"/>
          <w:spacing w:val="-5"/>
        </w:rPr>
        <w:t xml:space="preserve"> </w:t>
      </w:r>
      <w:r>
        <w:rPr>
          <w:color w:val="697D90"/>
          <w:spacing w:val="-6"/>
        </w:rPr>
        <w:t>Teams</w:t>
      </w:r>
      <w:r>
        <w:rPr>
          <w:color w:val="697D90"/>
          <w:spacing w:val="-4"/>
        </w:rPr>
        <w:t xml:space="preserve"> </w:t>
      </w:r>
      <w:r>
        <w:rPr>
          <w:color w:val="697D90"/>
          <w:spacing w:val="-6"/>
        </w:rPr>
        <w:t>and</w:t>
      </w:r>
      <w:r>
        <w:rPr>
          <w:color w:val="697D90"/>
          <w:spacing w:val="-4"/>
        </w:rPr>
        <w:t xml:space="preserve"> </w:t>
      </w:r>
      <w:r>
        <w:rPr>
          <w:color w:val="697D90"/>
          <w:spacing w:val="-6"/>
        </w:rPr>
        <w:t>Microsoft</w:t>
      </w:r>
      <w:r>
        <w:rPr>
          <w:color w:val="697D90"/>
          <w:spacing w:val="-4"/>
        </w:rPr>
        <w:t xml:space="preserve"> </w:t>
      </w:r>
      <w:r>
        <w:rPr>
          <w:color w:val="697D90"/>
          <w:spacing w:val="-6"/>
        </w:rPr>
        <w:t>Outlook</w:t>
      </w:r>
    </w:p>
    <w:p w14:paraId="077BAFEE" w14:textId="77777777" w:rsidR="00C220EB" w:rsidRDefault="00000000">
      <w:pPr>
        <w:pStyle w:val="BodyText"/>
        <w:spacing w:before="238" w:line="256" w:lineRule="auto"/>
        <w:ind w:left="142" w:right="848"/>
        <w:jc w:val="both"/>
      </w:pPr>
      <w:r>
        <w:rPr>
          <w:w w:val="110"/>
        </w:rPr>
        <w:t>MS</w:t>
      </w:r>
      <w:r>
        <w:rPr>
          <w:spacing w:val="-7"/>
          <w:w w:val="110"/>
        </w:rPr>
        <w:t xml:space="preserve"> </w:t>
      </w:r>
      <w:r>
        <w:rPr>
          <w:w w:val="110"/>
        </w:rPr>
        <w:t>Teams</w:t>
      </w:r>
      <w:r>
        <w:rPr>
          <w:spacing w:val="-6"/>
          <w:w w:val="110"/>
        </w:rPr>
        <w:t xml:space="preserve"> </w:t>
      </w:r>
      <w:r>
        <w:rPr>
          <w:w w:val="110"/>
        </w:rPr>
        <w:t>and</w:t>
      </w:r>
      <w:r>
        <w:rPr>
          <w:spacing w:val="-7"/>
          <w:w w:val="110"/>
        </w:rPr>
        <w:t xml:space="preserve"> </w:t>
      </w:r>
      <w:r>
        <w:rPr>
          <w:w w:val="110"/>
        </w:rPr>
        <w:t>MS</w:t>
      </w:r>
      <w:r>
        <w:rPr>
          <w:spacing w:val="-7"/>
          <w:w w:val="110"/>
        </w:rPr>
        <w:t xml:space="preserve"> </w:t>
      </w:r>
      <w:r>
        <w:rPr>
          <w:w w:val="110"/>
        </w:rPr>
        <w:t>Outlook</w:t>
      </w:r>
      <w:r>
        <w:rPr>
          <w:spacing w:val="-7"/>
          <w:w w:val="110"/>
        </w:rPr>
        <w:t xml:space="preserve"> </w:t>
      </w:r>
      <w:r>
        <w:rPr>
          <w:w w:val="110"/>
        </w:rPr>
        <w:t>are</w:t>
      </w:r>
      <w:r>
        <w:rPr>
          <w:spacing w:val="-6"/>
          <w:w w:val="110"/>
        </w:rPr>
        <w:t xml:space="preserve"> </w:t>
      </w:r>
      <w:r>
        <w:rPr>
          <w:w w:val="110"/>
        </w:rPr>
        <w:t>used</w:t>
      </w:r>
      <w:r>
        <w:rPr>
          <w:spacing w:val="-7"/>
          <w:w w:val="110"/>
        </w:rPr>
        <w:t xml:space="preserve"> </w:t>
      </w:r>
      <w:r>
        <w:rPr>
          <w:w w:val="110"/>
        </w:rPr>
        <w:t>by</w:t>
      </w:r>
      <w:r>
        <w:rPr>
          <w:spacing w:val="-7"/>
          <w:w w:val="110"/>
        </w:rPr>
        <w:t xml:space="preserve"> </w:t>
      </w:r>
      <w:r>
        <w:rPr>
          <w:w w:val="110"/>
        </w:rPr>
        <w:t>both</w:t>
      </w:r>
      <w:r>
        <w:rPr>
          <w:spacing w:val="-6"/>
          <w:w w:val="110"/>
        </w:rPr>
        <w:t xml:space="preserve"> </w:t>
      </w:r>
      <w:r>
        <w:rPr>
          <w:w w:val="110"/>
        </w:rPr>
        <w:t>the</w:t>
      </w:r>
      <w:r>
        <w:rPr>
          <w:spacing w:val="-7"/>
          <w:w w:val="110"/>
        </w:rPr>
        <w:t xml:space="preserve"> </w:t>
      </w:r>
      <w:r>
        <w:rPr>
          <w:w w:val="110"/>
        </w:rPr>
        <w:t>academic</w:t>
      </w:r>
      <w:r>
        <w:rPr>
          <w:spacing w:val="-7"/>
          <w:w w:val="110"/>
        </w:rPr>
        <w:t xml:space="preserve"> </w:t>
      </w:r>
      <w:r>
        <w:rPr>
          <w:w w:val="110"/>
        </w:rPr>
        <w:t>and</w:t>
      </w:r>
      <w:r>
        <w:rPr>
          <w:spacing w:val="-6"/>
          <w:w w:val="110"/>
        </w:rPr>
        <w:t xml:space="preserve"> </w:t>
      </w:r>
      <w:r>
        <w:rPr>
          <w:w w:val="110"/>
        </w:rPr>
        <w:t>Swiss</w:t>
      </w:r>
      <w:r>
        <w:rPr>
          <w:spacing w:val="-7"/>
          <w:w w:val="110"/>
        </w:rPr>
        <w:t xml:space="preserve"> </w:t>
      </w:r>
      <w:r>
        <w:rPr>
          <w:w w:val="110"/>
        </w:rPr>
        <w:t>Post</w:t>
      </w:r>
      <w:r>
        <w:rPr>
          <w:spacing w:val="-7"/>
          <w:w w:val="110"/>
        </w:rPr>
        <w:t xml:space="preserve"> </w:t>
      </w:r>
      <w:r>
        <w:rPr>
          <w:w w:val="110"/>
        </w:rPr>
        <w:t>teams.</w:t>
      </w:r>
      <w:r>
        <w:rPr>
          <w:spacing w:val="13"/>
          <w:w w:val="110"/>
        </w:rPr>
        <w:t xml:space="preserve"> </w:t>
      </w:r>
      <w:r>
        <w:rPr>
          <w:w w:val="110"/>
        </w:rPr>
        <w:t>They</w:t>
      </w:r>
      <w:r>
        <w:rPr>
          <w:spacing w:val="-7"/>
          <w:w w:val="110"/>
        </w:rPr>
        <w:t xml:space="preserve"> </w:t>
      </w:r>
      <w:r>
        <w:rPr>
          <w:w w:val="110"/>
        </w:rPr>
        <w:t>are</w:t>
      </w:r>
      <w:r>
        <w:rPr>
          <w:spacing w:val="-6"/>
          <w:w w:val="110"/>
        </w:rPr>
        <w:t xml:space="preserve"> </w:t>
      </w:r>
      <w:r>
        <w:rPr>
          <w:w w:val="110"/>
        </w:rPr>
        <w:t>organisational standards at Swiss Post and are not optional.</w:t>
      </w:r>
      <w:r>
        <w:rPr>
          <w:spacing w:val="25"/>
          <w:w w:val="110"/>
        </w:rPr>
        <w:t xml:space="preserve"> </w:t>
      </w:r>
      <w:r>
        <w:rPr>
          <w:w w:val="110"/>
        </w:rPr>
        <w:t>The same applies to the academic context.</w:t>
      </w:r>
      <w:r>
        <w:rPr>
          <w:spacing w:val="25"/>
          <w:w w:val="110"/>
        </w:rPr>
        <w:t xml:space="preserve"> </w:t>
      </w:r>
      <w:r>
        <w:rPr>
          <w:w w:val="110"/>
        </w:rPr>
        <w:t>Both tools serve to support focused long-term (MS Outlook) and short-term (MS Teams) communication.</w:t>
      </w:r>
    </w:p>
    <w:p w14:paraId="077BAFEF"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AFF0" w14:textId="77777777" w:rsidR="00C220EB" w:rsidRDefault="00C220EB">
      <w:pPr>
        <w:pStyle w:val="BodyText"/>
        <w:spacing w:before="116"/>
        <w:rPr>
          <w:sz w:val="24"/>
        </w:rPr>
      </w:pPr>
    </w:p>
    <w:p w14:paraId="077BAFF1" w14:textId="77777777" w:rsidR="00C220EB" w:rsidRDefault="00000000">
      <w:pPr>
        <w:pStyle w:val="Heading3"/>
        <w:jc w:val="both"/>
      </w:pPr>
      <w:r>
        <w:rPr>
          <w:color w:val="697D90"/>
          <w:spacing w:val="-4"/>
        </w:rPr>
        <w:t>Shared</w:t>
      </w:r>
      <w:r>
        <w:rPr>
          <w:color w:val="697D90"/>
          <w:spacing w:val="-10"/>
        </w:rPr>
        <w:t xml:space="preserve"> </w:t>
      </w:r>
      <w:r>
        <w:rPr>
          <w:color w:val="697D90"/>
          <w:spacing w:val="-4"/>
        </w:rPr>
        <w:t>chat</w:t>
      </w:r>
    </w:p>
    <w:p w14:paraId="077BAFF2" w14:textId="77777777" w:rsidR="00C220EB" w:rsidRDefault="00C220EB">
      <w:pPr>
        <w:pStyle w:val="BodyText"/>
        <w:rPr>
          <w:rFonts w:ascii="Arial"/>
          <w:b/>
          <w:sz w:val="24"/>
        </w:rPr>
      </w:pPr>
    </w:p>
    <w:p w14:paraId="077BAFF3" w14:textId="77777777" w:rsidR="00C220EB" w:rsidRDefault="00C220EB">
      <w:pPr>
        <w:pStyle w:val="BodyText"/>
        <w:rPr>
          <w:rFonts w:ascii="Arial"/>
          <w:b/>
          <w:sz w:val="24"/>
        </w:rPr>
      </w:pPr>
    </w:p>
    <w:p w14:paraId="077BAFF4" w14:textId="77777777" w:rsidR="00C220EB" w:rsidRDefault="00C220EB">
      <w:pPr>
        <w:pStyle w:val="BodyText"/>
        <w:spacing w:before="130"/>
        <w:rPr>
          <w:rFonts w:ascii="Arial"/>
          <w:b/>
          <w:sz w:val="24"/>
        </w:rPr>
      </w:pPr>
    </w:p>
    <w:p w14:paraId="077BAFF5" w14:textId="77777777" w:rsidR="00C220EB" w:rsidRDefault="00000000">
      <w:pPr>
        <w:pStyle w:val="BodyText"/>
        <w:spacing w:line="256" w:lineRule="auto"/>
        <w:ind w:left="142" w:right="848"/>
        <w:jc w:val="both"/>
      </w:pPr>
      <w:r>
        <w:rPr>
          <w:w w:val="110"/>
        </w:rPr>
        <w:t>For</w:t>
      </w:r>
      <w:r>
        <w:rPr>
          <w:spacing w:val="-3"/>
          <w:w w:val="110"/>
        </w:rPr>
        <w:t xml:space="preserve"> </w:t>
      </w:r>
      <w:r>
        <w:rPr>
          <w:w w:val="110"/>
        </w:rPr>
        <w:t>the</w:t>
      </w:r>
      <w:r>
        <w:rPr>
          <w:spacing w:val="-3"/>
          <w:w w:val="110"/>
        </w:rPr>
        <w:t xml:space="preserve"> </w:t>
      </w:r>
      <w:r>
        <w:rPr>
          <w:w w:val="110"/>
        </w:rPr>
        <w:t>academic</w:t>
      </w:r>
      <w:r>
        <w:rPr>
          <w:spacing w:val="-3"/>
          <w:w w:val="110"/>
        </w:rPr>
        <w:t xml:space="preserve"> </w:t>
      </w:r>
      <w:r>
        <w:rPr>
          <w:w w:val="110"/>
        </w:rPr>
        <w:t>team,</w:t>
      </w:r>
      <w:r>
        <w:rPr>
          <w:spacing w:val="-2"/>
          <w:w w:val="110"/>
        </w:rPr>
        <w:t xml:space="preserve"> </w:t>
      </w:r>
      <w:r>
        <w:rPr>
          <w:w w:val="110"/>
        </w:rPr>
        <w:t>the</w:t>
      </w:r>
      <w:r>
        <w:rPr>
          <w:spacing w:val="-3"/>
          <w:w w:val="110"/>
        </w:rPr>
        <w:t xml:space="preserve"> </w:t>
      </w:r>
      <w:r>
        <w:rPr>
          <w:w w:val="110"/>
        </w:rPr>
        <w:t>chat</w:t>
      </w:r>
      <w:r>
        <w:rPr>
          <w:spacing w:val="-3"/>
          <w:w w:val="110"/>
        </w:rPr>
        <w:t xml:space="preserve"> </w:t>
      </w:r>
      <w:r>
        <w:rPr>
          <w:w w:val="110"/>
        </w:rPr>
        <w:t>was</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short-term</w:t>
      </w:r>
      <w:r>
        <w:rPr>
          <w:spacing w:val="-3"/>
          <w:w w:val="110"/>
        </w:rPr>
        <w:t xml:space="preserve"> </w:t>
      </w:r>
      <w:r>
        <w:rPr>
          <w:w w:val="110"/>
        </w:rPr>
        <w:t>communication. However,</w:t>
      </w:r>
      <w:r>
        <w:rPr>
          <w:spacing w:val="-2"/>
          <w:w w:val="110"/>
        </w:rPr>
        <w:t xml:space="preserve"> </w:t>
      </w:r>
      <w:r>
        <w:rPr>
          <w:w w:val="110"/>
        </w:rPr>
        <w:t>a</w:t>
      </w:r>
      <w:r>
        <w:rPr>
          <w:spacing w:val="-3"/>
          <w:w w:val="110"/>
        </w:rPr>
        <w:t xml:space="preserve"> </w:t>
      </w:r>
      <w:r>
        <w:rPr>
          <w:w w:val="110"/>
        </w:rPr>
        <w:t>challenge</w:t>
      </w:r>
      <w:r>
        <w:rPr>
          <w:spacing w:val="-3"/>
          <w:w w:val="110"/>
        </w:rPr>
        <w:t xml:space="preserve"> </w:t>
      </w:r>
      <w:r>
        <w:rPr>
          <w:w w:val="110"/>
        </w:rPr>
        <w:t>arose</w:t>
      </w:r>
      <w:r>
        <w:rPr>
          <w:spacing w:val="-3"/>
          <w:w w:val="110"/>
        </w:rPr>
        <w:t xml:space="preserve"> </w:t>
      </w:r>
      <w:r>
        <w:rPr>
          <w:w w:val="110"/>
        </w:rPr>
        <w:t>due to</w:t>
      </w:r>
      <w:r>
        <w:rPr>
          <w:spacing w:val="-10"/>
          <w:w w:val="110"/>
        </w:rPr>
        <w:t xml:space="preserve"> </w:t>
      </w:r>
      <w:r>
        <w:rPr>
          <w:w w:val="110"/>
        </w:rPr>
        <w:t>the</w:t>
      </w:r>
      <w:r>
        <w:rPr>
          <w:spacing w:val="-11"/>
          <w:w w:val="110"/>
        </w:rPr>
        <w:t xml:space="preserve"> </w:t>
      </w:r>
      <w:r>
        <w:rPr>
          <w:w w:val="110"/>
        </w:rPr>
        <w:t>involvement</w:t>
      </w:r>
      <w:r>
        <w:rPr>
          <w:spacing w:val="-10"/>
          <w:w w:val="110"/>
        </w:rPr>
        <w:t xml:space="preserve"> </w:t>
      </w:r>
      <w:r>
        <w:rPr>
          <w:w w:val="110"/>
        </w:rPr>
        <w:t>of</w:t>
      </w:r>
      <w:r>
        <w:rPr>
          <w:spacing w:val="-10"/>
          <w:w w:val="110"/>
        </w:rPr>
        <w:t xml:space="preserve"> </w:t>
      </w:r>
      <w:r>
        <w:rPr>
          <w:w w:val="110"/>
        </w:rPr>
        <w:t>two</w:t>
      </w:r>
      <w:r>
        <w:rPr>
          <w:spacing w:val="-11"/>
          <w:w w:val="110"/>
        </w:rPr>
        <w:t xml:space="preserve"> </w:t>
      </w:r>
      <w:r>
        <w:rPr>
          <w:w w:val="110"/>
        </w:rPr>
        <w:t>distinct</w:t>
      </w:r>
      <w:r>
        <w:rPr>
          <w:spacing w:val="-10"/>
          <w:w w:val="110"/>
        </w:rPr>
        <w:t xml:space="preserve"> </w:t>
      </w:r>
      <w:r>
        <w:rPr>
          <w:w w:val="110"/>
        </w:rPr>
        <w:t>organisations,</w:t>
      </w:r>
      <w:r>
        <w:rPr>
          <w:spacing w:val="-10"/>
          <w:w w:val="110"/>
        </w:rPr>
        <w:t xml:space="preserve"> </w:t>
      </w:r>
      <w:r>
        <w:rPr>
          <w:w w:val="110"/>
        </w:rPr>
        <w:t>BFH</w:t>
      </w:r>
      <w:r>
        <w:rPr>
          <w:spacing w:val="-10"/>
          <w:w w:val="110"/>
        </w:rPr>
        <w:t xml:space="preserve"> </w:t>
      </w:r>
      <w:r>
        <w:rPr>
          <w:w w:val="110"/>
        </w:rPr>
        <w:t>and</w:t>
      </w:r>
      <w:r>
        <w:rPr>
          <w:spacing w:val="-11"/>
          <w:w w:val="110"/>
        </w:rPr>
        <w:t xml:space="preserve"> </w:t>
      </w:r>
      <w:r>
        <w:rPr>
          <w:w w:val="110"/>
        </w:rPr>
        <w:t>the</w:t>
      </w:r>
      <w:r>
        <w:rPr>
          <w:spacing w:val="-10"/>
          <w:w w:val="110"/>
        </w:rPr>
        <w:t xml:space="preserve"> </w:t>
      </w:r>
      <w:r>
        <w:rPr>
          <w:w w:val="110"/>
        </w:rPr>
        <w:t>Swiss</w:t>
      </w:r>
      <w:r>
        <w:rPr>
          <w:spacing w:val="-10"/>
          <w:w w:val="110"/>
        </w:rPr>
        <w:t xml:space="preserve"> </w:t>
      </w:r>
      <w:r>
        <w:rPr>
          <w:w w:val="110"/>
        </w:rPr>
        <w:t>Post. In</w:t>
      </w:r>
      <w:r>
        <w:rPr>
          <w:spacing w:val="-10"/>
          <w:w w:val="110"/>
        </w:rPr>
        <w:t xml:space="preserve"> </w:t>
      </w:r>
      <w:r>
        <w:rPr>
          <w:w w:val="110"/>
        </w:rPr>
        <w:t>order</w:t>
      </w:r>
      <w:r>
        <w:rPr>
          <w:spacing w:val="-11"/>
          <w:w w:val="110"/>
        </w:rPr>
        <w:t xml:space="preserve"> </w:t>
      </w:r>
      <w:r>
        <w:rPr>
          <w:w w:val="110"/>
        </w:rPr>
        <w:t>to</w:t>
      </w:r>
      <w:r>
        <w:rPr>
          <w:spacing w:val="-10"/>
          <w:w w:val="110"/>
        </w:rPr>
        <w:t xml:space="preserve"> </w:t>
      </w:r>
      <w:r>
        <w:rPr>
          <w:w w:val="110"/>
        </w:rPr>
        <w:t>keep</w:t>
      </w:r>
      <w:r>
        <w:rPr>
          <w:spacing w:val="-10"/>
          <w:w w:val="110"/>
        </w:rPr>
        <w:t xml:space="preserve"> </w:t>
      </w:r>
      <w:r>
        <w:rPr>
          <w:w w:val="110"/>
        </w:rPr>
        <w:t>communication between</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accounts</w:t>
      </w:r>
      <w:r>
        <w:rPr>
          <w:spacing w:val="-3"/>
          <w:w w:val="110"/>
        </w:rPr>
        <w:t xml:space="preserve"> </w:t>
      </w:r>
      <w:r>
        <w:rPr>
          <w:w w:val="110"/>
        </w:rPr>
        <w:t>and</w:t>
      </w:r>
      <w:r>
        <w:rPr>
          <w:spacing w:val="-3"/>
          <w:w w:val="110"/>
        </w:rPr>
        <w:t xml:space="preserve"> </w:t>
      </w:r>
      <w:r>
        <w:rPr>
          <w:w w:val="110"/>
        </w:rPr>
        <w:t>BFH</w:t>
      </w:r>
      <w:r>
        <w:rPr>
          <w:spacing w:val="-3"/>
          <w:w w:val="110"/>
        </w:rPr>
        <w:t xml:space="preserve"> </w:t>
      </w:r>
      <w:r>
        <w:rPr>
          <w:w w:val="110"/>
        </w:rPr>
        <w:t>accounts</w:t>
      </w:r>
      <w:r>
        <w:rPr>
          <w:spacing w:val="-3"/>
          <w:w w:val="110"/>
        </w:rPr>
        <w:t xml:space="preserve"> </w:t>
      </w:r>
      <w:r>
        <w:rPr>
          <w:w w:val="110"/>
        </w:rPr>
        <w:t>in</w:t>
      </w:r>
      <w:r>
        <w:rPr>
          <w:spacing w:val="-3"/>
          <w:w w:val="110"/>
        </w:rPr>
        <w:t xml:space="preserve"> </w:t>
      </w:r>
      <w:r>
        <w:rPr>
          <w:w w:val="110"/>
        </w:rPr>
        <w:t>one</w:t>
      </w:r>
      <w:r>
        <w:rPr>
          <w:spacing w:val="-3"/>
          <w:w w:val="110"/>
        </w:rPr>
        <w:t xml:space="preserve"> </w:t>
      </w:r>
      <w:r>
        <w:rPr>
          <w:w w:val="110"/>
        </w:rPr>
        <w:t>place,</w:t>
      </w:r>
      <w:r>
        <w:rPr>
          <w:spacing w:val="-3"/>
          <w:w w:val="110"/>
        </w:rPr>
        <w:t xml:space="preserve"> </w:t>
      </w:r>
      <w:r>
        <w:rPr>
          <w:w w:val="110"/>
        </w:rPr>
        <w:t>a</w:t>
      </w:r>
      <w:r>
        <w:rPr>
          <w:spacing w:val="-3"/>
          <w:w w:val="110"/>
        </w:rPr>
        <w:t xml:space="preserve"> </w:t>
      </w:r>
      <w:r>
        <w:rPr>
          <w:w w:val="110"/>
        </w:rPr>
        <w:t>chat</w:t>
      </w:r>
      <w:r>
        <w:rPr>
          <w:spacing w:val="-3"/>
          <w:w w:val="110"/>
        </w:rPr>
        <w:t xml:space="preserve"> </w:t>
      </w:r>
      <w:r>
        <w:rPr>
          <w:w w:val="110"/>
        </w:rPr>
        <w:t>with</w:t>
      </w:r>
      <w:r>
        <w:rPr>
          <w:spacing w:val="-3"/>
          <w:w w:val="110"/>
        </w:rPr>
        <w:t xml:space="preserve"> </w:t>
      </w:r>
      <w:r>
        <w:rPr>
          <w:w w:val="110"/>
        </w:rPr>
        <w:t>three</w:t>
      </w:r>
      <w:r>
        <w:rPr>
          <w:spacing w:val="-3"/>
          <w:w w:val="110"/>
        </w:rPr>
        <w:t xml:space="preserve"> </w:t>
      </w:r>
      <w:r>
        <w:rPr>
          <w:w w:val="110"/>
        </w:rPr>
        <w:t>users</w:t>
      </w:r>
      <w:r>
        <w:rPr>
          <w:spacing w:val="-3"/>
          <w:w w:val="110"/>
        </w:rPr>
        <w:t xml:space="preserve"> </w:t>
      </w:r>
      <w:r>
        <w:rPr>
          <w:w w:val="110"/>
        </w:rPr>
        <w:t>was</w:t>
      </w:r>
      <w:r>
        <w:rPr>
          <w:spacing w:val="-3"/>
          <w:w w:val="110"/>
        </w:rPr>
        <w:t xml:space="preserve"> </w:t>
      </w:r>
      <w:r>
        <w:rPr>
          <w:w w:val="110"/>
        </w:rPr>
        <w:t>required. In</w:t>
      </w:r>
      <w:r>
        <w:rPr>
          <w:spacing w:val="-3"/>
          <w:w w:val="110"/>
        </w:rPr>
        <w:t xml:space="preserve"> </w:t>
      </w:r>
      <w:r>
        <w:rPr>
          <w:w w:val="110"/>
        </w:rPr>
        <w:t>this context,</w:t>
      </w:r>
      <w:r>
        <w:rPr>
          <w:spacing w:val="-16"/>
          <w:w w:val="110"/>
        </w:rPr>
        <w:t xml:space="preserve"> </w:t>
      </w:r>
      <w:r>
        <w:rPr>
          <w:w w:val="110"/>
        </w:rPr>
        <w:t>the</w:t>
      </w:r>
      <w:r>
        <w:rPr>
          <w:spacing w:val="-15"/>
          <w:w w:val="110"/>
        </w:rPr>
        <w:t xml:space="preserve"> </w:t>
      </w:r>
      <w:r>
        <w:rPr>
          <w:w w:val="110"/>
        </w:rPr>
        <w:t>cross-organisational</w:t>
      </w:r>
      <w:r>
        <w:rPr>
          <w:spacing w:val="-15"/>
          <w:w w:val="110"/>
        </w:rPr>
        <w:t xml:space="preserve"> </w:t>
      </w:r>
      <w:r>
        <w:rPr>
          <w:w w:val="110"/>
        </w:rPr>
        <w:t>capabilities</w:t>
      </w:r>
      <w:r>
        <w:rPr>
          <w:spacing w:val="-15"/>
          <w:w w:val="110"/>
        </w:rPr>
        <w:t xml:space="preserve"> </w:t>
      </w:r>
      <w:r>
        <w:rPr>
          <w:w w:val="110"/>
        </w:rPr>
        <w:t>of</w:t>
      </w:r>
      <w:r>
        <w:rPr>
          <w:spacing w:val="-15"/>
          <w:w w:val="110"/>
        </w:rPr>
        <w:t xml:space="preserve"> </w:t>
      </w:r>
      <w:r>
        <w:rPr>
          <w:w w:val="110"/>
        </w:rPr>
        <w:t>MS</w:t>
      </w:r>
      <w:r>
        <w:rPr>
          <w:spacing w:val="-15"/>
          <w:w w:val="110"/>
        </w:rPr>
        <w:t xml:space="preserve"> </w:t>
      </w:r>
      <w:r>
        <w:rPr>
          <w:w w:val="110"/>
        </w:rPr>
        <w:t>Teams</w:t>
      </w:r>
      <w:r>
        <w:rPr>
          <w:spacing w:val="-15"/>
          <w:w w:val="110"/>
        </w:rPr>
        <w:t xml:space="preserve"> </w:t>
      </w:r>
      <w:r>
        <w:rPr>
          <w:w w:val="110"/>
        </w:rPr>
        <w:t>proved</w:t>
      </w:r>
      <w:r>
        <w:rPr>
          <w:spacing w:val="-15"/>
          <w:w w:val="110"/>
        </w:rPr>
        <w:t xml:space="preserve"> </w:t>
      </w:r>
      <w:r>
        <w:rPr>
          <w:w w:val="110"/>
        </w:rPr>
        <w:t>useful.</w:t>
      </w:r>
      <w:r>
        <w:rPr>
          <w:spacing w:val="-16"/>
          <w:w w:val="110"/>
        </w:rPr>
        <w:t xml:space="preserve"> </w:t>
      </w:r>
      <w:r>
        <w:rPr>
          <w:w w:val="110"/>
        </w:rPr>
        <w:t>After</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account</w:t>
      </w:r>
      <w:r>
        <w:rPr>
          <w:spacing w:val="-15"/>
          <w:w w:val="110"/>
        </w:rPr>
        <w:t xml:space="preserve"> </w:t>
      </w:r>
      <w:r>
        <w:rPr>
          <w:w w:val="110"/>
        </w:rPr>
        <w:t>was invited</w:t>
      </w:r>
      <w:r>
        <w:rPr>
          <w:spacing w:val="-16"/>
          <w:w w:val="110"/>
        </w:rPr>
        <w:t xml:space="preserve"> </w:t>
      </w:r>
      <w:r>
        <w:rPr>
          <w:w w:val="110"/>
        </w:rPr>
        <w:t>to</w:t>
      </w:r>
      <w:r>
        <w:rPr>
          <w:spacing w:val="-15"/>
          <w:w w:val="110"/>
        </w:rPr>
        <w:t xml:space="preserve"> </w:t>
      </w:r>
      <w:r>
        <w:rPr>
          <w:w w:val="110"/>
        </w:rPr>
        <w:t>participate</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4"/>
          <w:w w:val="110"/>
        </w:rPr>
        <w:t xml:space="preserve"> </w:t>
      </w:r>
      <w:r>
        <w:rPr>
          <w:w w:val="110"/>
        </w:rPr>
        <w:t>it</w:t>
      </w:r>
      <w:r>
        <w:rPr>
          <w:spacing w:val="-15"/>
          <w:w w:val="110"/>
        </w:rPr>
        <w:t xml:space="preserve"> </w:t>
      </w:r>
      <w:r>
        <w:rPr>
          <w:w w:val="110"/>
        </w:rPr>
        <w:t>was</w:t>
      </w:r>
      <w:r>
        <w:rPr>
          <w:spacing w:val="-16"/>
          <w:w w:val="110"/>
        </w:rPr>
        <w:t xml:space="preserve"> </w:t>
      </w:r>
      <w:r>
        <w:rPr>
          <w:w w:val="110"/>
        </w:rPr>
        <w:t>able</w:t>
      </w:r>
      <w:r>
        <w:rPr>
          <w:spacing w:val="-15"/>
          <w:w w:val="110"/>
        </w:rPr>
        <w:t xml:space="preserve"> </w:t>
      </w:r>
      <w:r>
        <w:rPr>
          <w:w w:val="110"/>
        </w:rPr>
        <w:t>to</w:t>
      </w:r>
      <w:r>
        <w:rPr>
          <w:spacing w:val="-15"/>
          <w:w w:val="110"/>
        </w:rPr>
        <w:t xml:space="preserve"> </w:t>
      </w:r>
      <w:r>
        <w:rPr>
          <w:w w:val="110"/>
        </w:rPr>
        <w:t>communicate</w:t>
      </w:r>
      <w:r>
        <w:rPr>
          <w:spacing w:val="-15"/>
          <w:w w:val="110"/>
        </w:rPr>
        <w:t xml:space="preserve"> </w:t>
      </w:r>
      <w:r>
        <w:rPr>
          <w:w w:val="110"/>
        </w:rPr>
        <w:t>directly</w:t>
      </w:r>
      <w:r>
        <w:rPr>
          <w:spacing w:val="-15"/>
          <w:w w:val="110"/>
        </w:rPr>
        <w:t xml:space="preserve"> </w:t>
      </w:r>
      <w:r>
        <w:rPr>
          <w:w w:val="110"/>
        </w:rPr>
        <w:t>with</w:t>
      </w:r>
      <w:r>
        <w:rPr>
          <w:spacing w:val="-15"/>
          <w:w w:val="110"/>
        </w:rPr>
        <w:t xml:space="preserve"> </w:t>
      </w:r>
      <w:r>
        <w:rPr>
          <w:w w:val="110"/>
        </w:rPr>
        <w:t>BFH</w:t>
      </w:r>
      <w:r>
        <w:rPr>
          <w:spacing w:val="-15"/>
          <w:w w:val="110"/>
        </w:rPr>
        <w:t xml:space="preserve"> </w:t>
      </w:r>
      <w:r>
        <w:rPr>
          <w:w w:val="110"/>
        </w:rPr>
        <w:t>accounts.</w:t>
      </w:r>
      <w:r>
        <w:rPr>
          <w:spacing w:val="3"/>
          <w:w w:val="110"/>
        </w:rPr>
        <w:t xml:space="preserve"> </w:t>
      </w:r>
      <w:r>
        <w:rPr>
          <w:w w:val="110"/>
        </w:rPr>
        <w:t>A</w:t>
      </w:r>
      <w:r>
        <w:rPr>
          <w:spacing w:val="-16"/>
          <w:w w:val="110"/>
        </w:rPr>
        <w:t xml:space="preserve"> </w:t>
      </w:r>
      <w:r>
        <w:rPr>
          <w:w w:val="110"/>
        </w:rPr>
        <w:t>sample of the communication involving three accounts is shown below.</w:t>
      </w:r>
    </w:p>
    <w:p w14:paraId="077BAFF6" w14:textId="77777777" w:rsidR="00C220EB" w:rsidRDefault="00C220EB">
      <w:pPr>
        <w:pStyle w:val="BodyText"/>
        <w:rPr>
          <w:sz w:val="20"/>
        </w:rPr>
      </w:pPr>
    </w:p>
    <w:p w14:paraId="077BAFF7" w14:textId="77777777" w:rsidR="00C220EB" w:rsidRDefault="00C220EB">
      <w:pPr>
        <w:pStyle w:val="BodyText"/>
        <w:rPr>
          <w:sz w:val="20"/>
        </w:rPr>
      </w:pPr>
    </w:p>
    <w:p w14:paraId="077BAFF8" w14:textId="77777777" w:rsidR="00C220EB" w:rsidRDefault="00C220EB">
      <w:pPr>
        <w:pStyle w:val="BodyText"/>
        <w:rPr>
          <w:sz w:val="20"/>
        </w:rPr>
      </w:pPr>
    </w:p>
    <w:p w14:paraId="077BAFF9" w14:textId="77777777" w:rsidR="00C220EB" w:rsidRDefault="00C220EB">
      <w:pPr>
        <w:pStyle w:val="BodyText"/>
        <w:rPr>
          <w:sz w:val="20"/>
        </w:rPr>
      </w:pPr>
    </w:p>
    <w:p w14:paraId="077BAFFA" w14:textId="77777777" w:rsidR="00C220EB" w:rsidRDefault="00C220EB">
      <w:pPr>
        <w:pStyle w:val="BodyText"/>
        <w:rPr>
          <w:sz w:val="20"/>
        </w:rPr>
      </w:pPr>
    </w:p>
    <w:p w14:paraId="077BAFFB" w14:textId="77777777" w:rsidR="00C220EB" w:rsidRDefault="00C220EB">
      <w:pPr>
        <w:pStyle w:val="BodyText"/>
        <w:rPr>
          <w:sz w:val="20"/>
        </w:rPr>
      </w:pPr>
    </w:p>
    <w:p w14:paraId="077BAFFC" w14:textId="77777777" w:rsidR="00C220EB" w:rsidRDefault="00000000">
      <w:pPr>
        <w:pStyle w:val="BodyText"/>
        <w:spacing w:before="126"/>
        <w:rPr>
          <w:sz w:val="20"/>
        </w:rPr>
      </w:pPr>
      <w:r>
        <w:rPr>
          <w:noProof/>
          <w:sz w:val="20"/>
        </w:rPr>
        <w:drawing>
          <wp:anchor distT="0" distB="0" distL="0" distR="0" simplePos="0" relativeHeight="487595008" behindDoc="1" locked="0" layoutInCell="1" allowOverlap="1" wp14:anchorId="077BB832" wp14:editId="077BB833">
            <wp:simplePos x="0" y="0"/>
            <wp:positionH relativeFrom="page">
              <wp:posOffset>1171854</wp:posOffset>
            </wp:positionH>
            <wp:positionV relativeFrom="paragraph">
              <wp:posOffset>241866</wp:posOffset>
            </wp:positionV>
            <wp:extent cx="5172162" cy="274091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9" cstate="print"/>
                    <a:stretch>
                      <a:fillRect/>
                    </a:stretch>
                  </pic:blipFill>
                  <pic:spPr>
                    <a:xfrm>
                      <a:off x="0" y="0"/>
                      <a:ext cx="5172162" cy="2740914"/>
                    </a:xfrm>
                    <a:prstGeom prst="rect">
                      <a:avLst/>
                    </a:prstGeom>
                  </pic:spPr>
                </pic:pic>
              </a:graphicData>
            </a:graphic>
          </wp:anchor>
        </w:drawing>
      </w:r>
    </w:p>
    <w:p w14:paraId="077BAFFD" w14:textId="77777777" w:rsidR="00C220EB" w:rsidRDefault="00C220EB">
      <w:pPr>
        <w:pStyle w:val="BodyText"/>
        <w:spacing w:before="52"/>
        <w:rPr>
          <w:sz w:val="18"/>
        </w:rPr>
      </w:pPr>
    </w:p>
    <w:p w14:paraId="077BAFFE" w14:textId="77777777" w:rsidR="00C220EB" w:rsidRDefault="00000000">
      <w:pPr>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2.18.:</w:t>
      </w:r>
      <w:r>
        <w:rPr>
          <w:rFonts w:ascii="Arial"/>
          <w:b/>
          <w:color w:val="697D90"/>
          <w:spacing w:val="-10"/>
          <w:sz w:val="18"/>
        </w:rPr>
        <w:t xml:space="preserve"> </w:t>
      </w:r>
      <w:r>
        <w:rPr>
          <w:rFonts w:ascii="Arial"/>
          <w:color w:val="697D90"/>
          <w:sz w:val="18"/>
        </w:rPr>
        <w:t>Shared</w:t>
      </w:r>
      <w:r>
        <w:rPr>
          <w:rFonts w:ascii="Arial"/>
          <w:color w:val="697D90"/>
          <w:spacing w:val="-11"/>
          <w:sz w:val="18"/>
        </w:rPr>
        <w:t xml:space="preserve"> </w:t>
      </w:r>
      <w:r>
        <w:rPr>
          <w:rFonts w:ascii="Arial"/>
          <w:color w:val="697D90"/>
          <w:sz w:val="18"/>
        </w:rPr>
        <w:t>chat</w:t>
      </w:r>
      <w:r>
        <w:rPr>
          <w:rFonts w:ascii="Arial"/>
          <w:color w:val="697D90"/>
          <w:spacing w:val="-11"/>
          <w:sz w:val="18"/>
        </w:rPr>
        <w:t xml:space="preserve"> </w:t>
      </w:r>
      <w:r>
        <w:rPr>
          <w:rFonts w:ascii="Arial"/>
          <w:color w:val="697D90"/>
          <w:sz w:val="18"/>
        </w:rPr>
        <w:t>using</w:t>
      </w:r>
      <w:r>
        <w:rPr>
          <w:rFonts w:ascii="Arial"/>
          <w:color w:val="697D90"/>
          <w:spacing w:val="-12"/>
          <w:sz w:val="18"/>
        </w:rPr>
        <w:t xml:space="preserve"> </w:t>
      </w:r>
      <w:r>
        <w:rPr>
          <w:rFonts w:ascii="Arial"/>
          <w:color w:val="697D90"/>
          <w:spacing w:val="-2"/>
          <w:sz w:val="18"/>
        </w:rPr>
        <w:t>Teams</w:t>
      </w:r>
    </w:p>
    <w:p w14:paraId="077BAFFF" w14:textId="77777777" w:rsidR="00C220EB" w:rsidRDefault="00C220EB">
      <w:pPr>
        <w:pStyle w:val="BodyText"/>
        <w:rPr>
          <w:rFonts w:ascii="Arial"/>
          <w:sz w:val="18"/>
        </w:rPr>
      </w:pPr>
    </w:p>
    <w:p w14:paraId="077BB000" w14:textId="77777777" w:rsidR="00C220EB" w:rsidRDefault="00C220EB">
      <w:pPr>
        <w:pStyle w:val="BodyText"/>
        <w:rPr>
          <w:rFonts w:ascii="Arial"/>
          <w:sz w:val="18"/>
        </w:rPr>
      </w:pPr>
    </w:p>
    <w:p w14:paraId="077BB001" w14:textId="77777777" w:rsidR="00C220EB" w:rsidRDefault="00C220EB">
      <w:pPr>
        <w:pStyle w:val="BodyText"/>
        <w:rPr>
          <w:rFonts w:ascii="Arial"/>
          <w:sz w:val="18"/>
        </w:rPr>
      </w:pPr>
    </w:p>
    <w:p w14:paraId="077BB002" w14:textId="77777777" w:rsidR="00C220EB" w:rsidRDefault="00C220EB">
      <w:pPr>
        <w:pStyle w:val="BodyText"/>
        <w:rPr>
          <w:rFonts w:ascii="Arial"/>
          <w:sz w:val="18"/>
        </w:rPr>
      </w:pPr>
    </w:p>
    <w:p w14:paraId="077BB003" w14:textId="77777777" w:rsidR="00C220EB" w:rsidRDefault="00C220EB">
      <w:pPr>
        <w:pStyle w:val="BodyText"/>
        <w:rPr>
          <w:rFonts w:ascii="Arial"/>
          <w:sz w:val="18"/>
        </w:rPr>
      </w:pPr>
    </w:p>
    <w:p w14:paraId="077BB004" w14:textId="77777777" w:rsidR="00C220EB" w:rsidRDefault="00C220EB">
      <w:pPr>
        <w:pStyle w:val="BodyText"/>
        <w:rPr>
          <w:rFonts w:ascii="Arial"/>
          <w:sz w:val="18"/>
        </w:rPr>
      </w:pPr>
    </w:p>
    <w:p w14:paraId="077BB005" w14:textId="77777777" w:rsidR="00C220EB" w:rsidRDefault="00C220EB">
      <w:pPr>
        <w:pStyle w:val="BodyText"/>
        <w:rPr>
          <w:rFonts w:ascii="Arial"/>
          <w:sz w:val="18"/>
        </w:rPr>
      </w:pPr>
    </w:p>
    <w:p w14:paraId="077BB006" w14:textId="77777777" w:rsidR="00C220EB" w:rsidRDefault="00C220EB">
      <w:pPr>
        <w:pStyle w:val="BodyText"/>
        <w:rPr>
          <w:rFonts w:ascii="Arial"/>
          <w:sz w:val="18"/>
        </w:rPr>
      </w:pPr>
    </w:p>
    <w:p w14:paraId="077BB007" w14:textId="77777777" w:rsidR="00C220EB" w:rsidRDefault="00C220EB">
      <w:pPr>
        <w:pStyle w:val="BodyText"/>
        <w:rPr>
          <w:rFonts w:ascii="Arial"/>
          <w:sz w:val="18"/>
        </w:rPr>
      </w:pPr>
    </w:p>
    <w:p w14:paraId="077BB008" w14:textId="77777777" w:rsidR="00C220EB" w:rsidRDefault="00C220EB">
      <w:pPr>
        <w:pStyle w:val="BodyText"/>
        <w:rPr>
          <w:rFonts w:ascii="Arial"/>
          <w:sz w:val="18"/>
        </w:rPr>
      </w:pPr>
    </w:p>
    <w:p w14:paraId="077BB009" w14:textId="77777777" w:rsidR="00C220EB" w:rsidRDefault="00C220EB">
      <w:pPr>
        <w:pStyle w:val="BodyText"/>
        <w:rPr>
          <w:rFonts w:ascii="Arial"/>
          <w:sz w:val="18"/>
        </w:rPr>
      </w:pPr>
    </w:p>
    <w:p w14:paraId="077BB00A" w14:textId="77777777" w:rsidR="00C220EB" w:rsidRDefault="00C220EB">
      <w:pPr>
        <w:pStyle w:val="BodyText"/>
        <w:rPr>
          <w:rFonts w:ascii="Arial"/>
          <w:sz w:val="18"/>
        </w:rPr>
      </w:pPr>
    </w:p>
    <w:p w14:paraId="077BB00B" w14:textId="77777777" w:rsidR="00C220EB" w:rsidRDefault="00C220EB">
      <w:pPr>
        <w:pStyle w:val="BodyText"/>
        <w:rPr>
          <w:rFonts w:ascii="Arial"/>
          <w:sz w:val="18"/>
        </w:rPr>
      </w:pPr>
    </w:p>
    <w:p w14:paraId="077BB00C" w14:textId="77777777" w:rsidR="00C220EB" w:rsidRDefault="00C220EB">
      <w:pPr>
        <w:pStyle w:val="BodyText"/>
        <w:rPr>
          <w:rFonts w:ascii="Arial"/>
          <w:sz w:val="18"/>
        </w:rPr>
      </w:pPr>
    </w:p>
    <w:p w14:paraId="077BB00D" w14:textId="77777777" w:rsidR="00C220EB" w:rsidRDefault="00C220EB">
      <w:pPr>
        <w:pStyle w:val="BodyText"/>
        <w:rPr>
          <w:rFonts w:ascii="Arial"/>
          <w:sz w:val="18"/>
        </w:rPr>
      </w:pPr>
    </w:p>
    <w:p w14:paraId="077BB00E" w14:textId="77777777" w:rsidR="00C220EB" w:rsidRDefault="00C220EB">
      <w:pPr>
        <w:pStyle w:val="BodyText"/>
        <w:spacing w:before="167"/>
        <w:rPr>
          <w:rFonts w:ascii="Arial"/>
          <w:sz w:val="18"/>
        </w:rPr>
      </w:pPr>
    </w:p>
    <w:p w14:paraId="077BB00F" w14:textId="77777777" w:rsidR="00C220EB" w:rsidRDefault="00000000">
      <w:pPr>
        <w:pStyle w:val="BodyText"/>
        <w:spacing w:before="1" w:line="256" w:lineRule="auto"/>
        <w:ind w:left="142" w:right="848"/>
        <w:jc w:val="both"/>
      </w:pPr>
      <w:r>
        <w:rPr>
          <w:spacing w:val="-2"/>
          <w:w w:val="110"/>
        </w:rPr>
        <w:t>A</w:t>
      </w:r>
      <w:r>
        <w:rPr>
          <w:spacing w:val="-10"/>
          <w:w w:val="110"/>
        </w:rPr>
        <w:t xml:space="preserve"> </w:t>
      </w:r>
      <w:r>
        <w:rPr>
          <w:spacing w:val="-2"/>
          <w:w w:val="110"/>
        </w:rPr>
        <w:t>second</w:t>
      </w:r>
      <w:r>
        <w:rPr>
          <w:spacing w:val="-10"/>
          <w:w w:val="110"/>
        </w:rPr>
        <w:t xml:space="preserve"> </w:t>
      </w:r>
      <w:r>
        <w:rPr>
          <w:spacing w:val="-2"/>
          <w:w w:val="110"/>
        </w:rPr>
        <w:t>important</w:t>
      </w:r>
      <w:r>
        <w:rPr>
          <w:spacing w:val="-10"/>
          <w:w w:val="110"/>
        </w:rPr>
        <w:t xml:space="preserve"> </w:t>
      </w:r>
      <w:r>
        <w:rPr>
          <w:spacing w:val="-2"/>
          <w:w w:val="110"/>
        </w:rPr>
        <w:t>application</w:t>
      </w:r>
      <w:r>
        <w:rPr>
          <w:spacing w:val="-10"/>
          <w:w w:val="110"/>
        </w:rPr>
        <w:t xml:space="preserve"> </w:t>
      </w:r>
      <w:r>
        <w:rPr>
          <w:spacing w:val="-2"/>
          <w:w w:val="110"/>
        </w:rPr>
        <w:t>of</w:t>
      </w:r>
      <w:r>
        <w:rPr>
          <w:spacing w:val="-10"/>
          <w:w w:val="110"/>
        </w:rPr>
        <w:t xml:space="preserve"> </w:t>
      </w:r>
      <w:r>
        <w:rPr>
          <w:spacing w:val="-2"/>
          <w:w w:val="110"/>
        </w:rPr>
        <w:t>MS</w:t>
      </w:r>
      <w:r>
        <w:rPr>
          <w:spacing w:val="-10"/>
          <w:w w:val="110"/>
        </w:rPr>
        <w:t xml:space="preserve"> </w:t>
      </w:r>
      <w:r>
        <w:rPr>
          <w:spacing w:val="-2"/>
          <w:w w:val="110"/>
        </w:rPr>
        <w:t>Teams</w:t>
      </w:r>
      <w:r>
        <w:rPr>
          <w:spacing w:val="-10"/>
          <w:w w:val="110"/>
        </w:rPr>
        <w:t xml:space="preserve"> </w:t>
      </w:r>
      <w:r>
        <w:rPr>
          <w:spacing w:val="-2"/>
          <w:w w:val="110"/>
        </w:rPr>
        <w:t>is</w:t>
      </w:r>
      <w:r>
        <w:rPr>
          <w:spacing w:val="-10"/>
          <w:w w:val="110"/>
        </w:rPr>
        <w:t xml:space="preserve"> </w:t>
      </w:r>
      <w:r>
        <w:rPr>
          <w:spacing w:val="-2"/>
          <w:w w:val="110"/>
        </w:rPr>
        <w:t>a</w:t>
      </w:r>
      <w:r>
        <w:rPr>
          <w:spacing w:val="-10"/>
          <w:w w:val="110"/>
        </w:rPr>
        <w:t xml:space="preserve"> </w:t>
      </w:r>
      <w:r>
        <w:rPr>
          <w:spacing w:val="-2"/>
          <w:w w:val="110"/>
        </w:rPr>
        <w:t>document</w:t>
      </w:r>
      <w:r>
        <w:rPr>
          <w:spacing w:val="-10"/>
          <w:w w:val="110"/>
        </w:rPr>
        <w:t xml:space="preserve"> </w:t>
      </w:r>
      <w:r>
        <w:rPr>
          <w:spacing w:val="-2"/>
          <w:w w:val="110"/>
        </w:rPr>
        <w:t>management</w:t>
      </w:r>
      <w:r>
        <w:rPr>
          <w:spacing w:val="-10"/>
          <w:w w:val="110"/>
        </w:rPr>
        <w:t xml:space="preserve"> </w:t>
      </w:r>
      <w:r>
        <w:rPr>
          <w:spacing w:val="-2"/>
          <w:w w:val="110"/>
        </w:rPr>
        <w:t>system.</w:t>
      </w:r>
      <w:r>
        <w:rPr>
          <w:spacing w:val="14"/>
          <w:w w:val="110"/>
        </w:rPr>
        <w:t xml:space="preserve"> </w:t>
      </w:r>
      <w:r>
        <w:rPr>
          <w:spacing w:val="-2"/>
          <w:w w:val="110"/>
        </w:rPr>
        <w:t>This</w:t>
      </w:r>
      <w:r>
        <w:rPr>
          <w:spacing w:val="-10"/>
          <w:w w:val="110"/>
        </w:rPr>
        <w:t xml:space="preserve"> </w:t>
      </w:r>
      <w:r>
        <w:rPr>
          <w:spacing w:val="-2"/>
          <w:w w:val="110"/>
        </w:rPr>
        <w:t>includes</w:t>
      </w:r>
      <w:r>
        <w:rPr>
          <w:spacing w:val="-10"/>
          <w:w w:val="110"/>
        </w:rPr>
        <w:t xml:space="preserve"> </w:t>
      </w:r>
      <w:bookmarkStart w:id="78" w:name="_bookmark53"/>
      <w:bookmarkEnd w:id="78"/>
      <w:r>
        <w:rPr>
          <w:spacing w:val="-2"/>
          <w:w w:val="110"/>
        </w:rPr>
        <w:t>source</w:t>
      </w:r>
      <w:r>
        <w:rPr>
          <w:spacing w:val="-10"/>
          <w:w w:val="110"/>
        </w:rPr>
        <w:t xml:space="preserve"> </w:t>
      </w:r>
      <w:r>
        <w:rPr>
          <w:spacing w:val="-2"/>
          <w:w w:val="110"/>
        </w:rPr>
        <w:t>doc-</w:t>
      </w:r>
      <w:r>
        <w:rPr>
          <w:w w:val="110"/>
        </w:rPr>
        <w:t>uments,</w:t>
      </w:r>
      <w:r>
        <w:rPr>
          <w:spacing w:val="-3"/>
          <w:w w:val="110"/>
        </w:rPr>
        <w:t xml:space="preserve"> </w:t>
      </w:r>
      <w:r>
        <w:rPr>
          <w:w w:val="110"/>
        </w:rPr>
        <w:t>document</w:t>
      </w:r>
      <w:r>
        <w:rPr>
          <w:spacing w:val="-7"/>
          <w:w w:val="110"/>
        </w:rPr>
        <w:t xml:space="preserve"> </w:t>
      </w:r>
      <w:r>
        <w:rPr>
          <w:w w:val="110"/>
        </w:rPr>
        <w:t>versions,</w:t>
      </w:r>
      <w:r>
        <w:rPr>
          <w:spacing w:val="-3"/>
          <w:w w:val="110"/>
        </w:rPr>
        <w:t xml:space="preserve"> </w:t>
      </w:r>
      <w:r>
        <w:rPr>
          <w:w w:val="110"/>
        </w:rPr>
        <w:t>and</w:t>
      </w:r>
      <w:r>
        <w:rPr>
          <w:spacing w:val="-7"/>
          <w:w w:val="110"/>
        </w:rPr>
        <w:t xml:space="preserve"> </w:t>
      </w:r>
      <w:r>
        <w:rPr>
          <w:w w:val="110"/>
        </w:rPr>
        <w:t>related</w:t>
      </w:r>
      <w:r>
        <w:rPr>
          <w:spacing w:val="-7"/>
          <w:w w:val="110"/>
        </w:rPr>
        <w:t xml:space="preserve"> </w:t>
      </w:r>
      <w:r>
        <w:rPr>
          <w:w w:val="110"/>
        </w:rPr>
        <w:t>materials.</w:t>
      </w:r>
      <w:r>
        <w:rPr>
          <w:spacing w:val="18"/>
          <w:w w:val="110"/>
        </w:rPr>
        <w:t xml:space="preserve"> </w:t>
      </w:r>
      <w:r>
        <w:rPr>
          <w:w w:val="110"/>
        </w:rPr>
        <w:t>All</w:t>
      </w:r>
      <w:r>
        <w:rPr>
          <w:spacing w:val="-7"/>
          <w:w w:val="110"/>
        </w:rPr>
        <w:t xml:space="preserve"> </w:t>
      </w:r>
      <w:r>
        <w:rPr>
          <w:w w:val="110"/>
        </w:rPr>
        <w:t>relevant</w:t>
      </w:r>
      <w:r>
        <w:rPr>
          <w:spacing w:val="-7"/>
          <w:w w:val="110"/>
        </w:rPr>
        <w:t xml:space="preserve"> </w:t>
      </w:r>
      <w:r>
        <w:rPr>
          <w:w w:val="110"/>
        </w:rPr>
        <w:t>documents</w:t>
      </w:r>
      <w:r>
        <w:rPr>
          <w:spacing w:val="-7"/>
          <w:w w:val="110"/>
        </w:rPr>
        <w:t xml:space="preserve"> </w:t>
      </w:r>
      <w:r>
        <w:rPr>
          <w:w w:val="110"/>
        </w:rPr>
        <w:t>are</w:t>
      </w:r>
      <w:r>
        <w:rPr>
          <w:spacing w:val="-7"/>
          <w:w w:val="110"/>
        </w:rPr>
        <w:t xml:space="preserve"> </w:t>
      </w:r>
      <w:r>
        <w:rPr>
          <w:w w:val="110"/>
        </w:rPr>
        <w:t>stored</w:t>
      </w:r>
      <w:r>
        <w:rPr>
          <w:spacing w:val="-7"/>
          <w:w w:val="110"/>
        </w:rPr>
        <w:t xml:space="preserve"> </w:t>
      </w:r>
      <w:r>
        <w:rPr>
          <w:w w:val="110"/>
        </w:rPr>
        <w:t>within</w:t>
      </w:r>
      <w:r>
        <w:rPr>
          <w:spacing w:val="-7"/>
          <w:w w:val="110"/>
        </w:rPr>
        <w:t xml:space="preserve"> </w:t>
      </w:r>
      <w:r>
        <w:rPr>
          <w:w w:val="110"/>
        </w:rPr>
        <w:t>this</w:t>
      </w:r>
      <w:r>
        <w:rPr>
          <w:spacing w:val="-7"/>
          <w:w w:val="110"/>
        </w:rPr>
        <w:t xml:space="preserve"> </w:t>
      </w:r>
      <w:r>
        <w:rPr>
          <w:w w:val="110"/>
        </w:rPr>
        <w:t>structure, which is designed to grow as needed.</w:t>
      </w:r>
    </w:p>
    <w:p w14:paraId="077BB010"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011" w14:textId="77777777" w:rsidR="00C220EB" w:rsidRDefault="00C220EB">
      <w:pPr>
        <w:pStyle w:val="BodyText"/>
        <w:spacing w:before="168"/>
        <w:rPr>
          <w:sz w:val="20"/>
        </w:rPr>
      </w:pPr>
    </w:p>
    <w:p w14:paraId="077BB012" w14:textId="77777777" w:rsidR="00C220EB" w:rsidRDefault="00000000">
      <w:pPr>
        <w:ind w:left="1137"/>
        <w:rPr>
          <w:sz w:val="20"/>
        </w:rPr>
      </w:pPr>
      <w:r>
        <w:rPr>
          <w:noProof/>
          <w:sz w:val="20"/>
        </w:rPr>
        <w:drawing>
          <wp:inline distT="0" distB="0" distL="0" distR="0" wp14:anchorId="077BB834" wp14:editId="077BB835">
            <wp:extent cx="5178743" cy="4364736"/>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0" cstate="print"/>
                    <a:stretch>
                      <a:fillRect/>
                    </a:stretch>
                  </pic:blipFill>
                  <pic:spPr>
                    <a:xfrm>
                      <a:off x="0" y="0"/>
                      <a:ext cx="5178743" cy="4364736"/>
                    </a:xfrm>
                    <a:prstGeom prst="rect">
                      <a:avLst/>
                    </a:prstGeom>
                  </pic:spPr>
                </pic:pic>
              </a:graphicData>
            </a:graphic>
          </wp:inline>
        </w:drawing>
      </w:r>
    </w:p>
    <w:p w14:paraId="077BB013" w14:textId="77777777" w:rsidR="00C220EB" w:rsidRDefault="00C220EB">
      <w:pPr>
        <w:pStyle w:val="BodyText"/>
        <w:spacing w:before="49"/>
        <w:rPr>
          <w:sz w:val="18"/>
        </w:rPr>
      </w:pPr>
    </w:p>
    <w:p w14:paraId="077BB014" w14:textId="77777777" w:rsidR="00C220EB" w:rsidRDefault="00000000">
      <w:pPr>
        <w:ind w:left="142"/>
        <w:rPr>
          <w:rFonts w:ascii="Arial"/>
          <w:sz w:val="18"/>
        </w:rPr>
      </w:pPr>
      <w:bookmarkStart w:id="79" w:name="_bookmark54"/>
      <w:bookmarkEnd w:id="79"/>
      <w:r>
        <w:rPr>
          <w:rFonts w:ascii="Arial"/>
          <w:b/>
          <w:color w:val="697D90"/>
          <w:sz w:val="18"/>
        </w:rPr>
        <w:t>Figure</w:t>
      </w:r>
      <w:r>
        <w:rPr>
          <w:rFonts w:ascii="Arial"/>
          <w:b/>
          <w:color w:val="697D90"/>
          <w:spacing w:val="-1"/>
          <w:sz w:val="18"/>
        </w:rPr>
        <w:t xml:space="preserve"> </w:t>
      </w:r>
      <w:r>
        <w:rPr>
          <w:rFonts w:ascii="Arial"/>
          <w:b/>
          <w:color w:val="697D90"/>
          <w:sz w:val="18"/>
        </w:rPr>
        <w:t>2.19.:</w:t>
      </w:r>
      <w:r>
        <w:rPr>
          <w:rFonts w:ascii="Arial"/>
          <w:b/>
          <w:color w:val="697D90"/>
          <w:spacing w:val="-1"/>
          <w:sz w:val="18"/>
        </w:rPr>
        <w:t xml:space="preserve"> </w:t>
      </w:r>
      <w:r>
        <w:rPr>
          <w:rFonts w:ascii="Arial"/>
          <w:color w:val="697D90"/>
          <w:sz w:val="18"/>
        </w:rPr>
        <w:t>Project</w:t>
      </w:r>
      <w:r>
        <w:rPr>
          <w:rFonts w:ascii="Arial"/>
          <w:color w:val="697D90"/>
          <w:spacing w:val="-3"/>
          <w:sz w:val="18"/>
        </w:rPr>
        <w:t xml:space="preserve"> </w:t>
      </w:r>
      <w:r>
        <w:rPr>
          <w:rFonts w:ascii="Arial"/>
          <w:color w:val="697D90"/>
          <w:sz w:val="18"/>
        </w:rPr>
        <w:t>document</w:t>
      </w:r>
      <w:r>
        <w:rPr>
          <w:rFonts w:ascii="Arial"/>
          <w:color w:val="697D90"/>
          <w:spacing w:val="-3"/>
          <w:sz w:val="18"/>
        </w:rPr>
        <w:t xml:space="preserve"> </w:t>
      </w:r>
      <w:r>
        <w:rPr>
          <w:rFonts w:ascii="Arial"/>
          <w:color w:val="697D90"/>
          <w:sz w:val="18"/>
        </w:rPr>
        <w:t>store</w:t>
      </w:r>
      <w:r>
        <w:rPr>
          <w:rFonts w:ascii="Arial"/>
          <w:color w:val="697D90"/>
          <w:spacing w:val="-3"/>
          <w:sz w:val="18"/>
        </w:rPr>
        <w:t xml:space="preserve"> </w:t>
      </w:r>
      <w:r>
        <w:rPr>
          <w:rFonts w:ascii="Arial"/>
          <w:color w:val="697D90"/>
          <w:sz w:val="18"/>
        </w:rPr>
        <w:t>used</w:t>
      </w:r>
      <w:r>
        <w:rPr>
          <w:rFonts w:ascii="Arial"/>
          <w:color w:val="697D90"/>
          <w:spacing w:val="-3"/>
          <w:sz w:val="18"/>
        </w:rPr>
        <w:t xml:space="preserve"> </w:t>
      </w:r>
      <w:r>
        <w:rPr>
          <w:rFonts w:ascii="Arial"/>
          <w:color w:val="697D90"/>
          <w:sz w:val="18"/>
        </w:rPr>
        <w:t>with</w:t>
      </w:r>
      <w:r>
        <w:rPr>
          <w:rFonts w:ascii="Arial"/>
          <w:color w:val="697D90"/>
          <w:spacing w:val="-2"/>
          <w:sz w:val="18"/>
        </w:rPr>
        <w:t xml:space="preserve"> Teams</w:t>
      </w:r>
    </w:p>
    <w:p w14:paraId="077BB015" w14:textId="77777777" w:rsidR="00C220EB" w:rsidRDefault="00C220EB">
      <w:pPr>
        <w:pStyle w:val="BodyText"/>
        <w:rPr>
          <w:rFonts w:ascii="Arial"/>
          <w:sz w:val="18"/>
        </w:rPr>
      </w:pPr>
    </w:p>
    <w:p w14:paraId="077BB016" w14:textId="77777777" w:rsidR="00C220EB" w:rsidRDefault="00C220EB">
      <w:pPr>
        <w:pStyle w:val="BodyText"/>
        <w:spacing w:before="118"/>
        <w:rPr>
          <w:rFonts w:ascii="Arial"/>
          <w:sz w:val="18"/>
        </w:rPr>
      </w:pPr>
    </w:p>
    <w:p w14:paraId="077BB017" w14:textId="77777777" w:rsidR="00C220EB" w:rsidRDefault="00000000">
      <w:pPr>
        <w:pStyle w:val="Heading3"/>
      </w:pPr>
      <w:r>
        <w:rPr>
          <w:color w:val="697D90"/>
          <w:spacing w:val="-2"/>
        </w:rPr>
        <w:t>LaTeX</w:t>
      </w:r>
    </w:p>
    <w:p w14:paraId="077BB018" w14:textId="77777777" w:rsidR="00C220EB" w:rsidRDefault="00000000">
      <w:pPr>
        <w:pStyle w:val="BodyText"/>
        <w:spacing w:before="170" w:line="256" w:lineRule="auto"/>
        <w:ind w:left="142" w:right="848"/>
        <w:jc w:val="both"/>
      </w:pPr>
      <w:r>
        <w:rPr>
          <w:w w:val="110"/>
        </w:rPr>
        <w:t>LaTeX was the tool chosen for the main writing process by the academic team.</w:t>
      </w:r>
      <w:r>
        <w:rPr>
          <w:spacing w:val="40"/>
          <w:w w:val="110"/>
        </w:rPr>
        <w:t xml:space="preserve"> </w:t>
      </w:r>
      <w:r>
        <w:rPr>
          <w:w w:val="110"/>
        </w:rPr>
        <w:t xml:space="preserve">The primary </w:t>
      </w:r>
      <w:bookmarkStart w:id="80" w:name="_bookmark55"/>
      <w:bookmarkEnd w:id="80"/>
      <w:r>
        <w:rPr>
          <w:w w:val="110"/>
        </w:rPr>
        <w:t>reason for selecting this tool was the consistency of the document structure. It allows changes to be made in a large document without the document becoming unstable.</w:t>
      </w:r>
      <w:r>
        <w:rPr>
          <w:spacing w:val="40"/>
          <w:w w:val="110"/>
        </w:rPr>
        <w:t xml:space="preserve"> </w:t>
      </w:r>
      <w:r>
        <w:rPr>
          <w:w w:val="110"/>
        </w:rPr>
        <w:t>The tool was specifically selected for this higher consistency</w:t>
      </w:r>
      <w:r>
        <w:rPr>
          <w:spacing w:val="-3"/>
          <w:w w:val="110"/>
        </w:rPr>
        <w:t xml:space="preserve"> </w:t>
      </w:r>
      <w:r>
        <w:rPr>
          <w:w w:val="110"/>
        </w:rPr>
        <w:t>compared</w:t>
      </w:r>
      <w:r>
        <w:rPr>
          <w:spacing w:val="-2"/>
          <w:w w:val="110"/>
        </w:rPr>
        <w:t xml:space="preserve"> </w:t>
      </w:r>
      <w:r>
        <w:rPr>
          <w:w w:val="110"/>
        </w:rPr>
        <w:t>to</w:t>
      </w:r>
      <w:r>
        <w:rPr>
          <w:spacing w:val="-2"/>
          <w:w w:val="110"/>
        </w:rPr>
        <w:t xml:space="preserve"> </w:t>
      </w:r>
      <w:r>
        <w:rPr>
          <w:w w:val="110"/>
        </w:rPr>
        <w:t>Word. The</w:t>
      </w:r>
      <w:r>
        <w:rPr>
          <w:spacing w:val="-2"/>
          <w:w w:val="110"/>
        </w:rPr>
        <w:t xml:space="preserve"> </w:t>
      </w:r>
      <w:r>
        <w:rPr>
          <w:w w:val="110"/>
        </w:rPr>
        <w:t>fact</w:t>
      </w:r>
      <w:r>
        <w:rPr>
          <w:spacing w:val="-2"/>
          <w:w w:val="110"/>
        </w:rPr>
        <w:t xml:space="preserve"> </w:t>
      </w:r>
      <w:r>
        <w:rPr>
          <w:w w:val="110"/>
        </w:rPr>
        <w:t>that</w:t>
      </w:r>
      <w:r>
        <w:rPr>
          <w:spacing w:val="-3"/>
          <w:w w:val="110"/>
        </w:rPr>
        <w:t xml:space="preserve"> </w:t>
      </w:r>
      <w:r>
        <w:rPr>
          <w:w w:val="110"/>
        </w:rPr>
        <w:t>the</w:t>
      </w:r>
      <w:r>
        <w:rPr>
          <w:spacing w:val="-2"/>
          <w:w w:val="110"/>
        </w:rPr>
        <w:t xml:space="preserve"> </w:t>
      </w:r>
      <w:r>
        <w:rPr>
          <w:w w:val="110"/>
        </w:rPr>
        <w:t>creation</w:t>
      </w:r>
      <w:r>
        <w:rPr>
          <w:spacing w:val="-3"/>
          <w:w w:val="110"/>
        </w:rPr>
        <w:t xml:space="preserve"> </w:t>
      </w:r>
      <w:r>
        <w:rPr>
          <w:w w:val="110"/>
        </w:rPr>
        <w:t>of</w:t>
      </w:r>
      <w:r>
        <w:rPr>
          <w:spacing w:val="-2"/>
          <w:w w:val="110"/>
        </w:rPr>
        <w:t xml:space="preserve"> </w:t>
      </w:r>
      <w:r>
        <w:rPr>
          <w:w w:val="110"/>
        </w:rPr>
        <w:t>some</w:t>
      </w:r>
      <w:r>
        <w:rPr>
          <w:spacing w:val="-3"/>
          <w:w w:val="110"/>
        </w:rPr>
        <w:t xml:space="preserve"> </w:t>
      </w:r>
      <w:r>
        <w:rPr>
          <w:w w:val="110"/>
        </w:rPr>
        <w:t>stylistic</w:t>
      </w:r>
      <w:r>
        <w:rPr>
          <w:spacing w:val="-2"/>
          <w:w w:val="110"/>
        </w:rPr>
        <w:t xml:space="preserve"> </w:t>
      </w:r>
      <w:r>
        <w:rPr>
          <w:w w:val="110"/>
        </w:rPr>
        <w:t>elements</w:t>
      </w:r>
      <w:r>
        <w:rPr>
          <w:spacing w:val="-3"/>
          <w:w w:val="110"/>
        </w:rPr>
        <w:t xml:space="preserve"> </w:t>
      </w:r>
      <w:r>
        <w:rPr>
          <w:w w:val="110"/>
        </w:rPr>
        <w:t>takes</w:t>
      </w:r>
      <w:r>
        <w:rPr>
          <w:spacing w:val="-2"/>
          <w:w w:val="110"/>
        </w:rPr>
        <w:t xml:space="preserve"> </w:t>
      </w:r>
      <w:r>
        <w:rPr>
          <w:w w:val="110"/>
        </w:rPr>
        <w:t>more</w:t>
      </w:r>
      <w:r>
        <w:rPr>
          <w:spacing w:val="-3"/>
          <w:w w:val="110"/>
        </w:rPr>
        <w:t xml:space="preserve"> </w:t>
      </w:r>
      <w:r>
        <w:rPr>
          <w:w w:val="110"/>
        </w:rPr>
        <w:t>time</w:t>
      </w:r>
      <w:r>
        <w:rPr>
          <w:spacing w:val="-2"/>
          <w:w w:val="110"/>
        </w:rPr>
        <w:t xml:space="preserve"> </w:t>
      </w:r>
      <w:r>
        <w:rPr>
          <w:w w:val="110"/>
        </w:rPr>
        <w:t xml:space="preserve">than </w:t>
      </w:r>
      <w:r>
        <w:t xml:space="preserve">with a </w:t>
      </w:r>
      <w:hyperlink w:anchor="_bookmark179" w:history="1">
        <w:r>
          <w:t>WYSIWYG</w:t>
        </w:r>
      </w:hyperlink>
      <w:r>
        <w:t xml:space="preserve"> editor such as Word was accepted, particularly as design was valued lower than document </w:t>
      </w:r>
      <w:r>
        <w:rPr>
          <w:w w:val="110"/>
        </w:rPr>
        <w:t>content.</w:t>
      </w:r>
      <w:r>
        <w:rPr>
          <w:spacing w:val="40"/>
          <w:w w:val="110"/>
        </w:rPr>
        <w:t xml:space="preserve"> </w:t>
      </w:r>
      <w:r>
        <w:rPr>
          <w:w w:val="110"/>
        </w:rPr>
        <w:t>Finally, the consistency of being able to reference text sections within the document and the ability to automatically generate lists of figures and tables were seen as additional benefits. Furthermore, the</w:t>
      </w:r>
      <w:r>
        <w:rPr>
          <w:spacing w:val="-4"/>
          <w:w w:val="110"/>
        </w:rPr>
        <w:t xml:space="preserve"> </w:t>
      </w:r>
      <w:r>
        <w:rPr>
          <w:w w:val="110"/>
        </w:rPr>
        <w:t>automatic</w:t>
      </w:r>
      <w:r>
        <w:rPr>
          <w:spacing w:val="-3"/>
          <w:w w:val="110"/>
        </w:rPr>
        <w:t xml:space="preserve"> </w:t>
      </w:r>
      <w:r>
        <w:rPr>
          <w:w w:val="110"/>
        </w:rPr>
        <w:t>glossary</w:t>
      </w:r>
      <w:r>
        <w:rPr>
          <w:spacing w:val="-4"/>
          <w:w w:val="110"/>
        </w:rPr>
        <w:t xml:space="preserve"> </w:t>
      </w:r>
      <w:r>
        <w:rPr>
          <w:w w:val="110"/>
        </w:rPr>
        <w:t>and</w:t>
      </w:r>
      <w:r>
        <w:rPr>
          <w:spacing w:val="-3"/>
          <w:w w:val="110"/>
        </w:rPr>
        <w:t xml:space="preserve"> </w:t>
      </w:r>
      <w:r>
        <w:rPr>
          <w:w w:val="110"/>
        </w:rPr>
        <w:t>citation</w:t>
      </w:r>
      <w:r>
        <w:rPr>
          <w:spacing w:val="-4"/>
          <w:w w:val="110"/>
        </w:rPr>
        <w:t xml:space="preserve"> </w:t>
      </w:r>
      <w:r>
        <w:rPr>
          <w:w w:val="110"/>
        </w:rPr>
        <w:t>features</w:t>
      </w:r>
      <w:r>
        <w:rPr>
          <w:spacing w:val="-4"/>
          <w:w w:val="110"/>
        </w:rPr>
        <w:t xml:space="preserve"> </w:t>
      </w:r>
      <w:r>
        <w:rPr>
          <w:w w:val="110"/>
        </w:rPr>
        <w:t>using</w:t>
      </w:r>
      <w:r>
        <w:rPr>
          <w:spacing w:val="-3"/>
          <w:w w:val="110"/>
        </w:rPr>
        <w:t xml:space="preserve"> </w:t>
      </w:r>
      <w:r>
        <w:rPr>
          <w:w w:val="110"/>
        </w:rPr>
        <w:t>Biber</w:t>
      </w:r>
      <w:r>
        <w:rPr>
          <w:spacing w:val="-4"/>
          <w:w w:val="110"/>
        </w:rPr>
        <w:t xml:space="preserve"> </w:t>
      </w:r>
      <w:r>
        <w:rPr>
          <w:w w:val="110"/>
        </w:rPr>
        <w:t>were</w:t>
      </w:r>
      <w:r>
        <w:rPr>
          <w:spacing w:val="-3"/>
          <w:w w:val="110"/>
        </w:rPr>
        <w:t xml:space="preserve"> </w:t>
      </w:r>
      <w:r>
        <w:rPr>
          <w:w w:val="110"/>
        </w:rPr>
        <w:t>considered</w:t>
      </w:r>
      <w:r>
        <w:rPr>
          <w:spacing w:val="-4"/>
          <w:w w:val="110"/>
        </w:rPr>
        <w:t xml:space="preserve"> </w:t>
      </w:r>
      <w:r>
        <w:rPr>
          <w:w w:val="110"/>
        </w:rPr>
        <w:t>advantages</w:t>
      </w:r>
      <w:r>
        <w:rPr>
          <w:spacing w:val="-4"/>
          <w:w w:val="110"/>
        </w:rPr>
        <w:t xml:space="preserve"> </w:t>
      </w:r>
      <w:r>
        <w:rPr>
          <w:w w:val="110"/>
        </w:rPr>
        <w:t>for</w:t>
      </w:r>
      <w:r>
        <w:rPr>
          <w:spacing w:val="-3"/>
          <w:w w:val="110"/>
        </w:rPr>
        <w:t xml:space="preserve"> </w:t>
      </w:r>
      <w:r>
        <w:rPr>
          <w:w w:val="110"/>
        </w:rPr>
        <w:t>which</w:t>
      </w:r>
      <w:r>
        <w:rPr>
          <w:spacing w:val="-4"/>
          <w:w w:val="110"/>
        </w:rPr>
        <w:t xml:space="preserve"> </w:t>
      </w:r>
      <w:r>
        <w:rPr>
          <w:w w:val="110"/>
        </w:rPr>
        <w:t>the</w:t>
      </w:r>
      <w:r>
        <w:rPr>
          <w:spacing w:val="-3"/>
          <w:w w:val="110"/>
        </w:rPr>
        <w:t xml:space="preserve"> </w:t>
      </w:r>
      <w:r>
        <w:rPr>
          <w:w w:val="110"/>
        </w:rPr>
        <w:t>slower writing</w:t>
      </w:r>
      <w:r>
        <w:rPr>
          <w:spacing w:val="-4"/>
          <w:w w:val="110"/>
        </w:rPr>
        <w:t xml:space="preserve"> </w:t>
      </w:r>
      <w:r>
        <w:rPr>
          <w:w w:val="110"/>
        </w:rPr>
        <w:t>process</w:t>
      </w:r>
      <w:r>
        <w:rPr>
          <w:spacing w:val="-4"/>
          <w:w w:val="110"/>
        </w:rPr>
        <w:t xml:space="preserve"> </w:t>
      </w:r>
      <w:r>
        <w:rPr>
          <w:w w:val="110"/>
        </w:rPr>
        <w:t>without</w:t>
      </w:r>
      <w:r>
        <w:rPr>
          <w:spacing w:val="-4"/>
          <w:w w:val="110"/>
        </w:rPr>
        <w:t xml:space="preserve"> </w:t>
      </w:r>
      <w:r>
        <w:rPr>
          <w:w w:val="110"/>
        </w:rPr>
        <w:t>a</w:t>
      </w:r>
      <w:r>
        <w:rPr>
          <w:spacing w:val="-4"/>
          <w:w w:val="110"/>
        </w:rPr>
        <w:t xml:space="preserve"> </w:t>
      </w:r>
      <w:r>
        <w:rPr>
          <w:w w:val="110"/>
        </w:rPr>
        <w:t>WYSIWYG</w:t>
      </w:r>
      <w:r>
        <w:rPr>
          <w:spacing w:val="-4"/>
          <w:w w:val="110"/>
        </w:rPr>
        <w:t xml:space="preserve"> </w:t>
      </w:r>
      <w:r>
        <w:rPr>
          <w:w w:val="110"/>
        </w:rPr>
        <w:t>editor</w:t>
      </w:r>
      <w:r>
        <w:rPr>
          <w:spacing w:val="-4"/>
          <w:w w:val="110"/>
        </w:rPr>
        <w:t xml:space="preserve"> </w:t>
      </w:r>
      <w:r>
        <w:rPr>
          <w:w w:val="110"/>
        </w:rPr>
        <w:t>was</w:t>
      </w:r>
      <w:r>
        <w:rPr>
          <w:spacing w:val="-4"/>
          <w:w w:val="110"/>
        </w:rPr>
        <w:t xml:space="preserve"> </w:t>
      </w:r>
      <w:r>
        <w:rPr>
          <w:w w:val="110"/>
        </w:rPr>
        <w:t>accepted.</w:t>
      </w:r>
    </w:p>
    <w:p w14:paraId="077BB019" w14:textId="77777777" w:rsidR="00C220EB" w:rsidRDefault="00C220EB">
      <w:pPr>
        <w:pStyle w:val="BodyText"/>
        <w:spacing w:before="204"/>
      </w:pPr>
    </w:p>
    <w:p w14:paraId="077BB01A" w14:textId="77777777" w:rsidR="00C220EB" w:rsidRDefault="00000000">
      <w:pPr>
        <w:pStyle w:val="Heading3"/>
      </w:pPr>
      <w:r>
        <w:rPr>
          <w:color w:val="697D90"/>
          <w:spacing w:val="-2"/>
        </w:rPr>
        <w:t>GitHub</w:t>
      </w:r>
    </w:p>
    <w:p w14:paraId="077BB01B" w14:textId="77777777" w:rsidR="00C220EB" w:rsidRDefault="00000000">
      <w:pPr>
        <w:pStyle w:val="BodyText"/>
        <w:spacing w:before="171" w:line="256" w:lineRule="auto"/>
        <w:ind w:left="142" w:right="848"/>
        <w:jc w:val="both"/>
      </w:pPr>
      <w:r>
        <w:rPr>
          <w:w w:val="110"/>
        </w:rPr>
        <w:t>For maintaining version control of any created artifacts, the public GitHub was used with the private ac-count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academic</w:t>
      </w:r>
      <w:r>
        <w:rPr>
          <w:spacing w:val="-13"/>
          <w:w w:val="110"/>
        </w:rPr>
        <w:t xml:space="preserve"> </w:t>
      </w:r>
      <w:r>
        <w:rPr>
          <w:w w:val="110"/>
        </w:rPr>
        <w:t>team. It</w:t>
      </w:r>
      <w:r>
        <w:rPr>
          <w:spacing w:val="-13"/>
          <w:w w:val="110"/>
        </w:rPr>
        <w:t xml:space="preserve"> </w:t>
      </w:r>
      <w:r>
        <w:rPr>
          <w:w w:val="110"/>
        </w:rPr>
        <w:t>was</w:t>
      </w:r>
      <w:r>
        <w:rPr>
          <w:spacing w:val="-13"/>
          <w:w w:val="110"/>
        </w:rPr>
        <w:t xml:space="preserve"> </w:t>
      </w:r>
      <w:r>
        <w:rPr>
          <w:w w:val="110"/>
        </w:rPr>
        <w:t>mainly</w:t>
      </w:r>
      <w:r>
        <w:rPr>
          <w:spacing w:val="-13"/>
          <w:w w:val="110"/>
        </w:rPr>
        <w:t xml:space="preserve"> </w:t>
      </w:r>
      <w:r>
        <w:rPr>
          <w:w w:val="110"/>
        </w:rPr>
        <w:t>used</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repository. This</w:t>
      </w:r>
      <w:r>
        <w:rPr>
          <w:spacing w:val="-13"/>
          <w:w w:val="110"/>
        </w:rPr>
        <w:t xml:space="preserve"> </w:t>
      </w:r>
      <w:r>
        <w:rPr>
          <w:w w:val="110"/>
        </w:rPr>
        <w:t>Git</w:t>
      </w:r>
      <w:r>
        <w:rPr>
          <w:spacing w:val="-13"/>
          <w:w w:val="110"/>
        </w:rPr>
        <w:t xml:space="preserve"> </w:t>
      </w:r>
      <w:r>
        <w:rPr>
          <w:w w:val="110"/>
        </w:rPr>
        <w:t>distribution</w:t>
      </w:r>
      <w:r>
        <w:rPr>
          <w:spacing w:val="-13"/>
          <w:w w:val="110"/>
        </w:rPr>
        <w:t xml:space="preserve"> </w:t>
      </w:r>
      <w:r>
        <w:rPr>
          <w:w w:val="110"/>
        </w:rPr>
        <w:t>was</w:t>
      </w:r>
      <w:r>
        <w:rPr>
          <w:spacing w:val="-13"/>
          <w:w w:val="110"/>
        </w:rPr>
        <w:t xml:space="preserve"> </w:t>
      </w:r>
      <w:r>
        <w:rPr>
          <w:w w:val="110"/>
        </w:rPr>
        <w:t>chosen</w:t>
      </w:r>
      <w:r>
        <w:rPr>
          <w:spacing w:val="-13"/>
          <w:w w:val="110"/>
        </w:rPr>
        <w:t xml:space="preserve"> </w:t>
      </w:r>
      <w:r>
        <w:rPr>
          <w:w w:val="110"/>
        </w:rPr>
        <w:t>because</w:t>
      </w:r>
      <w:r>
        <w:rPr>
          <w:spacing w:val="-13"/>
          <w:w w:val="110"/>
        </w:rPr>
        <w:t xml:space="preserve"> </w:t>
      </w:r>
      <w:r>
        <w:rPr>
          <w:w w:val="110"/>
        </w:rPr>
        <w:t>it is</w:t>
      </w:r>
      <w:r>
        <w:rPr>
          <w:spacing w:val="-16"/>
          <w:w w:val="110"/>
        </w:rPr>
        <w:t xml:space="preserve"> </w:t>
      </w:r>
      <w:r>
        <w:rPr>
          <w:w w:val="110"/>
        </w:rPr>
        <w:t>free</w:t>
      </w:r>
      <w:r>
        <w:rPr>
          <w:spacing w:val="-15"/>
          <w:w w:val="110"/>
        </w:rPr>
        <w:t xml:space="preserve"> </w:t>
      </w:r>
      <w:r>
        <w:rPr>
          <w:w w:val="110"/>
        </w:rPr>
        <w:t>to</w:t>
      </w:r>
      <w:r>
        <w:rPr>
          <w:spacing w:val="-15"/>
          <w:w w:val="110"/>
        </w:rPr>
        <w:t xml:space="preserve"> </w:t>
      </w:r>
      <w:r>
        <w:rPr>
          <w:w w:val="110"/>
        </w:rPr>
        <w:t>use</w:t>
      </w:r>
      <w:r>
        <w:rPr>
          <w:spacing w:val="-15"/>
          <w:w w:val="110"/>
        </w:rPr>
        <w:t xml:space="preserve"> </w:t>
      </w:r>
      <w:r>
        <w:rPr>
          <w:w w:val="110"/>
        </w:rPr>
        <w:t>and</w:t>
      </w:r>
      <w:r>
        <w:rPr>
          <w:spacing w:val="-15"/>
          <w:w w:val="110"/>
        </w:rPr>
        <w:t xml:space="preserve"> </w:t>
      </w:r>
      <w:r>
        <w:rPr>
          <w:w w:val="110"/>
        </w:rPr>
        <w:t>already</w:t>
      </w:r>
      <w:r>
        <w:rPr>
          <w:spacing w:val="-15"/>
          <w:w w:val="110"/>
        </w:rPr>
        <w:t xml:space="preserve"> </w:t>
      </w:r>
      <w:r>
        <w:rPr>
          <w:w w:val="110"/>
        </w:rPr>
        <w:t>well</w:t>
      </w:r>
      <w:r>
        <w:rPr>
          <w:spacing w:val="-15"/>
          <w:w w:val="110"/>
        </w:rPr>
        <w:t xml:space="preserve"> </w:t>
      </w:r>
      <w:r>
        <w:rPr>
          <w:w w:val="110"/>
        </w:rPr>
        <w:t>known</w:t>
      </w:r>
      <w:r>
        <w:rPr>
          <w:spacing w:val="-15"/>
          <w:w w:val="110"/>
        </w:rPr>
        <w:t xml:space="preserve"> </w:t>
      </w:r>
      <w:r>
        <w:rPr>
          <w:w w:val="110"/>
        </w:rPr>
        <w:t>to</w:t>
      </w:r>
      <w:r>
        <w:rPr>
          <w:spacing w:val="-16"/>
          <w:w w:val="110"/>
        </w:rPr>
        <w:t xml:space="preserve"> </w:t>
      </w:r>
      <w:r>
        <w:rPr>
          <w:w w:val="110"/>
        </w:rPr>
        <w:t>the</w:t>
      </w:r>
      <w:r>
        <w:rPr>
          <w:spacing w:val="-15"/>
          <w:w w:val="110"/>
        </w:rPr>
        <w:t xml:space="preserve"> </w:t>
      </w:r>
      <w:r>
        <w:rPr>
          <w:w w:val="110"/>
        </w:rPr>
        <w:t>team,</w:t>
      </w:r>
      <w:r>
        <w:rPr>
          <w:spacing w:val="-14"/>
          <w:w w:val="110"/>
        </w:rPr>
        <w:t xml:space="preserve"> </w:t>
      </w:r>
      <w:r>
        <w:rPr>
          <w:w w:val="110"/>
        </w:rPr>
        <w:t>with</w:t>
      </w:r>
      <w:r>
        <w:rPr>
          <w:spacing w:val="-15"/>
          <w:w w:val="110"/>
        </w:rPr>
        <w:t xml:space="preserve"> </w:t>
      </w:r>
      <w:r>
        <w:rPr>
          <w:w w:val="110"/>
        </w:rPr>
        <w:t>all</w:t>
      </w:r>
      <w:r>
        <w:rPr>
          <w:spacing w:val="-15"/>
          <w:w w:val="110"/>
        </w:rPr>
        <w:t xml:space="preserve"> </w:t>
      </w:r>
      <w:r>
        <w:rPr>
          <w:w w:val="110"/>
        </w:rPr>
        <w:t>required</w:t>
      </w:r>
      <w:r>
        <w:rPr>
          <w:spacing w:val="-15"/>
          <w:w w:val="110"/>
        </w:rPr>
        <w:t xml:space="preserve"> </w:t>
      </w:r>
      <w:r>
        <w:rPr>
          <w:w w:val="110"/>
        </w:rPr>
        <w:t>accounts</w:t>
      </w:r>
      <w:r>
        <w:rPr>
          <w:spacing w:val="-16"/>
          <w:w w:val="110"/>
        </w:rPr>
        <w:t xml:space="preserve"> </w:t>
      </w:r>
      <w:r>
        <w:rPr>
          <w:w w:val="110"/>
        </w:rPr>
        <w:t>in</w:t>
      </w:r>
      <w:r>
        <w:rPr>
          <w:spacing w:val="-15"/>
          <w:w w:val="110"/>
        </w:rPr>
        <w:t xml:space="preserve"> </w:t>
      </w:r>
      <w:r>
        <w:rPr>
          <w:w w:val="110"/>
        </w:rPr>
        <w:t>place,</w:t>
      </w:r>
      <w:r>
        <w:rPr>
          <w:spacing w:val="-11"/>
          <w:w w:val="110"/>
        </w:rPr>
        <w:t xml:space="preserve"> </w:t>
      </w:r>
      <w:r>
        <w:rPr>
          <w:w w:val="110"/>
        </w:rPr>
        <w:t>so</w:t>
      </w:r>
      <w:r>
        <w:rPr>
          <w:spacing w:val="-16"/>
          <w:w w:val="110"/>
        </w:rPr>
        <w:t xml:space="preserve"> </w:t>
      </w:r>
      <w:r>
        <w:rPr>
          <w:w w:val="110"/>
        </w:rPr>
        <w:t>no</w:t>
      </w:r>
      <w:r>
        <w:rPr>
          <w:spacing w:val="-15"/>
          <w:w w:val="110"/>
        </w:rPr>
        <w:t xml:space="preserve"> </w:t>
      </w:r>
      <w:r>
        <w:rPr>
          <w:w w:val="110"/>
        </w:rPr>
        <w:t>additional</w:t>
      </w:r>
      <w:r>
        <w:rPr>
          <w:spacing w:val="-15"/>
          <w:w w:val="110"/>
        </w:rPr>
        <w:t xml:space="preserve"> </w:t>
      </w:r>
      <w:r>
        <w:rPr>
          <w:w w:val="110"/>
        </w:rPr>
        <w:t>adop-tion or learning effort was required before starting. GitHub was not only used to store the document and track</w:t>
      </w:r>
      <w:r>
        <w:rPr>
          <w:spacing w:val="-11"/>
          <w:w w:val="110"/>
        </w:rPr>
        <w:t xml:space="preserve"> </w:t>
      </w:r>
      <w:r>
        <w:rPr>
          <w:w w:val="110"/>
        </w:rPr>
        <w:t>its</w:t>
      </w:r>
      <w:r>
        <w:rPr>
          <w:spacing w:val="-10"/>
          <w:w w:val="110"/>
        </w:rPr>
        <w:t xml:space="preserve"> </w:t>
      </w:r>
      <w:r>
        <w:rPr>
          <w:w w:val="110"/>
        </w:rPr>
        <w:t>progress,</w:t>
      </w:r>
      <w:r>
        <w:rPr>
          <w:spacing w:val="-8"/>
          <w:w w:val="110"/>
        </w:rPr>
        <w:t xml:space="preserve"> </w:t>
      </w:r>
      <w:r>
        <w:rPr>
          <w:w w:val="110"/>
        </w:rPr>
        <w:t>but</w:t>
      </w:r>
      <w:r>
        <w:rPr>
          <w:spacing w:val="-10"/>
          <w:w w:val="110"/>
        </w:rPr>
        <w:t xml:space="preserve"> </w:t>
      </w:r>
      <w:r>
        <w:rPr>
          <w:w w:val="110"/>
        </w:rPr>
        <w:t>also</w:t>
      </w:r>
      <w:r>
        <w:rPr>
          <w:spacing w:val="-10"/>
          <w:w w:val="110"/>
        </w:rPr>
        <w:t xml:space="preserve"> </w:t>
      </w:r>
      <w:r>
        <w:rPr>
          <w:w w:val="110"/>
        </w:rPr>
        <w:t>to</w:t>
      </w:r>
      <w:r>
        <w:rPr>
          <w:spacing w:val="-10"/>
          <w:w w:val="110"/>
        </w:rPr>
        <w:t xml:space="preserve"> </w:t>
      </w:r>
      <w:r>
        <w:rPr>
          <w:w w:val="110"/>
        </w:rPr>
        <w:t>manage</w:t>
      </w:r>
      <w:r>
        <w:rPr>
          <w:spacing w:val="-11"/>
          <w:w w:val="110"/>
        </w:rPr>
        <w:t xml:space="preserve"> </w:t>
      </w:r>
      <w:r>
        <w:rPr>
          <w:w w:val="110"/>
        </w:rPr>
        <w:t>all</w:t>
      </w:r>
      <w:r>
        <w:rPr>
          <w:spacing w:val="-10"/>
          <w:w w:val="110"/>
        </w:rPr>
        <w:t xml:space="preserve"> </w:t>
      </w:r>
      <w:r>
        <w:rPr>
          <w:w w:val="110"/>
        </w:rPr>
        <w:t>required</w:t>
      </w:r>
      <w:r>
        <w:rPr>
          <w:spacing w:val="-10"/>
          <w:w w:val="110"/>
        </w:rPr>
        <w:t xml:space="preserve"> </w:t>
      </w:r>
      <w:r>
        <w:rPr>
          <w:w w:val="110"/>
        </w:rPr>
        <w:t>sources</w:t>
      </w:r>
      <w:r>
        <w:rPr>
          <w:spacing w:val="-10"/>
          <w:w w:val="110"/>
        </w:rPr>
        <w:t xml:space="preserve"> </w:t>
      </w:r>
      <w:r>
        <w:rPr>
          <w:w w:val="110"/>
        </w:rPr>
        <w:t>such</w:t>
      </w:r>
      <w:r>
        <w:rPr>
          <w:spacing w:val="-10"/>
          <w:w w:val="110"/>
        </w:rPr>
        <w:t xml:space="preserve"> </w:t>
      </w:r>
      <w:r>
        <w:rPr>
          <w:w w:val="110"/>
        </w:rPr>
        <w:t>as</w:t>
      </w:r>
      <w:r>
        <w:rPr>
          <w:spacing w:val="-11"/>
          <w:w w:val="110"/>
        </w:rPr>
        <w:t xml:space="preserve"> </w:t>
      </w:r>
      <w:r>
        <w:rPr>
          <w:w w:val="110"/>
        </w:rPr>
        <w:t>tables</w:t>
      </w:r>
      <w:r>
        <w:rPr>
          <w:spacing w:val="-10"/>
          <w:w w:val="110"/>
        </w:rPr>
        <w:t xml:space="preserve"> </w:t>
      </w:r>
      <w:r>
        <w:rPr>
          <w:w w:val="110"/>
        </w:rPr>
        <w:t>and</w:t>
      </w:r>
      <w:r>
        <w:rPr>
          <w:spacing w:val="-10"/>
          <w:w w:val="110"/>
        </w:rPr>
        <w:t xml:space="preserve"> </w:t>
      </w:r>
      <w:r>
        <w:rPr>
          <w:w w:val="110"/>
        </w:rPr>
        <w:t>images</w:t>
      </w:r>
      <w:r>
        <w:rPr>
          <w:spacing w:val="-10"/>
          <w:w w:val="110"/>
        </w:rPr>
        <w:t xml:space="preserve"> </w:t>
      </w:r>
      <w:r>
        <w:rPr>
          <w:w w:val="110"/>
        </w:rPr>
        <w:t>used</w:t>
      </w:r>
      <w:r>
        <w:rPr>
          <w:spacing w:val="-10"/>
          <w:w w:val="110"/>
        </w:rPr>
        <w:t xml:space="preserve"> </w:t>
      </w:r>
      <w:r>
        <w:rPr>
          <w:w w:val="110"/>
        </w:rPr>
        <w:t>in</w:t>
      </w:r>
      <w:r>
        <w:rPr>
          <w:spacing w:val="-11"/>
          <w:w w:val="110"/>
        </w:rPr>
        <w:t xml:space="preserve"> </w:t>
      </w:r>
      <w:r>
        <w:rPr>
          <w:w w:val="110"/>
        </w:rPr>
        <w:t>the</w:t>
      </w:r>
      <w:r>
        <w:rPr>
          <w:spacing w:val="-10"/>
          <w:w w:val="110"/>
        </w:rPr>
        <w:t xml:space="preserve"> </w:t>
      </w:r>
      <w:r>
        <w:rPr>
          <w:spacing w:val="-2"/>
          <w:w w:val="110"/>
        </w:rPr>
        <w:t>document.</w:t>
      </w:r>
    </w:p>
    <w:p w14:paraId="077BB01C" w14:textId="77777777" w:rsidR="00C220EB" w:rsidRDefault="00000000">
      <w:pPr>
        <w:pStyle w:val="BodyText"/>
        <w:spacing w:before="136" w:line="256" w:lineRule="auto"/>
        <w:ind w:left="142" w:right="848"/>
        <w:jc w:val="both"/>
      </w:pPr>
      <w:r>
        <w:rPr>
          <w:w w:val="115"/>
        </w:rPr>
        <w:t>For</w:t>
      </w:r>
      <w:r>
        <w:rPr>
          <w:spacing w:val="-5"/>
          <w:w w:val="115"/>
        </w:rPr>
        <w:t xml:space="preserve"> </w:t>
      </w:r>
      <w:r>
        <w:rPr>
          <w:w w:val="115"/>
        </w:rPr>
        <w:t>the</w:t>
      </w:r>
      <w:r>
        <w:rPr>
          <w:spacing w:val="-5"/>
          <w:w w:val="115"/>
        </w:rPr>
        <w:t xml:space="preserve"> </w:t>
      </w:r>
      <w:r>
        <w:rPr>
          <w:w w:val="115"/>
        </w:rPr>
        <w:t>writing</w:t>
      </w:r>
      <w:r>
        <w:rPr>
          <w:spacing w:val="-5"/>
          <w:w w:val="115"/>
        </w:rPr>
        <w:t xml:space="preserve"> </w:t>
      </w:r>
      <w:r>
        <w:rPr>
          <w:w w:val="115"/>
        </w:rPr>
        <w:t>process, the</w:t>
      </w:r>
      <w:r>
        <w:rPr>
          <w:spacing w:val="-5"/>
          <w:w w:val="115"/>
        </w:rPr>
        <w:t xml:space="preserve"> </w:t>
      </w:r>
      <w:r>
        <w:rPr>
          <w:w w:val="115"/>
        </w:rPr>
        <w:t>use</w:t>
      </w:r>
      <w:r>
        <w:rPr>
          <w:spacing w:val="-5"/>
          <w:w w:val="115"/>
        </w:rPr>
        <w:t xml:space="preserve"> </w:t>
      </w:r>
      <w:r>
        <w:rPr>
          <w:w w:val="115"/>
        </w:rPr>
        <w:t>of</w:t>
      </w:r>
      <w:r>
        <w:rPr>
          <w:spacing w:val="-5"/>
          <w:w w:val="115"/>
        </w:rPr>
        <w:t xml:space="preserve"> </w:t>
      </w:r>
      <w:r>
        <w:rPr>
          <w:w w:val="115"/>
        </w:rPr>
        <w:t>GitHub</w:t>
      </w:r>
      <w:r>
        <w:rPr>
          <w:spacing w:val="-5"/>
          <w:w w:val="115"/>
        </w:rPr>
        <w:t xml:space="preserve"> </w:t>
      </w:r>
      <w:r>
        <w:rPr>
          <w:w w:val="115"/>
        </w:rPr>
        <w:t>as</w:t>
      </w:r>
      <w:r>
        <w:rPr>
          <w:spacing w:val="-5"/>
          <w:w w:val="115"/>
        </w:rPr>
        <w:t xml:space="preserve"> </w:t>
      </w:r>
      <w:r>
        <w:rPr>
          <w:w w:val="115"/>
        </w:rPr>
        <w:t>a</w:t>
      </w:r>
      <w:r>
        <w:rPr>
          <w:spacing w:val="-5"/>
          <w:w w:val="115"/>
        </w:rPr>
        <w:t xml:space="preserve"> </w:t>
      </w:r>
      <w:r>
        <w:rPr>
          <w:w w:val="115"/>
        </w:rPr>
        <w:t>backup</w:t>
      </w:r>
      <w:r>
        <w:rPr>
          <w:spacing w:val="-5"/>
          <w:w w:val="115"/>
        </w:rPr>
        <w:t xml:space="preserve"> </w:t>
      </w:r>
      <w:r>
        <w:rPr>
          <w:w w:val="115"/>
        </w:rPr>
        <w:t>mechanism</w:t>
      </w:r>
      <w:r>
        <w:rPr>
          <w:spacing w:val="-5"/>
          <w:w w:val="115"/>
        </w:rPr>
        <w:t xml:space="preserve"> </w:t>
      </w:r>
      <w:r>
        <w:rPr>
          <w:w w:val="115"/>
        </w:rPr>
        <w:t>was</w:t>
      </w:r>
      <w:r>
        <w:rPr>
          <w:spacing w:val="-5"/>
          <w:w w:val="115"/>
        </w:rPr>
        <w:t xml:space="preserve"> </w:t>
      </w:r>
      <w:r>
        <w:rPr>
          <w:w w:val="115"/>
        </w:rPr>
        <w:t>particularly</w:t>
      </w:r>
      <w:r>
        <w:rPr>
          <w:spacing w:val="-5"/>
          <w:w w:val="115"/>
        </w:rPr>
        <w:t xml:space="preserve"> </w:t>
      </w:r>
      <w:r>
        <w:rPr>
          <w:w w:val="115"/>
        </w:rPr>
        <w:t>important.</w:t>
      </w:r>
      <w:r>
        <w:rPr>
          <w:spacing w:val="40"/>
          <w:w w:val="115"/>
        </w:rPr>
        <w:t xml:space="preserve"> </w:t>
      </w:r>
      <w:r>
        <w:rPr>
          <w:w w:val="115"/>
        </w:rPr>
        <w:t>As</w:t>
      </w:r>
      <w:r>
        <w:rPr>
          <w:spacing w:val="-5"/>
          <w:w w:val="115"/>
        </w:rPr>
        <w:t xml:space="preserve"> </w:t>
      </w:r>
      <w:r>
        <w:rPr>
          <w:w w:val="115"/>
        </w:rPr>
        <w:t xml:space="preserve">all </w:t>
      </w:r>
      <w:r>
        <w:rPr>
          <w:w w:val="110"/>
        </w:rPr>
        <w:t>sources</w:t>
      </w:r>
      <w:r>
        <w:rPr>
          <w:spacing w:val="-12"/>
          <w:w w:val="110"/>
        </w:rPr>
        <w:t xml:space="preserve"> </w:t>
      </w:r>
      <w:r>
        <w:rPr>
          <w:w w:val="110"/>
        </w:rPr>
        <w:t>are</w:t>
      </w:r>
      <w:r>
        <w:rPr>
          <w:spacing w:val="-11"/>
          <w:w w:val="110"/>
        </w:rPr>
        <w:t xml:space="preserve"> </w:t>
      </w:r>
      <w:r>
        <w:rPr>
          <w:w w:val="110"/>
        </w:rPr>
        <w:t>stored</w:t>
      </w:r>
      <w:r>
        <w:rPr>
          <w:spacing w:val="-12"/>
          <w:w w:val="110"/>
        </w:rPr>
        <w:t xml:space="preserve"> </w:t>
      </w:r>
      <w:r>
        <w:rPr>
          <w:w w:val="110"/>
        </w:rPr>
        <w:t>in</w:t>
      </w:r>
      <w:r>
        <w:rPr>
          <w:spacing w:val="-11"/>
          <w:w w:val="110"/>
        </w:rPr>
        <w:t xml:space="preserve"> </w:t>
      </w:r>
      <w:r>
        <w:rPr>
          <w:w w:val="110"/>
        </w:rPr>
        <w:t>GitHub,</w:t>
      </w:r>
      <w:r>
        <w:rPr>
          <w:spacing w:val="-10"/>
          <w:w w:val="110"/>
        </w:rPr>
        <w:t xml:space="preserve"> </w:t>
      </w:r>
      <w:r>
        <w:rPr>
          <w:w w:val="110"/>
        </w:rPr>
        <w:t>the</w:t>
      </w:r>
      <w:r>
        <w:rPr>
          <w:spacing w:val="-12"/>
          <w:w w:val="110"/>
        </w:rPr>
        <w:t xml:space="preserve"> </w:t>
      </w:r>
      <w:r>
        <w:rPr>
          <w:w w:val="110"/>
        </w:rPr>
        <w:t>project</w:t>
      </w:r>
      <w:r>
        <w:rPr>
          <w:spacing w:val="-11"/>
          <w:w w:val="110"/>
        </w:rPr>
        <w:t xml:space="preserve"> </w:t>
      </w:r>
      <w:r>
        <w:rPr>
          <w:w w:val="110"/>
        </w:rPr>
        <w:t>was</w:t>
      </w:r>
      <w:r>
        <w:rPr>
          <w:spacing w:val="-12"/>
          <w:w w:val="110"/>
        </w:rPr>
        <w:t xml:space="preserve"> </w:t>
      </w:r>
      <w:r>
        <w:rPr>
          <w:w w:val="110"/>
        </w:rPr>
        <w:t>safeguarded</w:t>
      </w:r>
      <w:r>
        <w:rPr>
          <w:spacing w:val="-11"/>
          <w:w w:val="110"/>
        </w:rPr>
        <w:t xml:space="preserve"> </w:t>
      </w:r>
      <w:r>
        <w:rPr>
          <w:w w:val="110"/>
        </w:rPr>
        <w:t>against</w:t>
      </w:r>
      <w:r>
        <w:rPr>
          <w:spacing w:val="-11"/>
          <w:w w:val="110"/>
        </w:rPr>
        <w:t xml:space="preserve"> </w:t>
      </w:r>
      <w:r>
        <w:rPr>
          <w:w w:val="110"/>
        </w:rPr>
        <w:t>hardware</w:t>
      </w:r>
      <w:r>
        <w:rPr>
          <w:spacing w:val="-12"/>
          <w:w w:val="110"/>
        </w:rPr>
        <w:t xml:space="preserve"> </w:t>
      </w:r>
      <w:r>
        <w:rPr>
          <w:w w:val="110"/>
        </w:rPr>
        <w:t>failures</w:t>
      </w:r>
      <w:r>
        <w:rPr>
          <w:spacing w:val="-11"/>
          <w:w w:val="110"/>
        </w:rPr>
        <w:t xml:space="preserve"> </w:t>
      </w:r>
      <w:r>
        <w:rPr>
          <w:w w:val="110"/>
        </w:rPr>
        <w:t>of</w:t>
      </w:r>
      <w:r>
        <w:rPr>
          <w:spacing w:val="-12"/>
          <w:w w:val="110"/>
        </w:rPr>
        <w:t xml:space="preserve"> </w:t>
      </w:r>
      <w:r>
        <w:rPr>
          <w:w w:val="110"/>
        </w:rPr>
        <w:t>the</w:t>
      </w:r>
      <w:r>
        <w:rPr>
          <w:spacing w:val="-11"/>
          <w:w w:val="110"/>
        </w:rPr>
        <w:t xml:space="preserve"> </w:t>
      </w:r>
      <w:r>
        <w:rPr>
          <w:w w:val="110"/>
        </w:rPr>
        <w:t>working</w:t>
      </w:r>
      <w:r>
        <w:rPr>
          <w:spacing w:val="-11"/>
          <w:w w:val="110"/>
        </w:rPr>
        <w:t xml:space="preserve"> </w:t>
      </w:r>
      <w:r>
        <w:rPr>
          <w:spacing w:val="-2"/>
          <w:w w:val="110"/>
        </w:rPr>
        <w:t>device,</w:t>
      </w:r>
    </w:p>
    <w:p w14:paraId="077BB01D"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01E" w14:textId="77777777" w:rsidR="00C220EB" w:rsidRDefault="00C220EB">
      <w:pPr>
        <w:pStyle w:val="BodyText"/>
        <w:spacing w:before="159"/>
      </w:pPr>
    </w:p>
    <w:p w14:paraId="077BB01F" w14:textId="77777777" w:rsidR="00C220EB" w:rsidRDefault="00000000">
      <w:pPr>
        <w:pStyle w:val="BodyText"/>
        <w:spacing w:line="256" w:lineRule="auto"/>
        <w:ind w:left="142" w:right="848"/>
        <w:jc w:val="both"/>
      </w:pPr>
      <w:r>
        <w:rPr>
          <w:w w:val="110"/>
        </w:rPr>
        <w:t>which</w:t>
      </w:r>
      <w:r>
        <w:rPr>
          <w:spacing w:val="-13"/>
          <w:w w:val="110"/>
        </w:rPr>
        <w:t xml:space="preserve"> </w:t>
      </w:r>
      <w:r>
        <w:rPr>
          <w:w w:val="110"/>
        </w:rPr>
        <w:t>is</w:t>
      </w:r>
      <w:r>
        <w:rPr>
          <w:spacing w:val="-13"/>
          <w:w w:val="110"/>
        </w:rPr>
        <w:t xml:space="preserve"> </w:t>
      </w:r>
      <w:r>
        <w:rPr>
          <w:w w:val="110"/>
        </w:rPr>
        <w:t>one</w:t>
      </w:r>
      <w:r>
        <w:rPr>
          <w:spacing w:val="-13"/>
          <w:w w:val="110"/>
        </w:rPr>
        <w:t xml:space="preserve"> </w:t>
      </w:r>
      <w:r>
        <w:rPr>
          <w:w w:val="110"/>
        </w:rPr>
        <w:t>risk</w:t>
      </w:r>
      <w:r>
        <w:rPr>
          <w:spacing w:val="-13"/>
          <w:w w:val="110"/>
        </w:rPr>
        <w:t xml:space="preserve"> </w:t>
      </w:r>
      <w:r>
        <w:rPr>
          <w:w w:val="110"/>
        </w:rPr>
        <w:t>mitigation</w:t>
      </w:r>
      <w:r>
        <w:rPr>
          <w:spacing w:val="-13"/>
          <w:w w:val="110"/>
        </w:rPr>
        <w:t xml:space="preserve"> </w:t>
      </w:r>
      <w:r>
        <w:rPr>
          <w:w w:val="110"/>
        </w:rPr>
        <w:t>measure.</w:t>
      </w:r>
      <w:r>
        <w:rPr>
          <w:spacing w:val="8"/>
          <w:w w:val="110"/>
        </w:rPr>
        <w:t xml:space="preserve"> </w:t>
      </w:r>
      <w:r>
        <w:rPr>
          <w:w w:val="110"/>
        </w:rPr>
        <w:t>Continuously</w:t>
      </w:r>
      <w:r>
        <w:rPr>
          <w:spacing w:val="-13"/>
          <w:w w:val="110"/>
        </w:rPr>
        <w:t xml:space="preserve"> </w:t>
      </w:r>
      <w:r>
        <w:rPr>
          <w:w w:val="110"/>
        </w:rPr>
        <w:t>committing</w:t>
      </w:r>
      <w:r>
        <w:rPr>
          <w:spacing w:val="-13"/>
          <w:w w:val="110"/>
        </w:rPr>
        <w:t xml:space="preserve"> </w:t>
      </w:r>
      <w:r>
        <w:rPr>
          <w:w w:val="110"/>
        </w:rPr>
        <w:t>and</w:t>
      </w:r>
      <w:r>
        <w:rPr>
          <w:spacing w:val="-13"/>
          <w:w w:val="110"/>
        </w:rPr>
        <w:t xml:space="preserve"> </w:t>
      </w:r>
      <w:r>
        <w:rPr>
          <w:w w:val="110"/>
        </w:rPr>
        <w:t>pushing</w:t>
      </w:r>
      <w:r>
        <w:rPr>
          <w:spacing w:val="-13"/>
          <w:w w:val="110"/>
        </w:rPr>
        <w:t xml:space="preserve"> </w:t>
      </w:r>
      <w:r>
        <w:rPr>
          <w:w w:val="110"/>
        </w:rPr>
        <w:t>changes</w:t>
      </w:r>
      <w:r>
        <w:rPr>
          <w:spacing w:val="-13"/>
          <w:w w:val="110"/>
        </w:rPr>
        <w:t xml:space="preserve"> </w:t>
      </w:r>
      <w:r>
        <w:rPr>
          <w:w w:val="110"/>
        </w:rPr>
        <w:t>made</w:t>
      </w:r>
      <w:r>
        <w:rPr>
          <w:spacing w:val="-13"/>
          <w:w w:val="110"/>
        </w:rPr>
        <w:t xml:space="preserve"> </w:t>
      </w:r>
      <w:r>
        <w:rPr>
          <w:w w:val="110"/>
        </w:rPr>
        <w:t>the</w:t>
      </w:r>
      <w:r>
        <w:rPr>
          <w:spacing w:val="-13"/>
          <w:w w:val="110"/>
        </w:rPr>
        <w:t xml:space="preserve"> </w:t>
      </w:r>
      <w:r>
        <w:rPr>
          <w:w w:val="110"/>
        </w:rPr>
        <w:t>progress</w:t>
      </w:r>
      <w:r>
        <w:rPr>
          <w:spacing w:val="-13"/>
          <w:w w:val="110"/>
        </w:rPr>
        <w:t xml:space="preserve"> </w:t>
      </w:r>
      <w:r>
        <w:rPr>
          <w:w w:val="110"/>
        </w:rPr>
        <w:t>of the</w:t>
      </w:r>
      <w:r>
        <w:rPr>
          <w:spacing w:val="-5"/>
          <w:w w:val="110"/>
        </w:rPr>
        <w:t xml:space="preserve"> </w:t>
      </w:r>
      <w:r>
        <w:rPr>
          <w:w w:val="110"/>
        </w:rPr>
        <w:t>writing</w:t>
      </w:r>
      <w:r>
        <w:rPr>
          <w:spacing w:val="-5"/>
          <w:w w:val="110"/>
        </w:rPr>
        <w:t xml:space="preserve"> </w:t>
      </w:r>
      <w:r>
        <w:rPr>
          <w:w w:val="110"/>
        </w:rPr>
        <w:t>process</w:t>
      </w:r>
      <w:r>
        <w:rPr>
          <w:spacing w:val="-5"/>
          <w:w w:val="110"/>
        </w:rPr>
        <w:t xml:space="preserve"> </w:t>
      </w:r>
      <w:r>
        <w:rPr>
          <w:w w:val="110"/>
        </w:rPr>
        <w:t>traceable</w:t>
      </w:r>
      <w:r>
        <w:rPr>
          <w:spacing w:val="-5"/>
          <w:w w:val="110"/>
        </w:rPr>
        <w:t xml:space="preserve"> </w:t>
      </w:r>
      <w:r>
        <w:rPr>
          <w:w w:val="110"/>
        </w:rPr>
        <w:t>and</w:t>
      </w:r>
      <w:r>
        <w:rPr>
          <w:spacing w:val="-5"/>
          <w:w w:val="110"/>
        </w:rPr>
        <w:t xml:space="preserve"> </w:t>
      </w:r>
      <w:r>
        <w:rPr>
          <w:w w:val="110"/>
        </w:rPr>
        <w:t>supported</w:t>
      </w:r>
      <w:r>
        <w:rPr>
          <w:spacing w:val="-5"/>
          <w:w w:val="110"/>
        </w:rPr>
        <w:t xml:space="preserve"> </w:t>
      </w:r>
      <w:r>
        <w:rPr>
          <w:w w:val="110"/>
        </w:rPr>
        <w:t>the</w:t>
      </w:r>
      <w:r>
        <w:rPr>
          <w:spacing w:val="-5"/>
          <w:w w:val="110"/>
        </w:rPr>
        <w:t xml:space="preserve"> </w:t>
      </w:r>
      <w:r>
        <w:rPr>
          <w:w w:val="110"/>
        </w:rPr>
        <w:t>iterative</w:t>
      </w:r>
      <w:r>
        <w:rPr>
          <w:spacing w:val="-5"/>
          <w:w w:val="110"/>
        </w:rPr>
        <w:t xml:space="preserve"> </w:t>
      </w:r>
      <w:r>
        <w:rPr>
          <w:w w:val="110"/>
        </w:rPr>
        <w:t>writing</w:t>
      </w:r>
      <w:r>
        <w:rPr>
          <w:spacing w:val="-5"/>
          <w:w w:val="110"/>
        </w:rPr>
        <w:t xml:space="preserve"> </w:t>
      </w:r>
      <w:r>
        <w:rPr>
          <w:w w:val="110"/>
        </w:rPr>
        <w:t>approach</w:t>
      </w:r>
      <w:r>
        <w:rPr>
          <w:spacing w:val="-5"/>
          <w:w w:val="110"/>
        </w:rPr>
        <w:t xml:space="preserve"> </w:t>
      </w:r>
      <w:r>
        <w:rPr>
          <w:w w:val="110"/>
        </w:rPr>
        <w:t>which</w:t>
      </w:r>
      <w:r>
        <w:rPr>
          <w:spacing w:val="-5"/>
          <w:w w:val="110"/>
        </w:rPr>
        <w:t xml:space="preserve"> </w:t>
      </w:r>
      <w:r>
        <w:rPr>
          <w:w w:val="110"/>
        </w:rPr>
        <w:t>was</w:t>
      </w:r>
      <w:r>
        <w:rPr>
          <w:spacing w:val="-5"/>
          <w:w w:val="110"/>
        </w:rPr>
        <w:t xml:space="preserve"> </w:t>
      </w:r>
      <w:r>
        <w:rPr>
          <w:w w:val="110"/>
        </w:rPr>
        <w:t>chosen. This</w:t>
      </w:r>
      <w:r>
        <w:rPr>
          <w:spacing w:val="-5"/>
          <w:w w:val="110"/>
        </w:rPr>
        <w:t xml:space="preserve"> </w:t>
      </w:r>
      <w:r>
        <w:rPr>
          <w:w w:val="110"/>
        </w:rPr>
        <w:t>proved useful when the document PDF could no longer be generated, as the last version that compiled without errors could be identified.</w:t>
      </w:r>
      <w:r>
        <w:rPr>
          <w:spacing w:val="40"/>
          <w:w w:val="110"/>
        </w:rPr>
        <w:t xml:space="preserve"> </w:t>
      </w:r>
      <w:r>
        <w:rPr>
          <w:w w:val="110"/>
        </w:rPr>
        <w:t>Finally, storing the sources on GitHub allowed access from different devices, which</w:t>
      </w:r>
      <w:r>
        <w:rPr>
          <w:spacing w:val="-18"/>
          <w:w w:val="110"/>
        </w:rPr>
        <w:t xml:space="preserve"> </w:t>
      </w:r>
      <w:r>
        <w:rPr>
          <w:w w:val="110"/>
        </w:rPr>
        <w:t>was</w:t>
      </w:r>
      <w:r>
        <w:rPr>
          <w:spacing w:val="-18"/>
          <w:w w:val="110"/>
        </w:rPr>
        <w:t xml:space="preserve"> </w:t>
      </w:r>
      <w:r>
        <w:rPr>
          <w:w w:val="110"/>
        </w:rPr>
        <w:t>useful</w:t>
      </w:r>
      <w:r>
        <w:rPr>
          <w:spacing w:val="-18"/>
          <w:w w:val="110"/>
        </w:rPr>
        <w:t xml:space="preserve"> </w:t>
      </w:r>
      <w:r>
        <w:rPr>
          <w:w w:val="110"/>
        </w:rPr>
        <w:t>when</w:t>
      </w:r>
      <w:r>
        <w:rPr>
          <w:spacing w:val="-17"/>
          <w:w w:val="110"/>
        </w:rPr>
        <w:t xml:space="preserve"> </w:t>
      </w:r>
      <w:r>
        <w:rPr>
          <w:w w:val="110"/>
        </w:rPr>
        <w:t>transferring</w:t>
      </w:r>
      <w:r>
        <w:rPr>
          <w:spacing w:val="-18"/>
          <w:w w:val="110"/>
        </w:rPr>
        <w:t xml:space="preserve"> </w:t>
      </w:r>
      <w:r>
        <w:rPr>
          <w:w w:val="110"/>
        </w:rPr>
        <w:t>materials</w:t>
      </w:r>
      <w:r>
        <w:rPr>
          <w:spacing w:val="-18"/>
          <w:w w:val="110"/>
        </w:rPr>
        <w:t xml:space="preserve"> </w:t>
      </w:r>
      <w:r>
        <w:rPr>
          <w:w w:val="110"/>
        </w:rPr>
        <w:t>such</w:t>
      </w:r>
      <w:r>
        <w:rPr>
          <w:spacing w:val="-17"/>
          <w:w w:val="110"/>
        </w:rPr>
        <w:t xml:space="preserve"> </w:t>
      </w:r>
      <w:r>
        <w:rPr>
          <w:w w:val="110"/>
        </w:rPr>
        <w:t>as</w:t>
      </w:r>
      <w:r>
        <w:rPr>
          <w:spacing w:val="-18"/>
          <w:w w:val="110"/>
        </w:rPr>
        <w:t xml:space="preserve"> </w:t>
      </w:r>
      <w:r>
        <w:rPr>
          <w:w w:val="110"/>
        </w:rPr>
        <w:t>screenshots</w:t>
      </w:r>
      <w:r>
        <w:rPr>
          <w:spacing w:val="-18"/>
          <w:w w:val="110"/>
        </w:rPr>
        <w:t xml:space="preserve"> </w:t>
      </w:r>
      <w:r>
        <w:rPr>
          <w:w w:val="110"/>
        </w:rPr>
        <w:t>from</w:t>
      </w:r>
      <w:r>
        <w:rPr>
          <w:spacing w:val="-18"/>
          <w:w w:val="110"/>
        </w:rPr>
        <w:t xml:space="preserve"> </w:t>
      </w:r>
      <w:r>
        <w:rPr>
          <w:w w:val="110"/>
        </w:rPr>
        <w:t>the</w:t>
      </w:r>
      <w:r>
        <w:rPr>
          <w:spacing w:val="-17"/>
          <w:w w:val="110"/>
        </w:rPr>
        <w:t xml:space="preserve"> </w:t>
      </w:r>
      <w:r>
        <w:rPr>
          <w:w w:val="110"/>
        </w:rPr>
        <w:t>work</w:t>
      </w:r>
      <w:r>
        <w:rPr>
          <w:spacing w:val="-18"/>
          <w:w w:val="110"/>
        </w:rPr>
        <w:t xml:space="preserve"> </w:t>
      </w:r>
      <w:r>
        <w:rPr>
          <w:w w:val="110"/>
        </w:rPr>
        <w:t>device</w:t>
      </w:r>
      <w:r>
        <w:rPr>
          <w:spacing w:val="-18"/>
          <w:w w:val="110"/>
        </w:rPr>
        <w:t xml:space="preserve"> </w:t>
      </w:r>
      <w:r>
        <w:rPr>
          <w:w w:val="110"/>
        </w:rPr>
        <w:t>to</w:t>
      </w:r>
      <w:r>
        <w:rPr>
          <w:spacing w:val="-17"/>
          <w:w w:val="110"/>
        </w:rPr>
        <w:t xml:space="preserve"> </w:t>
      </w:r>
      <w:r>
        <w:rPr>
          <w:w w:val="110"/>
        </w:rPr>
        <w:t>the</w:t>
      </w:r>
      <w:r>
        <w:rPr>
          <w:spacing w:val="-18"/>
          <w:w w:val="110"/>
        </w:rPr>
        <w:t xml:space="preserve"> </w:t>
      </w:r>
      <w:r>
        <w:rPr>
          <w:w w:val="110"/>
        </w:rPr>
        <w:t>study</w:t>
      </w:r>
      <w:r>
        <w:rPr>
          <w:spacing w:val="-18"/>
          <w:w w:val="110"/>
        </w:rPr>
        <w:t xml:space="preserve"> </w:t>
      </w:r>
      <w:r>
        <w:rPr>
          <w:spacing w:val="-2"/>
          <w:w w:val="110"/>
        </w:rPr>
        <w:t>device.</w:t>
      </w:r>
    </w:p>
    <w:p w14:paraId="077BB020" w14:textId="77777777" w:rsidR="00C220EB" w:rsidRDefault="00C220EB">
      <w:pPr>
        <w:pStyle w:val="BodyText"/>
      </w:pPr>
    </w:p>
    <w:p w14:paraId="077BB021" w14:textId="77777777" w:rsidR="00C220EB" w:rsidRDefault="00C220EB">
      <w:pPr>
        <w:pStyle w:val="BodyText"/>
        <w:spacing w:before="87"/>
      </w:pPr>
    </w:p>
    <w:p w14:paraId="077BB022" w14:textId="77777777" w:rsidR="00C220EB" w:rsidRDefault="00000000">
      <w:pPr>
        <w:pStyle w:val="Heading3"/>
      </w:pPr>
      <w:r>
        <w:rPr>
          <w:color w:val="697D90"/>
          <w:spacing w:val="-2"/>
        </w:rPr>
        <w:t>ChatGPT</w:t>
      </w:r>
    </w:p>
    <w:p w14:paraId="077BB023" w14:textId="77777777" w:rsidR="00C220EB" w:rsidRDefault="00000000">
      <w:pPr>
        <w:pStyle w:val="BodyText"/>
        <w:spacing w:before="189" w:line="256" w:lineRule="auto"/>
        <w:ind w:left="142" w:right="848"/>
        <w:jc w:val="both"/>
      </w:pPr>
      <w:r>
        <w:rPr>
          <w:w w:val="110"/>
        </w:rPr>
        <w:t>LLMs</w:t>
      </w:r>
      <w:r>
        <w:rPr>
          <w:spacing w:val="-8"/>
          <w:w w:val="110"/>
        </w:rPr>
        <w:t xml:space="preserve"> </w:t>
      </w:r>
      <w:r>
        <w:rPr>
          <w:w w:val="110"/>
        </w:rPr>
        <w:t>are</w:t>
      </w:r>
      <w:r>
        <w:rPr>
          <w:spacing w:val="-8"/>
          <w:w w:val="110"/>
        </w:rPr>
        <w:t xml:space="preserve"> </w:t>
      </w:r>
      <w:r>
        <w:rPr>
          <w:w w:val="110"/>
        </w:rPr>
        <w:t>now</w:t>
      </w:r>
      <w:r>
        <w:rPr>
          <w:spacing w:val="-8"/>
          <w:w w:val="110"/>
        </w:rPr>
        <w:t xml:space="preserve"> </w:t>
      </w:r>
      <w:r>
        <w:rPr>
          <w:w w:val="110"/>
        </w:rPr>
        <w:t>an</w:t>
      </w:r>
      <w:r>
        <w:rPr>
          <w:spacing w:val="-8"/>
          <w:w w:val="110"/>
        </w:rPr>
        <w:t xml:space="preserve"> </w:t>
      </w:r>
      <w:r>
        <w:rPr>
          <w:w w:val="110"/>
        </w:rPr>
        <w:t>indispensable</w:t>
      </w:r>
      <w:r>
        <w:rPr>
          <w:spacing w:val="-8"/>
          <w:w w:val="110"/>
        </w:rPr>
        <w:t xml:space="preserve"> </w:t>
      </w:r>
      <w:r>
        <w:rPr>
          <w:w w:val="110"/>
        </w:rPr>
        <w:t>part</w:t>
      </w:r>
      <w:r>
        <w:rPr>
          <w:spacing w:val="-8"/>
          <w:w w:val="110"/>
        </w:rPr>
        <w:t xml:space="preserve"> </w:t>
      </w:r>
      <w:r>
        <w:rPr>
          <w:w w:val="110"/>
        </w:rPr>
        <w:t>of</w:t>
      </w:r>
      <w:r>
        <w:rPr>
          <w:spacing w:val="-8"/>
          <w:w w:val="110"/>
        </w:rPr>
        <w:t xml:space="preserve"> </w:t>
      </w:r>
      <w:r>
        <w:rPr>
          <w:w w:val="110"/>
        </w:rPr>
        <w:t>work. To</w:t>
      </w:r>
      <w:r>
        <w:rPr>
          <w:spacing w:val="-8"/>
          <w:w w:val="110"/>
        </w:rPr>
        <w:t xml:space="preserve"> </w:t>
      </w:r>
      <w:r>
        <w:rPr>
          <w:w w:val="110"/>
        </w:rPr>
        <w:t>note</w:t>
      </w:r>
      <w:r>
        <w:rPr>
          <w:spacing w:val="-8"/>
          <w:w w:val="110"/>
        </w:rPr>
        <w:t xml:space="preserve"> </w:t>
      </w:r>
      <w:r>
        <w:rPr>
          <w:w w:val="110"/>
        </w:rPr>
        <w:t>how</w:t>
      </w:r>
      <w:r>
        <w:rPr>
          <w:spacing w:val="-8"/>
          <w:w w:val="110"/>
        </w:rPr>
        <w:t xml:space="preserve"> </w:t>
      </w:r>
      <w:r>
        <w:rPr>
          <w:w w:val="110"/>
        </w:rPr>
        <w:t>ChatGPT</w:t>
      </w:r>
      <w:r>
        <w:rPr>
          <w:spacing w:val="-8"/>
          <w:w w:val="110"/>
        </w:rPr>
        <w:t xml:space="preserve"> </w:t>
      </w:r>
      <w:r>
        <w:rPr>
          <w:w w:val="110"/>
        </w:rPr>
        <w:t>was</w:t>
      </w:r>
      <w:r>
        <w:rPr>
          <w:spacing w:val="-8"/>
          <w:w w:val="110"/>
        </w:rPr>
        <w:t xml:space="preserve"> </w:t>
      </w:r>
      <w:r>
        <w:rPr>
          <w:w w:val="110"/>
        </w:rPr>
        <w:t>used</w:t>
      </w:r>
      <w:r>
        <w:rPr>
          <w:spacing w:val="-8"/>
          <w:w w:val="110"/>
        </w:rPr>
        <w:t xml:space="preserve"> </w:t>
      </w:r>
      <w:r>
        <w:rPr>
          <w:w w:val="110"/>
        </w:rPr>
        <w:t>in</w:t>
      </w:r>
      <w:r>
        <w:rPr>
          <w:spacing w:val="-8"/>
          <w:w w:val="110"/>
        </w:rPr>
        <w:t xml:space="preserve"> </w:t>
      </w:r>
      <w:r>
        <w:rPr>
          <w:w w:val="110"/>
        </w:rPr>
        <w:t>this</w:t>
      </w:r>
      <w:r>
        <w:rPr>
          <w:spacing w:val="-8"/>
          <w:w w:val="110"/>
        </w:rPr>
        <w:t xml:space="preserve"> </w:t>
      </w:r>
      <w:r>
        <w:rPr>
          <w:w w:val="110"/>
        </w:rPr>
        <w:t>project,</w:t>
      </w:r>
      <w:r>
        <w:rPr>
          <w:spacing w:val="-7"/>
          <w:w w:val="110"/>
        </w:rPr>
        <w:t xml:space="preserve"> </w:t>
      </w:r>
      <w:r>
        <w:rPr>
          <w:w w:val="110"/>
        </w:rPr>
        <w:t>it</w:t>
      </w:r>
      <w:r>
        <w:rPr>
          <w:spacing w:val="-8"/>
          <w:w w:val="110"/>
        </w:rPr>
        <w:t xml:space="preserve"> </w:t>
      </w:r>
      <w:r>
        <w:rPr>
          <w:w w:val="110"/>
        </w:rPr>
        <w:t>was</w:t>
      </w:r>
      <w:r>
        <w:rPr>
          <w:spacing w:val="-8"/>
          <w:w w:val="110"/>
        </w:rPr>
        <w:t xml:space="preserve"> </w:t>
      </w:r>
      <w:r>
        <w:rPr>
          <w:w w:val="110"/>
        </w:rPr>
        <w:t>given the following prompt:</w:t>
      </w:r>
    </w:p>
    <w:p w14:paraId="077BB024" w14:textId="77777777" w:rsidR="00C220EB" w:rsidRDefault="00000000">
      <w:pPr>
        <w:pStyle w:val="BodyText"/>
        <w:spacing w:before="173" w:line="256" w:lineRule="auto"/>
        <w:ind w:left="687" w:right="1393"/>
        <w:jc w:val="both"/>
      </w:pPr>
      <w:r>
        <w:rPr>
          <w:w w:val="110"/>
        </w:rPr>
        <w:t>Hi</w:t>
      </w:r>
      <w:r>
        <w:rPr>
          <w:spacing w:val="-7"/>
          <w:w w:val="110"/>
        </w:rPr>
        <w:t xml:space="preserve"> </w:t>
      </w:r>
      <w:r>
        <w:rPr>
          <w:w w:val="110"/>
        </w:rPr>
        <w:t>ChatGPT,</w:t>
      </w:r>
      <w:r>
        <w:rPr>
          <w:spacing w:val="-7"/>
          <w:w w:val="110"/>
        </w:rPr>
        <w:t xml:space="preserve"> </w:t>
      </w:r>
      <w:r>
        <w:rPr>
          <w:w w:val="110"/>
        </w:rPr>
        <w:t>please</w:t>
      </w:r>
      <w:r>
        <w:rPr>
          <w:spacing w:val="-7"/>
          <w:w w:val="110"/>
        </w:rPr>
        <w:t xml:space="preserve"> </w:t>
      </w:r>
      <w:r>
        <w:rPr>
          <w:w w:val="110"/>
        </w:rPr>
        <w:t>look</w:t>
      </w:r>
      <w:r>
        <w:rPr>
          <w:spacing w:val="-7"/>
          <w:w w:val="110"/>
        </w:rPr>
        <w:t xml:space="preserve"> </w:t>
      </w:r>
      <w:r>
        <w:rPr>
          <w:w w:val="110"/>
        </w:rPr>
        <w:t>at</w:t>
      </w:r>
      <w:r>
        <w:rPr>
          <w:spacing w:val="-7"/>
          <w:w w:val="110"/>
        </w:rPr>
        <w:t xml:space="preserve"> </w:t>
      </w:r>
      <w:r>
        <w:rPr>
          <w:w w:val="110"/>
        </w:rPr>
        <w:t>the</w:t>
      </w:r>
      <w:r>
        <w:rPr>
          <w:spacing w:val="-7"/>
          <w:w w:val="110"/>
        </w:rPr>
        <w:t xml:space="preserve"> </w:t>
      </w:r>
      <w:r>
        <w:rPr>
          <w:w w:val="110"/>
        </w:rPr>
        <w:t>other</w:t>
      </w:r>
      <w:r>
        <w:rPr>
          <w:spacing w:val="-7"/>
          <w:w w:val="110"/>
        </w:rPr>
        <w:t xml:space="preserve"> </w:t>
      </w:r>
      <w:r>
        <w:rPr>
          <w:w w:val="110"/>
        </w:rPr>
        <w:t>chats</w:t>
      </w:r>
      <w:r>
        <w:rPr>
          <w:spacing w:val="-7"/>
          <w:w w:val="110"/>
        </w:rPr>
        <w:t xml:space="preserve"> </w:t>
      </w:r>
      <w:r>
        <w:rPr>
          <w:w w:val="110"/>
        </w:rPr>
        <w:t>I</w:t>
      </w:r>
      <w:r>
        <w:rPr>
          <w:spacing w:val="-7"/>
          <w:w w:val="110"/>
        </w:rPr>
        <w:t xml:space="preserve"> </w:t>
      </w:r>
      <w:r>
        <w:rPr>
          <w:w w:val="110"/>
        </w:rPr>
        <w:t>have</w:t>
      </w:r>
      <w:r>
        <w:rPr>
          <w:spacing w:val="-7"/>
          <w:w w:val="110"/>
        </w:rPr>
        <w:t xml:space="preserve"> </w:t>
      </w:r>
      <w:r>
        <w:rPr>
          <w:w w:val="110"/>
        </w:rPr>
        <w:t>with</w:t>
      </w:r>
      <w:r>
        <w:rPr>
          <w:spacing w:val="-7"/>
          <w:w w:val="110"/>
        </w:rPr>
        <w:t xml:space="preserve"> </w:t>
      </w:r>
      <w:r>
        <w:rPr>
          <w:w w:val="110"/>
        </w:rPr>
        <w:t>you</w:t>
      </w:r>
      <w:r>
        <w:rPr>
          <w:spacing w:val="-7"/>
          <w:w w:val="110"/>
        </w:rPr>
        <w:t xml:space="preserve"> </w:t>
      </w:r>
      <w:r>
        <w:rPr>
          <w:w w:val="110"/>
        </w:rPr>
        <w:t>and</w:t>
      </w:r>
      <w:r>
        <w:rPr>
          <w:spacing w:val="-7"/>
          <w:w w:val="110"/>
        </w:rPr>
        <w:t xml:space="preserve"> </w:t>
      </w:r>
      <w:r>
        <w:rPr>
          <w:w w:val="110"/>
        </w:rPr>
        <w:t>tell</w:t>
      </w:r>
      <w:r>
        <w:rPr>
          <w:spacing w:val="-7"/>
          <w:w w:val="110"/>
        </w:rPr>
        <w:t xml:space="preserve"> </w:t>
      </w:r>
      <w:r>
        <w:rPr>
          <w:w w:val="110"/>
        </w:rPr>
        <w:t>me</w:t>
      </w:r>
      <w:r>
        <w:rPr>
          <w:spacing w:val="-7"/>
          <w:w w:val="110"/>
        </w:rPr>
        <w:t xml:space="preserve"> </w:t>
      </w:r>
      <w:r>
        <w:rPr>
          <w:w w:val="110"/>
        </w:rPr>
        <w:t>in</w:t>
      </w:r>
      <w:r>
        <w:rPr>
          <w:spacing w:val="-7"/>
          <w:w w:val="110"/>
        </w:rPr>
        <w:t xml:space="preserve"> </w:t>
      </w:r>
      <w:r>
        <w:rPr>
          <w:w w:val="110"/>
        </w:rPr>
        <w:t>which</w:t>
      </w:r>
      <w:r>
        <w:rPr>
          <w:spacing w:val="-7"/>
          <w:w w:val="110"/>
        </w:rPr>
        <w:t xml:space="preserve"> </w:t>
      </w:r>
      <w:r>
        <w:rPr>
          <w:w w:val="110"/>
        </w:rPr>
        <w:t>ways</w:t>
      </w:r>
      <w:r>
        <w:rPr>
          <w:spacing w:val="-7"/>
          <w:w w:val="110"/>
        </w:rPr>
        <w:t xml:space="preserve"> </w:t>
      </w:r>
      <w:r>
        <w:rPr>
          <w:w w:val="110"/>
        </w:rPr>
        <w:t>you</w:t>
      </w:r>
      <w:r>
        <w:rPr>
          <w:spacing w:val="-7"/>
          <w:w w:val="110"/>
        </w:rPr>
        <w:t xml:space="preserve"> </w:t>
      </w:r>
      <w:r>
        <w:rPr>
          <w:w w:val="110"/>
        </w:rPr>
        <w:t>sup-ported me during my academic project over the past months since September 2025.</w:t>
      </w:r>
      <w:r>
        <w:rPr>
          <w:spacing w:val="40"/>
          <w:w w:val="110"/>
        </w:rPr>
        <w:t xml:space="preserve"> </w:t>
      </w:r>
      <w:r>
        <w:rPr>
          <w:w w:val="110"/>
        </w:rPr>
        <w:t>Please create a subsection for my scientific work which I can reference.</w:t>
      </w:r>
    </w:p>
    <w:p w14:paraId="077BB025" w14:textId="77777777" w:rsidR="00C220EB" w:rsidRDefault="00000000">
      <w:pPr>
        <w:pStyle w:val="BodyText"/>
        <w:spacing w:before="173"/>
        <w:ind w:left="142"/>
        <w:jc w:val="both"/>
      </w:pPr>
      <w:r>
        <w:rPr>
          <w:w w:val="110"/>
        </w:rPr>
        <w:t>The</w:t>
      </w:r>
      <w:r>
        <w:rPr>
          <w:spacing w:val="-15"/>
          <w:w w:val="110"/>
        </w:rPr>
        <w:t xml:space="preserve"> </w:t>
      </w:r>
      <w:r>
        <w:rPr>
          <w:w w:val="110"/>
        </w:rPr>
        <w:t>following</w:t>
      </w:r>
      <w:r>
        <w:rPr>
          <w:spacing w:val="-14"/>
          <w:w w:val="110"/>
        </w:rPr>
        <w:t xml:space="preserve"> </w:t>
      </w:r>
      <w:r>
        <w:rPr>
          <w:w w:val="110"/>
        </w:rPr>
        <w:t>subsection</w:t>
      </w:r>
      <w:r>
        <w:rPr>
          <w:spacing w:val="-15"/>
          <w:w w:val="110"/>
        </w:rPr>
        <w:t xml:space="preserve"> </w:t>
      </w:r>
      <w:r>
        <w:rPr>
          <w:w w:val="110"/>
        </w:rPr>
        <w:t>was</w:t>
      </w:r>
      <w:r>
        <w:rPr>
          <w:spacing w:val="-14"/>
          <w:w w:val="110"/>
        </w:rPr>
        <w:t xml:space="preserve"> </w:t>
      </w:r>
      <w:r>
        <w:rPr>
          <w:w w:val="110"/>
        </w:rPr>
        <w:t>completely</w:t>
      </w:r>
      <w:r>
        <w:rPr>
          <w:spacing w:val="-15"/>
          <w:w w:val="110"/>
        </w:rPr>
        <w:t xml:space="preserve"> </w:t>
      </w:r>
      <w:r>
        <w:rPr>
          <w:w w:val="110"/>
        </w:rPr>
        <w:t>AI</w:t>
      </w:r>
      <w:r>
        <w:rPr>
          <w:spacing w:val="-14"/>
          <w:w w:val="110"/>
        </w:rPr>
        <w:t xml:space="preserve"> </w:t>
      </w:r>
      <w:r>
        <w:rPr>
          <w:w w:val="110"/>
        </w:rPr>
        <w:t>generated</w:t>
      </w:r>
      <w:r>
        <w:rPr>
          <w:spacing w:val="-15"/>
          <w:w w:val="110"/>
        </w:rPr>
        <w:t xml:space="preserve"> </w:t>
      </w:r>
      <w:r>
        <w:rPr>
          <w:w w:val="110"/>
        </w:rPr>
        <w:t>content</w:t>
      </w:r>
      <w:r>
        <w:rPr>
          <w:spacing w:val="-14"/>
          <w:w w:val="110"/>
        </w:rPr>
        <w:t xml:space="preserve"> </w:t>
      </w:r>
      <w:r>
        <w:rPr>
          <w:w w:val="110"/>
        </w:rPr>
        <w:t>by</w:t>
      </w:r>
      <w:r>
        <w:rPr>
          <w:spacing w:val="-15"/>
          <w:w w:val="110"/>
        </w:rPr>
        <w:t xml:space="preserve"> </w:t>
      </w:r>
      <w:r>
        <w:rPr>
          <w:w w:val="110"/>
        </w:rPr>
        <w:t>ChatGPT,</w:t>
      </w:r>
      <w:r>
        <w:rPr>
          <w:spacing w:val="-14"/>
          <w:w w:val="110"/>
        </w:rPr>
        <w:t xml:space="preserve"> </w:t>
      </w:r>
      <w:r>
        <w:rPr>
          <w:w w:val="110"/>
        </w:rPr>
        <w:t>without</w:t>
      </w:r>
      <w:r>
        <w:rPr>
          <w:spacing w:val="-15"/>
          <w:w w:val="110"/>
        </w:rPr>
        <w:t xml:space="preserve"> </w:t>
      </w:r>
      <w:r>
        <w:rPr>
          <w:w w:val="110"/>
        </w:rPr>
        <w:t>further</w:t>
      </w:r>
      <w:r>
        <w:rPr>
          <w:spacing w:val="-14"/>
          <w:w w:val="110"/>
        </w:rPr>
        <w:t xml:space="preserve"> </w:t>
      </w:r>
      <w:r>
        <w:rPr>
          <w:spacing w:val="-2"/>
          <w:w w:val="110"/>
        </w:rPr>
        <w:t>editing.</w:t>
      </w:r>
    </w:p>
    <w:p w14:paraId="077BB026" w14:textId="77777777" w:rsidR="00C220EB" w:rsidRDefault="00C220EB">
      <w:pPr>
        <w:pStyle w:val="BodyText"/>
      </w:pPr>
    </w:p>
    <w:p w14:paraId="077BB027" w14:textId="77777777" w:rsidR="00C220EB" w:rsidRDefault="00C220EB">
      <w:pPr>
        <w:pStyle w:val="BodyText"/>
        <w:spacing w:before="125"/>
      </w:pPr>
    </w:p>
    <w:p w14:paraId="077BB028" w14:textId="77777777" w:rsidR="00C220EB" w:rsidRDefault="00000000">
      <w:pPr>
        <w:pStyle w:val="Heading4"/>
      </w:pPr>
      <w:r>
        <w:rPr>
          <w:color w:val="697D90"/>
          <w:spacing w:val="-2"/>
        </w:rPr>
        <w:t>ChatGPT</w:t>
      </w:r>
    </w:p>
    <w:p w14:paraId="077BB029" w14:textId="77777777" w:rsidR="00C220EB" w:rsidRDefault="00000000">
      <w:pPr>
        <w:spacing w:before="198" w:line="216" w:lineRule="auto"/>
        <w:ind w:left="142" w:right="848"/>
        <w:jc w:val="both"/>
        <w:rPr>
          <w:rFonts w:ascii="Source Serif 4"/>
          <w:i/>
        </w:rPr>
      </w:pPr>
      <w:r>
        <w:rPr>
          <w:rFonts w:ascii="Source Serif 4"/>
          <w:i/>
        </w:rPr>
        <w:t>To</w:t>
      </w:r>
      <w:r>
        <w:rPr>
          <w:rFonts w:ascii="Source Serif 4"/>
          <w:i/>
          <w:spacing w:val="-10"/>
        </w:rPr>
        <w:t xml:space="preserve"> </w:t>
      </w:r>
      <w:r>
        <w:rPr>
          <w:rFonts w:ascii="Source Serif 4"/>
          <w:i/>
        </w:rPr>
        <w:t>document</w:t>
      </w:r>
      <w:r>
        <w:rPr>
          <w:rFonts w:ascii="Source Serif 4"/>
          <w:i/>
          <w:spacing w:val="-10"/>
        </w:rPr>
        <w:t xml:space="preserve"> </w:t>
      </w:r>
      <w:r>
        <w:rPr>
          <w:rFonts w:ascii="Source Serif 4"/>
          <w:i/>
        </w:rPr>
        <w:t>the</w:t>
      </w:r>
      <w:r>
        <w:rPr>
          <w:rFonts w:ascii="Source Serif 4"/>
          <w:i/>
          <w:spacing w:val="-10"/>
        </w:rPr>
        <w:t xml:space="preserve"> </w:t>
      </w:r>
      <w:r>
        <w:rPr>
          <w:rFonts w:ascii="Source Serif 4"/>
          <w:i/>
        </w:rPr>
        <w:t>support</w:t>
      </w:r>
      <w:r>
        <w:rPr>
          <w:rFonts w:ascii="Source Serif 4"/>
          <w:i/>
          <w:spacing w:val="-10"/>
        </w:rPr>
        <w:t xml:space="preserve"> </w:t>
      </w:r>
      <w:r>
        <w:rPr>
          <w:rFonts w:ascii="Source Serif 4"/>
          <w:i/>
        </w:rPr>
        <w:t>provided</w:t>
      </w:r>
      <w:r>
        <w:rPr>
          <w:rFonts w:ascii="Source Serif 4"/>
          <w:i/>
          <w:spacing w:val="-10"/>
        </w:rPr>
        <w:t xml:space="preserve"> </w:t>
      </w:r>
      <w:r>
        <w:rPr>
          <w:rFonts w:ascii="Source Serif 4"/>
          <w:i/>
        </w:rPr>
        <w:t>by</w:t>
      </w:r>
      <w:r>
        <w:rPr>
          <w:rFonts w:ascii="Source Serif 4"/>
          <w:i/>
          <w:spacing w:val="-10"/>
        </w:rPr>
        <w:t xml:space="preserve"> </w:t>
      </w:r>
      <w:r>
        <w:rPr>
          <w:rFonts w:ascii="Source Serif 4"/>
          <w:i/>
        </w:rPr>
        <w:t>ChatGPT,</w:t>
      </w:r>
      <w:r>
        <w:rPr>
          <w:rFonts w:ascii="Source Serif 4"/>
          <w:i/>
          <w:spacing w:val="-10"/>
        </w:rPr>
        <w:t xml:space="preserve"> </w:t>
      </w:r>
      <w:r>
        <w:rPr>
          <w:rFonts w:ascii="Source Serif 4"/>
          <w:i/>
        </w:rPr>
        <w:t>a</w:t>
      </w:r>
      <w:r>
        <w:rPr>
          <w:rFonts w:ascii="Source Serif 4"/>
          <w:i/>
          <w:spacing w:val="-10"/>
        </w:rPr>
        <w:t xml:space="preserve"> </w:t>
      </w:r>
      <w:r>
        <w:rPr>
          <w:rFonts w:ascii="Source Serif 4"/>
          <w:i/>
        </w:rPr>
        <w:t>summary</w:t>
      </w:r>
      <w:r>
        <w:rPr>
          <w:rFonts w:ascii="Source Serif 4"/>
          <w:i/>
          <w:spacing w:val="-10"/>
        </w:rPr>
        <w:t xml:space="preserve"> </w:t>
      </w:r>
      <w:r>
        <w:rPr>
          <w:rFonts w:ascii="Source Serif 4"/>
          <w:i/>
        </w:rPr>
        <w:t>of</w:t>
      </w:r>
      <w:r>
        <w:rPr>
          <w:rFonts w:ascii="Source Serif 4"/>
          <w:i/>
          <w:spacing w:val="-10"/>
        </w:rPr>
        <w:t xml:space="preserve"> </w:t>
      </w:r>
      <w:r>
        <w:rPr>
          <w:rFonts w:ascii="Source Serif 4"/>
          <w:i/>
        </w:rPr>
        <w:t>the</w:t>
      </w:r>
      <w:r>
        <w:rPr>
          <w:rFonts w:ascii="Source Serif 4"/>
          <w:i/>
          <w:spacing w:val="-10"/>
        </w:rPr>
        <w:t xml:space="preserve"> </w:t>
      </w:r>
      <w:r>
        <w:rPr>
          <w:rFonts w:ascii="Source Serif 4"/>
          <w:i/>
        </w:rPr>
        <w:t>assistance</w:t>
      </w:r>
      <w:r>
        <w:rPr>
          <w:rFonts w:ascii="Source Serif 4"/>
          <w:i/>
          <w:spacing w:val="-10"/>
        </w:rPr>
        <w:t xml:space="preserve"> </w:t>
      </w:r>
      <w:r>
        <w:rPr>
          <w:rFonts w:ascii="Source Serif 4"/>
          <w:i/>
        </w:rPr>
        <w:t>received</w:t>
      </w:r>
      <w:r>
        <w:rPr>
          <w:rFonts w:ascii="Source Serif 4"/>
          <w:i/>
          <w:spacing w:val="-10"/>
        </w:rPr>
        <w:t xml:space="preserve"> </w:t>
      </w:r>
      <w:r>
        <w:rPr>
          <w:rFonts w:ascii="Source Serif 4"/>
          <w:i/>
        </w:rPr>
        <w:t>during</w:t>
      </w:r>
      <w:r>
        <w:rPr>
          <w:rFonts w:ascii="Source Serif 4"/>
          <w:i/>
          <w:spacing w:val="-10"/>
        </w:rPr>
        <w:t xml:space="preserve"> </w:t>
      </w:r>
      <w:r>
        <w:rPr>
          <w:rFonts w:ascii="Source Serif 4"/>
          <w:i/>
        </w:rPr>
        <w:t>the</w:t>
      </w:r>
      <w:r>
        <w:rPr>
          <w:rFonts w:ascii="Source Serif 4"/>
          <w:i/>
          <w:spacing w:val="-10"/>
        </w:rPr>
        <w:t xml:space="preserve"> </w:t>
      </w:r>
      <w:r>
        <w:rPr>
          <w:rFonts w:ascii="Source Serif 4"/>
          <w:i/>
        </w:rPr>
        <w:t>academic</w:t>
      </w:r>
      <w:r>
        <w:rPr>
          <w:rFonts w:ascii="Source Serif 4"/>
          <w:i/>
          <w:spacing w:val="-10"/>
        </w:rPr>
        <w:t xml:space="preserve"> </w:t>
      </w:r>
      <w:r>
        <w:rPr>
          <w:rFonts w:ascii="Source Serif 4"/>
          <w:i/>
        </w:rPr>
        <w:t>project was</w:t>
      </w:r>
      <w:r>
        <w:rPr>
          <w:rFonts w:ascii="Source Serif 4"/>
          <w:i/>
          <w:spacing w:val="-1"/>
        </w:rPr>
        <w:t xml:space="preserve"> </w:t>
      </w:r>
      <w:r>
        <w:rPr>
          <w:rFonts w:ascii="Source Serif 4"/>
          <w:i/>
        </w:rPr>
        <w:t>generated</w:t>
      </w:r>
      <w:r>
        <w:rPr>
          <w:rFonts w:ascii="Source Serif 4"/>
          <w:i/>
          <w:spacing w:val="-1"/>
        </w:rPr>
        <w:t xml:space="preserve"> </w:t>
      </w:r>
      <w:r>
        <w:rPr>
          <w:rFonts w:ascii="Source Serif 4"/>
          <w:i/>
        </w:rPr>
        <w:t>directly</w:t>
      </w:r>
      <w:r>
        <w:rPr>
          <w:rFonts w:ascii="Source Serif 4"/>
          <w:i/>
          <w:spacing w:val="-1"/>
        </w:rPr>
        <w:t xml:space="preserve"> </w:t>
      </w:r>
      <w:r>
        <w:rPr>
          <w:rFonts w:ascii="Source Serif 4"/>
          <w:i/>
        </w:rPr>
        <w:t>by</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tool</w:t>
      </w:r>
      <w:r>
        <w:rPr>
          <w:rFonts w:ascii="Source Serif 4"/>
          <w:i/>
          <w:spacing w:val="-1"/>
        </w:rPr>
        <w:t xml:space="preserve"> </w:t>
      </w:r>
      <w:r>
        <w:rPr>
          <w:rFonts w:ascii="Source Serif 4"/>
          <w:i/>
        </w:rPr>
        <w:t>itself: The</w:t>
      </w:r>
      <w:r>
        <w:rPr>
          <w:rFonts w:ascii="Source Serif 4"/>
          <w:i/>
          <w:spacing w:val="-1"/>
        </w:rPr>
        <w:t xml:space="preserve"> </w:t>
      </w:r>
      <w:r>
        <w:rPr>
          <w:rFonts w:ascii="Source Serif 4"/>
          <w:i/>
        </w:rPr>
        <w:t>request</w:t>
      </w:r>
      <w:r>
        <w:rPr>
          <w:rFonts w:ascii="Source Serif 4"/>
          <w:i/>
          <w:spacing w:val="-1"/>
        </w:rPr>
        <w:t xml:space="preserve"> </w:t>
      </w:r>
      <w:r>
        <w:rPr>
          <w:rFonts w:ascii="Source Serif 4"/>
          <w:i/>
        </w:rPr>
        <w:t>asked</w:t>
      </w:r>
      <w:r>
        <w:rPr>
          <w:rFonts w:ascii="Source Serif 4"/>
          <w:i/>
          <w:spacing w:val="-1"/>
        </w:rPr>
        <w:t xml:space="preserve"> </w:t>
      </w:r>
      <w:r>
        <w:rPr>
          <w:rFonts w:ascii="Source Serif 4"/>
          <w:i/>
        </w:rPr>
        <w:t>ChatGPT</w:t>
      </w:r>
      <w:r>
        <w:rPr>
          <w:rFonts w:ascii="Source Serif 4"/>
          <w:i/>
          <w:spacing w:val="-1"/>
        </w:rPr>
        <w:t xml:space="preserve"> </w:t>
      </w:r>
      <w:r>
        <w:rPr>
          <w:rFonts w:ascii="Source Serif 4"/>
          <w:i/>
        </w:rPr>
        <w:t>to</w:t>
      </w:r>
      <w:r>
        <w:rPr>
          <w:rFonts w:ascii="Source Serif 4"/>
          <w:i/>
          <w:spacing w:val="-1"/>
        </w:rPr>
        <w:t xml:space="preserve"> </w:t>
      </w:r>
      <w:r>
        <w:rPr>
          <w:rFonts w:ascii="Source Serif 4"/>
          <w:i/>
        </w:rPr>
        <w:t>review</w:t>
      </w:r>
      <w:r>
        <w:rPr>
          <w:rFonts w:ascii="Source Serif 4"/>
          <w:i/>
          <w:spacing w:val="-1"/>
        </w:rPr>
        <w:t xml:space="preserve"> </w:t>
      </w:r>
      <w:r>
        <w:rPr>
          <w:rFonts w:ascii="Source Serif 4"/>
          <w:i/>
        </w:rPr>
        <w:t>prior</w:t>
      </w:r>
      <w:r>
        <w:rPr>
          <w:rFonts w:ascii="Source Serif 4"/>
          <w:i/>
          <w:spacing w:val="-1"/>
        </w:rPr>
        <w:t xml:space="preserve"> </w:t>
      </w:r>
      <w:r>
        <w:rPr>
          <w:rFonts w:ascii="Source Serif 4"/>
          <w:i/>
        </w:rPr>
        <w:t>interactions</w:t>
      </w:r>
      <w:r>
        <w:rPr>
          <w:rFonts w:ascii="Source Serif 4"/>
          <w:i/>
          <w:spacing w:val="-1"/>
        </w:rPr>
        <w:t xml:space="preserve"> </w:t>
      </w:r>
      <w:r>
        <w:rPr>
          <w:rFonts w:ascii="Source Serif 4"/>
          <w:i/>
        </w:rPr>
        <w:t>and</w:t>
      </w:r>
      <w:r>
        <w:rPr>
          <w:rFonts w:ascii="Source Serif 4"/>
          <w:i/>
          <w:spacing w:val="-1"/>
        </w:rPr>
        <w:t xml:space="preserve"> </w:t>
      </w:r>
      <w:r>
        <w:rPr>
          <w:rFonts w:ascii="Source Serif 4"/>
          <w:i/>
        </w:rPr>
        <w:t>describe</w:t>
      </w:r>
      <w:r>
        <w:rPr>
          <w:rFonts w:ascii="Source Serif 4"/>
          <w:i/>
          <w:spacing w:val="-1"/>
        </w:rPr>
        <w:t xml:space="preserve"> </w:t>
      </w:r>
      <w:r>
        <w:rPr>
          <w:rFonts w:ascii="Source Serif 4"/>
          <w:i/>
        </w:rPr>
        <w:t xml:space="preserve">the </w:t>
      </w:r>
      <w:r>
        <w:rPr>
          <w:rFonts w:ascii="Source Serif 4"/>
          <w:i/>
          <w:spacing w:val="-4"/>
        </w:rPr>
        <w:t>ways in</w:t>
      </w:r>
      <w:r>
        <w:rPr>
          <w:rFonts w:ascii="Source Serif 4"/>
          <w:i/>
          <w:spacing w:val="-6"/>
        </w:rPr>
        <w:t xml:space="preserve"> </w:t>
      </w:r>
      <w:r>
        <w:rPr>
          <w:rFonts w:ascii="Source Serif 4"/>
          <w:i/>
          <w:spacing w:val="-4"/>
        </w:rPr>
        <w:t>which it supported</w:t>
      </w:r>
      <w:r>
        <w:rPr>
          <w:rFonts w:ascii="Source Serif 4"/>
          <w:i/>
          <w:spacing w:val="-6"/>
        </w:rPr>
        <w:t xml:space="preserve"> </w:t>
      </w:r>
      <w:r>
        <w:rPr>
          <w:rFonts w:ascii="Source Serif 4"/>
          <w:i/>
          <w:spacing w:val="-4"/>
        </w:rPr>
        <w:t>the academic project over the past</w:t>
      </w:r>
      <w:r>
        <w:rPr>
          <w:rFonts w:ascii="Source Serif 4"/>
          <w:i/>
          <w:spacing w:val="-6"/>
        </w:rPr>
        <w:t xml:space="preserve"> </w:t>
      </w:r>
      <w:r>
        <w:rPr>
          <w:rFonts w:ascii="Source Serif 4"/>
          <w:i/>
          <w:spacing w:val="-4"/>
        </w:rPr>
        <w:t>months since September 2025.</w:t>
      </w:r>
      <w:r>
        <w:rPr>
          <w:rFonts w:ascii="Source Serif 4"/>
          <w:i/>
          <w:spacing w:val="22"/>
        </w:rPr>
        <w:t xml:space="preserve"> </w:t>
      </w:r>
      <w:r>
        <w:rPr>
          <w:rFonts w:ascii="Source Serif 4"/>
          <w:i/>
          <w:spacing w:val="-4"/>
        </w:rPr>
        <w:t xml:space="preserve">The resulting subsection </w:t>
      </w:r>
      <w:r>
        <w:rPr>
          <w:rFonts w:ascii="Source Serif 4"/>
          <w:i/>
        </w:rPr>
        <w:t xml:space="preserve">is intended for inclusion in the scientiftc work and can be referenced accordingly OpenAI </w:t>
      </w:r>
      <w:hyperlink w:anchor="_bookmark184" w:history="1">
        <w:r>
          <w:rPr>
            <w:rFonts w:ascii="Source Serif 4"/>
            <w:i/>
            <w:color w:val="000098"/>
          </w:rPr>
          <w:t>2025</w:t>
        </w:r>
      </w:hyperlink>
      <w:r>
        <w:rPr>
          <w:rFonts w:ascii="Source Serif 4"/>
          <w:i/>
        </w:rPr>
        <w:t>.</w:t>
      </w:r>
    </w:p>
    <w:p w14:paraId="077BB02A" w14:textId="77777777" w:rsidR="00C220EB" w:rsidRDefault="00000000">
      <w:pPr>
        <w:spacing w:before="170" w:line="216" w:lineRule="auto"/>
        <w:ind w:left="142" w:right="848"/>
        <w:jc w:val="both"/>
        <w:rPr>
          <w:rFonts w:ascii="Source Serif 4"/>
          <w:i/>
        </w:rPr>
      </w:pPr>
      <w:r>
        <w:rPr>
          <w:rFonts w:ascii="Source Serif 4"/>
          <w:i/>
        </w:rPr>
        <w:t>The</w:t>
      </w:r>
      <w:r>
        <w:rPr>
          <w:rFonts w:ascii="Source Serif 4"/>
          <w:i/>
          <w:spacing w:val="-1"/>
        </w:rPr>
        <w:t xml:space="preserve"> </w:t>
      </w:r>
      <w:r>
        <w:rPr>
          <w:rFonts w:ascii="Source Serif 4"/>
          <w:i/>
        </w:rPr>
        <w:t>following</w:t>
      </w:r>
      <w:r>
        <w:rPr>
          <w:rFonts w:ascii="Source Serif 4"/>
          <w:i/>
          <w:spacing w:val="-1"/>
        </w:rPr>
        <w:t xml:space="preserve"> </w:t>
      </w:r>
      <w:r>
        <w:rPr>
          <w:rFonts w:ascii="Source Serif 4"/>
          <w:i/>
        </w:rPr>
        <w:t>subsection</w:t>
      </w:r>
      <w:r>
        <w:rPr>
          <w:rFonts w:ascii="Source Serif 4"/>
          <w:i/>
          <w:spacing w:val="-1"/>
        </w:rPr>
        <w:t xml:space="preserve"> </w:t>
      </w:r>
      <w:r>
        <w:rPr>
          <w:rFonts w:ascii="Source Serif 4"/>
          <w:i/>
        </w:rPr>
        <w:t>is</w:t>
      </w:r>
      <w:r>
        <w:rPr>
          <w:rFonts w:ascii="Source Serif 4"/>
          <w:i/>
          <w:spacing w:val="-1"/>
        </w:rPr>
        <w:t xml:space="preserve"> </w:t>
      </w:r>
      <w:r>
        <w:rPr>
          <w:rFonts w:ascii="Source Serif 4"/>
          <w:i/>
        </w:rPr>
        <w:t>entirely</w:t>
      </w:r>
      <w:r>
        <w:rPr>
          <w:rFonts w:ascii="Source Serif 4"/>
          <w:i/>
          <w:spacing w:val="-1"/>
        </w:rPr>
        <w:t xml:space="preserve"> </w:t>
      </w:r>
      <w:r>
        <w:rPr>
          <w:rFonts w:ascii="Source Serif 4"/>
          <w:i/>
        </w:rPr>
        <w:t>AI-generated</w:t>
      </w:r>
      <w:r>
        <w:rPr>
          <w:rFonts w:ascii="Source Serif 4"/>
          <w:i/>
          <w:spacing w:val="-1"/>
        </w:rPr>
        <w:t xml:space="preserve"> </w:t>
      </w:r>
      <w:r>
        <w:rPr>
          <w:rFonts w:ascii="Source Serif 4"/>
          <w:i/>
        </w:rPr>
        <w:t>content</w:t>
      </w:r>
      <w:r>
        <w:rPr>
          <w:rFonts w:ascii="Source Serif 4"/>
          <w:i/>
          <w:spacing w:val="-1"/>
        </w:rPr>
        <w:t xml:space="preserve"> </w:t>
      </w:r>
      <w:r>
        <w:rPr>
          <w:rFonts w:ascii="Source Serif 4"/>
          <w:i/>
        </w:rPr>
        <w:t>produced</w:t>
      </w:r>
      <w:r>
        <w:rPr>
          <w:rFonts w:ascii="Source Serif 4"/>
          <w:i/>
          <w:spacing w:val="-1"/>
        </w:rPr>
        <w:t xml:space="preserve"> </w:t>
      </w:r>
      <w:r>
        <w:rPr>
          <w:rFonts w:ascii="Source Serif 4"/>
          <w:i/>
        </w:rPr>
        <w:t>by</w:t>
      </w:r>
      <w:r>
        <w:rPr>
          <w:rFonts w:ascii="Source Serif 4"/>
          <w:i/>
          <w:spacing w:val="-1"/>
        </w:rPr>
        <w:t xml:space="preserve"> </w:t>
      </w:r>
      <w:r>
        <w:rPr>
          <w:rFonts w:ascii="Source Serif 4"/>
          <w:i/>
        </w:rPr>
        <w:t>ChatGPT,</w:t>
      </w:r>
      <w:r>
        <w:rPr>
          <w:rFonts w:ascii="Source Serif 4"/>
          <w:i/>
          <w:spacing w:val="-1"/>
        </w:rPr>
        <w:t xml:space="preserve"> </w:t>
      </w:r>
      <w:r>
        <w:rPr>
          <w:rFonts w:ascii="Source Serif 4"/>
          <w:i/>
        </w:rPr>
        <w:t>without</w:t>
      </w:r>
      <w:r>
        <w:rPr>
          <w:rFonts w:ascii="Source Serif 4"/>
          <w:i/>
          <w:spacing w:val="-1"/>
        </w:rPr>
        <w:t xml:space="preserve"> </w:t>
      </w:r>
      <w:r>
        <w:rPr>
          <w:rFonts w:ascii="Source Serif 4"/>
          <w:i/>
        </w:rPr>
        <w:t>further</w:t>
      </w:r>
      <w:r>
        <w:rPr>
          <w:rFonts w:ascii="Source Serif 4"/>
          <w:i/>
          <w:spacing w:val="-1"/>
        </w:rPr>
        <w:t xml:space="preserve"> </w:t>
      </w:r>
      <w:r>
        <w:rPr>
          <w:rFonts w:ascii="Source Serif 4"/>
          <w:i/>
        </w:rPr>
        <w:t>editing</w:t>
      </w:r>
      <w:r>
        <w:rPr>
          <w:rFonts w:ascii="Source Serif 4"/>
          <w:i/>
          <w:spacing w:val="-1"/>
        </w:rPr>
        <w:t xml:space="preserve"> </w:t>
      </w:r>
      <w:r>
        <w:rPr>
          <w:rFonts w:ascii="Source Serif 4"/>
          <w:i/>
        </w:rPr>
        <w:t xml:space="preserve">OpenAI </w:t>
      </w:r>
      <w:hyperlink w:anchor="_bookmark184" w:history="1">
        <w:r>
          <w:rPr>
            <w:rFonts w:ascii="Source Serif 4"/>
            <w:i/>
            <w:color w:val="000098"/>
            <w:spacing w:val="-2"/>
          </w:rPr>
          <w:t>2025</w:t>
        </w:r>
      </w:hyperlink>
      <w:r>
        <w:rPr>
          <w:rFonts w:ascii="Source Serif 4"/>
          <w:i/>
          <w:spacing w:val="-2"/>
        </w:rPr>
        <w:t>.</w:t>
      </w:r>
    </w:p>
    <w:p w14:paraId="077BB02B" w14:textId="77777777" w:rsidR="00C220EB" w:rsidRDefault="00C220EB">
      <w:pPr>
        <w:pStyle w:val="BodyText"/>
        <w:rPr>
          <w:rFonts w:ascii="Source Serif 4"/>
          <w:i/>
        </w:rPr>
      </w:pPr>
    </w:p>
    <w:p w14:paraId="077BB02C" w14:textId="77777777" w:rsidR="00C220EB" w:rsidRDefault="00C220EB">
      <w:pPr>
        <w:pStyle w:val="BodyText"/>
        <w:spacing w:before="9"/>
        <w:rPr>
          <w:rFonts w:ascii="Source Serif 4"/>
          <w:i/>
        </w:rPr>
      </w:pPr>
    </w:p>
    <w:p w14:paraId="077BB02D" w14:textId="77777777" w:rsidR="00C220EB" w:rsidRDefault="00000000">
      <w:pPr>
        <w:pStyle w:val="Heading4"/>
      </w:pPr>
      <w:r>
        <w:rPr>
          <w:color w:val="697D90"/>
          <w:spacing w:val="-6"/>
        </w:rPr>
        <w:t>Use</w:t>
      </w:r>
      <w:r>
        <w:rPr>
          <w:color w:val="697D90"/>
          <w:spacing w:val="-5"/>
        </w:rPr>
        <w:t xml:space="preserve"> </w:t>
      </w:r>
      <w:r>
        <w:rPr>
          <w:color w:val="697D90"/>
          <w:spacing w:val="-6"/>
        </w:rPr>
        <w:t>of</w:t>
      </w:r>
      <w:r>
        <w:rPr>
          <w:color w:val="697D90"/>
          <w:spacing w:val="-4"/>
        </w:rPr>
        <w:t xml:space="preserve"> </w:t>
      </w:r>
      <w:r>
        <w:rPr>
          <w:color w:val="697D90"/>
          <w:spacing w:val="-6"/>
        </w:rPr>
        <w:t>AI</w:t>
      </w:r>
      <w:r>
        <w:rPr>
          <w:color w:val="697D90"/>
          <w:spacing w:val="-4"/>
        </w:rPr>
        <w:t xml:space="preserve"> </w:t>
      </w:r>
      <w:r>
        <w:rPr>
          <w:color w:val="697D90"/>
          <w:spacing w:val="-6"/>
        </w:rPr>
        <w:t>Assistance</w:t>
      </w:r>
      <w:r>
        <w:rPr>
          <w:color w:val="697D90"/>
          <w:spacing w:val="-5"/>
        </w:rPr>
        <w:t xml:space="preserve"> </w:t>
      </w:r>
      <w:r>
        <w:rPr>
          <w:color w:val="697D90"/>
          <w:spacing w:val="-6"/>
        </w:rPr>
        <w:t>in</w:t>
      </w:r>
      <w:r>
        <w:rPr>
          <w:color w:val="697D90"/>
          <w:spacing w:val="-4"/>
        </w:rPr>
        <w:t xml:space="preserve"> </w:t>
      </w:r>
      <w:r>
        <w:rPr>
          <w:color w:val="697D90"/>
          <w:spacing w:val="-6"/>
        </w:rPr>
        <w:t>the</w:t>
      </w:r>
      <w:r>
        <w:rPr>
          <w:color w:val="697D90"/>
          <w:spacing w:val="-4"/>
        </w:rPr>
        <w:t xml:space="preserve"> </w:t>
      </w:r>
      <w:r>
        <w:rPr>
          <w:color w:val="697D90"/>
          <w:spacing w:val="-6"/>
        </w:rPr>
        <w:t>Research</w:t>
      </w:r>
      <w:r>
        <w:rPr>
          <w:color w:val="697D90"/>
          <w:spacing w:val="-5"/>
        </w:rPr>
        <w:t xml:space="preserve"> </w:t>
      </w:r>
      <w:r>
        <w:rPr>
          <w:color w:val="697D90"/>
          <w:spacing w:val="-6"/>
        </w:rPr>
        <w:t>Process</w:t>
      </w:r>
    </w:p>
    <w:p w14:paraId="077BB02E" w14:textId="77777777" w:rsidR="00C220EB" w:rsidRDefault="00000000">
      <w:pPr>
        <w:spacing w:before="198" w:line="216" w:lineRule="auto"/>
        <w:ind w:left="142" w:right="848"/>
        <w:jc w:val="both"/>
        <w:rPr>
          <w:rFonts w:ascii="Source Serif 4"/>
          <w:i/>
        </w:rPr>
      </w:pPr>
      <w:r>
        <w:rPr>
          <w:rFonts w:ascii="Source Serif 4"/>
          <w:i/>
        </w:rPr>
        <w:t>Since</w:t>
      </w:r>
      <w:r>
        <w:rPr>
          <w:rFonts w:ascii="Source Serif 4"/>
          <w:i/>
          <w:spacing w:val="-7"/>
        </w:rPr>
        <w:t xml:space="preserve"> </w:t>
      </w:r>
      <w:r>
        <w:rPr>
          <w:rFonts w:ascii="Source Serif 4"/>
          <w:i/>
        </w:rPr>
        <w:t>September</w:t>
      </w:r>
      <w:r>
        <w:rPr>
          <w:rFonts w:ascii="Source Serif 4"/>
          <w:i/>
          <w:spacing w:val="-7"/>
        </w:rPr>
        <w:t xml:space="preserve"> </w:t>
      </w:r>
      <w:r>
        <w:rPr>
          <w:rFonts w:ascii="Source Serif 4"/>
          <w:i/>
        </w:rPr>
        <w:t>2025,</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author</w:t>
      </w:r>
      <w:r>
        <w:rPr>
          <w:rFonts w:ascii="Source Serif 4"/>
          <w:i/>
          <w:spacing w:val="-7"/>
        </w:rPr>
        <w:t xml:space="preserve"> </w:t>
      </w:r>
      <w:r>
        <w:rPr>
          <w:rFonts w:ascii="Source Serif 4"/>
          <w:i/>
        </w:rPr>
        <w:t>has</w:t>
      </w:r>
      <w:r>
        <w:rPr>
          <w:rFonts w:ascii="Source Serif 4"/>
          <w:i/>
          <w:spacing w:val="-7"/>
        </w:rPr>
        <w:t xml:space="preserve"> </w:t>
      </w:r>
      <w:r>
        <w:rPr>
          <w:rFonts w:ascii="Source Serif 4"/>
          <w:i/>
        </w:rPr>
        <w:t>used</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AI</w:t>
      </w:r>
      <w:r>
        <w:rPr>
          <w:rFonts w:ascii="Source Serif 4"/>
          <w:i/>
          <w:spacing w:val="-7"/>
        </w:rPr>
        <w:t xml:space="preserve"> </w:t>
      </w:r>
      <w:r>
        <w:rPr>
          <w:rFonts w:ascii="Source Serif 4"/>
          <w:i/>
        </w:rPr>
        <w:t>language</w:t>
      </w:r>
      <w:r>
        <w:rPr>
          <w:rFonts w:ascii="Source Serif 4"/>
          <w:i/>
          <w:spacing w:val="-7"/>
        </w:rPr>
        <w:t xml:space="preserve"> </w:t>
      </w:r>
      <w:r>
        <w:rPr>
          <w:rFonts w:ascii="Source Serif 4"/>
          <w:i/>
        </w:rPr>
        <w:t>model</w:t>
      </w:r>
      <w:r>
        <w:rPr>
          <w:rFonts w:ascii="Source Serif 4"/>
          <w:i/>
          <w:spacing w:val="-4"/>
        </w:rPr>
        <w:t xml:space="preserve"> </w:t>
      </w:r>
      <w:r>
        <w:t>ChatGPT</w:t>
      </w:r>
      <w:r>
        <w:rPr>
          <w:spacing w:val="-11"/>
        </w:rPr>
        <w:t xml:space="preserve"> </w:t>
      </w:r>
      <w:r>
        <w:rPr>
          <w:rFonts w:ascii="Source Serif 4"/>
          <w:i/>
        </w:rPr>
        <w:t>as</w:t>
      </w:r>
      <w:r>
        <w:rPr>
          <w:rFonts w:ascii="Source Serif 4"/>
          <w:i/>
          <w:spacing w:val="-7"/>
        </w:rPr>
        <w:t xml:space="preserve"> </w:t>
      </w:r>
      <w:r>
        <w:rPr>
          <w:rFonts w:ascii="Source Serif 4"/>
          <w:i/>
        </w:rPr>
        <w:t>a</w:t>
      </w:r>
      <w:r>
        <w:rPr>
          <w:rFonts w:ascii="Source Serif 4"/>
          <w:i/>
          <w:spacing w:val="-7"/>
        </w:rPr>
        <w:t xml:space="preserve"> </w:t>
      </w:r>
      <w:r>
        <w:rPr>
          <w:rFonts w:ascii="Source Serif 4"/>
          <w:i/>
        </w:rPr>
        <w:t>supportive</w:t>
      </w:r>
      <w:r>
        <w:rPr>
          <w:rFonts w:ascii="Source Serif 4"/>
          <w:i/>
          <w:spacing w:val="-7"/>
        </w:rPr>
        <w:t xml:space="preserve"> </w:t>
      </w:r>
      <w:r>
        <w:rPr>
          <w:rFonts w:ascii="Source Serif 4"/>
          <w:i/>
        </w:rPr>
        <w:t>tool</w:t>
      </w:r>
      <w:r>
        <w:rPr>
          <w:rFonts w:ascii="Source Serif 4"/>
          <w:i/>
          <w:spacing w:val="-7"/>
        </w:rPr>
        <w:t xml:space="preserve"> </w:t>
      </w:r>
      <w:r>
        <w:rPr>
          <w:rFonts w:ascii="Source Serif 4"/>
          <w:i/>
        </w:rPr>
        <w:t>during</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devel-opment</w:t>
      </w:r>
      <w:r>
        <w:rPr>
          <w:rFonts w:ascii="Source Serif 4"/>
          <w:i/>
          <w:spacing w:val="-4"/>
        </w:rPr>
        <w:t xml:space="preserve"> </w:t>
      </w:r>
      <w:r>
        <w:rPr>
          <w:rFonts w:ascii="Source Serif 4"/>
          <w:i/>
        </w:rPr>
        <w:t>of</w:t>
      </w:r>
      <w:r>
        <w:rPr>
          <w:rFonts w:ascii="Source Serif 4"/>
          <w:i/>
          <w:spacing w:val="-4"/>
        </w:rPr>
        <w:t xml:space="preserve"> </w:t>
      </w:r>
      <w:r>
        <w:rPr>
          <w:rFonts w:ascii="Source Serif 4"/>
          <w:i/>
        </w:rPr>
        <w:t>this</w:t>
      </w:r>
      <w:r>
        <w:rPr>
          <w:rFonts w:ascii="Source Serif 4"/>
          <w:i/>
          <w:spacing w:val="-4"/>
        </w:rPr>
        <w:t xml:space="preserve"> </w:t>
      </w:r>
      <w:r>
        <w:rPr>
          <w:rFonts w:ascii="Source Serif 4"/>
          <w:i/>
        </w:rPr>
        <w:t>academic</w:t>
      </w:r>
      <w:r>
        <w:rPr>
          <w:rFonts w:ascii="Source Serif 4"/>
          <w:i/>
          <w:spacing w:val="-4"/>
        </w:rPr>
        <w:t xml:space="preserve"> </w:t>
      </w:r>
      <w:r>
        <w:rPr>
          <w:rFonts w:ascii="Source Serif 4"/>
          <w:i/>
        </w:rPr>
        <w:t>project.</w:t>
      </w:r>
      <w:r>
        <w:rPr>
          <w:rFonts w:ascii="Source Serif 4"/>
          <w:i/>
          <w:spacing w:val="13"/>
        </w:rPr>
        <w:t xml:space="preserve"> </w:t>
      </w:r>
      <w:r>
        <w:rPr>
          <w:rFonts w:ascii="Source Serif 4"/>
          <w:i/>
        </w:rPr>
        <w:t>The</w:t>
      </w:r>
      <w:r>
        <w:rPr>
          <w:rFonts w:ascii="Source Serif 4"/>
          <w:i/>
          <w:spacing w:val="-4"/>
        </w:rPr>
        <w:t xml:space="preserve"> </w:t>
      </w:r>
      <w:r>
        <w:rPr>
          <w:rFonts w:ascii="Source Serif 4"/>
          <w:i/>
        </w:rPr>
        <w:t>assistance</w:t>
      </w:r>
      <w:r>
        <w:rPr>
          <w:rFonts w:ascii="Source Serif 4"/>
          <w:i/>
          <w:spacing w:val="-4"/>
        </w:rPr>
        <w:t xml:space="preserve"> </w:t>
      </w:r>
      <w:r>
        <w:rPr>
          <w:rFonts w:ascii="Source Serif 4"/>
          <w:i/>
        </w:rPr>
        <w:t>provided</w:t>
      </w:r>
      <w:r>
        <w:rPr>
          <w:rFonts w:ascii="Source Serif 4"/>
          <w:i/>
          <w:spacing w:val="-4"/>
        </w:rPr>
        <w:t xml:space="preserve"> </w:t>
      </w:r>
      <w:r>
        <w:rPr>
          <w:rFonts w:ascii="Source Serif 4"/>
          <w:i/>
        </w:rPr>
        <w:t>did</w:t>
      </w:r>
      <w:r>
        <w:rPr>
          <w:rFonts w:ascii="Source Serif 4"/>
          <w:i/>
          <w:spacing w:val="-4"/>
        </w:rPr>
        <w:t xml:space="preserve"> </w:t>
      </w:r>
      <w:r>
        <w:rPr>
          <w:rFonts w:ascii="Source Serif 4"/>
          <w:i/>
        </w:rPr>
        <w:t>not</w:t>
      </w:r>
      <w:r>
        <w:rPr>
          <w:rFonts w:ascii="Source Serif 4"/>
          <w:i/>
          <w:spacing w:val="-4"/>
        </w:rPr>
        <w:t xml:space="preserve"> </w:t>
      </w:r>
      <w:r>
        <w:rPr>
          <w:rFonts w:ascii="Source Serif 4"/>
          <w:i/>
        </w:rPr>
        <w:t>replace</w:t>
      </w:r>
      <w:r>
        <w:rPr>
          <w:rFonts w:ascii="Source Serif 4"/>
          <w:i/>
          <w:spacing w:val="-4"/>
        </w:rPr>
        <w:t xml:space="preserve"> </w:t>
      </w:r>
      <w:r>
        <w:rPr>
          <w:rFonts w:ascii="Source Serif 4"/>
          <w:i/>
        </w:rPr>
        <w:t>independent</w:t>
      </w:r>
      <w:r>
        <w:rPr>
          <w:rFonts w:ascii="Source Serif 4"/>
          <w:i/>
          <w:spacing w:val="-4"/>
        </w:rPr>
        <w:t xml:space="preserve"> </w:t>
      </w:r>
      <w:r>
        <w:rPr>
          <w:rFonts w:ascii="Source Serif 4"/>
          <w:i/>
        </w:rPr>
        <w:t>scientiftc</w:t>
      </w:r>
      <w:r>
        <w:rPr>
          <w:rFonts w:ascii="Source Serif 4"/>
          <w:i/>
          <w:spacing w:val="-4"/>
        </w:rPr>
        <w:t xml:space="preserve"> </w:t>
      </w:r>
      <w:r>
        <w:rPr>
          <w:rFonts w:ascii="Source Serif 4"/>
          <w:i/>
        </w:rPr>
        <w:t>work</w:t>
      </w:r>
      <w:r>
        <w:rPr>
          <w:rFonts w:ascii="Source Serif 4"/>
          <w:i/>
          <w:spacing w:val="-4"/>
        </w:rPr>
        <w:t xml:space="preserve"> </w:t>
      </w:r>
      <w:r>
        <w:rPr>
          <w:rFonts w:ascii="Source Serif 4"/>
          <w:i/>
        </w:rPr>
        <w:t>but</w:t>
      </w:r>
      <w:r>
        <w:rPr>
          <w:rFonts w:ascii="Source Serif 4"/>
          <w:i/>
          <w:spacing w:val="-4"/>
        </w:rPr>
        <w:t xml:space="preserve"> </w:t>
      </w:r>
      <w:r>
        <w:rPr>
          <w:rFonts w:ascii="Source Serif 4"/>
          <w:i/>
        </w:rPr>
        <w:t>comple-mented it in the following ways:</w:t>
      </w:r>
    </w:p>
    <w:p w14:paraId="077BB02F" w14:textId="77777777" w:rsidR="00C220EB" w:rsidRDefault="00C220EB">
      <w:pPr>
        <w:pStyle w:val="BodyText"/>
        <w:rPr>
          <w:rFonts w:ascii="Source Serif 4"/>
          <w:i/>
        </w:rPr>
      </w:pPr>
    </w:p>
    <w:p w14:paraId="077BB030" w14:textId="77777777" w:rsidR="00C220EB" w:rsidRDefault="00C220EB">
      <w:pPr>
        <w:pStyle w:val="BodyText"/>
        <w:spacing w:before="10"/>
        <w:rPr>
          <w:rFonts w:ascii="Source Serif 4"/>
          <w:i/>
        </w:rPr>
      </w:pPr>
    </w:p>
    <w:p w14:paraId="077BB031" w14:textId="77777777" w:rsidR="00C220EB" w:rsidRDefault="00000000">
      <w:pPr>
        <w:spacing w:line="216" w:lineRule="auto"/>
        <w:ind w:left="142" w:right="848"/>
        <w:jc w:val="both"/>
        <w:rPr>
          <w:rFonts w:ascii="Source Serif 4"/>
          <w:i/>
        </w:rPr>
      </w:pPr>
      <w:r>
        <w:rPr>
          <w:rFonts w:ascii="Arial"/>
          <w:b/>
          <w:color w:val="697D90"/>
        </w:rPr>
        <w:t>Conceptual Clarification and Structuring</w:t>
      </w:r>
      <w:r>
        <w:rPr>
          <w:rFonts w:ascii="Arial"/>
          <w:b/>
          <w:color w:val="697D90"/>
          <w:spacing w:val="80"/>
        </w:rPr>
        <w:t xml:space="preserve"> </w:t>
      </w:r>
      <w:r>
        <w:rPr>
          <w:rFonts w:ascii="Source Serif 4"/>
          <w:i/>
        </w:rPr>
        <w:t>ChatGPT was used to support the clariftcation of complex theo-retical</w:t>
      </w:r>
      <w:r>
        <w:rPr>
          <w:rFonts w:ascii="Source Serif 4"/>
          <w:i/>
          <w:spacing w:val="-7"/>
        </w:rPr>
        <w:t xml:space="preserve"> </w:t>
      </w:r>
      <w:r>
        <w:rPr>
          <w:rFonts w:ascii="Source Serif 4"/>
          <w:i/>
        </w:rPr>
        <w:t>concepts,</w:t>
      </w:r>
      <w:r>
        <w:rPr>
          <w:rFonts w:ascii="Source Serif 4"/>
          <w:i/>
          <w:spacing w:val="-6"/>
        </w:rPr>
        <w:t xml:space="preserve"> </w:t>
      </w:r>
      <w:r>
        <w:rPr>
          <w:rFonts w:ascii="Source Serif 4"/>
          <w:i/>
        </w:rPr>
        <w:t>the</w:t>
      </w:r>
      <w:r>
        <w:rPr>
          <w:rFonts w:ascii="Source Serif 4"/>
          <w:i/>
          <w:spacing w:val="-7"/>
        </w:rPr>
        <w:t xml:space="preserve"> </w:t>
      </w:r>
      <w:r>
        <w:rPr>
          <w:rFonts w:ascii="Source Serif 4"/>
          <w:i/>
        </w:rPr>
        <w:t>reftnement</w:t>
      </w:r>
      <w:r>
        <w:rPr>
          <w:rFonts w:ascii="Source Serif 4"/>
          <w:i/>
          <w:spacing w:val="-7"/>
        </w:rPr>
        <w:t xml:space="preserve"> </w:t>
      </w:r>
      <w:r>
        <w:rPr>
          <w:rFonts w:ascii="Source Serif 4"/>
          <w:i/>
        </w:rPr>
        <w:t>of</w:t>
      </w:r>
      <w:r>
        <w:rPr>
          <w:rFonts w:ascii="Source Serif 4"/>
          <w:i/>
          <w:spacing w:val="-7"/>
        </w:rPr>
        <w:t xml:space="preserve"> </w:t>
      </w:r>
      <w:r>
        <w:rPr>
          <w:rFonts w:ascii="Source Serif 4"/>
          <w:i/>
        </w:rPr>
        <w:t>research</w:t>
      </w:r>
      <w:r>
        <w:rPr>
          <w:rFonts w:ascii="Source Serif 4"/>
          <w:i/>
          <w:spacing w:val="-7"/>
        </w:rPr>
        <w:t xml:space="preserve"> </w:t>
      </w:r>
      <w:r>
        <w:rPr>
          <w:rFonts w:ascii="Source Serif 4"/>
          <w:i/>
        </w:rPr>
        <w:t>questions,</w:t>
      </w:r>
      <w:r>
        <w:rPr>
          <w:rFonts w:ascii="Source Serif 4"/>
          <w:i/>
          <w:spacing w:val="-6"/>
        </w:rPr>
        <w:t xml:space="preserve"> </w:t>
      </w:r>
      <w:r>
        <w:rPr>
          <w:rFonts w:ascii="Source Serif 4"/>
          <w:i/>
        </w:rPr>
        <w:t>and</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improvement</w:t>
      </w:r>
      <w:r>
        <w:rPr>
          <w:rFonts w:ascii="Source Serif 4"/>
          <w:i/>
          <w:spacing w:val="-7"/>
        </w:rPr>
        <w:t xml:space="preserve"> </w:t>
      </w:r>
      <w:r>
        <w:rPr>
          <w:rFonts w:ascii="Source Serif 4"/>
          <w:i/>
        </w:rPr>
        <w:t>of</w:t>
      </w:r>
      <w:r>
        <w:rPr>
          <w:rFonts w:ascii="Source Serif 4"/>
          <w:i/>
          <w:spacing w:val="-7"/>
        </w:rPr>
        <w:t xml:space="preserve"> </w:t>
      </w:r>
      <w:r>
        <w:rPr>
          <w:rFonts w:ascii="Source Serif 4"/>
          <w:i/>
        </w:rPr>
        <w:t>the</w:t>
      </w:r>
      <w:r>
        <w:rPr>
          <w:rFonts w:ascii="Source Serif 4"/>
          <w:i/>
          <w:spacing w:val="-7"/>
        </w:rPr>
        <w:t xml:space="preserve"> </w:t>
      </w:r>
      <w:r>
        <w:rPr>
          <w:rFonts w:ascii="Source Serif 4"/>
          <w:i/>
        </w:rPr>
        <w:t>logical</w:t>
      </w:r>
      <w:r>
        <w:rPr>
          <w:rFonts w:ascii="Source Serif 4"/>
          <w:i/>
          <w:spacing w:val="-7"/>
        </w:rPr>
        <w:t xml:space="preserve"> </w:t>
      </w:r>
      <w:r>
        <w:rPr>
          <w:rFonts w:ascii="Source Serif 4"/>
          <w:i/>
        </w:rPr>
        <w:t>structure</w:t>
      </w:r>
      <w:r>
        <w:rPr>
          <w:rFonts w:ascii="Source Serif 4"/>
          <w:i/>
          <w:spacing w:val="-7"/>
        </w:rPr>
        <w:t xml:space="preserve"> </w:t>
      </w:r>
      <w:r>
        <w:rPr>
          <w:rFonts w:ascii="Source Serif 4"/>
          <w:i/>
        </w:rPr>
        <w:t>of</w:t>
      </w:r>
      <w:r>
        <w:rPr>
          <w:rFonts w:ascii="Source Serif 4"/>
          <w:i/>
          <w:spacing w:val="-7"/>
        </w:rPr>
        <w:t xml:space="preserve"> </w:t>
      </w:r>
      <w:r>
        <w:rPr>
          <w:rFonts w:ascii="Source Serif 4"/>
          <w:i/>
        </w:rPr>
        <w:t xml:space="preserve">arguments. </w:t>
      </w:r>
      <w:r>
        <w:rPr>
          <w:rFonts w:ascii="Source Serif 4"/>
          <w:i/>
          <w:spacing w:val="-2"/>
        </w:rPr>
        <w:t>This</w:t>
      </w:r>
      <w:r>
        <w:rPr>
          <w:rFonts w:ascii="Source Serif 4"/>
          <w:i/>
          <w:spacing w:val="-3"/>
        </w:rPr>
        <w:t xml:space="preserve"> </w:t>
      </w:r>
      <w:r>
        <w:rPr>
          <w:rFonts w:ascii="Source Serif 4"/>
          <w:i/>
          <w:spacing w:val="-2"/>
        </w:rPr>
        <w:t>included exploring</w:t>
      </w:r>
      <w:r>
        <w:rPr>
          <w:rFonts w:ascii="Source Serif 4"/>
          <w:i/>
          <w:spacing w:val="-3"/>
        </w:rPr>
        <w:t xml:space="preserve"> </w:t>
      </w:r>
      <w:r>
        <w:rPr>
          <w:rFonts w:ascii="Source Serif 4"/>
          <w:i/>
          <w:spacing w:val="-2"/>
        </w:rPr>
        <w:t>alternative</w:t>
      </w:r>
      <w:r>
        <w:rPr>
          <w:rFonts w:ascii="Source Serif 4"/>
          <w:i/>
          <w:spacing w:val="-3"/>
        </w:rPr>
        <w:t xml:space="preserve"> </w:t>
      </w:r>
      <w:r>
        <w:rPr>
          <w:rFonts w:ascii="Source Serif 4"/>
          <w:i/>
          <w:spacing w:val="-2"/>
        </w:rPr>
        <w:t>formulations, identifying</w:t>
      </w:r>
      <w:r>
        <w:rPr>
          <w:rFonts w:ascii="Source Serif 4"/>
          <w:i/>
          <w:spacing w:val="-3"/>
        </w:rPr>
        <w:t xml:space="preserve"> </w:t>
      </w:r>
      <w:r>
        <w:rPr>
          <w:rFonts w:ascii="Source Serif 4"/>
          <w:i/>
          <w:spacing w:val="-2"/>
        </w:rPr>
        <w:t>conceptual gaps, and supporting</w:t>
      </w:r>
      <w:r>
        <w:rPr>
          <w:rFonts w:ascii="Source Serif 4"/>
          <w:i/>
          <w:spacing w:val="-3"/>
        </w:rPr>
        <w:t xml:space="preserve"> </w:t>
      </w:r>
      <w:r>
        <w:rPr>
          <w:rFonts w:ascii="Source Serif 4"/>
          <w:i/>
          <w:spacing w:val="-2"/>
        </w:rPr>
        <w:t>the</w:t>
      </w:r>
      <w:r>
        <w:rPr>
          <w:rFonts w:ascii="Source Serif 4"/>
          <w:i/>
          <w:spacing w:val="-3"/>
        </w:rPr>
        <w:t xml:space="preserve"> </w:t>
      </w:r>
      <w:r>
        <w:rPr>
          <w:rFonts w:ascii="Source Serif 4"/>
          <w:i/>
          <w:spacing w:val="-2"/>
        </w:rPr>
        <w:t xml:space="preserve">organization of </w:t>
      </w:r>
      <w:r>
        <w:rPr>
          <w:rFonts w:ascii="Source Serif 4"/>
          <w:i/>
        </w:rPr>
        <w:t>sections and chapters.</w:t>
      </w:r>
    </w:p>
    <w:p w14:paraId="077BB032" w14:textId="77777777" w:rsidR="00C220EB" w:rsidRDefault="00C220EB">
      <w:pPr>
        <w:pStyle w:val="BodyText"/>
        <w:rPr>
          <w:rFonts w:ascii="Source Serif 4"/>
          <w:i/>
        </w:rPr>
      </w:pPr>
    </w:p>
    <w:p w14:paraId="077BB033" w14:textId="77777777" w:rsidR="00C220EB" w:rsidRDefault="00C220EB">
      <w:pPr>
        <w:pStyle w:val="BodyText"/>
        <w:spacing w:before="9"/>
        <w:rPr>
          <w:rFonts w:ascii="Source Serif 4"/>
          <w:i/>
        </w:rPr>
      </w:pPr>
    </w:p>
    <w:p w14:paraId="077BB034" w14:textId="77777777" w:rsidR="00C220EB" w:rsidRDefault="00000000">
      <w:pPr>
        <w:spacing w:line="216" w:lineRule="auto"/>
        <w:ind w:left="142" w:right="848"/>
        <w:jc w:val="both"/>
        <w:rPr>
          <w:rFonts w:ascii="Source Serif 4"/>
          <w:i/>
        </w:rPr>
      </w:pPr>
      <w:r>
        <w:rPr>
          <w:rFonts w:ascii="Arial"/>
          <w:b/>
          <w:color w:val="697D90"/>
        </w:rPr>
        <w:t>Language and Academic Writing Support</w:t>
      </w:r>
      <w:r>
        <w:rPr>
          <w:rFonts w:ascii="Arial"/>
          <w:b/>
          <w:color w:val="697D90"/>
          <w:spacing w:val="80"/>
        </w:rPr>
        <w:t xml:space="preserve"> </w:t>
      </w:r>
      <w:r>
        <w:rPr>
          <w:rFonts w:ascii="Source Serif 4"/>
          <w:i/>
        </w:rPr>
        <w:t>The tool assisted in improving the clarity, coherence, and aca-</w:t>
      </w:r>
      <w:r>
        <w:rPr>
          <w:rFonts w:ascii="Source Serif 4"/>
          <w:i/>
          <w:spacing w:val="-2"/>
        </w:rPr>
        <w:t>demic</w:t>
      </w:r>
      <w:r>
        <w:rPr>
          <w:rFonts w:ascii="Source Serif 4"/>
          <w:i/>
          <w:spacing w:val="-5"/>
        </w:rPr>
        <w:t xml:space="preserve"> </w:t>
      </w:r>
      <w:r>
        <w:rPr>
          <w:rFonts w:ascii="Source Serif 4"/>
          <w:i/>
          <w:spacing w:val="-2"/>
        </w:rPr>
        <w:t>tone</w:t>
      </w:r>
      <w:r>
        <w:rPr>
          <w:rFonts w:ascii="Source Serif 4"/>
          <w:i/>
          <w:spacing w:val="-5"/>
        </w:rPr>
        <w:t xml:space="preserve"> </w:t>
      </w:r>
      <w:r>
        <w:rPr>
          <w:rFonts w:ascii="Source Serif 4"/>
          <w:i/>
          <w:spacing w:val="-2"/>
        </w:rPr>
        <w:t>of</w:t>
      </w:r>
      <w:r>
        <w:rPr>
          <w:rFonts w:ascii="Source Serif 4"/>
          <w:i/>
          <w:spacing w:val="-5"/>
        </w:rPr>
        <w:t xml:space="preserve"> </w:t>
      </w:r>
      <w:r>
        <w:rPr>
          <w:rFonts w:ascii="Source Serif 4"/>
          <w:i/>
          <w:spacing w:val="-2"/>
        </w:rPr>
        <w:t>the</w:t>
      </w:r>
      <w:r>
        <w:rPr>
          <w:rFonts w:ascii="Source Serif 4"/>
          <w:i/>
          <w:spacing w:val="-5"/>
        </w:rPr>
        <w:t xml:space="preserve"> </w:t>
      </w:r>
      <w:r>
        <w:rPr>
          <w:rFonts w:ascii="Source Serif 4"/>
          <w:i/>
          <w:spacing w:val="-2"/>
        </w:rPr>
        <w:t>manuscript.</w:t>
      </w:r>
      <w:r>
        <w:rPr>
          <w:rFonts w:ascii="Source Serif 4"/>
          <w:i/>
        </w:rPr>
        <w:t xml:space="preserve"> </w:t>
      </w:r>
      <w:r>
        <w:rPr>
          <w:rFonts w:ascii="Source Serif 4"/>
          <w:i/>
          <w:spacing w:val="-2"/>
        </w:rPr>
        <w:t>This</w:t>
      </w:r>
      <w:r>
        <w:rPr>
          <w:rFonts w:ascii="Source Serif 4"/>
          <w:i/>
          <w:spacing w:val="-5"/>
        </w:rPr>
        <w:t xml:space="preserve"> </w:t>
      </w:r>
      <w:r>
        <w:rPr>
          <w:rFonts w:ascii="Source Serif 4"/>
          <w:i/>
          <w:spacing w:val="-2"/>
        </w:rPr>
        <w:t>included</w:t>
      </w:r>
      <w:r>
        <w:rPr>
          <w:rFonts w:ascii="Source Serif 4"/>
          <w:i/>
          <w:spacing w:val="-5"/>
        </w:rPr>
        <w:t xml:space="preserve"> </w:t>
      </w:r>
      <w:r>
        <w:rPr>
          <w:rFonts w:ascii="Source Serif 4"/>
          <w:i/>
          <w:spacing w:val="-2"/>
        </w:rPr>
        <w:t>rephrasing</w:t>
      </w:r>
      <w:r>
        <w:rPr>
          <w:rFonts w:ascii="Source Serif 4"/>
          <w:i/>
          <w:spacing w:val="-5"/>
        </w:rPr>
        <w:t xml:space="preserve"> </w:t>
      </w:r>
      <w:r>
        <w:rPr>
          <w:rFonts w:ascii="Source Serif 4"/>
          <w:i/>
          <w:spacing w:val="-2"/>
        </w:rPr>
        <w:t>passages</w:t>
      </w:r>
      <w:r>
        <w:rPr>
          <w:rFonts w:ascii="Source Serif 4"/>
          <w:i/>
          <w:spacing w:val="-5"/>
        </w:rPr>
        <w:t xml:space="preserve"> </w:t>
      </w:r>
      <w:r>
        <w:rPr>
          <w:rFonts w:ascii="Source Serif 4"/>
          <w:i/>
          <w:spacing w:val="-2"/>
        </w:rPr>
        <w:t>for</w:t>
      </w:r>
      <w:r>
        <w:rPr>
          <w:rFonts w:ascii="Source Serif 4"/>
          <w:i/>
          <w:spacing w:val="-5"/>
        </w:rPr>
        <w:t xml:space="preserve"> </w:t>
      </w:r>
      <w:r>
        <w:rPr>
          <w:rFonts w:ascii="Source Serif 4"/>
          <w:i/>
          <w:spacing w:val="-2"/>
        </w:rPr>
        <w:t>precision,</w:t>
      </w:r>
      <w:r>
        <w:rPr>
          <w:rFonts w:ascii="Source Serif 4"/>
          <w:i/>
          <w:spacing w:val="-4"/>
        </w:rPr>
        <w:t xml:space="preserve"> </w:t>
      </w:r>
      <w:r>
        <w:rPr>
          <w:rFonts w:ascii="Source Serif 4"/>
          <w:i/>
          <w:spacing w:val="-2"/>
        </w:rPr>
        <w:t>adjusting</w:t>
      </w:r>
      <w:r>
        <w:rPr>
          <w:rFonts w:ascii="Source Serif 4"/>
          <w:i/>
          <w:spacing w:val="-5"/>
        </w:rPr>
        <w:t xml:space="preserve"> </w:t>
      </w:r>
      <w:r>
        <w:rPr>
          <w:rFonts w:ascii="Source Serif 4"/>
          <w:i/>
          <w:spacing w:val="-2"/>
        </w:rPr>
        <w:t>wording</w:t>
      </w:r>
      <w:r>
        <w:rPr>
          <w:rFonts w:ascii="Source Serif 4"/>
          <w:i/>
          <w:spacing w:val="-5"/>
        </w:rPr>
        <w:t xml:space="preserve"> </w:t>
      </w:r>
      <w:r>
        <w:rPr>
          <w:rFonts w:ascii="Source Serif 4"/>
          <w:i/>
          <w:spacing w:val="-2"/>
        </w:rPr>
        <w:t>to</w:t>
      </w:r>
      <w:r>
        <w:rPr>
          <w:rFonts w:ascii="Source Serif 4"/>
          <w:i/>
          <w:spacing w:val="-5"/>
        </w:rPr>
        <w:t xml:space="preserve"> </w:t>
      </w:r>
      <w:r>
        <w:rPr>
          <w:rFonts w:ascii="Source Serif 4"/>
          <w:i/>
          <w:spacing w:val="-2"/>
        </w:rPr>
        <w:t>meet</w:t>
      </w:r>
      <w:r>
        <w:rPr>
          <w:rFonts w:ascii="Source Serif 4"/>
          <w:i/>
          <w:spacing w:val="-5"/>
        </w:rPr>
        <w:t xml:space="preserve"> </w:t>
      </w:r>
      <w:r>
        <w:rPr>
          <w:rFonts w:ascii="Source Serif 4"/>
          <w:i/>
          <w:spacing w:val="-2"/>
        </w:rPr>
        <w:t xml:space="preserve">scientiftc </w:t>
      </w:r>
      <w:r>
        <w:rPr>
          <w:rFonts w:ascii="Source Serif 4"/>
          <w:i/>
        </w:rPr>
        <w:t>standards, and supporting grammatical accuracy and stylistic consistency across the text.</w:t>
      </w:r>
    </w:p>
    <w:p w14:paraId="077BB035" w14:textId="77777777" w:rsidR="00C220EB" w:rsidRDefault="00C220EB">
      <w:pPr>
        <w:pStyle w:val="BodyText"/>
        <w:rPr>
          <w:rFonts w:ascii="Source Serif 4"/>
          <w:i/>
        </w:rPr>
      </w:pPr>
    </w:p>
    <w:p w14:paraId="077BB036" w14:textId="77777777" w:rsidR="00C220EB" w:rsidRDefault="00C220EB">
      <w:pPr>
        <w:pStyle w:val="BodyText"/>
        <w:spacing w:before="10"/>
        <w:rPr>
          <w:rFonts w:ascii="Source Serif 4"/>
          <w:i/>
        </w:rPr>
      </w:pPr>
    </w:p>
    <w:p w14:paraId="077BB037" w14:textId="77777777" w:rsidR="00C220EB" w:rsidRDefault="00000000">
      <w:pPr>
        <w:spacing w:line="216" w:lineRule="auto"/>
        <w:ind w:left="142" w:right="848"/>
        <w:jc w:val="both"/>
        <w:rPr>
          <w:rFonts w:ascii="Source Serif 4"/>
          <w:i/>
        </w:rPr>
      </w:pPr>
      <w:r>
        <w:rPr>
          <w:rFonts w:ascii="Arial"/>
          <w:b/>
          <w:color w:val="697D90"/>
        </w:rPr>
        <w:t>Methodological Reflection</w:t>
      </w:r>
      <w:r>
        <w:rPr>
          <w:rFonts w:ascii="Arial"/>
          <w:b/>
          <w:color w:val="697D90"/>
          <w:spacing w:val="40"/>
        </w:rPr>
        <w:t xml:space="preserve"> </w:t>
      </w:r>
      <w:r>
        <w:rPr>
          <w:rFonts w:ascii="Source Serif 4"/>
          <w:i/>
        </w:rPr>
        <w:t>ChatGPT supported reflective discussions regarding methodological choices, in-cluding</w:t>
      </w:r>
      <w:r>
        <w:rPr>
          <w:rFonts w:ascii="Source Serif 4"/>
          <w:i/>
          <w:spacing w:val="-3"/>
        </w:rPr>
        <w:t xml:space="preserve"> </w:t>
      </w:r>
      <w:r>
        <w:rPr>
          <w:rFonts w:ascii="Source Serif 4"/>
          <w:i/>
        </w:rPr>
        <w:t>the</w:t>
      </w:r>
      <w:r>
        <w:rPr>
          <w:rFonts w:ascii="Source Serif 4"/>
          <w:i/>
          <w:spacing w:val="-3"/>
        </w:rPr>
        <w:t xml:space="preserve"> </w:t>
      </w:r>
      <w:r>
        <w:rPr>
          <w:rFonts w:ascii="Source Serif 4"/>
          <w:i/>
        </w:rPr>
        <w:t>articulation</w:t>
      </w:r>
      <w:r>
        <w:rPr>
          <w:rFonts w:ascii="Source Serif 4"/>
          <w:i/>
          <w:spacing w:val="-3"/>
        </w:rPr>
        <w:t xml:space="preserve"> </w:t>
      </w:r>
      <w:r>
        <w:rPr>
          <w:rFonts w:ascii="Source Serif 4"/>
          <w:i/>
        </w:rPr>
        <w:t>of</w:t>
      </w:r>
      <w:r>
        <w:rPr>
          <w:rFonts w:ascii="Source Serif 4"/>
          <w:i/>
          <w:spacing w:val="-3"/>
        </w:rPr>
        <w:t xml:space="preserve"> </w:t>
      </w:r>
      <w:r>
        <w:rPr>
          <w:rFonts w:ascii="Source Serif 4"/>
          <w:i/>
        </w:rPr>
        <w:t>research</w:t>
      </w:r>
      <w:r>
        <w:rPr>
          <w:rFonts w:ascii="Source Serif 4"/>
          <w:i/>
          <w:spacing w:val="-3"/>
        </w:rPr>
        <w:t xml:space="preserve"> </w:t>
      </w:r>
      <w:r>
        <w:rPr>
          <w:rFonts w:ascii="Source Serif 4"/>
          <w:i/>
        </w:rPr>
        <w:t>design, limitations, and</w:t>
      </w:r>
      <w:r>
        <w:rPr>
          <w:rFonts w:ascii="Source Serif 4"/>
          <w:i/>
          <w:spacing w:val="-3"/>
        </w:rPr>
        <w:t xml:space="preserve"> </w:t>
      </w:r>
      <w:r>
        <w:rPr>
          <w:rFonts w:ascii="Source Serif 4"/>
          <w:i/>
        </w:rPr>
        <w:t>the</w:t>
      </w:r>
      <w:r>
        <w:rPr>
          <w:rFonts w:ascii="Source Serif 4"/>
          <w:i/>
          <w:spacing w:val="-3"/>
        </w:rPr>
        <w:t xml:space="preserve"> </w:t>
      </w:r>
      <w:r>
        <w:rPr>
          <w:rFonts w:ascii="Source Serif 4"/>
          <w:i/>
        </w:rPr>
        <w:t>justiftcation</w:t>
      </w:r>
      <w:r>
        <w:rPr>
          <w:rFonts w:ascii="Source Serif 4"/>
          <w:i/>
          <w:spacing w:val="-3"/>
        </w:rPr>
        <w:t xml:space="preserve"> </w:t>
      </w:r>
      <w:r>
        <w:rPr>
          <w:rFonts w:ascii="Source Serif 4"/>
          <w:i/>
        </w:rPr>
        <w:t>of</w:t>
      </w:r>
      <w:r>
        <w:rPr>
          <w:rFonts w:ascii="Source Serif 4"/>
          <w:i/>
          <w:spacing w:val="-3"/>
        </w:rPr>
        <w:t xml:space="preserve"> </w:t>
      </w:r>
      <w:r>
        <w:rPr>
          <w:rFonts w:ascii="Source Serif 4"/>
          <w:i/>
        </w:rPr>
        <w:t>selected</w:t>
      </w:r>
      <w:r>
        <w:rPr>
          <w:rFonts w:ascii="Source Serif 4"/>
          <w:i/>
          <w:spacing w:val="-3"/>
        </w:rPr>
        <w:t xml:space="preserve"> </w:t>
      </w:r>
      <w:r>
        <w:rPr>
          <w:rFonts w:ascii="Source Serif 4"/>
          <w:i/>
        </w:rPr>
        <w:t>approaches.</w:t>
      </w:r>
      <w:r>
        <w:rPr>
          <w:rFonts w:ascii="Source Serif 4"/>
          <w:i/>
          <w:spacing w:val="20"/>
        </w:rPr>
        <w:t xml:space="preserve"> </w:t>
      </w:r>
      <w:r>
        <w:rPr>
          <w:rFonts w:ascii="Source Serif 4"/>
          <w:i/>
        </w:rPr>
        <w:t>All</w:t>
      </w:r>
      <w:r>
        <w:rPr>
          <w:rFonts w:ascii="Source Serif 4"/>
          <w:i/>
          <w:spacing w:val="-3"/>
        </w:rPr>
        <w:t xml:space="preserve"> </w:t>
      </w:r>
      <w:r>
        <w:rPr>
          <w:rFonts w:ascii="Source Serif 4"/>
          <w:i/>
        </w:rPr>
        <w:t>method-ological</w:t>
      </w:r>
      <w:r>
        <w:rPr>
          <w:rFonts w:ascii="Source Serif 4"/>
          <w:i/>
          <w:spacing w:val="-1"/>
        </w:rPr>
        <w:t xml:space="preserve"> </w:t>
      </w:r>
      <w:r>
        <w:rPr>
          <w:rFonts w:ascii="Source Serif 4"/>
          <w:i/>
        </w:rPr>
        <w:t>decisions,</w:t>
      </w:r>
      <w:r>
        <w:rPr>
          <w:rFonts w:ascii="Source Serif 4"/>
          <w:i/>
          <w:spacing w:val="-1"/>
        </w:rPr>
        <w:t xml:space="preserve"> </w:t>
      </w:r>
      <w:r>
        <w:rPr>
          <w:rFonts w:ascii="Source Serif 4"/>
          <w:i/>
        </w:rPr>
        <w:t>interpretations,</w:t>
      </w:r>
      <w:r>
        <w:rPr>
          <w:rFonts w:ascii="Source Serif 4"/>
          <w:i/>
          <w:spacing w:val="-1"/>
        </w:rPr>
        <w:t xml:space="preserve"> </w:t>
      </w:r>
      <w:r>
        <w:rPr>
          <w:rFonts w:ascii="Source Serif 4"/>
          <w:i/>
        </w:rPr>
        <w:t>and</w:t>
      </w:r>
      <w:r>
        <w:rPr>
          <w:rFonts w:ascii="Source Serif 4"/>
          <w:i/>
          <w:spacing w:val="-1"/>
        </w:rPr>
        <w:t xml:space="preserve"> </w:t>
      </w:r>
      <w:r>
        <w:rPr>
          <w:rFonts w:ascii="Source Serif 4"/>
          <w:i/>
        </w:rPr>
        <w:t>ftnal</w:t>
      </w:r>
      <w:r>
        <w:rPr>
          <w:rFonts w:ascii="Source Serif 4"/>
          <w:i/>
          <w:spacing w:val="-1"/>
        </w:rPr>
        <w:t xml:space="preserve"> </w:t>
      </w:r>
      <w:r>
        <w:rPr>
          <w:rFonts w:ascii="Source Serif 4"/>
          <w:i/>
        </w:rPr>
        <w:t>formulations</w:t>
      </w:r>
      <w:r>
        <w:rPr>
          <w:rFonts w:ascii="Source Serif 4"/>
          <w:i/>
          <w:spacing w:val="-1"/>
        </w:rPr>
        <w:t xml:space="preserve"> </w:t>
      </w:r>
      <w:r>
        <w:rPr>
          <w:rFonts w:ascii="Source Serif 4"/>
          <w:i/>
        </w:rPr>
        <w:t>remained</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sole</w:t>
      </w:r>
      <w:r>
        <w:rPr>
          <w:rFonts w:ascii="Source Serif 4"/>
          <w:i/>
          <w:spacing w:val="-1"/>
        </w:rPr>
        <w:t xml:space="preserve"> </w:t>
      </w:r>
      <w:r>
        <w:rPr>
          <w:rFonts w:ascii="Source Serif 4"/>
          <w:i/>
        </w:rPr>
        <w:t>responsibility</w:t>
      </w:r>
      <w:r>
        <w:rPr>
          <w:rFonts w:ascii="Source Serif 4"/>
          <w:i/>
          <w:spacing w:val="-1"/>
        </w:rPr>
        <w:t xml:space="preserve"> </w:t>
      </w:r>
      <w:r>
        <w:rPr>
          <w:rFonts w:ascii="Source Serif 4"/>
          <w:i/>
        </w:rPr>
        <w:t>of</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author.</w:t>
      </w:r>
    </w:p>
    <w:p w14:paraId="077BB038" w14:textId="77777777" w:rsidR="00C220EB" w:rsidRDefault="00C220EB">
      <w:pPr>
        <w:spacing w:line="216" w:lineRule="auto"/>
        <w:jc w:val="both"/>
        <w:rPr>
          <w:rFonts w:ascii="Source Serif 4"/>
          <w:i/>
        </w:rPr>
        <w:sectPr w:rsidR="00C220EB">
          <w:pgSz w:w="11910" w:h="16840"/>
          <w:pgMar w:top="440" w:right="0" w:bottom="1720" w:left="708" w:header="227" w:footer="1540" w:gutter="0"/>
          <w:cols w:space="720"/>
        </w:sectPr>
      </w:pPr>
    </w:p>
    <w:p w14:paraId="077BB039" w14:textId="77777777" w:rsidR="00C220EB" w:rsidRDefault="00C220EB">
      <w:pPr>
        <w:pStyle w:val="BodyText"/>
        <w:spacing w:before="110"/>
        <w:rPr>
          <w:rFonts w:ascii="Source Serif 4"/>
          <w:i/>
        </w:rPr>
      </w:pPr>
    </w:p>
    <w:p w14:paraId="077BB03A" w14:textId="77777777" w:rsidR="00C220EB" w:rsidRDefault="00000000">
      <w:pPr>
        <w:spacing w:before="1" w:line="216" w:lineRule="auto"/>
        <w:ind w:left="142" w:right="848"/>
        <w:jc w:val="both"/>
        <w:rPr>
          <w:rFonts w:ascii="Source Serif 4"/>
          <w:i/>
        </w:rPr>
      </w:pPr>
      <w:bookmarkStart w:id="81" w:name="_bookmark56"/>
      <w:bookmarkEnd w:id="81"/>
      <w:r>
        <w:rPr>
          <w:rFonts w:ascii="Arial"/>
          <w:b/>
          <w:color w:val="697D90"/>
        </w:rPr>
        <w:t>Iterative</w:t>
      </w:r>
      <w:r>
        <w:rPr>
          <w:rFonts w:ascii="Arial"/>
          <w:b/>
          <w:color w:val="697D90"/>
          <w:spacing w:val="-16"/>
        </w:rPr>
        <w:t xml:space="preserve"> </w:t>
      </w:r>
      <w:r>
        <w:rPr>
          <w:rFonts w:ascii="Arial"/>
          <w:b/>
          <w:color w:val="697D90"/>
        </w:rPr>
        <w:t>Feedback</w:t>
      </w:r>
      <w:r>
        <w:rPr>
          <w:rFonts w:ascii="Arial"/>
          <w:b/>
          <w:color w:val="697D90"/>
          <w:spacing w:val="-15"/>
        </w:rPr>
        <w:t xml:space="preserve"> </w:t>
      </w:r>
      <w:r>
        <w:rPr>
          <w:rFonts w:ascii="Arial"/>
          <w:b/>
          <w:color w:val="697D90"/>
        </w:rPr>
        <w:t>and</w:t>
      </w:r>
      <w:r>
        <w:rPr>
          <w:rFonts w:ascii="Arial"/>
          <w:b/>
          <w:color w:val="697D90"/>
          <w:spacing w:val="-15"/>
        </w:rPr>
        <w:t xml:space="preserve"> </w:t>
      </w:r>
      <w:r>
        <w:rPr>
          <w:rFonts w:ascii="Arial"/>
          <w:b/>
          <w:color w:val="697D90"/>
        </w:rPr>
        <w:t>Revision</w:t>
      </w:r>
      <w:r>
        <w:rPr>
          <w:rFonts w:ascii="Arial"/>
          <w:b/>
          <w:color w:val="697D90"/>
          <w:spacing w:val="1"/>
        </w:rPr>
        <w:t xml:space="preserve"> </w:t>
      </w:r>
      <w:r>
        <w:rPr>
          <w:rFonts w:ascii="Source Serif 4"/>
          <w:i/>
        </w:rPr>
        <w:t>Throughout</w:t>
      </w:r>
      <w:r>
        <w:rPr>
          <w:rFonts w:ascii="Source Serif 4"/>
          <w:i/>
          <w:spacing w:val="-13"/>
        </w:rPr>
        <w:t xml:space="preserve"> </w:t>
      </w:r>
      <w:r>
        <w:rPr>
          <w:rFonts w:ascii="Source Serif 4"/>
          <w:i/>
        </w:rPr>
        <w:t>the</w:t>
      </w:r>
      <w:r>
        <w:rPr>
          <w:rFonts w:ascii="Source Serif 4"/>
          <w:i/>
          <w:spacing w:val="-13"/>
        </w:rPr>
        <w:t xml:space="preserve"> </w:t>
      </w:r>
      <w:r>
        <w:rPr>
          <w:rFonts w:ascii="Source Serif 4"/>
          <w:i/>
        </w:rPr>
        <w:t>research</w:t>
      </w:r>
      <w:r>
        <w:rPr>
          <w:rFonts w:ascii="Source Serif 4"/>
          <w:i/>
          <w:spacing w:val="-13"/>
        </w:rPr>
        <w:t xml:space="preserve"> </w:t>
      </w:r>
      <w:r>
        <w:rPr>
          <w:rFonts w:ascii="Source Serif 4"/>
          <w:i/>
        </w:rPr>
        <w:t>process,</w:t>
      </w:r>
      <w:r>
        <w:rPr>
          <w:rFonts w:ascii="Source Serif 4"/>
          <w:i/>
          <w:spacing w:val="-13"/>
        </w:rPr>
        <w:t xml:space="preserve"> </w:t>
      </w:r>
      <w:r>
        <w:rPr>
          <w:rFonts w:ascii="Source Serif 4"/>
          <w:i/>
        </w:rPr>
        <w:t>ChatGPT</w:t>
      </w:r>
      <w:r>
        <w:rPr>
          <w:rFonts w:ascii="Source Serif 4"/>
          <w:i/>
          <w:spacing w:val="-13"/>
        </w:rPr>
        <w:t xml:space="preserve"> </w:t>
      </w:r>
      <w:r>
        <w:rPr>
          <w:rFonts w:ascii="Source Serif 4"/>
          <w:i/>
        </w:rPr>
        <w:t>was</w:t>
      </w:r>
      <w:r>
        <w:rPr>
          <w:rFonts w:ascii="Source Serif 4"/>
          <w:i/>
          <w:spacing w:val="-12"/>
        </w:rPr>
        <w:t xml:space="preserve"> </w:t>
      </w:r>
      <w:r>
        <w:rPr>
          <w:rFonts w:ascii="Source Serif 4"/>
          <w:i/>
        </w:rPr>
        <w:t>used</w:t>
      </w:r>
      <w:r>
        <w:rPr>
          <w:rFonts w:ascii="Source Serif 4"/>
          <w:i/>
          <w:spacing w:val="-13"/>
        </w:rPr>
        <w:t xml:space="preserve"> </w:t>
      </w:r>
      <w:r>
        <w:rPr>
          <w:rFonts w:ascii="Source Serif 4"/>
          <w:i/>
        </w:rPr>
        <w:t>as</w:t>
      </w:r>
      <w:r>
        <w:rPr>
          <w:rFonts w:ascii="Source Serif 4"/>
          <w:i/>
          <w:spacing w:val="-13"/>
        </w:rPr>
        <w:t xml:space="preserve"> </w:t>
      </w:r>
      <w:r>
        <w:rPr>
          <w:rFonts w:ascii="Source Serif 4"/>
          <w:i/>
        </w:rPr>
        <w:t>an</w:t>
      </w:r>
      <w:r>
        <w:rPr>
          <w:rFonts w:ascii="Source Serif 4"/>
          <w:i/>
          <w:spacing w:val="-13"/>
        </w:rPr>
        <w:t xml:space="preserve"> </w:t>
      </w:r>
      <w:r>
        <w:rPr>
          <w:rFonts w:ascii="Source Serif 4"/>
          <w:i/>
        </w:rPr>
        <w:t>iterative</w:t>
      </w:r>
      <w:r>
        <w:rPr>
          <w:rFonts w:ascii="Source Serif 4"/>
          <w:i/>
          <w:spacing w:val="-13"/>
        </w:rPr>
        <w:t xml:space="preserve"> </w:t>
      </w:r>
      <w:r>
        <w:rPr>
          <w:rFonts w:ascii="Source Serif 4"/>
          <w:i/>
        </w:rPr>
        <w:t>feedback instrument</w:t>
      </w:r>
      <w:r>
        <w:rPr>
          <w:rFonts w:ascii="Source Serif 4"/>
          <w:i/>
          <w:spacing w:val="-8"/>
        </w:rPr>
        <w:t xml:space="preserve"> </w:t>
      </w:r>
      <w:r>
        <w:rPr>
          <w:rFonts w:ascii="Source Serif 4"/>
          <w:i/>
        </w:rPr>
        <w:t>to</w:t>
      </w:r>
      <w:r>
        <w:rPr>
          <w:rFonts w:ascii="Source Serif 4"/>
          <w:i/>
          <w:spacing w:val="-8"/>
        </w:rPr>
        <w:t xml:space="preserve"> </w:t>
      </w:r>
      <w:r>
        <w:rPr>
          <w:rFonts w:ascii="Source Serif 4"/>
          <w:i/>
        </w:rPr>
        <w:t>review</w:t>
      </w:r>
      <w:r>
        <w:rPr>
          <w:rFonts w:ascii="Source Serif 4"/>
          <w:i/>
          <w:spacing w:val="-8"/>
        </w:rPr>
        <w:t xml:space="preserve"> </w:t>
      </w:r>
      <w:r>
        <w:rPr>
          <w:rFonts w:ascii="Source Serif 4"/>
          <w:i/>
        </w:rPr>
        <w:t>draft</w:t>
      </w:r>
      <w:r>
        <w:rPr>
          <w:rFonts w:ascii="Source Serif 4"/>
          <w:i/>
          <w:spacing w:val="-8"/>
        </w:rPr>
        <w:t xml:space="preserve"> </w:t>
      </w:r>
      <w:r>
        <w:rPr>
          <w:rFonts w:ascii="Source Serif 4"/>
          <w:i/>
        </w:rPr>
        <w:t>sections,</w:t>
      </w:r>
      <w:r>
        <w:rPr>
          <w:rFonts w:ascii="Source Serif 4"/>
          <w:i/>
          <w:spacing w:val="-6"/>
        </w:rPr>
        <w:t xml:space="preserve"> </w:t>
      </w:r>
      <w:r>
        <w:rPr>
          <w:rFonts w:ascii="Source Serif 4"/>
          <w:i/>
        </w:rPr>
        <w:t>explore</w:t>
      </w:r>
      <w:r>
        <w:rPr>
          <w:rFonts w:ascii="Source Serif 4"/>
          <w:i/>
          <w:spacing w:val="-8"/>
        </w:rPr>
        <w:t xml:space="preserve"> </w:t>
      </w:r>
      <w:r>
        <w:rPr>
          <w:rFonts w:ascii="Source Serif 4"/>
          <w:i/>
        </w:rPr>
        <w:t>alternative</w:t>
      </w:r>
      <w:r>
        <w:rPr>
          <w:rFonts w:ascii="Source Serif 4"/>
          <w:i/>
          <w:spacing w:val="-8"/>
        </w:rPr>
        <w:t xml:space="preserve"> </w:t>
      </w:r>
      <w:r>
        <w:rPr>
          <w:rFonts w:ascii="Source Serif 4"/>
          <w:i/>
        </w:rPr>
        <w:t>explanations,</w:t>
      </w:r>
      <w:r>
        <w:rPr>
          <w:rFonts w:ascii="Source Serif 4"/>
          <w:i/>
          <w:spacing w:val="-6"/>
        </w:rPr>
        <w:t xml:space="preserve"> </w:t>
      </w:r>
      <w:r>
        <w:rPr>
          <w:rFonts w:ascii="Source Serif 4"/>
          <w:i/>
        </w:rPr>
        <w:t>and</w:t>
      </w:r>
      <w:r>
        <w:rPr>
          <w:rFonts w:ascii="Source Serif 4"/>
          <w:i/>
          <w:spacing w:val="-8"/>
        </w:rPr>
        <w:t xml:space="preserve"> </w:t>
      </w:r>
      <w:r>
        <w:rPr>
          <w:rFonts w:ascii="Source Serif 4"/>
          <w:i/>
        </w:rPr>
        <w:t>identify</w:t>
      </w:r>
      <w:r>
        <w:rPr>
          <w:rFonts w:ascii="Source Serif 4"/>
          <w:i/>
          <w:spacing w:val="-8"/>
        </w:rPr>
        <w:t xml:space="preserve"> </w:t>
      </w:r>
      <w:r>
        <w:rPr>
          <w:rFonts w:ascii="Source Serif 4"/>
          <w:i/>
        </w:rPr>
        <w:t>areas</w:t>
      </w:r>
      <w:r>
        <w:rPr>
          <w:rFonts w:ascii="Source Serif 4"/>
          <w:i/>
          <w:spacing w:val="-8"/>
        </w:rPr>
        <w:t xml:space="preserve"> </w:t>
      </w:r>
      <w:r>
        <w:rPr>
          <w:rFonts w:ascii="Source Serif 4"/>
          <w:i/>
        </w:rPr>
        <w:t>requiring</w:t>
      </w:r>
      <w:r>
        <w:rPr>
          <w:rFonts w:ascii="Source Serif 4"/>
          <w:i/>
          <w:spacing w:val="-8"/>
        </w:rPr>
        <w:t xml:space="preserve"> </w:t>
      </w:r>
      <w:r>
        <w:rPr>
          <w:rFonts w:ascii="Source Serif 4"/>
          <w:i/>
        </w:rPr>
        <w:t>further</w:t>
      </w:r>
      <w:r>
        <w:rPr>
          <w:rFonts w:ascii="Source Serif 4"/>
          <w:i/>
          <w:spacing w:val="-8"/>
        </w:rPr>
        <w:t xml:space="preserve"> </w:t>
      </w:r>
      <w:r>
        <w:rPr>
          <w:rFonts w:ascii="Source Serif 4"/>
          <w:i/>
        </w:rPr>
        <w:t>reftne-ment or clariftcation.</w:t>
      </w:r>
    </w:p>
    <w:p w14:paraId="077BB03B" w14:textId="77777777" w:rsidR="00C220EB" w:rsidRDefault="00C220EB">
      <w:pPr>
        <w:pStyle w:val="BodyText"/>
        <w:spacing w:before="190"/>
        <w:rPr>
          <w:rFonts w:ascii="Source Serif 4"/>
          <w:i/>
        </w:rPr>
      </w:pPr>
    </w:p>
    <w:p w14:paraId="077BB03C" w14:textId="77777777" w:rsidR="00C220EB" w:rsidRDefault="00000000">
      <w:pPr>
        <w:spacing w:line="216" w:lineRule="auto"/>
        <w:ind w:left="142" w:right="848"/>
        <w:jc w:val="both"/>
        <w:rPr>
          <w:rFonts w:ascii="Source Serif 4"/>
          <w:i/>
        </w:rPr>
      </w:pPr>
      <w:r>
        <w:rPr>
          <w:rFonts w:ascii="Arial"/>
          <w:b/>
          <w:color w:val="697D90"/>
        </w:rPr>
        <w:t>Ethical</w:t>
      </w:r>
      <w:r>
        <w:rPr>
          <w:rFonts w:ascii="Arial"/>
          <w:b/>
          <w:color w:val="697D90"/>
          <w:spacing w:val="-5"/>
        </w:rPr>
        <w:t xml:space="preserve"> </w:t>
      </w:r>
      <w:r>
        <w:rPr>
          <w:rFonts w:ascii="Arial"/>
          <w:b/>
          <w:color w:val="697D90"/>
        </w:rPr>
        <w:t>and</w:t>
      </w:r>
      <w:r>
        <w:rPr>
          <w:rFonts w:ascii="Arial"/>
          <w:b/>
          <w:color w:val="697D90"/>
          <w:spacing w:val="-6"/>
        </w:rPr>
        <w:t xml:space="preserve"> </w:t>
      </w:r>
      <w:r>
        <w:rPr>
          <w:rFonts w:ascii="Arial"/>
          <w:b/>
          <w:color w:val="697D90"/>
        </w:rPr>
        <w:t>Responsible</w:t>
      </w:r>
      <w:r>
        <w:rPr>
          <w:rFonts w:ascii="Arial"/>
          <w:b/>
          <w:color w:val="697D90"/>
          <w:spacing w:val="-5"/>
        </w:rPr>
        <w:t xml:space="preserve"> </w:t>
      </w:r>
      <w:r>
        <w:rPr>
          <w:rFonts w:ascii="Arial"/>
          <w:b/>
          <w:color w:val="697D90"/>
        </w:rPr>
        <w:t>Use</w:t>
      </w:r>
      <w:r>
        <w:rPr>
          <w:rFonts w:ascii="Arial"/>
          <w:b/>
          <w:color w:val="697D90"/>
          <w:spacing w:val="80"/>
        </w:rPr>
        <w:t xml:space="preserve"> </w:t>
      </w:r>
      <w:r>
        <w:rPr>
          <w:rFonts w:ascii="Source Serif 4"/>
          <w:i/>
        </w:rPr>
        <w:t>ChatGPT</w:t>
      </w:r>
      <w:r>
        <w:rPr>
          <w:rFonts w:ascii="Source Serif 4"/>
          <w:i/>
          <w:spacing w:val="-4"/>
        </w:rPr>
        <w:t xml:space="preserve"> </w:t>
      </w:r>
      <w:r>
        <w:rPr>
          <w:rFonts w:ascii="Source Serif 4"/>
          <w:i/>
        </w:rPr>
        <w:t>did</w:t>
      </w:r>
      <w:r>
        <w:rPr>
          <w:rFonts w:ascii="Source Serif 4"/>
          <w:i/>
          <w:spacing w:val="-4"/>
        </w:rPr>
        <w:t xml:space="preserve"> </w:t>
      </w:r>
      <w:r>
        <w:rPr>
          <w:rFonts w:ascii="Source Serif 4"/>
          <w:i/>
        </w:rPr>
        <w:t>not</w:t>
      </w:r>
      <w:r>
        <w:rPr>
          <w:rFonts w:ascii="Source Serif 4"/>
          <w:i/>
          <w:spacing w:val="-4"/>
        </w:rPr>
        <w:t xml:space="preserve"> </w:t>
      </w:r>
      <w:r>
        <w:rPr>
          <w:rFonts w:ascii="Source Serif 4"/>
          <w:i/>
        </w:rPr>
        <w:t>generate</w:t>
      </w:r>
      <w:r>
        <w:rPr>
          <w:rFonts w:ascii="Source Serif 4"/>
          <w:i/>
          <w:spacing w:val="-4"/>
        </w:rPr>
        <w:t xml:space="preserve"> </w:t>
      </w:r>
      <w:r>
        <w:rPr>
          <w:rFonts w:ascii="Source Serif 4"/>
          <w:i/>
        </w:rPr>
        <w:t>original</w:t>
      </w:r>
      <w:r>
        <w:rPr>
          <w:rFonts w:ascii="Source Serif 4"/>
          <w:i/>
          <w:spacing w:val="-4"/>
        </w:rPr>
        <w:t xml:space="preserve"> </w:t>
      </w:r>
      <w:r>
        <w:rPr>
          <w:rFonts w:ascii="Source Serif 4"/>
          <w:i/>
        </w:rPr>
        <w:t>empirical</w:t>
      </w:r>
      <w:r>
        <w:rPr>
          <w:rFonts w:ascii="Source Serif 4"/>
          <w:i/>
          <w:spacing w:val="-4"/>
        </w:rPr>
        <w:t xml:space="preserve"> </w:t>
      </w:r>
      <w:r>
        <w:rPr>
          <w:rFonts w:ascii="Source Serif 4"/>
          <w:i/>
        </w:rPr>
        <w:t>data,</w:t>
      </w:r>
      <w:r>
        <w:rPr>
          <w:rFonts w:ascii="Source Serif 4"/>
          <w:i/>
          <w:spacing w:val="-2"/>
        </w:rPr>
        <w:t xml:space="preserve"> </w:t>
      </w:r>
      <w:r>
        <w:rPr>
          <w:rFonts w:ascii="Source Serif 4"/>
          <w:i/>
        </w:rPr>
        <w:t>conduct</w:t>
      </w:r>
      <w:r>
        <w:rPr>
          <w:rFonts w:ascii="Source Serif 4"/>
          <w:i/>
          <w:spacing w:val="-4"/>
        </w:rPr>
        <w:t xml:space="preserve"> </w:t>
      </w:r>
      <w:r>
        <w:rPr>
          <w:rFonts w:ascii="Source Serif 4"/>
          <w:i/>
        </w:rPr>
        <w:t>analyses</w:t>
      </w:r>
      <w:r>
        <w:rPr>
          <w:rFonts w:ascii="Source Serif 4"/>
          <w:i/>
          <w:spacing w:val="-4"/>
        </w:rPr>
        <w:t xml:space="preserve"> </w:t>
      </w:r>
      <w:r>
        <w:rPr>
          <w:rFonts w:ascii="Source Serif 4"/>
          <w:i/>
        </w:rPr>
        <w:t>indepen-</w:t>
      </w:r>
      <w:r>
        <w:rPr>
          <w:rFonts w:ascii="Source Serif 4"/>
          <w:i/>
          <w:spacing w:val="-2"/>
        </w:rPr>
        <w:t>dently, or make</w:t>
      </w:r>
      <w:r>
        <w:rPr>
          <w:rFonts w:ascii="Source Serif 4"/>
          <w:i/>
          <w:spacing w:val="-3"/>
        </w:rPr>
        <w:t xml:space="preserve"> </w:t>
      </w:r>
      <w:r>
        <w:rPr>
          <w:rFonts w:ascii="Source Serif 4"/>
          <w:i/>
          <w:spacing w:val="-2"/>
        </w:rPr>
        <w:t>autonomous scientiftc claims. All</w:t>
      </w:r>
      <w:r>
        <w:rPr>
          <w:rFonts w:ascii="Source Serif 4"/>
          <w:i/>
          <w:spacing w:val="-3"/>
        </w:rPr>
        <w:t xml:space="preserve"> </w:t>
      </w:r>
      <w:r>
        <w:rPr>
          <w:rFonts w:ascii="Source Serif 4"/>
          <w:i/>
          <w:spacing w:val="-2"/>
        </w:rPr>
        <w:t>AI-generated content was critically evaluated, revised, and inte-</w:t>
      </w:r>
      <w:r>
        <w:rPr>
          <w:rFonts w:ascii="Source Serif 4"/>
          <w:i/>
        </w:rPr>
        <w:t>grated</w:t>
      </w:r>
      <w:r>
        <w:rPr>
          <w:rFonts w:ascii="Source Serif 4"/>
          <w:i/>
          <w:spacing w:val="-1"/>
        </w:rPr>
        <w:t xml:space="preserve"> </w:t>
      </w:r>
      <w:r>
        <w:rPr>
          <w:rFonts w:ascii="Source Serif 4"/>
          <w:i/>
        </w:rPr>
        <w:t>by</w:t>
      </w:r>
      <w:r>
        <w:rPr>
          <w:rFonts w:ascii="Source Serif 4"/>
          <w:i/>
          <w:spacing w:val="-1"/>
        </w:rPr>
        <w:t xml:space="preserve"> </w:t>
      </w:r>
      <w:r>
        <w:rPr>
          <w:rFonts w:ascii="Source Serif 4"/>
          <w:i/>
        </w:rPr>
        <w:t>the</w:t>
      </w:r>
      <w:r>
        <w:rPr>
          <w:rFonts w:ascii="Source Serif 4"/>
          <w:i/>
          <w:spacing w:val="-1"/>
        </w:rPr>
        <w:t xml:space="preserve"> </w:t>
      </w:r>
      <w:r>
        <w:rPr>
          <w:rFonts w:ascii="Source Serif 4"/>
          <w:i/>
        </w:rPr>
        <w:t>author</w:t>
      </w:r>
      <w:r>
        <w:rPr>
          <w:rFonts w:ascii="Source Serif 4"/>
          <w:i/>
          <w:spacing w:val="-1"/>
        </w:rPr>
        <w:t xml:space="preserve"> </w:t>
      </w:r>
      <w:r>
        <w:rPr>
          <w:rFonts w:ascii="Source Serif 4"/>
          <w:i/>
        </w:rPr>
        <w:t>in</w:t>
      </w:r>
      <w:r>
        <w:rPr>
          <w:rFonts w:ascii="Source Serif 4"/>
          <w:i/>
          <w:spacing w:val="-1"/>
        </w:rPr>
        <w:t xml:space="preserve"> </w:t>
      </w:r>
      <w:r>
        <w:rPr>
          <w:rFonts w:ascii="Source Serif 4"/>
          <w:i/>
        </w:rPr>
        <w:t>accordance</w:t>
      </w:r>
      <w:r>
        <w:rPr>
          <w:rFonts w:ascii="Source Serif 4"/>
          <w:i/>
          <w:spacing w:val="-1"/>
        </w:rPr>
        <w:t xml:space="preserve"> </w:t>
      </w:r>
      <w:r>
        <w:rPr>
          <w:rFonts w:ascii="Source Serif 4"/>
          <w:i/>
        </w:rPr>
        <w:t>with</w:t>
      </w:r>
      <w:r>
        <w:rPr>
          <w:rFonts w:ascii="Source Serif 4"/>
          <w:i/>
          <w:spacing w:val="-1"/>
        </w:rPr>
        <w:t xml:space="preserve"> </w:t>
      </w:r>
      <w:r>
        <w:rPr>
          <w:rFonts w:ascii="Source Serif 4"/>
          <w:i/>
        </w:rPr>
        <w:t>principles</w:t>
      </w:r>
      <w:r>
        <w:rPr>
          <w:rFonts w:ascii="Source Serif 4"/>
          <w:i/>
          <w:spacing w:val="-1"/>
        </w:rPr>
        <w:t xml:space="preserve"> </w:t>
      </w:r>
      <w:r>
        <w:rPr>
          <w:rFonts w:ascii="Source Serif 4"/>
          <w:i/>
        </w:rPr>
        <w:t>of</w:t>
      </w:r>
      <w:r>
        <w:rPr>
          <w:rFonts w:ascii="Source Serif 4"/>
          <w:i/>
          <w:spacing w:val="-1"/>
        </w:rPr>
        <w:t xml:space="preserve"> </w:t>
      </w:r>
      <w:r>
        <w:rPr>
          <w:rFonts w:ascii="Source Serif 4"/>
          <w:i/>
        </w:rPr>
        <w:t>academic</w:t>
      </w:r>
      <w:r>
        <w:rPr>
          <w:rFonts w:ascii="Source Serif 4"/>
          <w:i/>
          <w:spacing w:val="-1"/>
        </w:rPr>
        <w:t xml:space="preserve"> </w:t>
      </w:r>
      <w:r>
        <w:rPr>
          <w:rFonts w:ascii="Source Serif 4"/>
          <w:i/>
        </w:rPr>
        <w:t>integrity</w:t>
      </w:r>
      <w:r>
        <w:rPr>
          <w:rFonts w:ascii="Source Serif 4"/>
          <w:i/>
          <w:spacing w:val="-1"/>
        </w:rPr>
        <w:t xml:space="preserve"> </w:t>
      </w:r>
      <w:r>
        <w:rPr>
          <w:rFonts w:ascii="Source Serif 4"/>
          <w:i/>
        </w:rPr>
        <w:t>and</w:t>
      </w:r>
      <w:r>
        <w:rPr>
          <w:rFonts w:ascii="Source Serif 4"/>
          <w:i/>
          <w:spacing w:val="-1"/>
        </w:rPr>
        <w:t xml:space="preserve"> </w:t>
      </w:r>
      <w:r>
        <w:rPr>
          <w:rFonts w:ascii="Source Serif 4"/>
          <w:i/>
        </w:rPr>
        <w:t>responsible</w:t>
      </w:r>
      <w:r>
        <w:rPr>
          <w:rFonts w:ascii="Source Serif 4"/>
          <w:i/>
          <w:spacing w:val="-1"/>
        </w:rPr>
        <w:t xml:space="preserve"> </w:t>
      </w:r>
      <w:r>
        <w:rPr>
          <w:rFonts w:ascii="Source Serif 4"/>
          <w:i/>
        </w:rPr>
        <w:t>research</w:t>
      </w:r>
      <w:r>
        <w:rPr>
          <w:rFonts w:ascii="Source Serif 4"/>
          <w:i/>
          <w:spacing w:val="-1"/>
        </w:rPr>
        <w:t xml:space="preserve"> </w:t>
      </w:r>
      <w:r>
        <w:rPr>
          <w:rFonts w:ascii="Source Serif 4"/>
          <w:i/>
        </w:rPr>
        <w:t>practice.</w:t>
      </w:r>
    </w:p>
    <w:p w14:paraId="077BB03D" w14:textId="77777777" w:rsidR="00C220EB" w:rsidRDefault="00C220EB">
      <w:pPr>
        <w:pStyle w:val="BodyText"/>
        <w:spacing w:before="238"/>
        <w:rPr>
          <w:rFonts w:ascii="Source Serif 4"/>
          <w:i/>
        </w:rPr>
      </w:pPr>
    </w:p>
    <w:p w14:paraId="077BB03E" w14:textId="77777777" w:rsidR="00C220EB" w:rsidRDefault="00000000">
      <w:pPr>
        <w:pStyle w:val="Heading2"/>
        <w:numPr>
          <w:ilvl w:val="1"/>
          <w:numId w:val="11"/>
        </w:numPr>
        <w:tabs>
          <w:tab w:val="left" w:pos="771"/>
        </w:tabs>
        <w:ind w:left="771" w:hanging="629"/>
      </w:pPr>
      <w:bookmarkStart w:id="82" w:name="Timetracking"/>
      <w:bookmarkStart w:id="83" w:name="_bookmark57"/>
      <w:bookmarkEnd w:id="82"/>
      <w:bookmarkEnd w:id="83"/>
      <w:r>
        <w:rPr>
          <w:color w:val="697D90"/>
          <w:spacing w:val="-2"/>
        </w:rPr>
        <w:t>Timetracking</w:t>
      </w:r>
    </w:p>
    <w:p w14:paraId="077BB03F" w14:textId="77777777" w:rsidR="00C220EB" w:rsidRDefault="00000000">
      <w:pPr>
        <w:pStyle w:val="BodyText"/>
        <w:spacing w:before="246" w:line="256" w:lineRule="auto"/>
        <w:ind w:left="142" w:right="848"/>
        <w:jc w:val="both"/>
      </w:pP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need</w:t>
      </w:r>
      <w:r>
        <w:rPr>
          <w:spacing w:val="-15"/>
          <w:w w:val="115"/>
        </w:rPr>
        <w:t xml:space="preserve"> </w:t>
      </w:r>
      <w:r>
        <w:rPr>
          <w:w w:val="115"/>
        </w:rPr>
        <w:t>for</w:t>
      </w:r>
      <w:r>
        <w:rPr>
          <w:spacing w:val="-15"/>
          <w:w w:val="115"/>
        </w:rPr>
        <w:t xml:space="preserve"> </w:t>
      </w:r>
      <w:r>
        <w:rPr>
          <w:w w:val="115"/>
        </w:rPr>
        <w:t>transparency</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ability</w:t>
      </w:r>
      <w:r>
        <w:rPr>
          <w:spacing w:val="-15"/>
          <w:w w:val="115"/>
        </w:rPr>
        <w:t xml:space="preserve"> </w:t>
      </w:r>
      <w:r>
        <w:rPr>
          <w:w w:val="115"/>
        </w:rPr>
        <w:t>to</w:t>
      </w:r>
      <w:r>
        <w:rPr>
          <w:spacing w:val="-15"/>
          <w:w w:val="115"/>
        </w:rPr>
        <w:t xml:space="preserve"> </w:t>
      </w:r>
      <w:r>
        <w:rPr>
          <w:w w:val="115"/>
        </w:rPr>
        <w:t>review</w:t>
      </w:r>
      <w:r>
        <w:rPr>
          <w:spacing w:val="-15"/>
          <w:w w:val="115"/>
        </w:rPr>
        <w:t xml:space="preserve"> </w:t>
      </w:r>
      <w:r>
        <w:rPr>
          <w:w w:val="115"/>
        </w:rPr>
        <w:t>the</w:t>
      </w:r>
      <w:r>
        <w:rPr>
          <w:spacing w:val="-15"/>
          <w:w w:val="115"/>
        </w:rPr>
        <w:t xml:space="preserve"> </w:t>
      </w:r>
      <w:r>
        <w:rPr>
          <w:w w:val="115"/>
        </w:rPr>
        <w:t>efforts</w:t>
      </w:r>
      <w:r>
        <w:rPr>
          <w:spacing w:val="-15"/>
          <w:w w:val="115"/>
        </w:rPr>
        <w:t xml:space="preserve"> </w:t>
      </w:r>
      <w:r>
        <w:rPr>
          <w:w w:val="115"/>
        </w:rPr>
        <w:t>committed</w:t>
      </w:r>
      <w:r>
        <w:rPr>
          <w:spacing w:val="-15"/>
          <w:w w:val="115"/>
        </w:rPr>
        <w:t xml:space="preserve"> </w:t>
      </w:r>
      <w:r>
        <w:rPr>
          <w:w w:val="115"/>
        </w:rPr>
        <w:t>to</w:t>
      </w:r>
      <w:r>
        <w:rPr>
          <w:spacing w:val="-15"/>
          <w:w w:val="115"/>
        </w:rPr>
        <w:t xml:space="preserve"> </w:t>
      </w:r>
      <w:r>
        <w:rPr>
          <w:w w:val="115"/>
        </w:rPr>
        <w:t>this</w:t>
      </w:r>
      <w:r>
        <w:rPr>
          <w:spacing w:val="-15"/>
          <w:w w:val="115"/>
        </w:rPr>
        <w:t xml:space="preserve"> </w:t>
      </w:r>
      <w:r>
        <w:rPr>
          <w:w w:val="115"/>
        </w:rPr>
        <w:t>project,</w:t>
      </w:r>
      <w:r>
        <w:rPr>
          <w:spacing w:val="-13"/>
          <w:w w:val="115"/>
        </w:rPr>
        <w:t xml:space="preserve"> </w:t>
      </w:r>
      <w:r>
        <w:rPr>
          <w:w w:val="115"/>
        </w:rPr>
        <w:t xml:space="preserve">time </w:t>
      </w:r>
      <w:r>
        <w:rPr>
          <w:w w:val="110"/>
        </w:rPr>
        <w:t>tracking</w:t>
      </w:r>
      <w:r>
        <w:rPr>
          <w:spacing w:val="-3"/>
          <w:w w:val="110"/>
        </w:rPr>
        <w:t xml:space="preserve"> </w:t>
      </w:r>
      <w:r>
        <w:rPr>
          <w:w w:val="110"/>
        </w:rPr>
        <w:t>was</w:t>
      </w:r>
      <w:r>
        <w:rPr>
          <w:spacing w:val="-3"/>
          <w:w w:val="110"/>
        </w:rPr>
        <w:t xml:space="preserve"> </w:t>
      </w:r>
      <w:r>
        <w:rPr>
          <w:w w:val="110"/>
        </w:rPr>
        <w:t>performed</w:t>
      </w:r>
      <w:r>
        <w:rPr>
          <w:spacing w:val="-3"/>
          <w:w w:val="110"/>
        </w:rPr>
        <w:t xml:space="preserve"> </w:t>
      </w:r>
      <w:r>
        <w:rPr>
          <w:w w:val="110"/>
        </w:rPr>
        <w:t>from</w:t>
      </w:r>
      <w:r>
        <w:rPr>
          <w:spacing w:val="-3"/>
          <w:w w:val="110"/>
        </w:rPr>
        <w:t xml:space="preserve"> </w:t>
      </w:r>
      <w:r>
        <w:rPr>
          <w:w w:val="110"/>
        </w:rPr>
        <w:t>the</w:t>
      </w:r>
      <w:r>
        <w:rPr>
          <w:spacing w:val="-3"/>
          <w:w w:val="110"/>
        </w:rPr>
        <w:t xml:space="preserve"> </w:t>
      </w:r>
      <w:r>
        <w:rPr>
          <w:w w:val="110"/>
        </w:rPr>
        <w:t>start</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end</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documentation. The</w:t>
      </w:r>
      <w:r>
        <w:rPr>
          <w:spacing w:val="-3"/>
          <w:w w:val="110"/>
        </w:rPr>
        <w:t xml:space="preserve"> </w:t>
      </w:r>
      <w:r>
        <w:rPr>
          <w:w w:val="110"/>
        </w:rPr>
        <w:t>tracked</w:t>
      </w:r>
      <w:r>
        <w:rPr>
          <w:spacing w:val="-3"/>
          <w:w w:val="110"/>
        </w:rPr>
        <w:t xml:space="preserve"> </w:t>
      </w:r>
      <w:r>
        <w:rPr>
          <w:w w:val="110"/>
        </w:rPr>
        <w:t>time</w:t>
      </w:r>
      <w:r>
        <w:rPr>
          <w:spacing w:val="-3"/>
          <w:w w:val="110"/>
        </w:rPr>
        <w:t xml:space="preserve"> </w:t>
      </w:r>
      <w:r>
        <w:rPr>
          <w:w w:val="110"/>
        </w:rPr>
        <w:t>was</w:t>
      </w:r>
      <w:r>
        <w:rPr>
          <w:spacing w:val="-3"/>
          <w:w w:val="110"/>
        </w:rPr>
        <w:t xml:space="preserve"> </w:t>
      </w:r>
      <w:r>
        <w:rPr>
          <w:w w:val="110"/>
        </w:rPr>
        <w:t>recorded</w:t>
      </w:r>
      <w:r>
        <w:rPr>
          <w:spacing w:val="-3"/>
          <w:w w:val="110"/>
        </w:rPr>
        <w:t xml:space="preserve"> </w:t>
      </w:r>
      <w:r>
        <w:rPr>
          <w:w w:val="110"/>
        </w:rPr>
        <w:t>in two</w:t>
      </w:r>
      <w:r>
        <w:rPr>
          <w:spacing w:val="-5"/>
          <w:w w:val="110"/>
        </w:rPr>
        <w:t xml:space="preserve"> </w:t>
      </w:r>
      <w:r>
        <w:rPr>
          <w:w w:val="110"/>
        </w:rPr>
        <w:t>separate</w:t>
      </w:r>
      <w:r>
        <w:rPr>
          <w:spacing w:val="-6"/>
          <w:w w:val="110"/>
        </w:rPr>
        <w:t xml:space="preserve"> </w:t>
      </w:r>
      <w:r>
        <w:rPr>
          <w:w w:val="110"/>
        </w:rPr>
        <w:t>ways.</w:t>
      </w:r>
      <w:r>
        <w:rPr>
          <w:spacing w:val="15"/>
          <w:w w:val="110"/>
        </w:rPr>
        <w:t xml:space="preserve"> </w:t>
      </w:r>
      <w:r>
        <w:rPr>
          <w:w w:val="110"/>
        </w:rPr>
        <w:t>Work</w:t>
      </w:r>
      <w:r>
        <w:rPr>
          <w:spacing w:val="-5"/>
          <w:w w:val="110"/>
        </w:rPr>
        <w:t xml:space="preserve"> </w:t>
      </w:r>
      <w:r>
        <w:rPr>
          <w:w w:val="110"/>
        </w:rPr>
        <w:t>efforts</w:t>
      </w:r>
      <w:r>
        <w:rPr>
          <w:spacing w:val="-6"/>
          <w:w w:val="110"/>
        </w:rPr>
        <w:t xml:space="preserve"> </w:t>
      </w:r>
      <w:r>
        <w:rPr>
          <w:w w:val="110"/>
        </w:rPr>
        <w:t>carried</w:t>
      </w:r>
      <w:r>
        <w:rPr>
          <w:spacing w:val="-5"/>
          <w:w w:val="110"/>
        </w:rPr>
        <w:t xml:space="preserve"> </w:t>
      </w:r>
      <w:r>
        <w:rPr>
          <w:w w:val="110"/>
        </w:rPr>
        <w:t>out</w:t>
      </w:r>
      <w:r>
        <w:rPr>
          <w:spacing w:val="-5"/>
          <w:w w:val="110"/>
        </w:rPr>
        <w:t xml:space="preserve"> </w:t>
      </w:r>
      <w:r>
        <w:rPr>
          <w:w w:val="110"/>
        </w:rPr>
        <w:t>within</w:t>
      </w:r>
      <w:r>
        <w:rPr>
          <w:spacing w:val="-6"/>
          <w:w w:val="110"/>
        </w:rPr>
        <w:t xml:space="preserve"> </w:t>
      </w:r>
      <w:r>
        <w:rPr>
          <w:w w:val="110"/>
        </w:rPr>
        <w:t>Swiss</w:t>
      </w:r>
      <w:r>
        <w:rPr>
          <w:spacing w:val="-5"/>
          <w:w w:val="110"/>
        </w:rPr>
        <w:t xml:space="preserve"> </w:t>
      </w:r>
      <w:r>
        <w:rPr>
          <w:w w:val="110"/>
        </w:rPr>
        <w:t>Post</w:t>
      </w:r>
      <w:r>
        <w:rPr>
          <w:spacing w:val="-5"/>
          <w:w w:val="110"/>
        </w:rPr>
        <w:t xml:space="preserve"> </w:t>
      </w:r>
      <w:r>
        <w:rPr>
          <w:w w:val="110"/>
        </w:rPr>
        <w:t>were</w:t>
      </w:r>
      <w:r>
        <w:rPr>
          <w:spacing w:val="-6"/>
          <w:w w:val="110"/>
        </w:rPr>
        <w:t xml:space="preserve"> </w:t>
      </w:r>
      <w:r>
        <w:rPr>
          <w:w w:val="110"/>
        </w:rPr>
        <w:t>captured</w:t>
      </w:r>
      <w:r>
        <w:rPr>
          <w:spacing w:val="-5"/>
          <w:w w:val="110"/>
        </w:rPr>
        <w:t xml:space="preserve"> </w:t>
      </w:r>
      <w:r>
        <w:rPr>
          <w:w w:val="110"/>
        </w:rPr>
        <w:t>directly</w:t>
      </w:r>
      <w:r>
        <w:rPr>
          <w:spacing w:val="-5"/>
          <w:w w:val="110"/>
        </w:rPr>
        <w:t xml:space="preserve"> </w:t>
      </w:r>
      <w:r>
        <w:rPr>
          <w:w w:val="110"/>
        </w:rPr>
        <w:t>from</w:t>
      </w:r>
      <w:r>
        <w:rPr>
          <w:spacing w:val="-6"/>
          <w:w w:val="110"/>
        </w:rPr>
        <w:t xml:space="preserve"> </w:t>
      </w:r>
      <w:r>
        <w:rPr>
          <w:w w:val="110"/>
        </w:rPr>
        <w:t>the</w:t>
      </w:r>
      <w:r>
        <w:rPr>
          <w:spacing w:val="-5"/>
          <w:w w:val="110"/>
        </w:rPr>
        <w:t xml:space="preserve"> </w:t>
      </w:r>
      <w:r>
        <w:rPr>
          <w:w w:val="110"/>
        </w:rPr>
        <w:t>Swiss</w:t>
      </w:r>
      <w:r>
        <w:rPr>
          <w:spacing w:val="-5"/>
          <w:w w:val="110"/>
        </w:rPr>
        <w:t xml:space="preserve"> </w:t>
      </w:r>
      <w:r>
        <w:rPr>
          <w:w w:val="110"/>
        </w:rPr>
        <w:t xml:space="preserve">Post </w:t>
      </w:r>
      <w:hyperlink w:anchor="_bookmark157" w:history="1">
        <w:r>
          <w:rPr>
            <w:w w:val="110"/>
          </w:rPr>
          <w:t>MIAR</w:t>
        </w:r>
      </w:hyperlink>
      <w:r>
        <w:rPr>
          <w:w w:val="110"/>
        </w:rPr>
        <w:t xml:space="preserve"> system, noting only the time spent per day without further details on the specific tasks performed. </w:t>
      </w:r>
      <w:r>
        <w:rPr>
          <w:spacing w:val="-2"/>
          <w:w w:val="115"/>
        </w:rPr>
        <w:t>This</w:t>
      </w:r>
      <w:r>
        <w:rPr>
          <w:spacing w:val="-12"/>
          <w:w w:val="115"/>
        </w:rPr>
        <w:t xml:space="preserve"> </w:t>
      </w:r>
      <w:r>
        <w:rPr>
          <w:spacing w:val="-2"/>
          <w:w w:val="115"/>
        </w:rPr>
        <w:t>information</w:t>
      </w:r>
      <w:r>
        <w:rPr>
          <w:spacing w:val="-12"/>
          <w:w w:val="115"/>
        </w:rPr>
        <w:t xml:space="preserve"> </w:t>
      </w:r>
      <w:r>
        <w:rPr>
          <w:spacing w:val="-2"/>
          <w:w w:val="115"/>
        </w:rPr>
        <w:t>was</w:t>
      </w:r>
      <w:r>
        <w:rPr>
          <w:spacing w:val="-12"/>
          <w:w w:val="115"/>
        </w:rPr>
        <w:t xml:space="preserve"> </w:t>
      </w:r>
      <w:r>
        <w:rPr>
          <w:spacing w:val="-2"/>
          <w:w w:val="115"/>
        </w:rPr>
        <w:t>saved</w:t>
      </w:r>
      <w:r>
        <w:rPr>
          <w:spacing w:val="-12"/>
          <w:w w:val="115"/>
        </w:rPr>
        <w:t xml:space="preserve">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and</w:t>
      </w:r>
      <w:r>
        <w:rPr>
          <w:spacing w:val="-12"/>
          <w:w w:val="115"/>
        </w:rPr>
        <w:t xml:space="preserve"> </w:t>
      </w:r>
      <w:r>
        <w:rPr>
          <w:spacing w:val="-2"/>
          <w:w w:val="115"/>
        </w:rPr>
        <w:t>marked</w:t>
      </w:r>
      <w:r>
        <w:rPr>
          <w:spacing w:val="-12"/>
          <w:w w:val="115"/>
        </w:rPr>
        <w:t xml:space="preserve"> </w:t>
      </w:r>
      <w:r>
        <w:rPr>
          <w:spacing w:val="-2"/>
          <w:w w:val="115"/>
        </w:rPr>
        <w:t>as</w:t>
      </w:r>
      <w:r>
        <w:rPr>
          <w:spacing w:val="-12"/>
          <w:w w:val="115"/>
        </w:rPr>
        <w:t xml:space="preserve"> </w:t>
      </w:r>
      <w:r>
        <w:rPr>
          <w:spacing w:val="-2"/>
          <w:w w:val="115"/>
        </w:rPr>
        <w:t>work</w:t>
      </w:r>
      <w:r>
        <w:rPr>
          <w:spacing w:val="-12"/>
          <w:w w:val="115"/>
        </w:rPr>
        <w:t xml:space="preserve"> </w:t>
      </w:r>
      <w:r>
        <w:rPr>
          <w:spacing w:val="-2"/>
          <w:w w:val="115"/>
        </w:rPr>
        <w:t>effort.</w:t>
      </w:r>
    </w:p>
    <w:p w14:paraId="077BB040" w14:textId="77777777" w:rsidR="00C220EB" w:rsidRDefault="00000000">
      <w:pPr>
        <w:pStyle w:val="BodyText"/>
        <w:spacing w:before="141" w:line="256" w:lineRule="auto"/>
        <w:ind w:left="142" w:right="848"/>
        <w:jc w:val="both"/>
      </w:pPr>
      <w:r>
        <w:rPr>
          <w:w w:val="110"/>
        </w:rPr>
        <w:t xml:space="preserve">Second, academic efforts committed to the project outside the Swiss Post context were recorded directly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For</w:t>
      </w:r>
      <w:r>
        <w:rPr>
          <w:spacing w:val="-12"/>
          <w:w w:val="115"/>
        </w:rPr>
        <w:t xml:space="preserve"> </w:t>
      </w:r>
      <w:r>
        <w:rPr>
          <w:spacing w:val="-2"/>
          <w:w w:val="115"/>
        </w:rPr>
        <w:t>each</w:t>
      </w:r>
      <w:r>
        <w:rPr>
          <w:spacing w:val="-12"/>
          <w:w w:val="115"/>
        </w:rPr>
        <w:t xml:space="preserve"> </w:t>
      </w:r>
      <w:r>
        <w:rPr>
          <w:spacing w:val="-2"/>
          <w:w w:val="115"/>
        </w:rPr>
        <w:t>work</w:t>
      </w:r>
      <w:r>
        <w:rPr>
          <w:spacing w:val="-12"/>
          <w:w w:val="115"/>
        </w:rPr>
        <w:t xml:space="preserve"> </w:t>
      </w:r>
      <w:r>
        <w:rPr>
          <w:spacing w:val="-2"/>
          <w:w w:val="115"/>
        </w:rPr>
        <w:t>block,</w:t>
      </w:r>
      <w:r>
        <w:rPr>
          <w:spacing w:val="-11"/>
          <w:w w:val="115"/>
        </w:rPr>
        <w:t xml:space="preserve"> </w:t>
      </w:r>
      <w:r>
        <w:rPr>
          <w:spacing w:val="-2"/>
          <w:w w:val="115"/>
        </w:rPr>
        <w:t>a</w:t>
      </w:r>
      <w:r>
        <w:rPr>
          <w:spacing w:val="-12"/>
          <w:w w:val="115"/>
        </w:rPr>
        <w:t xml:space="preserve"> </w:t>
      </w:r>
      <w:r>
        <w:rPr>
          <w:spacing w:val="-2"/>
          <w:w w:val="115"/>
        </w:rPr>
        <w:t>separate</w:t>
      </w:r>
      <w:r>
        <w:rPr>
          <w:spacing w:val="-12"/>
          <w:w w:val="115"/>
        </w:rPr>
        <w:t xml:space="preserve"> </w:t>
      </w:r>
      <w:r>
        <w:rPr>
          <w:spacing w:val="-2"/>
          <w:w w:val="115"/>
        </w:rPr>
        <w:t>entry</w:t>
      </w:r>
      <w:r>
        <w:rPr>
          <w:spacing w:val="-12"/>
          <w:w w:val="115"/>
        </w:rPr>
        <w:t xml:space="preserve"> </w:t>
      </w:r>
      <w:r>
        <w:rPr>
          <w:spacing w:val="-2"/>
          <w:w w:val="115"/>
        </w:rPr>
        <w:t>was</w:t>
      </w:r>
      <w:r>
        <w:rPr>
          <w:spacing w:val="-12"/>
          <w:w w:val="115"/>
        </w:rPr>
        <w:t xml:space="preserve"> </w:t>
      </w:r>
      <w:r>
        <w:rPr>
          <w:spacing w:val="-2"/>
          <w:w w:val="115"/>
        </w:rPr>
        <w:t>created.</w:t>
      </w:r>
      <w:r>
        <w:rPr>
          <w:spacing w:val="12"/>
          <w:w w:val="115"/>
        </w:rPr>
        <w:t xml:space="preserve"> </w:t>
      </w:r>
      <w:r>
        <w:rPr>
          <w:spacing w:val="-2"/>
          <w:w w:val="115"/>
        </w:rPr>
        <w:t>A</w:t>
      </w:r>
      <w:r>
        <w:rPr>
          <w:spacing w:val="-12"/>
          <w:w w:val="115"/>
        </w:rPr>
        <w:t xml:space="preserve"> </w:t>
      </w:r>
      <w:r>
        <w:rPr>
          <w:spacing w:val="-2"/>
          <w:w w:val="115"/>
        </w:rPr>
        <w:t>block</w:t>
      </w:r>
      <w:r>
        <w:rPr>
          <w:spacing w:val="-12"/>
          <w:w w:val="115"/>
        </w:rPr>
        <w:t xml:space="preserve"> </w:t>
      </w:r>
      <w:r>
        <w:rPr>
          <w:spacing w:val="-2"/>
          <w:w w:val="115"/>
        </w:rPr>
        <w:t>represents</w:t>
      </w:r>
      <w:r>
        <w:rPr>
          <w:spacing w:val="-12"/>
          <w:w w:val="115"/>
        </w:rPr>
        <w:t xml:space="preserve"> </w:t>
      </w:r>
      <w:r>
        <w:rPr>
          <w:spacing w:val="-2"/>
          <w:w w:val="115"/>
        </w:rPr>
        <w:t>continuous</w:t>
      </w:r>
      <w:r>
        <w:rPr>
          <w:spacing w:val="-12"/>
          <w:w w:val="115"/>
        </w:rPr>
        <w:t xml:space="preserve"> </w:t>
      </w:r>
      <w:r>
        <w:rPr>
          <w:spacing w:val="-2"/>
          <w:w w:val="115"/>
        </w:rPr>
        <w:t xml:space="preserve">work </w:t>
      </w:r>
      <w:r>
        <w:rPr>
          <w:w w:val="110"/>
        </w:rPr>
        <w:t xml:space="preserve">on project-related tasks, including short breaks; however, longer breaks, such as lunch, resulted in a new </w:t>
      </w:r>
      <w:r>
        <w:rPr>
          <w:spacing w:val="-2"/>
          <w:w w:val="115"/>
        </w:rPr>
        <w:t>block</w:t>
      </w:r>
      <w:r>
        <w:rPr>
          <w:spacing w:val="-10"/>
          <w:w w:val="115"/>
        </w:rPr>
        <w:t xml:space="preserve"> </w:t>
      </w:r>
      <w:r>
        <w:rPr>
          <w:spacing w:val="-2"/>
          <w:w w:val="115"/>
        </w:rPr>
        <w:t>being</w:t>
      </w:r>
      <w:r>
        <w:rPr>
          <w:spacing w:val="-10"/>
          <w:w w:val="115"/>
        </w:rPr>
        <w:t xml:space="preserve"> </w:t>
      </w:r>
      <w:r>
        <w:rPr>
          <w:spacing w:val="-2"/>
          <w:w w:val="115"/>
        </w:rPr>
        <w:t>created.</w:t>
      </w:r>
      <w:r>
        <w:rPr>
          <w:spacing w:val="18"/>
          <w:w w:val="115"/>
        </w:rPr>
        <w:t xml:space="preserve"> </w:t>
      </w:r>
      <w:r>
        <w:rPr>
          <w:spacing w:val="-2"/>
          <w:w w:val="115"/>
        </w:rPr>
        <w:t>Excel</w:t>
      </w:r>
      <w:r>
        <w:rPr>
          <w:spacing w:val="-10"/>
          <w:w w:val="115"/>
        </w:rPr>
        <w:t xml:space="preserve"> </w:t>
      </w:r>
      <w:r>
        <w:rPr>
          <w:spacing w:val="-2"/>
          <w:w w:val="115"/>
        </w:rPr>
        <w:t>was</w:t>
      </w:r>
      <w:r>
        <w:rPr>
          <w:spacing w:val="-10"/>
          <w:w w:val="115"/>
        </w:rPr>
        <w:t xml:space="preserve"> </w:t>
      </w:r>
      <w:r>
        <w:rPr>
          <w:spacing w:val="-2"/>
          <w:w w:val="115"/>
        </w:rPr>
        <w:t>used</w:t>
      </w:r>
      <w:r>
        <w:rPr>
          <w:spacing w:val="-10"/>
          <w:w w:val="115"/>
        </w:rPr>
        <w:t xml:space="preserve"> </w:t>
      </w:r>
      <w:r>
        <w:rPr>
          <w:spacing w:val="-2"/>
          <w:w w:val="115"/>
        </w:rPr>
        <w:t>because</w:t>
      </w:r>
      <w:r>
        <w:rPr>
          <w:spacing w:val="-10"/>
          <w:w w:val="115"/>
        </w:rPr>
        <w:t xml:space="preserve"> </w:t>
      </w:r>
      <w:r>
        <w:rPr>
          <w:spacing w:val="-2"/>
          <w:w w:val="115"/>
        </w:rPr>
        <w:t>the</w:t>
      </w:r>
      <w:r>
        <w:rPr>
          <w:spacing w:val="-10"/>
          <w:w w:val="115"/>
        </w:rPr>
        <w:t xml:space="preserve"> </w:t>
      </w:r>
      <w:r>
        <w:rPr>
          <w:spacing w:val="-2"/>
          <w:w w:val="115"/>
        </w:rPr>
        <w:t>Office</w:t>
      </w:r>
      <w:r>
        <w:rPr>
          <w:spacing w:val="-10"/>
          <w:w w:val="115"/>
        </w:rPr>
        <w:t xml:space="preserve"> </w:t>
      </w:r>
      <w:r>
        <w:rPr>
          <w:spacing w:val="-2"/>
          <w:w w:val="115"/>
        </w:rPr>
        <w:t>suite</w:t>
      </w:r>
      <w:r>
        <w:rPr>
          <w:spacing w:val="-10"/>
          <w:w w:val="115"/>
        </w:rPr>
        <w:t xml:space="preserve"> </w:t>
      </w:r>
      <w:r>
        <w:rPr>
          <w:spacing w:val="-2"/>
          <w:w w:val="115"/>
        </w:rPr>
        <w:t>was</w:t>
      </w:r>
      <w:r>
        <w:rPr>
          <w:spacing w:val="-10"/>
          <w:w w:val="115"/>
        </w:rPr>
        <w:t xml:space="preserve"> </w:t>
      </w:r>
      <w:r>
        <w:rPr>
          <w:spacing w:val="-2"/>
          <w:w w:val="115"/>
        </w:rPr>
        <w:t>already</w:t>
      </w:r>
      <w:r>
        <w:rPr>
          <w:spacing w:val="-10"/>
          <w:w w:val="115"/>
        </w:rPr>
        <w:t xml:space="preserve"> </w:t>
      </w:r>
      <w:r>
        <w:rPr>
          <w:spacing w:val="-2"/>
          <w:w w:val="115"/>
        </w:rPr>
        <w:t>in</w:t>
      </w:r>
      <w:r>
        <w:rPr>
          <w:spacing w:val="-10"/>
          <w:w w:val="115"/>
        </w:rPr>
        <w:t xml:space="preserve"> </w:t>
      </w:r>
      <w:r>
        <w:rPr>
          <w:spacing w:val="-2"/>
          <w:w w:val="115"/>
        </w:rPr>
        <w:t>use</w:t>
      </w:r>
      <w:r>
        <w:rPr>
          <w:spacing w:val="-10"/>
          <w:w w:val="115"/>
        </w:rPr>
        <w:t xml:space="preserve"> </w:t>
      </w:r>
      <w:r>
        <w:rPr>
          <w:spacing w:val="-2"/>
          <w:w w:val="115"/>
        </w:rPr>
        <w:t>for</w:t>
      </w:r>
      <w:r>
        <w:rPr>
          <w:spacing w:val="-10"/>
          <w:w w:val="115"/>
        </w:rPr>
        <w:t xml:space="preserve"> </w:t>
      </w:r>
      <w:r>
        <w:rPr>
          <w:spacing w:val="-2"/>
          <w:w w:val="115"/>
        </w:rPr>
        <w:t>other</w:t>
      </w:r>
      <w:r>
        <w:rPr>
          <w:spacing w:val="-10"/>
          <w:w w:val="115"/>
        </w:rPr>
        <w:t xml:space="preserve"> </w:t>
      </w:r>
      <w:r>
        <w:rPr>
          <w:spacing w:val="-2"/>
          <w:w w:val="115"/>
        </w:rPr>
        <w:t>purposes,</w:t>
      </w:r>
      <w:r>
        <w:rPr>
          <w:spacing w:val="-7"/>
          <w:w w:val="115"/>
        </w:rPr>
        <w:t xml:space="preserve"> </w:t>
      </w:r>
      <w:r>
        <w:rPr>
          <w:spacing w:val="-2"/>
          <w:w w:val="115"/>
        </w:rPr>
        <w:t xml:space="preserve">and </w:t>
      </w:r>
      <w:r>
        <w:rPr>
          <w:w w:val="110"/>
        </w:rPr>
        <w:t xml:space="preserve">the information did not justify storage in a more complex database such as MariaDB. The tracked time is </w:t>
      </w:r>
      <w:r>
        <w:rPr>
          <w:w w:val="115"/>
        </w:rPr>
        <w:t>not</w:t>
      </w:r>
      <w:r>
        <w:rPr>
          <w:spacing w:val="-11"/>
          <w:w w:val="115"/>
        </w:rPr>
        <w:t xml:space="preserve"> </w:t>
      </w:r>
      <w:r>
        <w:rPr>
          <w:w w:val="115"/>
        </w:rPr>
        <w:t>intended</w:t>
      </w:r>
      <w:r>
        <w:rPr>
          <w:spacing w:val="-11"/>
          <w:w w:val="115"/>
        </w:rPr>
        <w:t xml:space="preserve"> </w:t>
      </w:r>
      <w:r>
        <w:rPr>
          <w:w w:val="115"/>
        </w:rPr>
        <w:t>for</w:t>
      </w:r>
      <w:r>
        <w:rPr>
          <w:spacing w:val="-11"/>
          <w:w w:val="115"/>
        </w:rPr>
        <w:t xml:space="preserve"> </w:t>
      </w:r>
      <w:r>
        <w:rPr>
          <w:w w:val="115"/>
        </w:rPr>
        <w:t>billing</w:t>
      </w:r>
      <w:r>
        <w:rPr>
          <w:spacing w:val="-11"/>
          <w:w w:val="115"/>
        </w:rPr>
        <w:t xml:space="preserve"> </w:t>
      </w:r>
      <w:r>
        <w:rPr>
          <w:w w:val="115"/>
        </w:rPr>
        <w:t>or</w:t>
      </w:r>
      <w:r>
        <w:rPr>
          <w:spacing w:val="-11"/>
          <w:w w:val="115"/>
        </w:rPr>
        <w:t xml:space="preserve"> </w:t>
      </w:r>
      <w:r>
        <w:rPr>
          <w:w w:val="115"/>
        </w:rPr>
        <w:t>performance</w:t>
      </w:r>
      <w:r>
        <w:rPr>
          <w:spacing w:val="-11"/>
          <w:w w:val="115"/>
        </w:rPr>
        <w:t xml:space="preserve"> </w:t>
      </w:r>
      <w:r>
        <w:rPr>
          <w:w w:val="115"/>
        </w:rPr>
        <w:t>measurement,</w:t>
      </w:r>
      <w:r>
        <w:rPr>
          <w:spacing w:val="-11"/>
          <w:w w:val="115"/>
        </w:rPr>
        <w:t xml:space="preserve"> </w:t>
      </w:r>
      <w:r>
        <w:rPr>
          <w:w w:val="115"/>
        </w:rPr>
        <w:t>nor</w:t>
      </w:r>
      <w:r>
        <w:rPr>
          <w:spacing w:val="-11"/>
          <w:w w:val="115"/>
        </w:rPr>
        <w:t xml:space="preserve"> </w:t>
      </w:r>
      <w:r>
        <w:rPr>
          <w:w w:val="115"/>
        </w:rPr>
        <w:t>is</w:t>
      </w:r>
      <w:r>
        <w:rPr>
          <w:spacing w:val="-11"/>
          <w:w w:val="115"/>
        </w:rPr>
        <w:t xml:space="preserve"> </w:t>
      </w:r>
      <w:r>
        <w:rPr>
          <w:w w:val="115"/>
        </w:rPr>
        <w:t>it</w:t>
      </w:r>
      <w:r>
        <w:rPr>
          <w:spacing w:val="-11"/>
          <w:w w:val="115"/>
        </w:rPr>
        <w:t xml:space="preserve"> </w:t>
      </w:r>
      <w:r>
        <w:rPr>
          <w:w w:val="115"/>
        </w:rPr>
        <w:t>used</w:t>
      </w:r>
      <w:r>
        <w:rPr>
          <w:spacing w:val="-11"/>
          <w:w w:val="115"/>
        </w:rPr>
        <w:t xml:space="preserve"> </w:t>
      </w:r>
      <w:r>
        <w:rPr>
          <w:w w:val="115"/>
        </w:rPr>
        <w:t>to</w:t>
      </w:r>
      <w:r>
        <w:rPr>
          <w:spacing w:val="-11"/>
          <w:w w:val="115"/>
        </w:rPr>
        <w:t xml:space="preserve"> </w:t>
      </w:r>
      <w:r>
        <w:rPr>
          <w:w w:val="115"/>
        </w:rPr>
        <w:t>assess</w:t>
      </w:r>
      <w:r>
        <w:rPr>
          <w:spacing w:val="-11"/>
          <w:w w:val="115"/>
        </w:rPr>
        <w:t xml:space="preserve"> </w:t>
      </w:r>
      <w:r>
        <w:rPr>
          <w:w w:val="115"/>
        </w:rPr>
        <w:t>milestone</w:t>
      </w:r>
      <w:r>
        <w:rPr>
          <w:spacing w:val="-11"/>
          <w:w w:val="115"/>
        </w:rPr>
        <w:t xml:space="preserve"> </w:t>
      </w:r>
      <w:r>
        <w:rPr>
          <w:w w:val="115"/>
        </w:rPr>
        <w:t>performance.</w:t>
      </w:r>
    </w:p>
    <w:p w14:paraId="077BB041" w14:textId="77777777" w:rsidR="00C220EB" w:rsidRDefault="00000000">
      <w:pPr>
        <w:pStyle w:val="BodyText"/>
        <w:spacing w:before="140" w:line="256" w:lineRule="auto"/>
        <w:ind w:left="142" w:right="848"/>
        <w:jc w:val="both"/>
      </w:pPr>
      <w:r>
        <w:rPr>
          <w:w w:val="110"/>
        </w:rPr>
        <w:t>The full documentation of the time tracking has been moved to the annex in order not to disrupt the doc-</w:t>
      </w:r>
      <w:r>
        <w:rPr>
          <w:w w:val="115"/>
        </w:rPr>
        <w:t>ument</w:t>
      </w:r>
      <w:r>
        <w:rPr>
          <w:spacing w:val="-16"/>
          <w:w w:val="115"/>
        </w:rPr>
        <w:t xml:space="preserve"> </w:t>
      </w:r>
      <w:r>
        <w:rPr>
          <w:w w:val="115"/>
        </w:rPr>
        <w:t>flow</w:t>
      </w:r>
      <w:r>
        <w:rPr>
          <w:spacing w:val="-16"/>
          <w:w w:val="115"/>
        </w:rPr>
        <w:t xml:space="preserve"> </w:t>
      </w:r>
      <w:r>
        <w:rPr>
          <w:w w:val="115"/>
        </w:rPr>
        <w:t>and</w:t>
      </w:r>
      <w:r>
        <w:rPr>
          <w:spacing w:val="-16"/>
          <w:w w:val="115"/>
        </w:rPr>
        <w:t xml:space="preserve"> </w:t>
      </w:r>
      <w:r>
        <w:rPr>
          <w:w w:val="115"/>
        </w:rPr>
        <w:t>is</w:t>
      </w:r>
      <w:r>
        <w:rPr>
          <w:spacing w:val="-16"/>
          <w:w w:val="115"/>
        </w:rPr>
        <w:t xml:space="preserve"> </w:t>
      </w:r>
      <w:r>
        <w:rPr>
          <w:w w:val="115"/>
        </w:rPr>
        <w:t>available</w:t>
      </w:r>
      <w:r>
        <w:rPr>
          <w:spacing w:val="-16"/>
          <w:w w:val="115"/>
        </w:rPr>
        <w:t xml:space="preserve"> </w:t>
      </w:r>
      <w:r>
        <w:rPr>
          <w:w w:val="115"/>
        </w:rPr>
        <w:t>in</w:t>
      </w:r>
      <w:r>
        <w:rPr>
          <w:spacing w:val="-15"/>
          <w:w w:val="115"/>
        </w:rPr>
        <w:t xml:space="preserve"> </w:t>
      </w:r>
      <w:r>
        <w:rPr>
          <w:w w:val="115"/>
        </w:rPr>
        <w:t>Appendix</w:t>
      </w:r>
      <w:r>
        <w:rPr>
          <w:spacing w:val="-16"/>
          <w:w w:val="115"/>
        </w:rPr>
        <w:t xml:space="preserve"> </w:t>
      </w:r>
      <w:hyperlink w:anchor="_bookmark204" w:history="1">
        <w:r>
          <w:rPr>
            <w:w w:val="115"/>
          </w:rPr>
          <w:t>D.</w:t>
        </w:r>
      </w:hyperlink>
    </w:p>
    <w:p w14:paraId="077BB042" w14:textId="77777777" w:rsidR="00C220EB" w:rsidRDefault="00C220EB">
      <w:pPr>
        <w:pStyle w:val="BodyText"/>
      </w:pPr>
    </w:p>
    <w:p w14:paraId="077BB043" w14:textId="77777777" w:rsidR="00C220EB" w:rsidRDefault="00C220EB">
      <w:pPr>
        <w:pStyle w:val="BodyText"/>
        <w:spacing w:before="36"/>
      </w:pPr>
    </w:p>
    <w:p w14:paraId="077BB044" w14:textId="77777777" w:rsidR="00C220EB" w:rsidRDefault="00000000">
      <w:pPr>
        <w:pStyle w:val="Heading2"/>
        <w:numPr>
          <w:ilvl w:val="1"/>
          <w:numId w:val="11"/>
        </w:numPr>
        <w:tabs>
          <w:tab w:val="left" w:pos="771"/>
        </w:tabs>
        <w:ind w:left="771" w:hanging="629"/>
      </w:pPr>
      <w:bookmarkStart w:id="84" w:name="Risk_management"/>
      <w:bookmarkStart w:id="85" w:name="_bookmark58"/>
      <w:bookmarkEnd w:id="84"/>
      <w:bookmarkEnd w:id="85"/>
      <w:r>
        <w:rPr>
          <w:color w:val="697D90"/>
          <w:spacing w:val="-4"/>
        </w:rPr>
        <w:t>Risk</w:t>
      </w:r>
      <w:r>
        <w:rPr>
          <w:color w:val="697D90"/>
          <w:spacing w:val="-15"/>
        </w:rPr>
        <w:t xml:space="preserve"> </w:t>
      </w:r>
      <w:r>
        <w:rPr>
          <w:color w:val="697D90"/>
          <w:spacing w:val="-2"/>
        </w:rPr>
        <w:t>management</w:t>
      </w:r>
    </w:p>
    <w:p w14:paraId="077BB045" w14:textId="77777777" w:rsidR="00C220EB" w:rsidRDefault="00000000">
      <w:pPr>
        <w:pStyle w:val="BodyText"/>
        <w:spacing w:before="246" w:line="256" w:lineRule="auto"/>
        <w:ind w:left="142" w:right="848"/>
        <w:jc w:val="both"/>
      </w:pPr>
      <w:r>
        <w:rPr>
          <w:w w:val="110"/>
        </w:rPr>
        <w:t>In this section, the approach taken to risk management is described. Risk management is essential to the success</w:t>
      </w:r>
      <w:r>
        <w:rPr>
          <w:spacing w:val="-8"/>
          <w:w w:val="110"/>
        </w:rPr>
        <w:t xml:space="preserve"> </w:t>
      </w:r>
      <w:r>
        <w:rPr>
          <w:w w:val="110"/>
        </w:rPr>
        <w:t>of</w:t>
      </w:r>
      <w:r>
        <w:rPr>
          <w:spacing w:val="-8"/>
          <w:w w:val="110"/>
        </w:rPr>
        <w:t xml:space="preserve"> </w:t>
      </w:r>
      <w:r>
        <w:rPr>
          <w:w w:val="110"/>
        </w:rPr>
        <w:t>any</w:t>
      </w:r>
      <w:r>
        <w:rPr>
          <w:spacing w:val="-8"/>
          <w:w w:val="110"/>
        </w:rPr>
        <w:t xml:space="preserve"> </w:t>
      </w:r>
      <w:r>
        <w:rPr>
          <w:w w:val="110"/>
        </w:rPr>
        <w:t>project,</w:t>
      </w:r>
      <w:r>
        <w:rPr>
          <w:spacing w:val="-5"/>
          <w:w w:val="110"/>
        </w:rPr>
        <w:t xml:space="preserve"> </w:t>
      </w:r>
      <w:r>
        <w:rPr>
          <w:w w:val="110"/>
        </w:rPr>
        <w:t>as</w:t>
      </w:r>
      <w:r>
        <w:rPr>
          <w:spacing w:val="-8"/>
          <w:w w:val="110"/>
        </w:rPr>
        <w:t xml:space="preserve"> </w:t>
      </w:r>
      <w:r>
        <w:rPr>
          <w:w w:val="110"/>
        </w:rPr>
        <w:t>it</w:t>
      </w:r>
      <w:r>
        <w:rPr>
          <w:spacing w:val="-8"/>
          <w:w w:val="110"/>
        </w:rPr>
        <w:t xml:space="preserve"> </w:t>
      </w:r>
      <w:r>
        <w:rPr>
          <w:w w:val="110"/>
        </w:rPr>
        <w:t>enables</w:t>
      </w:r>
      <w:r>
        <w:rPr>
          <w:spacing w:val="-8"/>
          <w:w w:val="110"/>
        </w:rPr>
        <w:t xml:space="preserve"> </w:t>
      </w:r>
      <w:r>
        <w:rPr>
          <w:w w:val="110"/>
        </w:rPr>
        <w:t>planning</w:t>
      </w:r>
      <w:r>
        <w:rPr>
          <w:spacing w:val="-8"/>
          <w:w w:val="110"/>
        </w:rPr>
        <w:t xml:space="preserve"> </w:t>
      </w:r>
      <w:r>
        <w:rPr>
          <w:w w:val="110"/>
        </w:rPr>
        <w:t>for</w:t>
      </w:r>
      <w:r>
        <w:rPr>
          <w:spacing w:val="-8"/>
          <w:w w:val="110"/>
        </w:rPr>
        <w:t xml:space="preserve"> </w:t>
      </w:r>
      <w:r>
        <w:rPr>
          <w:w w:val="110"/>
        </w:rPr>
        <w:t>and</w:t>
      </w:r>
      <w:r>
        <w:rPr>
          <w:spacing w:val="-8"/>
          <w:w w:val="110"/>
        </w:rPr>
        <w:t xml:space="preserve"> </w:t>
      </w:r>
      <w:r>
        <w:rPr>
          <w:w w:val="110"/>
        </w:rPr>
        <w:t>potentially</w:t>
      </w:r>
      <w:r>
        <w:rPr>
          <w:spacing w:val="-8"/>
          <w:w w:val="110"/>
        </w:rPr>
        <w:t xml:space="preserve"> </w:t>
      </w:r>
      <w:r>
        <w:rPr>
          <w:w w:val="110"/>
        </w:rPr>
        <w:t>preventing</w:t>
      </w:r>
      <w:r>
        <w:rPr>
          <w:spacing w:val="-8"/>
          <w:w w:val="110"/>
        </w:rPr>
        <w:t xml:space="preserve"> </w:t>
      </w:r>
      <w:r>
        <w:rPr>
          <w:w w:val="110"/>
        </w:rPr>
        <w:t>dangers</w:t>
      </w:r>
      <w:r>
        <w:rPr>
          <w:spacing w:val="-8"/>
          <w:w w:val="110"/>
        </w:rPr>
        <w:t xml:space="preserve"> </w:t>
      </w:r>
      <w:r>
        <w:rPr>
          <w:w w:val="110"/>
        </w:rPr>
        <w:t>that</w:t>
      </w:r>
      <w:r>
        <w:rPr>
          <w:spacing w:val="-8"/>
          <w:w w:val="110"/>
        </w:rPr>
        <w:t xml:space="preserve"> </w:t>
      </w:r>
      <w:r>
        <w:rPr>
          <w:w w:val="110"/>
        </w:rPr>
        <w:t>may</w:t>
      </w:r>
      <w:r>
        <w:rPr>
          <w:spacing w:val="-8"/>
          <w:w w:val="110"/>
        </w:rPr>
        <w:t xml:space="preserve"> </w:t>
      </w:r>
      <w:r>
        <w:rPr>
          <w:w w:val="110"/>
        </w:rPr>
        <w:t>occur</w:t>
      </w:r>
      <w:r>
        <w:rPr>
          <w:spacing w:val="-8"/>
          <w:w w:val="110"/>
        </w:rPr>
        <w:t xml:space="preserve"> </w:t>
      </w:r>
      <w:r>
        <w:rPr>
          <w:w w:val="110"/>
        </w:rPr>
        <w:t xml:space="preserve">during </w:t>
      </w:r>
      <w:r>
        <w:rPr>
          <w:w w:val="115"/>
        </w:rPr>
        <w:t>its course.</w:t>
      </w:r>
      <w:r>
        <w:rPr>
          <w:spacing w:val="40"/>
          <w:w w:val="115"/>
        </w:rPr>
        <w:t xml:space="preserve"> </w:t>
      </w:r>
      <w:r>
        <w:rPr>
          <w:w w:val="115"/>
        </w:rPr>
        <w:t>When such risks are not handled, they can endanger the progress of the project.</w:t>
      </w:r>
      <w:r>
        <w:rPr>
          <w:spacing w:val="40"/>
          <w:w w:val="115"/>
        </w:rPr>
        <w:t xml:space="preserve"> </w:t>
      </w:r>
      <w:r>
        <w:rPr>
          <w:w w:val="115"/>
        </w:rPr>
        <w:t xml:space="preserve">The risk </w:t>
      </w:r>
      <w:r>
        <w:rPr>
          <w:w w:val="110"/>
        </w:rPr>
        <w:t>management</w:t>
      </w:r>
      <w:r>
        <w:rPr>
          <w:spacing w:val="-6"/>
          <w:w w:val="110"/>
        </w:rPr>
        <w:t xml:space="preserve"> </w:t>
      </w:r>
      <w:r>
        <w:rPr>
          <w:w w:val="110"/>
        </w:rPr>
        <w:t>process</w:t>
      </w:r>
      <w:r>
        <w:rPr>
          <w:spacing w:val="-6"/>
          <w:w w:val="110"/>
        </w:rPr>
        <w:t xml:space="preserve"> </w:t>
      </w:r>
      <w:r>
        <w:rPr>
          <w:w w:val="110"/>
        </w:rPr>
        <w:t>consists</w:t>
      </w:r>
      <w:r>
        <w:rPr>
          <w:spacing w:val="-7"/>
          <w:w w:val="110"/>
        </w:rPr>
        <w:t xml:space="preserve"> </w:t>
      </w:r>
      <w:r>
        <w:rPr>
          <w:w w:val="110"/>
        </w:rPr>
        <w:t>of</w:t>
      </w:r>
      <w:r>
        <w:rPr>
          <w:spacing w:val="-6"/>
          <w:w w:val="110"/>
        </w:rPr>
        <w:t xml:space="preserve"> </w:t>
      </w:r>
      <w:r>
        <w:rPr>
          <w:w w:val="110"/>
        </w:rPr>
        <w:t>several</w:t>
      </w:r>
      <w:r>
        <w:rPr>
          <w:spacing w:val="-6"/>
          <w:w w:val="110"/>
        </w:rPr>
        <w:t xml:space="preserve"> </w:t>
      </w:r>
      <w:r>
        <w:rPr>
          <w:w w:val="110"/>
        </w:rPr>
        <w:t>steps</w:t>
      </w:r>
      <w:r>
        <w:rPr>
          <w:spacing w:val="-6"/>
          <w:w w:val="110"/>
        </w:rPr>
        <w:t xml:space="preserve"> </w:t>
      </w:r>
      <w:commentRangeStart w:id="86"/>
      <w:r>
        <w:rPr>
          <w:w w:val="110"/>
        </w:rPr>
        <w:t>Wikipedia</w:t>
      </w:r>
      <w:r>
        <w:rPr>
          <w:spacing w:val="-6"/>
          <w:w w:val="110"/>
        </w:rPr>
        <w:t xml:space="preserve"> </w:t>
      </w:r>
      <w:hyperlink w:anchor="_bookmark197" w:history="1">
        <w:r>
          <w:rPr>
            <w:color w:val="000098"/>
            <w:w w:val="110"/>
          </w:rPr>
          <w:t>2025</w:t>
        </w:r>
      </w:hyperlink>
      <w:r>
        <w:rPr>
          <w:w w:val="110"/>
        </w:rPr>
        <w:t>. First</w:t>
      </w:r>
      <w:commentRangeEnd w:id="86"/>
      <w:r w:rsidR="00392AD4">
        <w:rPr>
          <w:rStyle w:val="CommentReference"/>
          <w:w w:val="110"/>
          <w:sz w:val="22"/>
          <w:szCs w:val="22"/>
        </w:rPr>
        <w:commentReference w:id="86"/>
      </w:r>
      <w:r>
        <w:rPr>
          <w:w w:val="110"/>
        </w:rPr>
        <w:t>,</w:t>
      </w:r>
      <w:r>
        <w:rPr>
          <w:spacing w:val="-6"/>
          <w:w w:val="110"/>
        </w:rPr>
        <w:t xml:space="preserve"> </w:t>
      </w:r>
      <w:r>
        <w:rPr>
          <w:w w:val="110"/>
        </w:rPr>
        <w:t>the</w:t>
      </w:r>
      <w:r>
        <w:rPr>
          <w:spacing w:val="-6"/>
          <w:w w:val="110"/>
        </w:rPr>
        <w:t xml:space="preserve"> </w:t>
      </w:r>
      <w:r>
        <w:rPr>
          <w:w w:val="110"/>
        </w:rPr>
        <w:t>risks</w:t>
      </w:r>
      <w:r>
        <w:rPr>
          <w:spacing w:val="-7"/>
          <w:w w:val="110"/>
        </w:rPr>
        <w:t xml:space="preserve"> </w:t>
      </w:r>
      <w:r>
        <w:rPr>
          <w:w w:val="110"/>
        </w:rPr>
        <w:t>are</w:t>
      </w:r>
      <w:r>
        <w:rPr>
          <w:spacing w:val="-6"/>
          <w:w w:val="110"/>
        </w:rPr>
        <w:t xml:space="preserve"> </w:t>
      </w:r>
      <w:r>
        <w:rPr>
          <w:w w:val="110"/>
        </w:rPr>
        <w:t>identified</w:t>
      </w:r>
      <w:r>
        <w:rPr>
          <w:spacing w:val="-6"/>
          <w:w w:val="110"/>
        </w:rPr>
        <w:t xml:space="preserve"> </w:t>
      </w:r>
      <w:r>
        <w:rPr>
          <w:w w:val="110"/>
        </w:rPr>
        <w:t>and</w:t>
      </w:r>
      <w:r>
        <w:rPr>
          <w:spacing w:val="-6"/>
          <w:w w:val="110"/>
        </w:rPr>
        <w:t xml:space="preserve"> </w:t>
      </w:r>
      <w:r>
        <w:rPr>
          <w:w w:val="110"/>
        </w:rPr>
        <w:t>classified as to their nature.</w:t>
      </w:r>
      <w:r>
        <w:rPr>
          <w:spacing w:val="22"/>
          <w:w w:val="110"/>
        </w:rPr>
        <w:t xml:space="preserve"> </w:t>
      </w:r>
      <w:r>
        <w:rPr>
          <w:w w:val="110"/>
        </w:rPr>
        <w:t xml:space="preserve">Next, they are weighted according to how they might impact this project; this includes </w:t>
      </w:r>
      <w:r>
        <w:rPr>
          <w:spacing w:val="-2"/>
          <w:w w:val="115"/>
        </w:rPr>
        <w:t>a</w:t>
      </w:r>
      <w:r>
        <w:rPr>
          <w:spacing w:val="-12"/>
          <w:w w:val="115"/>
        </w:rPr>
        <w:t xml:space="preserve"> </w:t>
      </w:r>
      <w:r>
        <w:rPr>
          <w:spacing w:val="-2"/>
          <w:w w:val="115"/>
        </w:rPr>
        <w:t>consideration</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probability</w:t>
      </w:r>
      <w:r>
        <w:rPr>
          <w:spacing w:val="-12"/>
          <w:w w:val="115"/>
        </w:rPr>
        <w:t xml:space="preserve"> </w:t>
      </w:r>
      <w:r>
        <w:rPr>
          <w:spacing w:val="-2"/>
          <w:w w:val="115"/>
        </w:rPr>
        <w:t>that</w:t>
      </w:r>
      <w:r>
        <w:rPr>
          <w:spacing w:val="-12"/>
          <w:w w:val="115"/>
        </w:rPr>
        <w:t xml:space="preserve"> </w:t>
      </w:r>
      <w:r>
        <w:rPr>
          <w:spacing w:val="-2"/>
          <w:w w:val="115"/>
        </w:rPr>
        <w:t>the</w:t>
      </w:r>
      <w:r>
        <w:rPr>
          <w:spacing w:val="-12"/>
          <w:w w:val="115"/>
        </w:rPr>
        <w:t xml:space="preserve"> </w:t>
      </w:r>
      <w:r>
        <w:rPr>
          <w:spacing w:val="-2"/>
          <w:w w:val="115"/>
        </w:rPr>
        <w:t>risks</w:t>
      </w:r>
      <w:r>
        <w:rPr>
          <w:spacing w:val="-12"/>
          <w:w w:val="115"/>
        </w:rPr>
        <w:t xml:space="preserve"> </w:t>
      </w:r>
      <w:r>
        <w:rPr>
          <w:spacing w:val="-2"/>
          <w:w w:val="115"/>
        </w:rPr>
        <w:t>may</w:t>
      </w:r>
      <w:r>
        <w:rPr>
          <w:spacing w:val="-12"/>
          <w:w w:val="115"/>
        </w:rPr>
        <w:t xml:space="preserve"> </w:t>
      </w:r>
      <w:r>
        <w:rPr>
          <w:spacing w:val="-2"/>
          <w:w w:val="115"/>
        </w:rPr>
        <w:t>arise,</w:t>
      </w:r>
      <w:r>
        <w:rPr>
          <w:spacing w:val="-10"/>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level</w:t>
      </w:r>
      <w:r>
        <w:rPr>
          <w:spacing w:val="-12"/>
          <w:w w:val="115"/>
        </w:rPr>
        <w:t xml:space="preserve"> </w:t>
      </w:r>
      <w:r>
        <w:rPr>
          <w:spacing w:val="-2"/>
          <w:w w:val="115"/>
        </w:rPr>
        <w:t>of</w:t>
      </w:r>
      <w:r>
        <w:rPr>
          <w:spacing w:val="-12"/>
          <w:w w:val="115"/>
        </w:rPr>
        <w:t xml:space="preserve"> </w:t>
      </w:r>
      <w:r>
        <w:rPr>
          <w:spacing w:val="-2"/>
          <w:w w:val="115"/>
        </w:rPr>
        <w:t>damage</w:t>
      </w:r>
      <w:r>
        <w:rPr>
          <w:spacing w:val="-12"/>
          <w:w w:val="115"/>
        </w:rPr>
        <w:t xml:space="preserve"> </w:t>
      </w:r>
      <w:r>
        <w:rPr>
          <w:spacing w:val="-2"/>
          <w:w w:val="115"/>
        </w:rPr>
        <w:t>that</w:t>
      </w:r>
      <w:r>
        <w:rPr>
          <w:spacing w:val="-12"/>
          <w:w w:val="115"/>
        </w:rPr>
        <w:t xml:space="preserve"> </w:t>
      </w:r>
      <w:r>
        <w:rPr>
          <w:spacing w:val="-2"/>
          <w:w w:val="115"/>
        </w:rPr>
        <w:t>may</w:t>
      </w:r>
      <w:r>
        <w:rPr>
          <w:spacing w:val="-12"/>
          <w:w w:val="115"/>
        </w:rPr>
        <w:t xml:space="preserve"> </w:t>
      </w:r>
      <w:r>
        <w:rPr>
          <w:spacing w:val="-2"/>
          <w:w w:val="115"/>
        </w:rPr>
        <w:t>occur.</w:t>
      </w:r>
      <w:r>
        <w:rPr>
          <w:spacing w:val="10"/>
          <w:w w:val="115"/>
        </w:rPr>
        <w:t xml:space="preserve"> </w:t>
      </w:r>
      <w:r>
        <w:rPr>
          <w:spacing w:val="-2"/>
          <w:w w:val="115"/>
        </w:rPr>
        <w:t xml:space="preserve">After </w:t>
      </w:r>
      <w:r>
        <w:rPr>
          <w:w w:val="110"/>
        </w:rPr>
        <w:t>this, the specific handling of each risk is defined; these are the concrete measures that are taken to lower how</w:t>
      </w:r>
      <w:r>
        <w:rPr>
          <w:spacing w:val="-4"/>
          <w:w w:val="110"/>
        </w:rPr>
        <w:t xml:space="preserve"> </w:t>
      </w:r>
      <w:r>
        <w:rPr>
          <w:w w:val="110"/>
        </w:rPr>
        <w:t>the</w:t>
      </w:r>
      <w:r>
        <w:rPr>
          <w:spacing w:val="-4"/>
          <w:w w:val="110"/>
        </w:rPr>
        <w:t xml:space="preserve"> </w:t>
      </w:r>
      <w:r>
        <w:rPr>
          <w:w w:val="110"/>
        </w:rPr>
        <w:t>risk</w:t>
      </w:r>
      <w:r>
        <w:rPr>
          <w:spacing w:val="-4"/>
          <w:w w:val="110"/>
        </w:rPr>
        <w:t xml:space="preserve"> </w:t>
      </w:r>
      <w:r>
        <w:rPr>
          <w:w w:val="110"/>
        </w:rPr>
        <w:t>may</w:t>
      </w:r>
      <w:r>
        <w:rPr>
          <w:spacing w:val="-4"/>
          <w:w w:val="110"/>
        </w:rPr>
        <w:t xml:space="preserve"> </w:t>
      </w:r>
      <w:r>
        <w:rPr>
          <w:w w:val="110"/>
        </w:rPr>
        <w:t>impact</w:t>
      </w:r>
      <w:r>
        <w:rPr>
          <w:spacing w:val="-4"/>
          <w:w w:val="110"/>
        </w:rPr>
        <w:t xml:space="preserve"> </w:t>
      </w:r>
      <w:r>
        <w:rPr>
          <w:w w:val="110"/>
        </w:rPr>
        <w:t>the</w:t>
      </w:r>
      <w:r>
        <w:rPr>
          <w:spacing w:val="-4"/>
          <w:w w:val="110"/>
        </w:rPr>
        <w:t xml:space="preserve"> </w:t>
      </w:r>
      <w:r>
        <w:rPr>
          <w:w w:val="110"/>
        </w:rPr>
        <w:t>project. Finally,</w:t>
      </w:r>
      <w:r>
        <w:rPr>
          <w:spacing w:val="-4"/>
          <w:w w:val="110"/>
        </w:rPr>
        <w:t xml:space="preserve"> </w:t>
      </w:r>
      <w:r>
        <w:rPr>
          <w:w w:val="110"/>
        </w:rPr>
        <w:t>ongoing</w:t>
      </w:r>
      <w:r>
        <w:rPr>
          <w:spacing w:val="-4"/>
          <w:w w:val="110"/>
        </w:rPr>
        <w:t xml:space="preserve"> </w:t>
      </w:r>
      <w:r>
        <w:rPr>
          <w:w w:val="110"/>
        </w:rPr>
        <w:t>monitoring</w:t>
      </w:r>
      <w:r>
        <w:rPr>
          <w:spacing w:val="-4"/>
          <w:w w:val="110"/>
        </w:rPr>
        <w:t xml:space="preserve"> </w:t>
      </w:r>
      <w:r>
        <w:rPr>
          <w:w w:val="110"/>
        </w:rPr>
        <w:t>and</w:t>
      </w:r>
      <w:r>
        <w:rPr>
          <w:spacing w:val="-4"/>
          <w:w w:val="110"/>
        </w:rPr>
        <w:t xml:space="preserve"> </w:t>
      </w:r>
      <w:r>
        <w:rPr>
          <w:w w:val="110"/>
        </w:rPr>
        <w:t>review</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risks</w:t>
      </w:r>
      <w:r>
        <w:rPr>
          <w:spacing w:val="-4"/>
          <w:w w:val="110"/>
        </w:rPr>
        <w:t xml:space="preserve"> </w:t>
      </w:r>
      <w:r>
        <w:rPr>
          <w:w w:val="110"/>
        </w:rPr>
        <w:t>is</w:t>
      </w:r>
      <w:r>
        <w:rPr>
          <w:spacing w:val="-4"/>
          <w:w w:val="110"/>
        </w:rPr>
        <w:t xml:space="preserve"> </w:t>
      </w:r>
      <w:r>
        <w:rPr>
          <w:w w:val="110"/>
        </w:rPr>
        <w:t>carried</w:t>
      </w:r>
      <w:r>
        <w:rPr>
          <w:spacing w:val="-4"/>
          <w:w w:val="110"/>
        </w:rPr>
        <w:t xml:space="preserve"> </w:t>
      </w:r>
      <w:r>
        <w:rPr>
          <w:w w:val="110"/>
        </w:rPr>
        <w:t>out</w:t>
      </w:r>
      <w:r>
        <w:rPr>
          <w:spacing w:val="-4"/>
          <w:w w:val="110"/>
        </w:rPr>
        <w:t xml:space="preserve"> </w:t>
      </w:r>
      <w:r>
        <w:rPr>
          <w:w w:val="110"/>
        </w:rPr>
        <w:t xml:space="preserve">on </w:t>
      </w:r>
      <w:r>
        <w:rPr>
          <w:w w:val="115"/>
        </w:rPr>
        <w:t>a regular basis throughout the project.</w:t>
      </w:r>
    </w:p>
    <w:p w14:paraId="077BB046" w14:textId="77777777" w:rsidR="00C220EB" w:rsidRDefault="00C220EB">
      <w:pPr>
        <w:pStyle w:val="BodyText"/>
        <w:spacing w:before="223"/>
      </w:pPr>
    </w:p>
    <w:p w14:paraId="077BB047" w14:textId="77777777" w:rsidR="00C220EB" w:rsidRDefault="00000000">
      <w:pPr>
        <w:pStyle w:val="Heading3"/>
        <w:jc w:val="both"/>
      </w:pPr>
      <w:r>
        <w:rPr>
          <w:color w:val="697D90"/>
          <w:spacing w:val="-4"/>
        </w:rPr>
        <w:t>Risk</w:t>
      </w:r>
      <w:r>
        <w:rPr>
          <w:color w:val="697D90"/>
          <w:spacing w:val="-8"/>
        </w:rPr>
        <w:t xml:space="preserve"> </w:t>
      </w:r>
      <w:r>
        <w:rPr>
          <w:color w:val="697D90"/>
          <w:spacing w:val="-4"/>
        </w:rPr>
        <w:t>identification</w:t>
      </w:r>
      <w:r>
        <w:rPr>
          <w:color w:val="697D90"/>
          <w:spacing w:val="-8"/>
        </w:rPr>
        <w:t xml:space="preserve"> </w:t>
      </w:r>
      <w:r>
        <w:rPr>
          <w:color w:val="697D90"/>
          <w:spacing w:val="-4"/>
        </w:rPr>
        <w:t>and</w:t>
      </w:r>
      <w:r>
        <w:rPr>
          <w:color w:val="697D90"/>
          <w:spacing w:val="-7"/>
        </w:rPr>
        <w:t xml:space="preserve"> </w:t>
      </w:r>
      <w:r>
        <w:rPr>
          <w:color w:val="697D90"/>
          <w:spacing w:val="-4"/>
        </w:rPr>
        <w:t>classification</w:t>
      </w:r>
    </w:p>
    <w:p w14:paraId="077BB048" w14:textId="77777777" w:rsidR="00C220EB" w:rsidRDefault="00000000">
      <w:pPr>
        <w:pStyle w:val="BodyText"/>
        <w:spacing w:before="172" w:line="256" w:lineRule="auto"/>
        <w:ind w:left="142" w:right="848"/>
        <w:jc w:val="both"/>
      </w:pPr>
      <w:r>
        <w:rPr>
          <w:w w:val="110"/>
        </w:rPr>
        <w:t>The identification of risks has been carried out for this project, following an extensive brainstorming ap-proach. Each risk has been grouped into a category (e.g. goal, time and organization, etc.), and each risk has been classified according to the likelihood of is occurance and severity it would cause to the project. Both</w:t>
      </w:r>
      <w:r>
        <w:rPr>
          <w:spacing w:val="-6"/>
          <w:w w:val="110"/>
        </w:rPr>
        <w:t xml:space="preserve"> </w:t>
      </w:r>
      <w:r>
        <w:rPr>
          <w:w w:val="110"/>
        </w:rPr>
        <w:t>criteria</w:t>
      </w:r>
      <w:r>
        <w:rPr>
          <w:spacing w:val="-6"/>
          <w:w w:val="110"/>
        </w:rPr>
        <w:t xml:space="preserve"> </w:t>
      </w:r>
      <w:r>
        <w:rPr>
          <w:w w:val="110"/>
        </w:rPr>
        <w:t>are</w:t>
      </w:r>
      <w:r>
        <w:rPr>
          <w:spacing w:val="-6"/>
          <w:w w:val="110"/>
        </w:rPr>
        <w:t xml:space="preserve"> </w:t>
      </w:r>
      <w:r>
        <w:rPr>
          <w:w w:val="110"/>
        </w:rPr>
        <w:t>evaluated</w:t>
      </w:r>
      <w:r>
        <w:rPr>
          <w:spacing w:val="-6"/>
          <w:w w:val="110"/>
        </w:rPr>
        <w:t xml:space="preserve"> </w:t>
      </w:r>
      <w:r>
        <w:rPr>
          <w:w w:val="110"/>
        </w:rPr>
        <w:t>based</w:t>
      </w:r>
      <w:r>
        <w:rPr>
          <w:spacing w:val="-6"/>
          <w:w w:val="110"/>
        </w:rPr>
        <w:t xml:space="preserve"> </w:t>
      </w:r>
      <w:r>
        <w:rPr>
          <w:w w:val="110"/>
        </w:rPr>
        <w:t>on</w:t>
      </w:r>
      <w:r>
        <w:rPr>
          <w:spacing w:val="-6"/>
          <w:w w:val="110"/>
        </w:rPr>
        <w:t xml:space="preserve"> </w:t>
      </w:r>
      <w:r>
        <w:rPr>
          <w:w w:val="110"/>
        </w:rPr>
        <w:t>the</w:t>
      </w:r>
      <w:r>
        <w:rPr>
          <w:spacing w:val="-6"/>
          <w:w w:val="110"/>
        </w:rPr>
        <w:t xml:space="preserve"> </w:t>
      </w:r>
      <w:r>
        <w:rPr>
          <w:w w:val="110"/>
        </w:rPr>
        <w:t>project</w:t>
      </w:r>
      <w:r>
        <w:rPr>
          <w:spacing w:val="-6"/>
          <w:w w:val="110"/>
        </w:rPr>
        <w:t xml:space="preserve"> </w:t>
      </w:r>
      <w:r>
        <w:rPr>
          <w:w w:val="110"/>
        </w:rPr>
        <w:t>team’s</w:t>
      </w:r>
      <w:r>
        <w:rPr>
          <w:spacing w:val="-6"/>
          <w:w w:val="110"/>
        </w:rPr>
        <w:t xml:space="preserve"> </w:t>
      </w:r>
      <w:hyperlink w:anchor="_bookmark172" w:history="1">
        <w:r>
          <w:rPr>
            <w:w w:val="110"/>
          </w:rPr>
          <w:t>risk</w:t>
        </w:r>
        <w:r>
          <w:rPr>
            <w:spacing w:val="-6"/>
            <w:w w:val="110"/>
          </w:rPr>
          <w:t xml:space="preserve"> </w:t>
        </w:r>
        <w:r>
          <w:rPr>
            <w:w w:val="110"/>
          </w:rPr>
          <w:t>appetite</w:t>
        </w:r>
      </w:hyperlink>
      <w:r>
        <w:rPr>
          <w:spacing w:val="-6"/>
          <w:w w:val="110"/>
        </w:rPr>
        <w:t xml:space="preserve"> </w:t>
      </w:r>
      <w:r>
        <w:rPr>
          <w:w w:val="110"/>
        </w:rPr>
        <w:t>and</w:t>
      </w:r>
      <w:r>
        <w:rPr>
          <w:spacing w:val="-6"/>
          <w:w w:val="110"/>
        </w:rPr>
        <w:t xml:space="preserve"> </w:t>
      </w:r>
      <w:r>
        <w:rPr>
          <w:w w:val="110"/>
        </w:rPr>
        <w:t>ranked</w:t>
      </w:r>
      <w:r>
        <w:rPr>
          <w:spacing w:val="-6"/>
          <w:w w:val="110"/>
        </w:rPr>
        <w:t xml:space="preserve"> </w:t>
      </w:r>
      <w:r>
        <w:rPr>
          <w:w w:val="110"/>
        </w:rPr>
        <w:t>according</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 xml:space="preserve">following </w:t>
      </w:r>
      <w:r>
        <w:rPr>
          <w:spacing w:val="-2"/>
          <w:w w:val="110"/>
        </w:rPr>
        <w:t>definitions.</w:t>
      </w:r>
    </w:p>
    <w:p w14:paraId="077BB049" w14:textId="77777777" w:rsidR="00C220EB" w:rsidRDefault="00000000">
      <w:pPr>
        <w:pStyle w:val="BodyText"/>
        <w:spacing w:before="85"/>
        <w:ind w:left="409"/>
      </w:pPr>
      <w:r>
        <w:rPr>
          <w:rFonts w:ascii="Lucida Sans Unicode" w:hAnsi="Lucida Sans Unicode"/>
          <w:color w:val="FAC300"/>
          <w:spacing w:val="-2"/>
          <w:w w:val="110"/>
          <w:position w:val="2"/>
        </w:rPr>
        <w:t>▶</w:t>
      </w:r>
      <w:r>
        <w:rPr>
          <w:rFonts w:ascii="Lucida Sans Unicode" w:hAnsi="Lucida Sans Unicode"/>
          <w:color w:val="FAC300"/>
          <w:spacing w:val="30"/>
          <w:w w:val="110"/>
          <w:position w:val="2"/>
        </w:rPr>
        <w:t xml:space="preserve"> </w:t>
      </w:r>
      <w:r>
        <w:rPr>
          <w:rFonts w:ascii="Cambria" w:hAnsi="Cambria"/>
          <w:b/>
          <w:spacing w:val="-2"/>
          <w:w w:val="110"/>
        </w:rPr>
        <w:t>Likelihood:</w:t>
      </w:r>
      <w:r>
        <w:rPr>
          <w:rFonts w:ascii="Cambria" w:hAnsi="Cambria"/>
          <w:b/>
          <w:spacing w:val="4"/>
          <w:w w:val="110"/>
        </w:rPr>
        <w:t xml:space="preserve"> </w:t>
      </w:r>
      <w:r>
        <w:rPr>
          <w:spacing w:val="-2"/>
          <w:w w:val="110"/>
        </w:rPr>
        <w:t>What</w:t>
      </w:r>
      <w:r>
        <w:rPr>
          <w:spacing w:val="-11"/>
          <w:w w:val="110"/>
        </w:rPr>
        <w:t xml:space="preserve"> </w:t>
      </w:r>
      <w:r>
        <w:rPr>
          <w:spacing w:val="-2"/>
          <w:w w:val="110"/>
        </w:rPr>
        <w:t>is</w:t>
      </w:r>
      <w:r>
        <w:rPr>
          <w:spacing w:val="-11"/>
          <w:w w:val="110"/>
        </w:rPr>
        <w:t xml:space="preserve"> </w:t>
      </w:r>
      <w:r>
        <w:rPr>
          <w:spacing w:val="-2"/>
          <w:w w:val="110"/>
        </w:rPr>
        <w:t>the</w:t>
      </w:r>
      <w:r>
        <w:rPr>
          <w:spacing w:val="-11"/>
          <w:w w:val="110"/>
        </w:rPr>
        <w:t xml:space="preserve"> </w:t>
      </w:r>
      <w:r>
        <w:rPr>
          <w:spacing w:val="-2"/>
          <w:w w:val="110"/>
        </w:rPr>
        <w:t>expected</w:t>
      </w:r>
      <w:r>
        <w:rPr>
          <w:spacing w:val="-11"/>
          <w:w w:val="110"/>
        </w:rPr>
        <w:t xml:space="preserve"> </w:t>
      </w:r>
      <w:r>
        <w:rPr>
          <w:spacing w:val="-2"/>
          <w:w w:val="110"/>
        </w:rPr>
        <w:t>likelihood</w:t>
      </w:r>
      <w:r>
        <w:rPr>
          <w:spacing w:val="-12"/>
          <w:w w:val="110"/>
        </w:rPr>
        <w:t xml:space="preserve"> </w:t>
      </w:r>
      <w:r>
        <w:rPr>
          <w:spacing w:val="-2"/>
          <w:w w:val="110"/>
        </w:rPr>
        <w:t>of</w:t>
      </w:r>
      <w:r>
        <w:rPr>
          <w:spacing w:val="-11"/>
          <w:w w:val="110"/>
        </w:rPr>
        <w:t xml:space="preserve"> </w:t>
      </w:r>
      <w:r>
        <w:rPr>
          <w:spacing w:val="-2"/>
          <w:w w:val="110"/>
        </w:rPr>
        <w:t>a</w:t>
      </w:r>
      <w:r>
        <w:rPr>
          <w:spacing w:val="-11"/>
          <w:w w:val="110"/>
        </w:rPr>
        <w:t xml:space="preserve"> </w:t>
      </w:r>
      <w:r>
        <w:rPr>
          <w:spacing w:val="-2"/>
          <w:w w:val="110"/>
        </w:rPr>
        <w:t>risk</w:t>
      </w:r>
      <w:r>
        <w:rPr>
          <w:spacing w:val="-11"/>
          <w:w w:val="110"/>
        </w:rPr>
        <w:t xml:space="preserve"> </w:t>
      </w:r>
      <w:r>
        <w:rPr>
          <w:spacing w:val="-2"/>
          <w:w w:val="110"/>
        </w:rPr>
        <w:t>coming</w:t>
      </w:r>
      <w:r>
        <w:rPr>
          <w:spacing w:val="-11"/>
          <w:w w:val="110"/>
        </w:rPr>
        <w:t xml:space="preserve"> </w:t>
      </w:r>
      <w:r>
        <w:rPr>
          <w:spacing w:val="-2"/>
          <w:w w:val="110"/>
        </w:rPr>
        <w:t>into</w:t>
      </w:r>
      <w:r>
        <w:rPr>
          <w:spacing w:val="-12"/>
          <w:w w:val="110"/>
        </w:rPr>
        <w:t xml:space="preserve"> </w:t>
      </w:r>
      <w:r>
        <w:rPr>
          <w:spacing w:val="-2"/>
          <w:w w:val="110"/>
        </w:rPr>
        <w:t>effect</w:t>
      </w:r>
    </w:p>
    <w:p w14:paraId="077BB04A" w14:textId="77777777" w:rsidR="00C220EB" w:rsidRDefault="00000000">
      <w:pPr>
        <w:pStyle w:val="ListParagraph"/>
        <w:numPr>
          <w:ilvl w:val="0"/>
          <w:numId w:val="10"/>
        </w:numPr>
        <w:tabs>
          <w:tab w:val="left" w:pos="1167"/>
        </w:tabs>
        <w:spacing w:before="124"/>
        <w:ind w:hanging="226"/>
      </w:pPr>
      <w:r>
        <w:rPr>
          <w:rFonts w:ascii="Cambria" w:hAnsi="Cambria"/>
          <w:b/>
          <w:w w:val="70"/>
        </w:rPr>
        <w:t>1</w:t>
      </w:r>
      <w:r>
        <w:rPr>
          <w:rFonts w:ascii="Cambria" w:hAnsi="Cambria"/>
          <w:b/>
          <w:spacing w:val="-6"/>
        </w:rPr>
        <w:t xml:space="preserve"> </w:t>
      </w:r>
      <w:r>
        <w:rPr>
          <w:spacing w:val="-4"/>
        </w:rPr>
        <w:t>Rare</w:t>
      </w:r>
    </w:p>
    <w:p w14:paraId="077BB04B" w14:textId="77777777" w:rsidR="00C220EB" w:rsidRDefault="00C220EB">
      <w:pPr>
        <w:pStyle w:val="ListParagraph"/>
        <w:sectPr w:rsidR="00C220EB">
          <w:pgSz w:w="11910" w:h="16840"/>
          <w:pgMar w:top="440" w:right="0" w:bottom="1720" w:left="708" w:header="227" w:footer="1540" w:gutter="0"/>
          <w:cols w:space="720"/>
        </w:sectPr>
      </w:pPr>
    </w:p>
    <w:p w14:paraId="077BB04C" w14:textId="77777777" w:rsidR="00C220EB" w:rsidRDefault="00C220EB">
      <w:pPr>
        <w:pStyle w:val="BodyText"/>
        <w:spacing w:before="155"/>
      </w:pPr>
    </w:p>
    <w:p w14:paraId="077BB04D" w14:textId="77777777" w:rsidR="00C220EB" w:rsidRDefault="00000000">
      <w:pPr>
        <w:pStyle w:val="ListParagraph"/>
        <w:numPr>
          <w:ilvl w:val="0"/>
          <w:numId w:val="10"/>
        </w:numPr>
        <w:tabs>
          <w:tab w:val="left" w:pos="1167"/>
        </w:tabs>
        <w:ind w:hanging="226"/>
      </w:pPr>
      <w:r>
        <w:rPr>
          <w:rFonts w:ascii="Cambria" w:hAnsi="Cambria"/>
          <w:b/>
          <w:spacing w:val="-16"/>
        </w:rPr>
        <w:t>2</w:t>
      </w:r>
      <w:r>
        <w:rPr>
          <w:rFonts w:ascii="Cambria" w:hAnsi="Cambria"/>
          <w:b/>
          <w:spacing w:val="2"/>
        </w:rPr>
        <w:t xml:space="preserve"> </w:t>
      </w:r>
      <w:r>
        <w:rPr>
          <w:spacing w:val="-2"/>
        </w:rPr>
        <w:t>Unlikely</w:t>
      </w:r>
    </w:p>
    <w:p w14:paraId="077BB04E" w14:textId="77777777" w:rsidR="00C220EB" w:rsidRDefault="00000000">
      <w:pPr>
        <w:pStyle w:val="ListParagraph"/>
        <w:numPr>
          <w:ilvl w:val="0"/>
          <w:numId w:val="10"/>
        </w:numPr>
        <w:tabs>
          <w:tab w:val="left" w:pos="1167"/>
        </w:tabs>
        <w:spacing w:before="149"/>
        <w:ind w:hanging="226"/>
      </w:pPr>
      <w:r>
        <w:rPr>
          <w:rFonts w:ascii="Cambria" w:hAnsi="Cambria"/>
          <w:b/>
          <w:spacing w:val="-16"/>
        </w:rPr>
        <w:t>3</w:t>
      </w:r>
      <w:r>
        <w:rPr>
          <w:rFonts w:ascii="Cambria" w:hAnsi="Cambria"/>
          <w:b/>
          <w:spacing w:val="2"/>
        </w:rPr>
        <w:t xml:space="preserve"> </w:t>
      </w:r>
      <w:r>
        <w:rPr>
          <w:spacing w:val="-2"/>
        </w:rPr>
        <w:t>Possible</w:t>
      </w:r>
    </w:p>
    <w:p w14:paraId="077BB04F" w14:textId="77777777" w:rsidR="00C220EB" w:rsidRDefault="00000000">
      <w:pPr>
        <w:pStyle w:val="ListParagraph"/>
        <w:numPr>
          <w:ilvl w:val="0"/>
          <w:numId w:val="10"/>
        </w:numPr>
        <w:tabs>
          <w:tab w:val="left" w:pos="1167"/>
        </w:tabs>
        <w:spacing w:before="148"/>
        <w:ind w:hanging="226"/>
      </w:pPr>
      <w:r>
        <w:rPr>
          <w:rFonts w:ascii="Cambria" w:hAnsi="Cambria"/>
          <w:b/>
          <w:spacing w:val="-16"/>
        </w:rPr>
        <w:t>4</w:t>
      </w:r>
      <w:r>
        <w:rPr>
          <w:rFonts w:ascii="Cambria" w:hAnsi="Cambria"/>
          <w:b/>
          <w:spacing w:val="2"/>
        </w:rPr>
        <w:t xml:space="preserve"> </w:t>
      </w:r>
      <w:r>
        <w:rPr>
          <w:spacing w:val="-2"/>
        </w:rPr>
        <w:t>Likely</w:t>
      </w:r>
    </w:p>
    <w:p w14:paraId="077BB050" w14:textId="77777777" w:rsidR="00C220EB" w:rsidRDefault="00000000">
      <w:pPr>
        <w:pStyle w:val="ListParagraph"/>
        <w:numPr>
          <w:ilvl w:val="0"/>
          <w:numId w:val="10"/>
        </w:numPr>
        <w:tabs>
          <w:tab w:val="left" w:pos="1167"/>
        </w:tabs>
        <w:spacing w:before="149"/>
        <w:ind w:hanging="226"/>
      </w:pPr>
      <w:r>
        <w:rPr>
          <w:rFonts w:ascii="Cambria" w:hAnsi="Cambria"/>
          <w:b/>
          <w:w w:val="105"/>
        </w:rPr>
        <w:t>5</w:t>
      </w:r>
      <w:r>
        <w:rPr>
          <w:rFonts w:ascii="Cambria" w:hAnsi="Cambria"/>
          <w:b/>
          <w:spacing w:val="-10"/>
          <w:w w:val="105"/>
        </w:rPr>
        <w:t xml:space="preserve"> </w:t>
      </w:r>
      <w:r>
        <w:rPr>
          <w:w w:val="105"/>
        </w:rPr>
        <w:t>Almost</w:t>
      </w:r>
      <w:r>
        <w:rPr>
          <w:spacing w:val="-14"/>
          <w:w w:val="105"/>
        </w:rPr>
        <w:t xml:space="preserve"> </w:t>
      </w:r>
      <w:r>
        <w:rPr>
          <w:spacing w:val="-2"/>
          <w:w w:val="105"/>
        </w:rPr>
        <w:t>Certain</w:t>
      </w:r>
    </w:p>
    <w:p w14:paraId="077BB051" w14:textId="77777777" w:rsidR="00C220EB" w:rsidRDefault="00000000">
      <w:pPr>
        <w:pStyle w:val="BodyText"/>
        <w:spacing w:before="96"/>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rFonts w:ascii="Cambria" w:hAnsi="Cambria"/>
          <w:b/>
          <w:w w:val="110"/>
        </w:rPr>
        <w:t>Severity:</w:t>
      </w:r>
      <w:r>
        <w:rPr>
          <w:rFonts w:ascii="Cambria" w:hAnsi="Cambria"/>
          <w:b/>
          <w:spacing w:val="-1"/>
          <w:w w:val="110"/>
        </w:rPr>
        <w:t xml:space="preserve"> </w:t>
      </w:r>
      <w:r>
        <w:rPr>
          <w:w w:val="110"/>
        </w:rPr>
        <w:t>How</w:t>
      </w:r>
      <w:r>
        <w:rPr>
          <w:spacing w:val="-15"/>
          <w:w w:val="110"/>
        </w:rPr>
        <w:t xml:space="preserve"> </w:t>
      </w:r>
      <w:r>
        <w:rPr>
          <w:w w:val="110"/>
        </w:rPr>
        <w:t>severe</w:t>
      </w:r>
      <w:r>
        <w:rPr>
          <w:spacing w:val="-15"/>
          <w:w w:val="110"/>
        </w:rPr>
        <w:t xml:space="preserve"> </w:t>
      </w:r>
      <w:r>
        <w:rPr>
          <w:w w:val="110"/>
        </w:rPr>
        <w:t>are</w:t>
      </w:r>
      <w:r>
        <w:rPr>
          <w:spacing w:val="-15"/>
          <w:w w:val="110"/>
        </w:rPr>
        <w:t xml:space="preserve"> </w:t>
      </w:r>
      <w:r>
        <w:rPr>
          <w:w w:val="110"/>
        </w:rPr>
        <w:t>the</w:t>
      </w:r>
      <w:r>
        <w:rPr>
          <w:spacing w:val="-15"/>
          <w:w w:val="110"/>
        </w:rPr>
        <w:t xml:space="preserve"> </w:t>
      </w:r>
      <w:r>
        <w:rPr>
          <w:w w:val="110"/>
        </w:rPr>
        <w:t>consequences</w:t>
      </w:r>
      <w:r>
        <w:rPr>
          <w:spacing w:val="-15"/>
          <w:w w:val="110"/>
        </w:rPr>
        <w:t xml:space="preserve"> </w:t>
      </w:r>
      <w:r>
        <w:rPr>
          <w:w w:val="110"/>
        </w:rPr>
        <w:t>of</w:t>
      </w:r>
      <w:r>
        <w:rPr>
          <w:spacing w:val="-16"/>
          <w:w w:val="110"/>
        </w:rPr>
        <w:t xml:space="preserve"> </w:t>
      </w:r>
      <w:r>
        <w:rPr>
          <w:w w:val="110"/>
        </w:rPr>
        <w:t>the</w:t>
      </w:r>
      <w:r>
        <w:rPr>
          <w:spacing w:val="-15"/>
          <w:w w:val="110"/>
        </w:rPr>
        <w:t xml:space="preserve"> </w:t>
      </w:r>
      <w:r>
        <w:rPr>
          <w:w w:val="110"/>
        </w:rPr>
        <w:t>risk</w:t>
      </w:r>
      <w:r>
        <w:rPr>
          <w:spacing w:val="-15"/>
          <w:w w:val="110"/>
        </w:rPr>
        <w:t xml:space="preserve"> </w:t>
      </w:r>
      <w:r>
        <w:rPr>
          <w:w w:val="110"/>
        </w:rPr>
        <w:t>coming</w:t>
      </w:r>
      <w:r>
        <w:rPr>
          <w:spacing w:val="-15"/>
          <w:w w:val="110"/>
        </w:rPr>
        <w:t xml:space="preserve"> </w:t>
      </w:r>
      <w:r>
        <w:rPr>
          <w:w w:val="110"/>
        </w:rPr>
        <w:t>into</w:t>
      </w:r>
      <w:r>
        <w:rPr>
          <w:spacing w:val="-15"/>
          <w:w w:val="110"/>
        </w:rPr>
        <w:t xml:space="preserve"> </w:t>
      </w:r>
      <w:r>
        <w:rPr>
          <w:spacing w:val="-2"/>
          <w:w w:val="110"/>
        </w:rPr>
        <w:t>effect</w:t>
      </w:r>
    </w:p>
    <w:p w14:paraId="077BB052" w14:textId="77777777" w:rsidR="00C220EB" w:rsidRDefault="00000000">
      <w:pPr>
        <w:pStyle w:val="ListParagraph"/>
        <w:numPr>
          <w:ilvl w:val="0"/>
          <w:numId w:val="10"/>
        </w:numPr>
        <w:tabs>
          <w:tab w:val="left" w:pos="1167"/>
        </w:tabs>
        <w:spacing w:before="121"/>
        <w:ind w:hanging="226"/>
      </w:pPr>
      <w:r>
        <w:rPr>
          <w:rFonts w:ascii="Cambria" w:hAnsi="Cambria"/>
          <w:b/>
          <w:w w:val="70"/>
        </w:rPr>
        <w:t>1</w:t>
      </w:r>
      <w:r>
        <w:rPr>
          <w:rFonts w:ascii="Cambria" w:hAnsi="Cambria"/>
          <w:b/>
          <w:spacing w:val="-6"/>
        </w:rPr>
        <w:t xml:space="preserve"> </w:t>
      </w:r>
      <w:r>
        <w:rPr>
          <w:spacing w:val="-2"/>
        </w:rPr>
        <w:t>Insignificant</w:t>
      </w:r>
    </w:p>
    <w:p w14:paraId="077BB053" w14:textId="77777777" w:rsidR="00C220EB" w:rsidRDefault="00000000">
      <w:pPr>
        <w:pStyle w:val="ListParagraph"/>
        <w:numPr>
          <w:ilvl w:val="0"/>
          <w:numId w:val="10"/>
        </w:numPr>
        <w:tabs>
          <w:tab w:val="left" w:pos="1167"/>
        </w:tabs>
        <w:spacing w:before="149"/>
        <w:ind w:hanging="226"/>
      </w:pPr>
      <w:r>
        <w:rPr>
          <w:rFonts w:ascii="Cambria" w:hAnsi="Cambria"/>
          <w:b/>
          <w:spacing w:val="-16"/>
        </w:rPr>
        <w:t>2</w:t>
      </w:r>
      <w:r>
        <w:rPr>
          <w:rFonts w:ascii="Cambria" w:hAnsi="Cambria"/>
          <w:b/>
          <w:spacing w:val="2"/>
        </w:rPr>
        <w:t xml:space="preserve"> </w:t>
      </w:r>
      <w:r>
        <w:rPr>
          <w:spacing w:val="-2"/>
        </w:rPr>
        <w:t>Minor</w:t>
      </w:r>
    </w:p>
    <w:p w14:paraId="077BB054" w14:textId="77777777" w:rsidR="00C220EB" w:rsidRDefault="00000000">
      <w:pPr>
        <w:pStyle w:val="ListParagraph"/>
        <w:numPr>
          <w:ilvl w:val="0"/>
          <w:numId w:val="10"/>
        </w:numPr>
        <w:tabs>
          <w:tab w:val="left" w:pos="1167"/>
        </w:tabs>
        <w:spacing w:before="148"/>
        <w:ind w:hanging="226"/>
      </w:pPr>
      <w:r>
        <w:rPr>
          <w:rFonts w:ascii="Cambria" w:hAnsi="Cambria"/>
          <w:b/>
          <w:spacing w:val="-16"/>
        </w:rPr>
        <w:t>3</w:t>
      </w:r>
      <w:r>
        <w:rPr>
          <w:rFonts w:ascii="Cambria" w:hAnsi="Cambria"/>
          <w:b/>
          <w:spacing w:val="2"/>
        </w:rPr>
        <w:t xml:space="preserve"> </w:t>
      </w:r>
      <w:r>
        <w:rPr>
          <w:spacing w:val="-2"/>
        </w:rPr>
        <w:t>Moderate</w:t>
      </w:r>
    </w:p>
    <w:p w14:paraId="077BB055" w14:textId="77777777" w:rsidR="00C220EB" w:rsidRDefault="00000000">
      <w:pPr>
        <w:pStyle w:val="ListParagraph"/>
        <w:numPr>
          <w:ilvl w:val="0"/>
          <w:numId w:val="10"/>
        </w:numPr>
        <w:tabs>
          <w:tab w:val="left" w:pos="1167"/>
        </w:tabs>
        <w:spacing w:before="149"/>
        <w:ind w:hanging="226"/>
      </w:pPr>
      <w:r>
        <w:rPr>
          <w:rFonts w:ascii="Cambria" w:hAnsi="Cambria"/>
          <w:b/>
          <w:spacing w:val="-16"/>
        </w:rPr>
        <w:t>4</w:t>
      </w:r>
      <w:r>
        <w:rPr>
          <w:rFonts w:ascii="Cambria" w:hAnsi="Cambria"/>
          <w:b/>
          <w:spacing w:val="2"/>
        </w:rPr>
        <w:t xml:space="preserve"> </w:t>
      </w:r>
      <w:r>
        <w:rPr>
          <w:spacing w:val="-2"/>
        </w:rPr>
        <w:t>Major</w:t>
      </w:r>
    </w:p>
    <w:p w14:paraId="077BB056" w14:textId="77777777" w:rsidR="00C220EB" w:rsidRDefault="00000000">
      <w:pPr>
        <w:pStyle w:val="ListParagraph"/>
        <w:numPr>
          <w:ilvl w:val="0"/>
          <w:numId w:val="10"/>
        </w:numPr>
        <w:tabs>
          <w:tab w:val="left" w:pos="1167"/>
        </w:tabs>
        <w:spacing w:before="148"/>
        <w:ind w:hanging="226"/>
      </w:pPr>
      <w:r>
        <w:rPr>
          <w:rFonts w:ascii="Cambria" w:hAnsi="Cambria"/>
          <w:b/>
          <w:spacing w:val="-16"/>
        </w:rPr>
        <w:t>5</w:t>
      </w:r>
      <w:r>
        <w:rPr>
          <w:rFonts w:ascii="Cambria" w:hAnsi="Cambria"/>
          <w:b/>
          <w:spacing w:val="2"/>
        </w:rPr>
        <w:t xml:space="preserve"> </w:t>
      </w:r>
      <w:r>
        <w:rPr>
          <w:spacing w:val="-2"/>
        </w:rPr>
        <w:t>Severe</w:t>
      </w:r>
    </w:p>
    <w:p w14:paraId="077BB057" w14:textId="77777777" w:rsidR="00C220EB" w:rsidRDefault="00000000">
      <w:pPr>
        <w:pStyle w:val="BodyText"/>
        <w:spacing w:before="152"/>
        <w:ind w:left="142"/>
      </w:pPr>
      <w:r>
        <w:rPr>
          <w:w w:val="110"/>
        </w:rPr>
        <w:t>The</w:t>
      </w:r>
      <w:r>
        <w:rPr>
          <w:spacing w:val="-10"/>
          <w:w w:val="110"/>
        </w:rPr>
        <w:t xml:space="preserve"> </w:t>
      </w:r>
      <w:r>
        <w:rPr>
          <w:w w:val="110"/>
        </w:rPr>
        <w:t>identified</w:t>
      </w:r>
      <w:r>
        <w:rPr>
          <w:spacing w:val="-9"/>
          <w:w w:val="110"/>
        </w:rPr>
        <w:t xml:space="preserve"> </w:t>
      </w:r>
      <w:r>
        <w:rPr>
          <w:w w:val="110"/>
        </w:rPr>
        <w:t>risks,</w:t>
      </w:r>
      <w:r>
        <w:rPr>
          <w:spacing w:val="-10"/>
          <w:w w:val="110"/>
        </w:rPr>
        <w:t xml:space="preserve"> </w:t>
      </w:r>
      <w:r>
        <w:rPr>
          <w:w w:val="110"/>
        </w:rPr>
        <w:t>along</w:t>
      </w:r>
      <w:r>
        <w:rPr>
          <w:spacing w:val="-9"/>
          <w:w w:val="110"/>
        </w:rPr>
        <w:t xml:space="preserve"> </w:t>
      </w:r>
      <w:r>
        <w:rPr>
          <w:w w:val="110"/>
        </w:rPr>
        <w:t>with</w:t>
      </w:r>
      <w:r>
        <w:rPr>
          <w:spacing w:val="-10"/>
          <w:w w:val="110"/>
        </w:rPr>
        <w:t xml:space="preserve"> </w:t>
      </w:r>
      <w:r>
        <w:rPr>
          <w:w w:val="110"/>
        </w:rPr>
        <w:t>their</w:t>
      </w:r>
      <w:r>
        <w:rPr>
          <w:spacing w:val="-9"/>
          <w:w w:val="110"/>
        </w:rPr>
        <w:t xml:space="preserve"> </w:t>
      </w:r>
      <w:r>
        <w:rPr>
          <w:w w:val="110"/>
        </w:rPr>
        <w:t>likelihood</w:t>
      </w:r>
      <w:r>
        <w:rPr>
          <w:spacing w:val="-10"/>
          <w:w w:val="110"/>
        </w:rPr>
        <w:t xml:space="preserve"> </w:t>
      </w:r>
      <w:r>
        <w:rPr>
          <w:w w:val="110"/>
        </w:rPr>
        <w:t>and</w:t>
      </w:r>
      <w:r>
        <w:rPr>
          <w:spacing w:val="-9"/>
          <w:w w:val="110"/>
        </w:rPr>
        <w:t xml:space="preserve"> </w:t>
      </w:r>
      <w:r>
        <w:rPr>
          <w:w w:val="110"/>
        </w:rPr>
        <w:t>severity,</w:t>
      </w:r>
      <w:r>
        <w:rPr>
          <w:spacing w:val="-10"/>
          <w:w w:val="110"/>
        </w:rPr>
        <w:t xml:space="preserve"> </w:t>
      </w:r>
      <w:r>
        <w:rPr>
          <w:w w:val="110"/>
        </w:rPr>
        <w:t>are</w:t>
      </w:r>
      <w:r>
        <w:rPr>
          <w:spacing w:val="-9"/>
          <w:w w:val="110"/>
        </w:rPr>
        <w:t xml:space="preserve"> </w:t>
      </w:r>
      <w:r>
        <w:rPr>
          <w:w w:val="110"/>
        </w:rPr>
        <w:t>listed</w:t>
      </w:r>
      <w:r>
        <w:rPr>
          <w:spacing w:val="-10"/>
          <w:w w:val="110"/>
        </w:rPr>
        <w:t xml:space="preserve"> </w:t>
      </w:r>
      <w:r>
        <w:rPr>
          <w:w w:val="110"/>
        </w:rPr>
        <w:t>in</w:t>
      </w:r>
      <w:r>
        <w:rPr>
          <w:spacing w:val="-9"/>
          <w:w w:val="110"/>
        </w:rPr>
        <w:t xml:space="preserve"> </w:t>
      </w:r>
      <w:r>
        <w:rPr>
          <w:w w:val="110"/>
        </w:rPr>
        <w:t>Table</w:t>
      </w:r>
      <w:r>
        <w:rPr>
          <w:spacing w:val="-10"/>
          <w:w w:val="110"/>
        </w:rPr>
        <w:t xml:space="preserve"> </w:t>
      </w:r>
      <w:hyperlink w:anchor="_bookmark59" w:history="1">
        <w:r>
          <w:rPr>
            <w:spacing w:val="-4"/>
            <w:w w:val="110"/>
          </w:rPr>
          <w:t>2.</w:t>
        </w:r>
      </w:hyperlink>
      <w:r>
        <w:rPr>
          <w:spacing w:val="-4"/>
          <w:w w:val="110"/>
        </w:rPr>
        <w:t>1.</w:t>
      </w:r>
    </w:p>
    <w:p w14:paraId="077BB058" w14:textId="77777777" w:rsidR="00C220EB" w:rsidRDefault="00C220EB">
      <w:pPr>
        <w:pStyle w:val="BodyText"/>
        <w:spacing w:before="168"/>
      </w:pPr>
    </w:p>
    <w:p w14:paraId="077BB059" w14:textId="77777777" w:rsidR="00C220EB" w:rsidRDefault="00000000">
      <w:pPr>
        <w:ind w:left="142"/>
        <w:rPr>
          <w:rFonts w:ascii="Arial"/>
          <w:sz w:val="18"/>
        </w:rPr>
      </w:pPr>
      <w:r>
        <w:rPr>
          <w:rFonts w:ascii="Arial"/>
          <w:noProof/>
          <w:sz w:val="18"/>
        </w:rPr>
        <mc:AlternateContent>
          <mc:Choice Requires="wps">
            <w:drawing>
              <wp:anchor distT="0" distB="0" distL="0" distR="0" simplePos="0" relativeHeight="487595520" behindDoc="1" locked="0" layoutInCell="1" allowOverlap="1" wp14:anchorId="077BB836" wp14:editId="077BB837">
                <wp:simplePos x="0" y="0"/>
                <wp:positionH relativeFrom="page">
                  <wp:posOffset>668337</wp:posOffset>
                </wp:positionH>
                <wp:positionV relativeFrom="paragraph">
                  <wp:posOffset>144633</wp:posOffset>
                </wp:positionV>
                <wp:extent cx="6223635"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625pt;margin-top:11.38843pt;width:490.05pt;height:.1pt;mso-position-horizontal-relative:page;mso-position-vertical-relative:paragraph;z-index:-15720960;mso-wrap-distance-left:0;mso-wrap-distance-right:0" id="docshape42" coordorigin="1053,228" coordsize="9801,0" path="m1053,228l10853,228e" filled="false" stroked="true" strokeweight=".873pt" strokecolor="#000000">
                <v:path arrowok="t"/>
                <v:stroke dashstyle="solid"/>
                <w10:wrap type="topAndBottom"/>
              </v:shape>
            </w:pict>
          </mc:Fallback>
        </mc:AlternateContent>
      </w:r>
      <w:bookmarkStart w:id="87" w:name="_bookmark59"/>
      <w:bookmarkEnd w:id="87"/>
      <w:r>
        <w:rPr>
          <w:rFonts w:ascii="Arial"/>
          <w:b/>
          <w:color w:val="697D90"/>
          <w:spacing w:val="-2"/>
          <w:sz w:val="18"/>
        </w:rPr>
        <w:t>Table</w:t>
      </w:r>
      <w:r>
        <w:rPr>
          <w:rFonts w:ascii="Arial"/>
          <w:b/>
          <w:color w:val="697D90"/>
          <w:spacing w:val="-4"/>
          <w:sz w:val="18"/>
        </w:rPr>
        <w:t xml:space="preserve"> </w:t>
      </w:r>
      <w:r>
        <w:rPr>
          <w:rFonts w:ascii="Arial"/>
          <w:b/>
          <w:color w:val="697D90"/>
          <w:spacing w:val="-2"/>
          <w:sz w:val="18"/>
        </w:rPr>
        <w:t>2.1.:</w:t>
      </w:r>
      <w:r>
        <w:rPr>
          <w:rFonts w:ascii="Arial"/>
          <w:b/>
          <w:color w:val="697D90"/>
          <w:spacing w:val="-4"/>
          <w:sz w:val="18"/>
        </w:rPr>
        <w:t xml:space="preserve"> </w:t>
      </w:r>
      <w:r>
        <w:rPr>
          <w:rFonts w:ascii="Arial"/>
          <w:color w:val="697D90"/>
          <w:spacing w:val="-2"/>
          <w:sz w:val="18"/>
        </w:rPr>
        <w:t>Project</w:t>
      </w:r>
      <w:r>
        <w:rPr>
          <w:rFonts w:ascii="Arial"/>
          <w:color w:val="697D90"/>
          <w:spacing w:val="-6"/>
          <w:sz w:val="18"/>
        </w:rPr>
        <w:t xml:space="preserve"> </w:t>
      </w:r>
      <w:r>
        <w:rPr>
          <w:rFonts w:ascii="Arial"/>
          <w:color w:val="697D90"/>
          <w:spacing w:val="-2"/>
          <w:sz w:val="18"/>
        </w:rPr>
        <w:t>Risk</w:t>
      </w:r>
      <w:r>
        <w:rPr>
          <w:rFonts w:ascii="Arial"/>
          <w:color w:val="697D90"/>
          <w:spacing w:val="-6"/>
          <w:sz w:val="18"/>
        </w:rPr>
        <w:t xml:space="preserve"> </w:t>
      </w:r>
      <w:r>
        <w:rPr>
          <w:rFonts w:ascii="Arial"/>
          <w:color w:val="697D90"/>
          <w:spacing w:val="-2"/>
          <w:sz w:val="18"/>
        </w:rPr>
        <w:t>Overview</w:t>
      </w:r>
    </w:p>
    <w:p w14:paraId="077BB05A" w14:textId="77777777" w:rsidR="00C220EB" w:rsidRDefault="00000000">
      <w:pPr>
        <w:pStyle w:val="Heading4"/>
        <w:tabs>
          <w:tab w:val="left" w:pos="1207"/>
          <w:tab w:val="left" w:pos="3260"/>
          <w:tab w:val="left" w:pos="8091"/>
        </w:tabs>
        <w:spacing w:before="48"/>
        <w:ind w:left="488"/>
        <w:rPr>
          <w:rFonts w:ascii="Cambria"/>
        </w:rPr>
      </w:pPr>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077BB05B" w14:textId="77777777" w:rsidR="00C220EB" w:rsidRDefault="00C220EB">
      <w:pPr>
        <w:pStyle w:val="BodyText"/>
        <w:spacing w:before="8"/>
        <w:rPr>
          <w:rFonts w:ascii="Cambria"/>
          <w:b/>
          <w:sz w:val="6"/>
        </w:rPr>
      </w:pPr>
    </w:p>
    <w:tbl>
      <w:tblPr>
        <w:tblW w:w="0" w:type="auto"/>
        <w:tblInd w:w="352" w:type="dxa"/>
        <w:tblLayout w:type="fixed"/>
        <w:tblCellMar>
          <w:left w:w="0" w:type="dxa"/>
          <w:right w:w="0" w:type="dxa"/>
        </w:tblCellMar>
        <w:tblLook w:val="01E0" w:firstRow="1" w:lastRow="1" w:firstColumn="1" w:lastColumn="1" w:noHBand="0" w:noVBand="0"/>
      </w:tblPr>
      <w:tblGrid>
        <w:gridCol w:w="2792"/>
        <w:gridCol w:w="5009"/>
        <w:gridCol w:w="972"/>
        <w:gridCol w:w="1026"/>
      </w:tblGrid>
      <w:tr w:rsidR="00C220EB" w14:paraId="077BB060" w14:textId="77777777">
        <w:trPr>
          <w:trHeight w:val="335"/>
        </w:trPr>
        <w:tc>
          <w:tcPr>
            <w:tcW w:w="2792" w:type="dxa"/>
            <w:tcBorders>
              <w:top w:val="single" w:sz="6" w:space="0" w:color="000000"/>
            </w:tcBorders>
          </w:tcPr>
          <w:p w14:paraId="077BB05C" w14:textId="77777777" w:rsidR="00C220EB" w:rsidRDefault="00000000">
            <w:pPr>
              <w:pStyle w:val="TableParagraph"/>
              <w:tabs>
                <w:tab w:val="left" w:pos="862"/>
              </w:tabs>
              <w:spacing w:before="49" w:line="240" w:lineRule="auto"/>
              <w:ind w:left="265"/>
            </w:pPr>
            <w:r>
              <w:rPr>
                <w:spacing w:val="-10"/>
              </w:rPr>
              <w:t>1</w:t>
            </w:r>
            <w:r>
              <w:tab/>
            </w:r>
            <w:r>
              <w:rPr>
                <w:spacing w:val="-4"/>
              </w:rPr>
              <w:t>Goal</w:t>
            </w:r>
          </w:p>
        </w:tc>
        <w:tc>
          <w:tcPr>
            <w:tcW w:w="5009" w:type="dxa"/>
            <w:tcBorders>
              <w:top w:val="single" w:sz="6" w:space="0" w:color="000000"/>
            </w:tcBorders>
          </w:tcPr>
          <w:p w14:paraId="077BB05D" w14:textId="77777777" w:rsidR="00C220EB" w:rsidRDefault="00000000">
            <w:pPr>
              <w:pStyle w:val="TableParagraph"/>
              <w:spacing w:before="49" w:line="240" w:lineRule="auto"/>
              <w:ind w:left="124"/>
            </w:pPr>
            <w:r>
              <w:rPr>
                <w:spacing w:val="-2"/>
                <w:w w:val="110"/>
              </w:rPr>
              <w:t>Unclear</w:t>
            </w:r>
            <w:r>
              <w:rPr>
                <w:spacing w:val="-6"/>
                <w:w w:val="110"/>
              </w:rPr>
              <w:t xml:space="preserve"> </w:t>
            </w:r>
            <w:r>
              <w:rPr>
                <w:spacing w:val="-2"/>
                <w:w w:val="115"/>
              </w:rPr>
              <w:t>question</w:t>
            </w:r>
          </w:p>
        </w:tc>
        <w:tc>
          <w:tcPr>
            <w:tcW w:w="972" w:type="dxa"/>
            <w:tcBorders>
              <w:top w:val="single" w:sz="6" w:space="0" w:color="000000"/>
            </w:tcBorders>
          </w:tcPr>
          <w:p w14:paraId="077BB05E" w14:textId="77777777" w:rsidR="00C220EB" w:rsidRDefault="00000000">
            <w:pPr>
              <w:pStyle w:val="TableParagraph"/>
              <w:spacing w:before="49" w:line="240" w:lineRule="auto"/>
              <w:ind w:left="344"/>
            </w:pPr>
            <w:r>
              <w:rPr>
                <w:spacing w:val="-10"/>
              </w:rPr>
              <w:t>2</w:t>
            </w:r>
          </w:p>
        </w:tc>
        <w:tc>
          <w:tcPr>
            <w:tcW w:w="1026" w:type="dxa"/>
            <w:tcBorders>
              <w:top w:val="single" w:sz="6" w:space="0" w:color="000000"/>
            </w:tcBorders>
          </w:tcPr>
          <w:p w14:paraId="077BB05F" w14:textId="77777777" w:rsidR="00C220EB" w:rsidRDefault="00000000">
            <w:pPr>
              <w:pStyle w:val="TableParagraph"/>
              <w:spacing w:before="49" w:line="240" w:lineRule="auto"/>
              <w:ind w:left="122" w:right="1"/>
              <w:jc w:val="center"/>
            </w:pPr>
            <w:r>
              <w:rPr>
                <w:spacing w:val="-10"/>
              </w:rPr>
              <w:t>2</w:t>
            </w:r>
          </w:p>
        </w:tc>
      </w:tr>
      <w:tr w:rsidR="00C220EB" w14:paraId="077BB065" w14:textId="77777777">
        <w:trPr>
          <w:trHeight w:val="270"/>
        </w:trPr>
        <w:tc>
          <w:tcPr>
            <w:tcW w:w="2792" w:type="dxa"/>
          </w:tcPr>
          <w:p w14:paraId="077BB061" w14:textId="77777777" w:rsidR="00C220EB" w:rsidRDefault="00000000">
            <w:pPr>
              <w:pStyle w:val="TableParagraph"/>
              <w:tabs>
                <w:tab w:val="left" w:pos="862"/>
              </w:tabs>
              <w:ind w:left="256"/>
            </w:pPr>
            <w:r>
              <w:rPr>
                <w:spacing w:val="-10"/>
              </w:rPr>
              <w:t>2</w:t>
            </w:r>
            <w:r>
              <w:tab/>
            </w:r>
            <w:r>
              <w:rPr>
                <w:spacing w:val="-4"/>
              </w:rPr>
              <w:t>Goal</w:t>
            </w:r>
          </w:p>
        </w:tc>
        <w:tc>
          <w:tcPr>
            <w:tcW w:w="5009" w:type="dxa"/>
          </w:tcPr>
          <w:p w14:paraId="077BB062" w14:textId="77777777" w:rsidR="00C220EB" w:rsidRDefault="00000000">
            <w:pPr>
              <w:pStyle w:val="TableParagraph"/>
              <w:ind w:left="124"/>
            </w:pPr>
            <w:r>
              <w:rPr>
                <w:spacing w:val="-2"/>
                <w:w w:val="110"/>
              </w:rPr>
              <w:t>Unclear</w:t>
            </w:r>
            <w:r>
              <w:rPr>
                <w:spacing w:val="-6"/>
                <w:w w:val="110"/>
              </w:rPr>
              <w:t xml:space="preserve"> </w:t>
            </w:r>
            <w:r>
              <w:rPr>
                <w:spacing w:val="-2"/>
                <w:w w:val="110"/>
              </w:rPr>
              <w:t>goals</w:t>
            </w:r>
          </w:p>
        </w:tc>
        <w:tc>
          <w:tcPr>
            <w:tcW w:w="972" w:type="dxa"/>
          </w:tcPr>
          <w:p w14:paraId="077BB063" w14:textId="77777777" w:rsidR="00C220EB" w:rsidRDefault="00000000">
            <w:pPr>
              <w:pStyle w:val="TableParagraph"/>
              <w:ind w:left="344"/>
            </w:pPr>
            <w:r>
              <w:rPr>
                <w:spacing w:val="-10"/>
              </w:rPr>
              <w:t>2</w:t>
            </w:r>
          </w:p>
        </w:tc>
        <w:tc>
          <w:tcPr>
            <w:tcW w:w="1026" w:type="dxa"/>
          </w:tcPr>
          <w:p w14:paraId="077BB064" w14:textId="77777777" w:rsidR="00C220EB" w:rsidRDefault="00000000">
            <w:pPr>
              <w:pStyle w:val="TableParagraph"/>
              <w:ind w:left="122"/>
              <w:jc w:val="center"/>
            </w:pPr>
            <w:r>
              <w:rPr>
                <w:spacing w:val="-10"/>
              </w:rPr>
              <w:t>3</w:t>
            </w:r>
          </w:p>
        </w:tc>
      </w:tr>
      <w:tr w:rsidR="00C220EB" w14:paraId="077BB06A" w14:textId="77777777">
        <w:trPr>
          <w:trHeight w:val="270"/>
        </w:trPr>
        <w:tc>
          <w:tcPr>
            <w:tcW w:w="2792" w:type="dxa"/>
          </w:tcPr>
          <w:p w14:paraId="077BB066" w14:textId="77777777" w:rsidR="00C220EB" w:rsidRDefault="00000000">
            <w:pPr>
              <w:pStyle w:val="TableParagraph"/>
              <w:tabs>
                <w:tab w:val="left" w:pos="862"/>
              </w:tabs>
              <w:ind w:left="256"/>
            </w:pPr>
            <w:r>
              <w:rPr>
                <w:spacing w:val="-10"/>
                <w:w w:val="110"/>
              </w:rPr>
              <w:t>3</w:t>
            </w:r>
            <w:r>
              <w:tab/>
            </w:r>
            <w:r>
              <w:rPr>
                <w:w w:val="105"/>
              </w:rPr>
              <w:t>Time</w:t>
            </w:r>
            <w:r>
              <w:rPr>
                <w:spacing w:val="6"/>
                <w:w w:val="105"/>
              </w:rPr>
              <w:t xml:space="preserve"> </w:t>
            </w:r>
            <w:r>
              <w:rPr>
                <w:spacing w:val="-5"/>
                <w:w w:val="105"/>
              </w:rPr>
              <w:t>and</w:t>
            </w:r>
          </w:p>
        </w:tc>
        <w:tc>
          <w:tcPr>
            <w:tcW w:w="5009" w:type="dxa"/>
          </w:tcPr>
          <w:p w14:paraId="077BB067" w14:textId="77777777" w:rsidR="00C220EB" w:rsidRDefault="00000000">
            <w:pPr>
              <w:pStyle w:val="TableParagraph"/>
              <w:ind w:left="123"/>
            </w:pPr>
            <w:r>
              <w:rPr>
                <w:w w:val="110"/>
              </w:rPr>
              <w:t>Insufficient</w:t>
            </w:r>
            <w:r>
              <w:rPr>
                <w:spacing w:val="-9"/>
                <w:w w:val="110"/>
              </w:rPr>
              <w:t xml:space="preserve"> </w:t>
            </w:r>
            <w:r>
              <w:rPr>
                <w:spacing w:val="-2"/>
                <w:w w:val="110"/>
              </w:rPr>
              <w:t>expertise</w:t>
            </w:r>
          </w:p>
        </w:tc>
        <w:tc>
          <w:tcPr>
            <w:tcW w:w="972" w:type="dxa"/>
          </w:tcPr>
          <w:p w14:paraId="077BB068" w14:textId="77777777" w:rsidR="00C220EB" w:rsidRDefault="00000000">
            <w:pPr>
              <w:pStyle w:val="TableParagraph"/>
              <w:ind w:left="345"/>
            </w:pPr>
            <w:r>
              <w:rPr>
                <w:spacing w:val="-10"/>
              </w:rPr>
              <w:t>4</w:t>
            </w:r>
          </w:p>
        </w:tc>
        <w:tc>
          <w:tcPr>
            <w:tcW w:w="1026" w:type="dxa"/>
          </w:tcPr>
          <w:p w14:paraId="077BB069" w14:textId="77777777" w:rsidR="00C220EB" w:rsidRDefault="00000000">
            <w:pPr>
              <w:pStyle w:val="TableParagraph"/>
              <w:ind w:left="122" w:right="1"/>
              <w:jc w:val="center"/>
            </w:pPr>
            <w:r>
              <w:rPr>
                <w:spacing w:val="-10"/>
              </w:rPr>
              <w:t>2</w:t>
            </w:r>
          </w:p>
        </w:tc>
      </w:tr>
      <w:tr w:rsidR="00C220EB" w14:paraId="077BB06F" w14:textId="77777777">
        <w:trPr>
          <w:trHeight w:val="270"/>
        </w:trPr>
        <w:tc>
          <w:tcPr>
            <w:tcW w:w="2792" w:type="dxa"/>
          </w:tcPr>
          <w:p w14:paraId="077BB06B" w14:textId="77777777" w:rsidR="00C220EB" w:rsidRDefault="00000000">
            <w:pPr>
              <w:pStyle w:val="TableParagraph"/>
              <w:ind w:left="862"/>
            </w:pPr>
            <w:r>
              <w:rPr>
                <w:spacing w:val="-2"/>
                <w:w w:val="110"/>
              </w:rPr>
              <w:t>Organisation</w:t>
            </w:r>
          </w:p>
        </w:tc>
        <w:tc>
          <w:tcPr>
            <w:tcW w:w="5009" w:type="dxa"/>
          </w:tcPr>
          <w:p w14:paraId="077BB06C" w14:textId="77777777" w:rsidR="00C220EB" w:rsidRDefault="00C220EB">
            <w:pPr>
              <w:pStyle w:val="TableParagraph"/>
              <w:spacing w:line="240" w:lineRule="auto"/>
              <w:rPr>
                <w:sz w:val="20"/>
              </w:rPr>
            </w:pPr>
          </w:p>
        </w:tc>
        <w:tc>
          <w:tcPr>
            <w:tcW w:w="972" w:type="dxa"/>
          </w:tcPr>
          <w:p w14:paraId="077BB06D" w14:textId="77777777" w:rsidR="00C220EB" w:rsidRDefault="00C220EB">
            <w:pPr>
              <w:pStyle w:val="TableParagraph"/>
              <w:spacing w:line="240" w:lineRule="auto"/>
              <w:rPr>
                <w:sz w:val="20"/>
              </w:rPr>
            </w:pPr>
          </w:p>
        </w:tc>
        <w:tc>
          <w:tcPr>
            <w:tcW w:w="1026" w:type="dxa"/>
          </w:tcPr>
          <w:p w14:paraId="077BB06E" w14:textId="77777777" w:rsidR="00C220EB" w:rsidRDefault="00C220EB">
            <w:pPr>
              <w:pStyle w:val="TableParagraph"/>
              <w:spacing w:line="240" w:lineRule="auto"/>
              <w:rPr>
                <w:sz w:val="20"/>
              </w:rPr>
            </w:pPr>
          </w:p>
        </w:tc>
      </w:tr>
      <w:tr w:rsidR="00C220EB" w14:paraId="077BB074" w14:textId="77777777">
        <w:trPr>
          <w:trHeight w:val="270"/>
        </w:trPr>
        <w:tc>
          <w:tcPr>
            <w:tcW w:w="2792" w:type="dxa"/>
          </w:tcPr>
          <w:p w14:paraId="077BB070" w14:textId="77777777" w:rsidR="00C220EB" w:rsidRDefault="00000000">
            <w:pPr>
              <w:pStyle w:val="TableParagraph"/>
              <w:tabs>
                <w:tab w:val="left" w:pos="862"/>
              </w:tabs>
              <w:ind w:left="257"/>
            </w:pPr>
            <w:r>
              <w:rPr>
                <w:spacing w:val="-10"/>
                <w:w w:val="110"/>
              </w:rPr>
              <w:t>4</w:t>
            </w:r>
            <w:r>
              <w:tab/>
            </w:r>
            <w:r>
              <w:rPr>
                <w:w w:val="105"/>
              </w:rPr>
              <w:t>Time</w:t>
            </w:r>
            <w:r>
              <w:rPr>
                <w:spacing w:val="3"/>
                <w:w w:val="110"/>
              </w:rPr>
              <w:t xml:space="preserve"> </w:t>
            </w:r>
            <w:r>
              <w:rPr>
                <w:spacing w:val="-5"/>
                <w:w w:val="110"/>
              </w:rPr>
              <w:t>and</w:t>
            </w:r>
          </w:p>
        </w:tc>
        <w:tc>
          <w:tcPr>
            <w:tcW w:w="5009" w:type="dxa"/>
          </w:tcPr>
          <w:p w14:paraId="077BB071" w14:textId="77777777" w:rsidR="00C220EB" w:rsidRDefault="00000000">
            <w:pPr>
              <w:pStyle w:val="TableParagraph"/>
              <w:ind w:left="123"/>
            </w:pPr>
            <w:r>
              <w:rPr>
                <w:w w:val="110"/>
              </w:rPr>
              <w:t>Underestimated</w:t>
            </w:r>
            <w:r>
              <w:rPr>
                <w:spacing w:val="14"/>
                <w:w w:val="110"/>
              </w:rPr>
              <w:t xml:space="preserve"> </w:t>
            </w:r>
            <w:r>
              <w:rPr>
                <w:spacing w:val="-2"/>
                <w:w w:val="110"/>
              </w:rPr>
              <w:t>time/effort</w:t>
            </w:r>
          </w:p>
        </w:tc>
        <w:tc>
          <w:tcPr>
            <w:tcW w:w="972" w:type="dxa"/>
          </w:tcPr>
          <w:p w14:paraId="077BB072" w14:textId="77777777" w:rsidR="00C220EB" w:rsidRDefault="00000000">
            <w:pPr>
              <w:pStyle w:val="TableParagraph"/>
              <w:ind w:left="345"/>
            </w:pPr>
            <w:r>
              <w:rPr>
                <w:spacing w:val="-10"/>
              </w:rPr>
              <w:t>4</w:t>
            </w:r>
          </w:p>
        </w:tc>
        <w:tc>
          <w:tcPr>
            <w:tcW w:w="1026" w:type="dxa"/>
          </w:tcPr>
          <w:p w14:paraId="077BB073" w14:textId="77777777" w:rsidR="00C220EB" w:rsidRDefault="00000000">
            <w:pPr>
              <w:pStyle w:val="TableParagraph"/>
              <w:ind w:left="122"/>
              <w:jc w:val="center"/>
            </w:pPr>
            <w:r>
              <w:rPr>
                <w:spacing w:val="-10"/>
              </w:rPr>
              <w:t>3</w:t>
            </w:r>
          </w:p>
        </w:tc>
      </w:tr>
      <w:tr w:rsidR="00C220EB" w14:paraId="077BB079" w14:textId="77777777">
        <w:trPr>
          <w:trHeight w:val="270"/>
        </w:trPr>
        <w:tc>
          <w:tcPr>
            <w:tcW w:w="2792" w:type="dxa"/>
          </w:tcPr>
          <w:p w14:paraId="077BB075" w14:textId="77777777" w:rsidR="00C220EB" w:rsidRDefault="00000000">
            <w:pPr>
              <w:pStyle w:val="TableParagraph"/>
              <w:ind w:left="862"/>
            </w:pPr>
            <w:r>
              <w:rPr>
                <w:spacing w:val="-2"/>
                <w:w w:val="110"/>
              </w:rPr>
              <w:t>Organisation</w:t>
            </w:r>
          </w:p>
        </w:tc>
        <w:tc>
          <w:tcPr>
            <w:tcW w:w="5009" w:type="dxa"/>
          </w:tcPr>
          <w:p w14:paraId="077BB076" w14:textId="77777777" w:rsidR="00C220EB" w:rsidRDefault="00C220EB">
            <w:pPr>
              <w:pStyle w:val="TableParagraph"/>
              <w:spacing w:line="240" w:lineRule="auto"/>
              <w:rPr>
                <w:sz w:val="20"/>
              </w:rPr>
            </w:pPr>
          </w:p>
        </w:tc>
        <w:tc>
          <w:tcPr>
            <w:tcW w:w="972" w:type="dxa"/>
          </w:tcPr>
          <w:p w14:paraId="077BB077" w14:textId="77777777" w:rsidR="00C220EB" w:rsidRDefault="00C220EB">
            <w:pPr>
              <w:pStyle w:val="TableParagraph"/>
              <w:spacing w:line="240" w:lineRule="auto"/>
              <w:rPr>
                <w:sz w:val="20"/>
              </w:rPr>
            </w:pPr>
          </w:p>
        </w:tc>
        <w:tc>
          <w:tcPr>
            <w:tcW w:w="1026" w:type="dxa"/>
          </w:tcPr>
          <w:p w14:paraId="077BB078" w14:textId="77777777" w:rsidR="00C220EB" w:rsidRDefault="00C220EB">
            <w:pPr>
              <w:pStyle w:val="TableParagraph"/>
              <w:spacing w:line="240" w:lineRule="auto"/>
              <w:rPr>
                <w:sz w:val="20"/>
              </w:rPr>
            </w:pPr>
          </w:p>
        </w:tc>
      </w:tr>
      <w:tr w:rsidR="00C220EB" w14:paraId="077BB07E" w14:textId="77777777">
        <w:trPr>
          <w:trHeight w:val="270"/>
        </w:trPr>
        <w:tc>
          <w:tcPr>
            <w:tcW w:w="2792" w:type="dxa"/>
          </w:tcPr>
          <w:p w14:paraId="077BB07A" w14:textId="77777777" w:rsidR="00C220EB" w:rsidRDefault="00000000">
            <w:pPr>
              <w:pStyle w:val="TableParagraph"/>
              <w:tabs>
                <w:tab w:val="left" w:pos="862"/>
              </w:tabs>
              <w:ind w:left="256"/>
            </w:pPr>
            <w:r>
              <w:rPr>
                <w:spacing w:val="-10"/>
                <w:w w:val="110"/>
              </w:rPr>
              <w:t>5</w:t>
            </w:r>
            <w:r>
              <w:tab/>
            </w:r>
            <w:r>
              <w:rPr>
                <w:w w:val="105"/>
              </w:rPr>
              <w:t>Time</w:t>
            </w:r>
            <w:r>
              <w:rPr>
                <w:spacing w:val="6"/>
                <w:w w:val="105"/>
              </w:rPr>
              <w:t xml:space="preserve"> </w:t>
            </w:r>
            <w:r>
              <w:rPr>
                <w:spacing w:val="-5"/>
                <w:w w:val="105"/>
              </w:rPr>
              <w:t>and</w:t>
            </w:r>
          </w:p>
        </w:tc>
        <w:tc>
          <w:tcPr>
            <w:tcW w:w="5009" w:type="dxa"/>
          </w:tcPr>
          <w:p w14:paraId="077BB07B" w14:textId="77777777" w:rsidR="00C220EB" w:rsidRDefault="00000000">
            <w:pPr>
              <w:pStyle w:val="TableParagraph"/>
              <w:ind w:left="123"/>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972" w:type="dxa"/>
          </w:tcPr>
          <w:p w14:paraId="077BB07C" w14:textId="77777777" w:rsidR="00C220EB" w:rsidRDefault="00000000">
            <w:pPr>
              <w:pStyle w:val="TableParagraph"/>
              <w:ind w:left="344"/>
            </w:pPr>
            <w:r>
              <w:rPr>
                <w:spacing w:val="-10"/>
              </w:rPr>
              <w:t>3</w:t>
            </w:r>
          </w:p>
        </w:tc>
        <w:tc>
          <w:tcPr>
            <w:tcW w:w="1026" w:type="dxa"/>
          </w:tcPr>
          <w:p w14:paraId="077BB07D" w14:textId="77777777" w:rsidR="00C220EB" w:rsidRDefault="00000000">
            <w:pPr>
              <w:pStyle w:val="TableParagraph"/>
              <w:ind w:left="122"/>
              <w:jc w:val="center"/>
            </w:pPr>
            <w:r>
              <w:rPr>
                <w:spacing w:val="-10"/>
              </w:rPr>
              <w:t>3</w:t>
            </w:r>
          </w:p>
        </w:tc>
      </w:tr>
      <w:tr w:rsidR="00C220EB" w14:paraId="077BB083" w14:textId="77777777">
        <w:trPr>
          <w:trHeight w:val="270"/>
        </w:trPr>
        <w:tc>
          <w:tcPr>
            <w:tcW w:w="2792" w:type="dxa"/>
          </w:tcPr>
          <w:p w14:paraId="077BB07F" w14:textId="77777777" w:rsidR="00C220EB" w:rsidRDefault="00000000">
            <w:pPr>
              <w:pStyle w:val="TableParagraph"/>
              <w:ind w:left="862"/>
            </w:pPr>
            <w:r>
              <w:rPr>
                <w:spacing w:val="-2"/>
                <w:w w:val="110"/>
              </w:rPr>
              <w:t>Organisation</w:t>
            </w:r>
          </w:p>
        </w:tc>
        <w:tc>
          <w:tcPr>
            <w:tcW w:w="5009" w:type="dxa"/>
          </w:tcPr>
          <w:p w14:paraId="077BB080" w14:textId="77777777" w:rsidR="00C220EB" w:rsidRDefault="00C220EB">
            <w:pPr>
              <w:pStyle w:val="TableParagraph"/>
              <w:spacing w:line="240" w:lineRule="auto"/>
              <w:rPr>
                <w:sz w:val="20"/>
              </w:rPr>
            </w:pPr>
          </w:p>
        </w:tc>
        <w:tc>
          <w:tcPr>
            <w:tcW w:w="972" w:type="dxa"/>
          </w:tcPr>
          <w:p w14:paraId="077BB081" w14:textId="77777777" w:rsidR="00C220EB" w:rsidRDefault="00C220EB">
            <w:pPr>
              <w:pStyle w:val="TableParagraph"/>
              <w:spacing w:line="240" w:lineRule="auto"/>
              <w:rPr>
                <w:sz w:val="20"/>
              </w:rPr>
            </w:pPr>
          </w:p>
        </w:tc>
        <w:tc>
          <w:tcPr>
            <w:tcW w:w="1026" w:type="dxa"/>
          </w:tcPr>
          <w:p w14:paraId="077BB082" w14:textId="77777777" w:rsidR="00C220EB" w:rsidRDefault="00C220EB">
            <w:pPr>
              <w:pStyle w:val="TableParagraph"/>
              <w:spacing w:line="240" w:lineRule="auto"/>
              <w:rPr>
                <w:sz w:val="20"/>
              </w:rPr>
            </w:pPr>
          </w:p>
        </w:tc>
      </w:tr>
      <w:tr w:rsidR="00C220EB" w14:paraId="077BB088" w14:textId="77777777">
        <w:trPr>
          <w:trHeight w:val="270"/>
        </w:trPr>
        <w:tc>
          <w:tcPr>
            <w:tcW w:w="2792" w:type="dxa"/>
          </w:tcPr>
          <w:p w14:paraId="077BB084" w14:textId="77777777" w:rsidR="00C220EB" w:rsidRDefault="00000000">
            <w:pPr>
              <w:pStyle w:val="TableParagraph"/>
              <w:tabs>
                <w:tab w:val="left" w:pos="862"/>
              </w:tabs>
              <w:ind w:left="256"/>
            </w:pPr>
            <w:r>
              <w:rPr>
                <w:spacing w:val="-10"/>
                <w:w w:val="110"/>
              </w:rPr>
              <w:t>6</w:t>
            </w:r>
            <w:r>
              <w:tab/>
            </w:r>
            <w:r>
              <w:rPr>
                <w:w w:val="105"/>
              </w:rPr>
              <w:t>Time</w:t>
            </w:r>
            <w:r>
              <w:rPr>
                <w:spacing w:val="6"/>
                <w:w w:val="105"/>
              </w:rPr>
              <w:t xml:space="preserve"> </w:t>
            </w:r>
            <w:r>
              <w:rPr>
                <w:spacing w:val="-5"/>
                <w:w w:val="105"/>
              </w:rPr>
              <w:t>and</w:t>
            </w:r>
          </w:p>
        </w:tc>
        <w:tc>
          <w:tcPr>
            <w:tcW w:w="5009" w:type="dxa"/>
          </w:tcPr>
          <w:p w14:paraId="077BB085" w14:textId="77777777" w:rsidR="00C220EB" w:rsidRDefault="00000000">
            <w:pPr>
              <w:pStyle w:val="TableParagraph"/>
              <w:ind w:left="123"/>
            </w:pPr>
            <w:r>
              <w:rPr>
                <w:w w:val="105"/>
              </w:rPr>
              <w:t>Work</w:t>
            </w:r>
            <w:r>
              <w:rPr>
                <w:spacing w:val="-14"/>
                <w:w w:val="105"/>
              </w:rPr>
              <w:t xml:space="preserve"> </w:t>
            </w:r>
            <w:r>
              <w:rPr>
                <w:spacing w:val="-2"/>
                <w:w w:val="110"/>
              </w:rPr>
              <w:t>projects</w:t>
            </w:r>
          </w:p>
        </w:tc>
        <w:tc>
          <w:tcPr>
            <w:tcW w:w="972" w:type="dxa"/>
          </w:tcPr>
          <w:p w14:paraId="077BB086" w14:textId="77777777" w:rsidR="00C220EB" w:rsidRDefault="00000000">
            <w:pPr>
              <w:pStyle w:val="TableParagraph"/>
              <w:ind w:left="345"/>
            </w:pPr>
            <w:r>
              <w:rPr>
                <w:spacing w:val="-10"/>
              </w:rPr>
              <w:t>4</w:t>
            </w:r>
          </w:p>
        </w:tc>
        <w:tc>
          <w:tcPr>
            <w:tcW w:w="1026" w:type="dxa"/>
          </w:tcPr>
          <w:p w14:paraId="077BB087" w14:textId="77777777" w:rsidR="00C220EB" w:rsidRDefault="00000000">
            <w:pPr>
              <w:pStyle w:val="TableParagraph"/>
              <w:ind w:left="122"/>
              <w:jc w:val="center"/>
            </w:pPr>
            <w:r>
              <w:rPr>
                <w:spacing w:val="-10"/>
              </w:rPr>
              <w:t>3</w:t>
            </w:r>
          </w:p>
        </w:tc>
      </w:tr>
      <w:tr w:rsidR="00C220EB" w14:paraId="077BB08D" w14:textId="77777777">
        <w:trPr>
          <w:trHeight w:val="270"/>
        </w:trPr>
        <w:tc>
          <w:tcPr>
            <w:tcW w:w="2792" w:type="dxa"/>
          </w:tcPr>
          <w:p w14:paraId="077BB089" w14:textId="77777777" w:rsidR="00C220EB" w:rsidRDefault="00000000">
            <w:pPr>
              <w:pStyle w:val="TableParagraph"/>
              <w:ind w:left="862"/>
            </w:pPr>
            <w:r>
              <w:rPr>
                <w:spacing w:val="-2"/>
                <w:w w:val="110"/>
              </w:rPr>
              <w:t>Organisation</w:t>
            </w:r>
          </w:p>
        </w:tc>
        <w:tc>
          <w:tcPr>
            <w:tcW w:w="5009" w:type="dxa"/>
          </w:tcPr>
          <w:p w14:paraId="077BB08A" w14:textId="77777777" w:rsidR="00C220EB" w:rsidRDefault="00C220EB">
            <w:pPr>
              <w:pStyle w:val="TableParagraph"/>
              <w:spacing w:line="240" w:lineRule="auto"/>
              <w:rPr>
                <w:sz w:val="20"/>
              </w:rPr>
            </w:pPr>
          </w:p>
        </w:tc>
        <w:tc>
          <w:tcPr>
            <w:tcW w:w="972" w:type="dxa"/>
          </w:tcPr>
          <w:p w14:paraId="077BB08B" w14:textId="77777777" w:rsidR="00C220EB" w:rsidRDefault="00C220EB">
            <w:pPr>
              <w:pStyle w:val="TableParagraph"/>
              <w:spacing w:line="240" w:lineRule="auto"/>
              <w:rPr>
                <w:sz w:val="20"/>
              </w:rPr>
            </w:pPr>
          </w:p>
        </w:tc>
        <w:tc>
          <w:tcPr>
            <w:tcW w:w="1026" w:type="dxa"/>
          </w:tcPr>
          <w:p w14:paraId="077BB08C" w14:textId="77777777" w:rsidR="00C220EB" w:rsidRDefault="00C220EB">
            <w:pPr>
              <w:pStyle w:val="TableParagraph"/>
              <w:spacing w:line="240" w:lineRule="auto"/>
              <w:rPr>
                <w:sz w:val="20"/>
              </w:rPr>
            </w:pPr>
          </w:p>
        </w:tc>
      </w:tr>
      <w:tr w:rsidR="00C220EB" w14:paraId="077BB092" w14:textId="77777777">
        <w:trPr>
          <w:trHeight w:val="270"/>
        </w:trPr>
        <w:tc>
          <w:tcPr>
            <w:tcW w:w="2792" w:type="dxa"/>
          </w:tcPr>
          <w:p w14:paraId="077BB08E" w14:textId="77777777" w:rsidR="00C220EB" w:rsidRDefault="00000000">
            <w:pPr>
              <w:pStyle w:val="TableParagraph"/>
              <w:tabs>
                <w:tab w:val="left" w:pos="862"/>
              </w:tabs>
              <w:ind w:left="259"/>
            </w:pPr>
            <w:r>
              <w:rPr>
                <w:spacing w:val="-10"/>
                <w:w w:val="105"/>
              </w:rPr>
              <w:t>7</w:t>
            </w:r>
            <w:r>
              <w:tab/>
            </w:r>
            <w:r>
              <w:rPr>
                <w:w w:val="105"/>
              </w:rPr>
              <w:t>Time</w:t>
            </w:r>
            <w:r>
              <w:rPr>
                <w:spacing w:val="6"/>
                <w:w w:val="105"/>
              </w:rPr>
              <w:t xml:space="preserve"> </w:t>
            </w:r>
            <w:r>
              <w:rPr>
                <w:spacing w:val="-5"/>
                <w:w w:val="105"/>
              </w:rPr>
              <w:t>and</w:t>
            </w:r>
          </w:p>
        </w:tc>
        <w:tc>
          <w:tcPr>
            <w:tcW w:w="5009" w:type="dxa"/>
          </w:tcPr>
          <w:p w14:paraId="077BB08F" w14:textId="77777777" w:rsidR="00C220EB" w:rsidRDefault="00000000">
            <w:pPr>
              <w:pStyle w:val="TableParagraph"/>
              <w:ind w:left="123"/>
            </w:pPr>
            <w:r>
              <w:rPr>
                <w:spacing w:val="-2"/>
                <w:w w:val="115"/>
              </w:rPr>
              <w:t>Procrastination</w:t>
            </w:r>
          </w:p>
        </w:tc>
        <w:tc>
          <w:tcPr>
            <w:tcW w:w="972" w:type="dxa"/>
          </w:tcPr>
          <w:p w14:paraId="077BB090" w14:textId="77777777" w:rsidR="00C220EB" w:rsidRDefault="00000000">
            <w:pPr>
              <w:pStyle w:val="TableParagraph"/>
              <w:ind w:left="344"/>
            </w:pPr>
            <w:r>
              <w:rPr>
                <w:spacing w:val="-10"/>
              </w:rPr>
              <w:t>3</w:t>
            </w:r>
          </w:p>
        </w:tc>
        <w:tc>
          <w:tcPr>
            <w:tcW w:w="1026" w:type="dxa"/>
          </w:tcPr>
          <w:p w14:paraId="077BB091" w14:textId="77777777" w:rsidR="00C220EB" w:rsidRDefault="00000000">
            <w:pPr>
              <w:pStyle w:val="TableParagraph"/>
              <w:ind w:left="122" w:right="1"/>
              <w:jc w:val="center"/>
            </w:pPr>
            <w:r>
              <w:rPr>
                <w:spacing w:val="-10"/>
              </w:rPr>
              <w:t>2</w:t>
            </w:r>
          </w:p>
        </w:tc>
      </w:tr>
      <w:tr w:rsidR="00C220EB" w14:paraId="077BB097" w14:textId="77777777">
        <w:trPr>
          <w:trHeight w:val="270"/>
        </w:trPr>
        <w:tc>
          <w:tcPr>
            <w:tcW w:w="2792" w:type="dxa"/>
          </w:tcPr>
          <w:p w14:paraId="077BB093" w14:textId="77777777" w:rsidR="00C220EB" w:rsidRDefault="00000000">
            <w:pPr>
              <w:pStyle w:val="TableParagraph"/>
              <w:ind w:left="862"/>
            </w:pPr>
            <w:r>
              <w:rPr>
                <w:spacing w:val="-2"/>
                <w:w w:val="110"/>
              </w:rPr>
              <w:t>Organisation</w:t>
            </w:r>
          </w:p>
        </w:tc>
        <w:tc>
          <w:tcPr>
            <w:tcW w:w="5009" w:type="dxa"/>
          </w:tcPr>
          <w:p w14:paraId="077BB094" w14:textId="77777777" w:rsidR="00C220EB" w:rsidRDefault="00C220EB">
            <w:pPr>
              <w:pStyle w:val="TableParagraph"/>
              <w:spacing w:line="240" w:lineRule="auto"/>
              <w:rPr>
                <w:sz w:val="20"/>
              </w:rPr>
            </w:pPr>
          </w:p>
        </w:tc>
        <w:tc>
          <w:tcPr>
            <w:tcW w:w="972" w:type="dxa"/>
          </w:tcPr>
          <w:p w14:paraId="077BB095" w14:textId="77777777" w:rsidR="00C220EB" w:rsidRDefault="00C220EB">
            <w:pPr>
              <w:pStyle w:val="TableParagraph"/>
              <w:spacing w:line="240" w:lineRule="auto"/>
              <w:rPr>
                <w:sz w:val="20"/>
              </w:rPr>
            </w:pPr>
          </w:p>
        </w:tc>
        <w:tc>
          <w:tcPr>
            <w:tcW w:w="1026" w:type="dxa"/>
          </w:tcPr>
          <w:p w14:paraId="077BB096" w14:textId="77777777" w:rsidR="00C220EB" w:rsidRDefault="00C220EB">
            <w:pPr>
              <w:pStyle w:val="TableParagraph"/>
              <w:spacing w:line="240" w:lineRule="auto"/>
              <w:rPr>
                <w:sz w:val="20"/>
              </w:rPr>
            </w:pPr>
          </w:p>
        </w:tc>
      </w:tr>
      <w:tr w:rsidR="00C220EB" w14:paraId="077BB09C" w14:textId="77777777">
        <w:trPr>
          <w:trHeight w:val="270"/>
        </w:trPr>
        <w:tc>
          <w:tcPr>
            <w:tcW w:w="2792" w:type="dxa"/>
          </w:tcPr>
          <w:p w14:paraId="077BB098" w14:textId="77777777" w:rsidR="00C220EB" w:rsidRDefault="00000000">
            <w:pPr>
              <w:pStyle w:val="TableParagraph"/>
              <w:tabs>
                <w:tab w:val="left" w:pos="862"/>
              </w:tabs>
              <w:ind w:left="256"/>
            </w:pPr>
            <w:r>
              <w:rPr>
                <w:spacing w:val="-10"/>
                <w:w w:val="110"/>
              </w:rPr>
              <w:t>8</w:t>
            </w:r>
            <w:r>
              <w:tab/>
            </w:r>
            <w:r>
              <w:rPr>
                <w:w w:val="110"/>
              </w:rPr>
              <w:t>Human</w:t>
            </w:r>
            <w:r>
              <w:rPr>
                <w:spacing w:val="5"/>
                <w:w w:val="110"/>
              </w:rPr>
              <w:t xml:space="preserve"> </w:t>
            </w:r>
            <w:r>
              <w:rPr>
                <w:spacing w:val="-2"/>
                <w:w w:val="110"/>
              </w:rPr>
              <w:t>Resources</w:t>
            </w:r>
          </w:p>
        </w:tc>
        <w:tc>
          <w:tcPr>
            <w:tcW w:w="5009" w:type="dxa"/>
          </w:tcPr>
          <w:p w14:paraId="077BB099" w14:textId="77777777" w:rsidR="00C220EB" w:rsidRDefault="00000000">
            <w:pPr>
              <w:pStyle w:val="TableParagraph"/>
              <w:ind w:left="123"/>
            </w:pPr>
            <w:r>
              <w:rPr>
                <w:spacing w:val="-2"/>
                <w:w w:val="110"/>
              </w:rPr>
              <w:t>Unavailability</w:t>
            </w:r>
            <w:r>
              <w:rPr>
                <w:spacing w:val="-6"/>
                <w:w w:val="110"/>
              </w:rPr>
              <w:t xml:space="preserve"> </w:t>
            </w:r>
            <w:r>
              <w:rPr>
                <w:spacing w:val="-2"/>
                <w:w w:val="110"/>
              </w:rPr>
              <w:t>of</w:t>
            </w:r>
            <w:r>
              <w:rPr>
                <w:spacing w:val="-5"/>
                <w:w w:val="110"/>
              </w:rPr>
              <w:t xml:space="preserve"> </w:t>
            </w:r>
            <w:r>
              <w:rPr>
                <w:spacing w:val="-2"/>
                <w:w w:val="110"/>
              </w:rPr>
              <w:t>main</w:t>
            </w:r>
            <w:r>
              <w:rPr>
                <w:spacing w:val="-5"/>
                <w:w w:val="110"/>
              </w:rPr>
              <w:t xml:space="preserve"> </w:t>
            </w:r>
            <w:r>
              <w:rPr>
                <w:spacing w:val="-2"/>
                <w:w w:val="110"/>
              </w:rPr>
              <w:t>project</w:t>
            </w:r>
            <w:r>
              <w:rPr>
                <w:spacing w:val="-5"/>
                <w:w w:val="110"/>
              </w:rPr>
              <w:t xml:space="preserve"> </w:t>
            </w:r>
            <w:r>
              <w:rPr>
                <w:spacing w:val="-2"/>
                <w:w w:val="110"/>
              </w:rPr>
              <w:t>staff</w:t>
            </w:r>
            <w:r>
              <w:rPr>
                <w:spacing w:val="-6"/>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972" w:type="dxa"/>
          </w:tcPr>
          <w:p w14:paraId="077BB09A" w14:textId="77777777" w:rsidR="00C220EB" w:rsidRDefault="00000000">
            <w:pPr>
              <w:pStyle w:val="TableParagraph"/>
              <w:ind w:left="345"/>
            </w:pPr>
            <w:r>
              <w:rPr>
                <w:spacing w:val="-10"/>
              </w:rPr>
              <w:t>4</w:t>
            </w:r>
          </w:p>
        </w:tc>
        <w:tc>
          <w:tcPr>
            <w:tcW w:w="1026" w:type="dxa"/>
          </w:tcPr>
          <w:p w14:paraId="077BB09B" w14:textId="77777777" w:rsidR="00C220EB" w:rsidRDefault="00000000">
            <w:pPr>
              <w:pStyle w:val="TableParagraph"/>
              <w:ind w:left="122" w:right="1"/>
              <w:jc w:val="center"/>
            </w:pPr>
            <w:r>
              <w:rPr>
                <w:spacing w:val="-10"/>
              </w:rPr>
              <w:t>4</w:t>
            </w:r>
          </w:p>
        </w:tc>
      </w:tr>
      <w:tr w:rsidR="00C220EB" w14:paraId="077BB0A1" w14:textId="77777777">
        <w:trPr>
          <w:trHeight w:val="270"/>
        </w:trPr>
        <w:tc>
          <w:tcPr>
            <w:tcW w:w="2792" w:type="dxa"/>
          </w:tcPr>
          <w:p w14:paraId="077BB09D" w14:textId="77777777" w:rsidR="00C220EB" w:rsidRDefault="00C220EB">
            <w:pPr>
              <w:pStyle w:val="TableParagraph"/>
              <w:spacing w:line="240" w:lineRule="auto"/>
              <w:rPr>
                <w:sz w:val="20"/>
              </w:rPr>
            </w:pPr>
          </w:p>
        </w:tc>
        <w:tc>
          <w:tcPr>
            <w:tcW w:w="5009" w:type="dxa"/>
          </w:tcPr>
          <w:p w14:paraId="077BB09E" w14:textId="77777777" w:rsidR="00C220EB" w:rsidRDefault="00000000">
            <w:pPr>
              <w:pStyle w:val="TableParagraph"/>
              <w:ind w:left="123"/>
            </w:pPr>
            <w:r>
              <w:rPr>
                <w:spacing w:val="-2"/>
                <w:w w:val="110"/>
              </w:rPr>
              <w:t>illness)</w:t>
            </w:r>
          </w:p>
        </w:tc>
        <w:tc>
          <w:tcPr>
            <w:tcW w:w="972" w:type="dxa"/>
          </w:tcPr>
          <w:p w14:paraId="077BB09F" w14:textId="77777777" w:rsidR="00C220EB" w:rsidRDefault="00C220EB">
            <w:pPr>
              <w:pStyle w:val="TableParagraph"/>
              <w:spacing w:line="240" w:lineRule="auto"/>
              <w:rPr>
                <w:sz w:val="20"/>
              </w:rPr>
            </w:pPr>
          </w:p>
        </w:tc>
        <w:tc>
          <w:tcPr>
            <w:tcW w:w="1026" w:type="dxa"/>
          </w:tcPr>
          <w:p w14:paraId="077BB0A0" w14:textId="77777777" w:rsidR="00C220EB" w:rsidRDefault="00C220EB">
            <w:pPr>
              <w:pStyle w:val="TableParagraph"/>
              <w:spacing w:line="240" w:lineRule="auto"/>
              <w:rPr>
                <w:sz w:val="20"/>
              </w:rPr>
            </w:pPr>
          </w:p>
        </w:tc>
      </w:tr>
      <w:tr w:rsidR="00C220EB" w14:paraId="077BB0A6" w14:textId="77777777">
        <w:trPr>
          <w:trHeight w:val="270"/>
        </w:trPr>
        <w:tc>
          <w:tcPr>
            <w:tcW w:w="2792" w:type="dxa"/>
          </w:tcPr>
          <w:p w14:paraId="077BB0A2" w14:textId="77777777" w:rsidR="00C220EB" w:rsidRDefault="00000000">
            <w:pPr>
              <w:pStyle w:val="TableParagraph"/>
              <w:tabs>
                <w:tab w:val="left" w:pos="862"/>
              </w:tabs>
              <w:ind w:left="255"/>
            </w:pPr>
            <w:r>
              <w:rPr>
                <w:spacing w:val="-10"/>
                <w:w w:val="110"/>
              </w:rPr>
              <w:t>9</w:t>
            </w:r>
            <w:r>
              <w:tab/>
            </w:r>
            <w:r>
              <w:rPr>
                <w:w w:val="110"/>
              </w:rPr>
              <w:t>Human</w:t>
            </w:r>
            <w:r>
              <w:rPr>
                <w:spacing w:val="5"/>
                <w:w w:val="110"/>
              </w:rPr>
              <w:t xml:space="preserve"> </w:t>
            </w:r>
            <w:r>
              <w:rPr>
                <w:spacing w:val="-2"/>
                <w:w w:val="110"/>
              </w:rPr>
              <w:t>Resources</w:t>
            </w:r>
          </w:p>
        </w:tc>
        <w:tc>
          <w:tcPr>
            <w:tcW w:w="5009" w:type="dxa"/>
          </w:tcPr>
          <w:p w14:paraId="077BB0A3" w14:textId="77777777" w:rsidR="00C220EB" w:rsidRDefault="00000000">
            <w:pPr>
              <w:pStyle w:val="TableParagraph"/>
              <w:ind w:left="124"/>
            </w:pPr>
            <w:r>
              <w:rPr>
                <w:spacing w:val="-2"/>
                <w:w w:val="110"/>
              </w:rPr>
              <w:t>Unavailability</w:t>
            </w:r>
            <w:r>
              <w:rPr>
                <w:spacing w:val="-10"/>
                <w:w w:val="110"/>
              </w:rPr>
              <w:t xml:space="preserve"> </w:t>
            </w:r>
            <w:r>
              <w:rPr>
                <w:spacing w:val="-2"/>
                <w:w w:val="110"/>
              </w:rPr>
              <w:t>of</w:t>
            </w:r>
            <w:r>
              <w:rPr>
                <w:spacing w:val="-9"/>
                <w:w w:val="110"/>
              </w:rPr>
              <w:t xml:space="preserve"> </w:t>
            </w:r>
            <w:r>
              <w:rPr>
                <w:spacing w:val="-2"/>
                <w:w w:val="110"/>
              </w:rPr>
              <w:t>advisor</w:t>
            </w:r>
            <w:r>
              <w:rPr>
                <w:spacing w:val="-9"/>
                <w:w w:val="110"/>
              </w:rPr>
              <w:t xml:space="preserve"> </w:t>
            </w:r>
            <w:r>
              <w:rPr>
                <w:spacing w:val="-2"/>
                <w:w w:val="110"/>
              </w:rPr>
              <w:t>(e.g.,</w:t>
            </w:r>
            <w:r>
              <w:rPr>
                <w:spacing w:val="-9"/>
                <w:w w:val="110"/>
              </w:rPr>
              <w:t xml:space="preserve"> </w:t>
            </w:r>
            <w:r>
              <w:rPr>
                <w:spacing w:val="-2"/>
                <w:w w:val="110"/>
              </w:rPr>
              <w:t>due</w:t>
            </w:r>
            <w:r>
              <w:rPr>
                <w:spacing w:val="-9"/>
                <w:w w:val="110"/>
              </w:rPr>
              <w:t xml:space="preserve"> </w:t>
            </w:r>
            <w:r>
              <w:rPr>
                <w:spacing w:val="-2"/>
                <w:w w:val="110"/>
              </w:rPr>
              <w:t>to</w:t>
            </w:r>
            <w:r>
              <w:rPr>
                <w:spacing w:val="-9"/>
                <w:w w:val="110"/>
              </w:rPr>
              <w:t xml:space="preserve"> </w:t>
            </w:r>
            <w:r>
              <w:rPr>
                <w:spacing w:val="-2"/>
                <w:w w:val="110"/>
              </w:rPr>
              <w:t>illness,</w:t>
            </w:r>
          </w:p>
        </w:tc>
        <w:tc>
          <w:tcPr>
            <w:tcW w:w="972" w:type="dxa"/>
          </w:tcPr>
          <w:p w14:paraId="077BB0A4" w14:textId="77777777" w:rsidR="00C220EB" w:rsidRDefault="00000000">
            <w:pPr>
              <w:pStyle w:val="TableParagraph"/>
              <w:ind w:left="344"/>
            </w:pPr>
            <w:r>
              <w:rPr>
                <w:spacing w:val="-10"/>
              </w:rPr>
              <w:t>3</w:t>
            </w:r>
          </w:p>
        </w:tc>
        <w:tc>
          <w:tcPr>
            <w:tcW w:w="1026" w:type="dxa"/>
          </w:tcPr>
          <w:p w14:paraId="077BB0A5" w14:textId="77777777" w:rsidR="00C220EB" w:rsidRDefault="00000000">
            <w:pPr>
              <w:pStyle w:val="TableParagraph"/>
              <w:ind w:left="122" w:right="1"/>
              <w:jc w:val="center"/>
            </w:pPr>
            <w:r>
              <w:rPr>
                <w:spacing w:val="-10"/>
              </w:rPr>
              <w:t>4</w:t>
            </w:r>
          </w:p>
        </w:tc>
      </w:tr>
      <w:tr w:rsidR="00C220EB" w14:paraId="077BB0AB" w14:textId="77777777">
        <w:trPr>
          <w:trHeight w:val="270"/>
        </w:trPr>
        <w:tc>
          <w:tcPr>
            <w:tcW w:w="2792" w:type="dxa"/>
          </w:tcPr>
          <w:p w14:paraId="077BB0A7" w14:textId="77777777" w:rsidR="00C220EB" w:rsidRDefault="00C220EB">
            <w:pPr>
              <w:pStyle w:val="TableParagraph"/>
              <w:spacing w:line="240" w:lineRule="auto"/>
              <w:rPr>
                <w:sz w:val="20"/>
              </w:rPr>
            </w:pPr>
          </w:p>
        </w:tc>
        <w:tc>
          <w:tcPr>
            <w:tcW w:w="5009" w:type="dxa"/>
          </w:tcPr>
          <w:p w14:paraId="077BB0A8" w14:textId="77777777" w:rsidR="00C220EB" w:rsidRDefault="00000000">
            <w:pPr>
              <w:pStyle w:val="TableParagraph"/>
              <w:ind w:left="123"/>
            </w:pPr>
            <w:r>
              <w:rPr>
                <w:w w:val="110"/>
              </w:rPr>
              <w:t>accident,</w:t>
            </w:r>
            <w:r>
              <w:rPr>
                <w:spacing w:val="9"/>
                <w:w w:val="110"/>
              </w:rPr>
              <w:t xml:space="preserve"> </w:t>
            </w:r>
            <w:r>
              <w:rPr>
                <w:spacing w:val="-2"/>
                <w:w w:val="110"/>
              </w:rPr>
              <w:t>etc.)</w:t>
            </w:r>
          </w:p>
        </w:tc>
        <w:tc>
          <w:tcPr>
            <w:tcW w:w="972" w:type="dxa"/>
          </w:tcPr>
          <w:p w14:paraId="077BB0A9" w14:textId="77777777" w:rsidR="00C220EB" w:rsidRDefault="00C220EB">
            <w:pPr>
              <w:pStyle w:val="TableParagraph"/>
              <w:spacing w:line="240" w:lineRule="auto"/>
              <w:rPr>
                <w:sz w:val="20"/>
              </w:rPr>
            </w:pPr>
          </w:p>
        </w:tc>
        <w:tc>
          <w:tcPr>
            <w:tcW w:w="1026" w:type="dxa"/>
          </w:tcPr>
          <w:p w14:paraId="077BB0AA" w14:textId="77777777" w:rsidR="00C220EB" w:rsidRDefault="00C220EB">
            <w:pPr>
              <w:pStyle w:val="TableParagraph"/>
              <w:spacing w:line="240" w:lineRule="auto"/>
              <w:rPr>
                <w:sz w:val="20"/>
              </w:rPr>
            </w:pPr>
          </w:p>
        </w:tc>
      </w:tr>
      <w:tr w:rsidR="00C220EB" w14:paraId="077BB0B0" w14:textId="77777777">
        <w:trPr>
          <w:trHeight w:val="270"/>
        </w:trPr>
        <w:tc>
          <w:tcPr>
            <w:tcW w:w="2792" w:type="dxa"/>
          </w:tcPr>
          <w:p w14:paraId="077BB0AC" w14:textId="77777777" w:rsidR="00C220EB" w:rsidRDefault="00000000">
            <w:pPr>
              <w:pStyle w:val="TableParagraph"/>
              <w:tabs>
                <w:tab w:val="left" w:pos="862"/>
              </w:tabs>
              <w:ind w:left="210"/>
            </w:pPr>
            <w:r>
              <w:rPr>
                <w:spacing w:val="-5"/>
                <w:w w:val="105"/>
              </w:rPr>
              <w:t>10</w:t>
            </w:r>
            <w:r>
              <w:tab/>
            </w:r>
            <w:r>
              <w:rPr>
                <w:w w:val="105"/>
              </w:rPr>
              <w:t>Tech</w:t>
            </w:r>
            <w:r>
              <w:rPr>
                <w:spacing w:val="-10"/>
                <w:w w:val="105"/>
              </w:rPr>
              <w:t xml:space="preserve"> </w:t>
            </w:r>
            <w:r>
              <w:rPr>
                <w:spacing w:val="-5"/>
                <w:w w:val="105"/>
              </w:rPr>
              <w:t>and</w:t>
            </w:r>
          </w:p>
        </w:tc>
        <w:tc>
          <w:tcPr>
            <w:tcW w:w="5009" w:type="dxa"/>
          </w:tcPr>
          <w:p w14:paraId="077BB0AD" w14:textId="77777777" w:rsidR="00C220EB" w:rsidRDefault="00000000">
            <w:pPr>
              <w:pStyle w:val="TableParagraph"/>
              <w:ind w:left="123"/>
            </w:pPr>
            <w:r>
              <w:t>Software</w:t>
            </w:r>
            <w:r>
              <w:rPr>
                <w:spacing w:val="44"/>
              </w:rPr>
              <w:t xml:space="preserve">  </w:t>
            </w:r>
            <w:r>
              <w:rPr>
                <w:spacing w:val="-2"/>
              </w:rPr>
              <w:t>Version/Library/Dependency</w:t>
            </w:r>
          </w:p>
        </w:tc>
        <w:tc>
          <w:tcPr>
            <w:tcW w:w="972" w:type="dxa"/>
          </w:tcPr>
          <w:p w14:paraId="077BB0AE" w14:textId="77777777" w:rsidR="00C220EB" w:rsidRDefault="00000000">
            <w:pPr>
              <w:pStyle w:val="TableParagraph"/>
              <w:ind w:left="345"/>
            </w:pPr>
            <w:r>
              <w:rPr>
                <w:spacing w:val="-10"/>
              </w:rPr>
              <w:t>4</w:t>
            </w:r>
          </w:p>
        </w:tc>
        <w:tc>
          <w:tcPr>
            <w:tcW w:w="1026" w:type="dxa"/>
          </w:tcPr>
          <w:p w14:paraId="077BB0AF" w14:textId="77777777" w:rsidR="00C220EB" w:rsidRDefault="00000000">
            <w:pPr>
              <w:pStyle w:val="TableParagraph"/>
              <w:ind w:left="122"/>
              <w:jc w:val="center"/>
            </w:pPr>
            <w:r>
              <w:rPr>
                <w:spacing w:val="-10"/>
              </w:rPr>
              <w:t>3</w:t>
            </w:r>
          </w:p>
        </w:tc>
      </w:tr>
      <w:tr w:rsidR="00C220EB" w14:paraId="077BB0B5" w14:textId="77777777">
        <w:trPr>
          <w:trHeight w:val="270"/>
        </w:trPr>
        <w:tc>
          <w:tcPr>
            <w:tcW w:w="2792" w:type="dxa"/>
          </w:tcPr>
          <w:p w14:paraId="077BB0B1" w14:textId="77777777" w:rsidR="00C220EB" w:rsidRDefault="00000000">
            <w:pPr>
              <w:pStyle w:val="TableParagraph"/>
              <w:ind w:left="862"/>
            </w:pPr>
            <w:r>
              <w:rPr>
                <w:spacing w:val="-2"/>
                <w:w w:val="115"/>
              </w:rPr>
              <w:t>Infrastructure</w:t>
            </w:r>
          </w:p>
        </w:tc>
        <w:tc>
          <w:tcPr>
            <w:tcW w:w="5009" w:type="dxa"/>
          </w:tcPr>
          <w:p w14:paraId="077BB0B2" w14:textId="77777777" w:rsidR="00C220EB" w:rsidRDefault="00C220EB">
            <w:pPr>
              <w:pStyle w:val="TableParagraph"/>
              <w:spacing w:line="240" w:lineRule="auto"/>
              <w:rPr>
                <w:sz w:val="20"/>
              </w:rPr>
            </w:pPr>
          </w:p>
        </w:tc>
        <w:tc>
          <w:tcPr>
            <w:tcW w:w="972" w:type="dxa"/>
          </w:tcPr>
          <w:p w14:paraId="077BB0B3" w14:textId="77777777" w:rsidR="00C220EB" w:rsidRDefault="00C220EB">
            <w:pPr>
              <w:pStyle w:val="TableParagraph"/>
              <w:spacing w:line="240" w:lineRule="auto"/>
              <w:rPr>
                <w:sz w:val="20"/>
              </w:rPr>
            </w:pPr>
          </w:p>
        </w:tc>
        <w:tc>
          <w:tcPr>
            <w:tcW w:w="1026" w:type="dxa"/>
          </w:tcPr>
          <w:p w14:paraId="077BB0B4" w14:textId="77777777" w:rsidR="00C220EB" w:rsidRDefault="00C220EB">
            <w:pPr>
              <w:pStyle w:val="TableParagraph"/>
              <w:spacing w:line="240" w:lineRule="auto"/>
              <w:rPr>
                <w:sz w:val="20"/>
              </w:rPr>
            </w:pPr>
          </w:p>
        </w:tc>
      </w:tr>
      <w:tr w:rsidR="00C220EB" w14:paraId="077BB0BA" w14:textId="77777777">
        <w:trPr>
          <w:trHeight w:val="270"/>
        </w:trPr>
        <w:tc>
          <w:tcPr>
            <w:tcW w:w="2792" w:type="dxa"/>
          </w:tcPr>
          <w:p w14:paraId="077BB0B6" w14:textId="77777777" w:rsidR="00C220EB" w:rsidRDefault="00000000">
            <w:pPr>
              <w:pStyle w:val="TableParagraph"/>
              <w:tabs>
                <w:tab w:val="left" w:pos="862"/>
              </w:tabs>
              <w:ind w:left="218"/>
            </w:pPr>
            <w:r>
              <w:rPr>
                <w:spacing w:val="-5"/>
                <w:w w:val="105"/>
              </w:rPr>
              <w:t>11</w:t>
            </w:r>
            <w:r>
              <w:tab/>
            </w:r>
            <w:r>
              <w:rPr>
                <w:w w:val="105"/>
              </w:rPr>
              <w:t>Tech</w:t>
            </w:r>
            <w:r>
              <w:rPr>
                <w:spacing w:val="-10"/>
                <w:w w:val="105"/>
              </w:rPr>
              <w:t xml:space="preserve"> </w:t>
            </w:r>
            <w:r>
              <w:rPr>
                <w:spacing w:val="-5"/>
                <w:w w:val="105"/>
              </w:rPr>
              <w:t>and</w:t>
            </w:r>
          </w:p>
        </w:tc>
        <w:tc>
          <w:tcPr>
            <w:tcW w:w="5009" w:type="dxa"/>
          </w:tcPr>
          <w:p w14:paraId="077BB0B7" w14:textId="77777777" w:rsidR="00C220EB" w:rsidRDefault="00000000">
            <w:pPr>
              <w:pStyle w:val="TableParagraph"/>
              <w:ind w:left="123"/>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972" w:type="dxa"/>
          </w:tcPr>
          <w:p w14:paraId="077BB0B8" w14:textId="77777777" w:rsidR="00C220EB" w:rsidRDefault="00000000">
            <w:pPr>
              <w:pStyle w:val="TableParagraph"/>
              <w:ind w:left="344"/>
            </w:pPr>
            <w:r>
              <w:rPr>
                <w:spacing w:val="-10"/>
              </w:rPr>
              <w:t>2</w:t>
            </w:r>
          </w:p>
        </w:tc>
        <w:tc>
          <w:tcPr>
            <w:tcW w:w="1026" w:type="dxa"/>
          </w:tcPr>
          <w:p w14:paraId="077BB0B9" w14:textId="77777777" w:rsidR="00C220EB" w:rsidRDefault="00000000">
            <w:pPr>
              <w:pStyle w:val="TableParagraph"/>
              <w:ind w:left="122"/>
              <w:jc w:val="center"/>
            </w:pPr>
            <w:r>
              <w:rPr>
                <w:spacing w:val="-10"/>
              </w:rPr>
              <w:t>5</w:t>
            </w:r>
          </w:p>
        </w:tc>
      </w:tr>
      <w:tr w:rsidR="00C220EB" w14:paraId="077BB0BF" w14:textId="77777777">
        <w:trPr>
          <w:trHeight w:val="270"/>
        </w:trPr>
        <w:tc>
          <w:tcPr>
            <w:tcW w:w="2792" w:type="dxa"/>
          </w:tcPr>
          <w:p w14:paraId="077BB0BB" w14:textId="77777777" w:rsidR="00C220EB" w:rsidRDefault="00000000">
            <w:pPr>
              <w:pStyle w:val="TableParagraph"/>
              <w:ind w:left="862"/>
            </w:pPr>
            <w:r>
              <w:rPr>
                <w:spacing w:val="-2"/>
                <w:w w:val="115"/>
              </w:rPr>
              <w:t>Infrastructure</w:t>
            </w:r>
          </w:p>
        </w:tc>
        <w:tc>
          <w:tcPr>
            <w:tcW w:w="5009" w:type="dxa"/>
          </w:tcPr>
          <w:p w14:paraId="077BB0BC" w14:textId="77777777" w:rsidR="00C220EB" w:rsidRDefault="00C220EB">
            <w:pPr>
              <w:pStyle w:val="TableParagraph"/>
              <w:spacing w:line="240" w:lineRule="auto"/>
              <w:rPr>
                <w:sz w:val="20"/>
              </w:rPr>
            </w:pPr>
          </w:p>
        </w:tc>
        <w:tc>
          <w:tcPr>
            <w:tcW w:w="972" w:type="dxa"/>
          </w:tcPr>
          <w:p w14:paraId="077BB0BD" w14:textId="77777777" w:rsidR="00C220EB" w:rsidRDefault="00C220EB">
            <w:pPr>
              <w:pStyle w:val="TableParagraph"/>
              <w:spacing w:line="240" w:lineRule="auto"/>
              <w:rPr>
                <w:sz w:val="20"/>
              </w:rPr>
            </w:pPr>
          </w:p>
        </w:tc>
        <w:tc>
          <w:tcPr>
            <w:tcW w:w="1026" w:type="dxa"/>
          </w:tcPr>
          <w:p w14:paraId="077BB0BE" w14:textId="77777777" w:rsidR="00C220EB" w:rsidRDefault="00C220EB">
            <w:pPr>
              <w:pStyle w:val="TableParagraph"/>
              <w:spacing w:line="240" w:lineRule="auto"/>
              <w:rPr>
                <w:sz w:val="20"/>
              </w:rPr>
            </w:pPr>
          </w:p>
        </w:tc>
      </w:tr>
      <w:tr w:rsidR="00C220EB" w14:paraId="077BB0C4" w14:textId="77777777">
        <w:trPr>
          <w:trHeight w:val="270"/>
        </w:trPr>
        <w:tc>
          <w:tcPr>
            <w:tcW w:w="2792" w:type="dxa"/>
          </w:tcPr>
          <w:p w14:paraId="077BB0C0" w14:textId="77777777" w:rsidR="00C220EB" w:rsidRDefault="00000000">
            <w:pPr>
              <w:pStyle w:val="TableParagraph"/>
              <w:tabs>
                <w:tab w:val="left" w:pos="862"/>
              </w:tabs>
              <w:ind w:left="209"/>
            </w:pPr>
            <w:r>
              <w:rPr>
                <w:spacing w:val="-5"/>
                <w:w w:val="105"/>
              </w:rPr>
              <w:t>12</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077BB0C1" w14:textId="77777777" w:rsidR="00C220EB" w:rsidRDefault="00000000">
            <w:pPr>
              <w:pStyle w:val="TableParagraph"/>
              <w:ind w:left="124"/>
            </w:pPr>
            <w:r>
              <w:rPr>
                <w:w w:val="105"/>
              </w:rPr>
              <w:t>Data</w:t>
            </w:r>
            <w:r>
              <w:rPr>
                <w:spacing w:val="-3"/>
                <w:w w:val="110"/>
              </w:rPr>
              <w:t xml:space="preserve"> </w:t>
            </w:r>
            <w:r>
              <w:rPr>
                <w:spacing w:val="-2"/>
                <w:w w:val="110"/>
              </w:rPr>
              <w:t>related</w:t>
            </w:r>
          </w:p>
        </w:tc>
        <w:tc>
          <w:tcPr>
            <w:tcW w:w="972" w:type="dxa"/>
          </w:tcPr>
          <w:p w14:paraId="077BB0C2" w14:textId="77777777" w:rsidR="00C220EB" w:rsidRDefault="00000000">
            <w:pPr>
              <w:pStyle w:val="TableParagraph"/>
              <w:ind w:left="345"/>
            </w:pPr>
            <w:r>
              <w:rPr>
                <w:spacing w:val="-10"/>
              </w:rPr>
              <w:t>4</w:t>
            </w:r>
          </w:p>
        </w:tc>
        <w:tc>
          <w:tcPr>
            <w:tcW w:w="1026" w:type="dxa"/>
          </w:tcPr>
          <w:p w14:paraId="077BB0C3" w14:textId="77777777" w:rsidR="00C220EB" w:rsidRDefault="00000000">
            <w:pPr>
              <w:pStyle w:val="TableParagraph"/>
              <w:ind w:left="122"/>
              <w:jc w:val="center"/>
            </w:pPr>
            <w:r>
              <w:rPr>
                <w:spacing w:val="-10"/>
              </w:rPr>
              <w:t>3</w:t>
            </w:r>
          </w:p>
        </w:tc>
      </w:tr>
      <w:tr w:rsidR="00C220EB" w14:paraId="077BB0C9" w14:textId="77777777">
        <w:trPr>
          <w:trHeight w:val="270"/>
        </w:trPr>
        <w:tc>
          <w:tcPr>
            <w:tcW w:w="2792" w:type="dxa"/>
          </w:tcPr>
          <w:p w14:paraId="077BB0C5" w14:textId="77777777" w:rsidR="00C220EB" w:rsidRDefault="00000000">
            <w:pPr>
              <w:pStyle w:val="TableParagraph"/>
              <w:tabs>
                <w:tab w:val="left" w:pos="862"/>
              </w:tabs>
              <w:ind w:left="210"/>
            </w:pPr>
            <w:r>
              <w:rPr>
                <w:spacing w:val="-5"/>
                <w:w w:val="105"/>
              </w:rPr>
              <w:t>13</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077BB0C6" w14:textId="77777777" w:rsidR="00C220EB" w:rsidRDefault="00000000">
            <w:pPr>
              <w:pStyle w:val="TableParagraph"/>
              <w:ind w:left="123"/>
            </w:pPr>
            <w:r>
              <w:rPr>
                <w:w w:val="110"/>
              </w:rPr>
              <w:t>Not</w:t>
            </w:r>
            <w:r>
              <w:rPr>
                <w:spacing w:val="-11"/>
                <w:w w:val="110"/>
              </w:rPr>
              <w:t xml:space="preserve"> </w:t>
            </w:r>
            <w:r>
              <w:rPr>
                <w:w w:val="110"/>
              </w:rPr>
              <w:t>reproducible</w:t>
            </w:r>
            <w:r>
              <w:rPr>
                <w:spacing w:val="-11"/>
                <w:w w:val="110"/>
              </w:rPr>
              <w:t xml:space="preserve"> </w:t>
            </w:r>
            <w:r>
              <w:rPr>
                <w:spacing w:val="-4"/>
                <w:w w:val="110"/>
              </w:rPr>
              <w:t>work</w:t>
            </w:r>
          </w:p>
        </w:tc>
        <w:tc>
          <w:tcPr>
            <w:tcW w:w="972" w:type="dxa"/>
          </w:tcPr>
          <w:p w14:paraId="077BB0C7" w14:textId="77777777" w:rsidR="00C220EB" w:rsidRDefault="00000000">
            <w:pPr>
              <w:pStyle w:val="TableParagraph"/>
              <w:ind w:left="344"/>
            </w:pPr>
            <w:r>
              <w:rPr>
                <w:spacing w:val="-10"/>
              </w:rPr>
              <w:t>2</w:t>
            </w:r>
          </w:p>
        </w:tc>
        <w:tc>
          <w:tcPr>
            <w:tcW w:w="1026" w:type="dxa"/>
          </w:tcPr>
          <w:p w14:paraId="077BB0C8" w14:textId="77777777" w:rsidR="00C220EB" w:rsidRDefault="00000000">
            <w:pPr>
              <w:pStyle w:val="TableParagraph"/>
              <w:ind w:left="122" w:right="1"/>
              <w:jc w:val="center"/>
            </w:pPr>
            <w:r>
              <w:rPr>
                <w:spacing w:val="-10"/>
              </w:rPr>
              <w:t>5</w:t>
            </w:r>
          </w:p>
        </w:tc>
      </w:tr>
      <w:tr w:rsidR="00C220EB" w14:paraId="077BB0CE" w14:textId="77777777">
        <w:trPr>
          <w:trHeight w:val="270"/>
        </w:trPr>
        <w:tc>
          <w:tcPr>
            <w:tcW w:w="2792" w:type="dxa"/>
          </w:tcPr>
          <w:p w14:paraId="077BB0CA" w14:textId="77777777" w:rsidR="00C220EB" w:rsidRDefault="00000000">
            <w:pPr>
              <w:pStyle w:val="TableParagraph"/>
              <w:tabs>
                <w:tab w:val="left" w:pos="862"/>
              </w:tabs>
              <w:ind w:left="213"/>
            </w:pPr>
            <w:r>
              <w:rPr>
                <w:spacing w:val="-5"/>
                <w:w w:val="105"/>
              </w:rPr>
              <w:t>14</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077BB0CB" w14:textId="77777777" w:rsidR="00C220EB" w:rsidRDefault="00000000">
            <w:pPr>
              <w:pStyle w:val="TableParagraph"/>
              <w:ind w:left="123"/>
            </w:pPr>
            <w:r>
              <w:rPr>
                <w:w w:val="110"/>
              </w:rPr>
              <w:t>Plagiarism</w:t>
            </w:r>
            <w:r>
              <w:rPr>
                <w:spacing w:val="-10"/>
                <w:w w:val="110"/>
              </w:rPr>
              <w:t xml:space="preserve"> </w:t>
            </w:r>
            <w:r>
              <w:rPr>
                <w:w w:val="110"/>
              </w:rPr>
              <w:t>or</w:t>
            </w:r>
            <w:r>
              <w:rPr>
                <w:spacing w:val="-10"/>
                <w:w w:val="110"/>
              </w:rPr>
              <w:t xml:space="preserve"> </w:t>
            </w:r>
            <w:r>
              <w:rPr>
                <w:w w:val="110"/>
              </w:rPr>
              <w:t>wrong</w:t>
            </w:r>
            <w:r>
              <w:rPr>
                <w:spacing w:val="-10"/>
                <w:w w:val="110"/>
              </w:rPr>
              <w:t xml:space="preserve"> </w:t>
            </w:r>
            <w:r>
              <w:rPr>
                <w:spacing w:val="-2"/>
                <w:w w:val="110"/>
              </w:rPr>
              <w:t>citation</w:t>
            </w:r>
          </w:p>
        </w:tc>
        <w:tc>
          <w:tcPr>
            <w:tcW w:w="972" w:type="dxa"/>
          </w:tcPr>
          <w:p w14:paraId="077BB0CC" w14:textId="77777777" w:rsidR="00C220EB" w:rsidRDefault="00000000">
            <w:pPr>
              <w:pStyle w:val="TableParagraph"/>
              <w:ind w:left="344"/>
            </w:pPr>
            <w:r>
              <w:rPr>
                <w:spacing w:val="-10"/>
              </w:rPr>
              <w:t>2</w:t>
            </w:r>
          </w:p>
        </w:tc>
        <w:tc>
          <w:tcPr>
            <w:tcW w:w="1026" w:type="dxa"/>
          </w:tcPr>
          <w:p w14:paraId="077BB0CD" w14:textId="77777777" w:rsidR="00C220EB" w:rsidRDefault="00000000">
            <w:pPr>
              <w:pStyle w:val="TableParagraph"/>
              <w:ind w:left="122" w:right="1"/>
              <w:jc w:val="center"/>
            </w:pPr>
            <w:r>
              <w:rPr>
                <w:spacing w:val="-10"/>
              </w:rPr>
              <w:t>5</w:t>
            </w:r>
          </w:p>
        </w:tc>
      </w:tr>
      <w:tr w:rsidR="00C220EB" w14:paraId="077BB0D3" w14:textId="77777777">
        <w:trPr>
          <w:trHeight w:val="270"/>
        </w:trPr>
        <w:tc>
          <w:tcPr>
            <w:tcW w:w="2792" w:type="dxa"/>
          </w:tcPr>
          <w:p w14:paraId="077BB0CF" w14:textId="77777777" w:rsidR="00C220EB" w:rsidRDefault="00000000">
            <w:pPr>
              <w:pStyle w:val="TableParagraph"/>
              <w:tabs>
                <w:tab w:val="left" w:pos="862"/>
              </w:tabs>
              <w:ind w:left="211"/>
            </w:pPr>
            <w:r>
              <w:rPr>
                <w:spacing w:val="-5"/>
                <w:w w:val="105"/>
              </w:rPr>
              <w:t>15</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077BB0D0" w14:textId="77777777" w:rsidR="00C220EB" w:rsidRDefault="00000000">
            <w:pPr>
              <w:pStyle w:val="TableParagraph"/>
              <w:ind w:left="123"/>
            </w:pPr>
            <w:r>
              <w:rPr>
                <w:spacing w:val="-2"/>
                <w:w w:val="110"/>
              </w:rPr>
              <w:t>Copyright</w:t>
            </w:r>
          </w:p>
        </w:tc>
        <w:tc>
          <w:tcPr>
            <w:tcW w:w="972" w:type="dxa"/>
          </w:tcPr>
          <w:p w14:paraId="077BB0D1" w14:textId="77777777" w:rsidR="00C220EB" w:rsidRDefault="00000000">
            <w:pPr>
              <w:pStyle w:val="TableParagraph"/>
              <w:ind w:left="353"/>
            </w:pPr>
            <w:r>
              <w:rPr>
                <w:spacing w:val="-10"/>
                <w:w w:val="95"/>
              </w:rPr>
              <w:t>1</w:t>
            </w:r>
          </w:p>
        </w:tc>
        <w:tc>
          <w:tcPr>
            <w:tcW w:w="1026" w:type="dxa"/>
          </w:tcPr>
          <w:p w14:paraId="077BB0D2" w14:textId="77777777" w:rsidR="00C220EB" w:rsidRDefault="00000000">
            <w:pPr>
              <w:pStyle w:val="TableParagraph"/>
              <w:ind w:left="122" w:right="1"/>
              <w:jc w:val="center"/>
            </w:pPr>
            <w:r>
              <w:rPr>
                <w:spacing w:val="-10"/>
              </w:rPr>
              <w:t>5</w:t>
            </w:r>
          </w:p>
        </w:tc>
      </w:tr>
      <w:tr w:rsidR="00C220EB" w14:paraId="077BB0D8" w14:textId="77777777">
        <w:trPr>
          <w:trHeight w:val="270"/>
        </w:trPr>
        <w:tc>
          <w:tcPr>
            <w:tcW w:w="2792" w:type="dxa"/>
          </w:tcPr>
          <w:p w14:paraId="077BB0D4" w14:textId="77777777" w:rsidR="00C220EB" w:rsidRDefault="00000000">
            <w:pPr>
              <w:pStyle w:val="TableParagraph"/>
              <w:tabs>
                <w:tab w:val="left" w:pos="862"/>
              </w:tabs>
              <w:ind w:left="210"/>
            </w:pPr>
            <w:r>
              <w:rPr>
                <w:spacing w:val="-5"/>
                <w:w w:val="105"/>
              </w:rPr>
              <w:t>16</w:t>
            </w:r>
            <w:r>
              <w:tab/>
            </w:r>
            <w:r>
              <w:rPr>
                <w:spacing w:val="-2"/>
                <w:w w:val="105"/>
              </w:rPr>
              <w:t>Communication</w:t>
            </w:r>
          </w:p>
        </w:tc>
        <w:tc>
          <w:tcPr>
            <w:tcW w:w="5009" w:type="dxa"/>
          </w:tcPr>
          <w:p w14:paraId="077BB0D5" w14:textId="77777777" w:rsidR="00C220EB" w:rsidRDefault="00000000">
            <w:pPr>
              <w:pStyle w:val="TableParagraph"/>
              <w:ind w:left="123"/>
            </w:pPr>
            <w:r>
              <w:rPr>
                <w:w w:val="110"/>
              </w:rPr>
              <w:t>Bad</w:t>
            </w:r>
            <w:r>
              <w:rPr>
                <w:spacing w:val="-3"/>
                <w:w w:val="110"/>
              </w:rPr>
              <w:t xml:space="preserve"> </w:t>
            </w:r>
            <w:r>
              <w:rPr>
                <w:w w:val="110"/>
              </w:rPr>
              <w:t>communication</w:t>
            </w:r>
            <w:r>
              <w:rPr>
                <w:spacing w:val="-3"/>
                <w:w w:val="110"/>
              </w:rPr>
              <w:t xml:space="preserve"> </w:t>
            </w:r>
            <w:r>
              <w:rPr>
                <w:w w:val="110"/>
              </w:rPr>
              <w:t>with</w:t>
            </w:r>
            <w:r>
              <w:rPr>
                <w:spacing w:val="-3"/>
                <w:w w:val="110"/>
              </w:rPr>
              <w:t xml:space="preserve"> </w:t>
            </w:r>
            <w:r>
              <w:rPr>
                <w:w w:val="110"/>
              </w:rPr>
              <w:t>stakeholder</w:t>
            </w:r>
            <w:r>
              <w:rPr>
                <w:spacing w:val="-3"/>
                <w:w w:val="110"/>
              </w:rPr>
              <w:t xml:space="preserve"> </w:t>
            </w:r>
            <w:r>
              <w:rPr>
                <w:spacing w:val="-5"/>
                <w:w w:val="110"/>
              </w:rPr>
              <w:t>or</w:t>
            </w:r>
          </w:p>
        </w:tc>
        <w:tc>
          <w:tcPr>
            <w:tcW w:w="972" w:type="dxa"/>
          </w:tcPr>
          <w:p w14:paraId="077BB0D6" w14:textId="77777777" w:rsidR="00C220EB" w:rsidRDefault="00000000">
            <w:pPr>
              <w:pStyle w:val="TableParagraph"/>
              <w:ind w:left="344"/>
            </w:pPr>
            <w:r>
              <w:rPr>
                <w:spacing w:val="-10"/>
              </w:rPr>
              <w:t>2</w:t>
            </w:r>
          </w:p>
        </w:tc>
        <w:tc>
          <w:tcPr>
            <w:tcW w:w="1026" w:type="dxa"/>
          </w:tcPr>
          <w:p w14:paraId="077BB0D7" w14:textId="77777777" w:rsidR="00C220EB" w:rsidRDefault="00000000">
            <w:pPr>
              <w:pStyle w:val="TableParagraph"/>
              <w:ind w:left="122" w:right="1"/>
              <w:jc w:val="center"/>
            </w:pPr>
            <w:r>
              <w:rPr>
                <w:spacing w:val="-10"/>
              </w:rPr>
              <w:t>4</w:t>
            </w:r>
          </w:p>
        </w:tc>
      </w:tr>
      <w:tr w:rsidR="00C220EB" w14:paraId="077BB0DD" w14:textId="77777777">
        <w:trPr>
          <w:trHeight w:val="270"/>
        </w:trPr>
        <w:tc>
          <w:tcPr>
            <w:tcW w:w="2792" w:type="dxa"/>
          </w:tcPr>
          <w:p w14:paraId="077BB0D9" w14:textId="77777777" w:rsidR="00C220EB"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077BB0DA" w14:textId="77777777" w:rsidR="00C220EB" w:rsidRDefault="00000000">
            <w:pPr>
              <w:pStyle w:val="TableParagraph"/>
              <w:ind w:left="123"/>
            </w:pPr>
            <w:r>
              <w:rPr>
                <w:spacing w:val="-2"/>
                <w:w w:val="110"/>
              </w:rPr>
              <w:t>advisor</w:t>
            </w:r>
          </w:p>
        </w:tc>
        <w:tc>
          <w:tcPr>
            <w:tcW w:w="972" w:type="dxa"/>
          </w:tcPr>
          <w:p w14:paraId="077BB0DB" w14:textId="77777777" w:rsidR="00C220EB" w:rsidRDefault="00C220EB">
            <w:pPr>
              <w:pStyle w:val="TableParagraph"/>
              <w:spacing w:line="240" w:lineRule="auto"/>
              <w:rPr>
                <w:sz w:val="20"/>
              </w:rPr>
            </w:pPr>
          </w:p>
        </w:tc>
        <w:tc>
          <w:tcPr>
            <w:tcW w:w="1026" w:type="dxa"/>
          </w:tcPr>
          <w:p w14:paraId="077BB0DC" w14:textId="77777777" w:rsidR="00C220EB" w:rsidRDefault="00C220EB">
            <w:pPr>
              <w:pStyle w:val="TableParagraph"/>
              <w:spacing w:line="240" w:lineRule="auto"/>
              <w:rPr>
                <w:sz w:val="20"/>
              </w:rPr>
            </w:pPr>
          </w:p>
        </w:tc>
      </w:tr>
      <w:tr w:rsidR="00C220EB" w14:paraId="077BB0E2" w14:textId="77777777">
        <w:trPr>
          <w:trHeight w:val="270"/>
        </w:trPr>
        <w:tc>
          <w:tcPr>
            <w:tcW w:w="2792" w:type="dxa"/>
          </w:tcPr>
          <w:p w14:paraId="077BB0DE" w14:textId="77777777" w:rsidR="00C220EB" w:rsidRDefault="00000000">
            <w:pPr>
              <w:pStyle w:val="TableParagraph"/>
              <w:tabs>
                <w:tab w:val="left" w:pos="862"/>
              </w:tabs>
              <w:ind w:left="215"/>
            </w:pPr>
            <w:r>
              <w:rPr>
                <w:spacing w:val="-5"/>
                <w:w w:val="105"/>
              </w:rPr>
              <w:t>17</w:t>
            </w:r>
            <w:r>
              <w:tab/>
            </w:r>
            <w:r>
              <w:rPr>
                <w:spacing w:val="-2"/>
                <w:w w:val="105"/>
              </w:rPr>
              <w:t>Communication</w:t>
            </w:r>
          </w:p>
        </w:tc>
        <w:tc>
          <w:tcPr>
            <w:tcW w:w="5009" w:type="dxa"/>
          </w:tcPr>
          <w:p w14:paraId="077BB0DF" w14:textId="77777777" w:rsidR="00C220EB" w:rsidRDefault="00000000">
            <w:pPr>
              <w:pStyle w:val="TableParagraph"/>
              <w:ind w:left="123"/>
            </w:pPr>
            <w:r>
              <w:rPr>
                <w:w w:val="110"/>
              </w:rPr>
              <w:t>Insufficient</w:t>
            </w:r>
            <w:r>
              <w:rPr>
                <w:spacing w:val="-4"/>
                <w:w w:val="110"/>
              </w:rPr>
              <w:t xml:space="preserve"> </w:t>
            </w:r>
            <w:r>
              <w:rPr>
                <w:w w:val="110"/>
              </w:rPr>
              <w:t>exchange</w:t>
            </w:r>
            <w:r>
              <w:rPr>
                <w:spacing w:val="-3"/>
                <w:w w:val="110"/>
              </w:rPr>
              <w:t xml:space="preserve"> </w:t>
            </w:r>
            <w:r>
              <w:rPr>
                <w:w w:val="110"/>
              </w:rPr>
              <w:t>with</w:t>
            </w:r>
            <w:r>
              <w:rPr>
                <w:spacing w:val="-3"/>
                <w:w w:val="110"/>
              </w:rPr>
              <w:t xml:space="preserve"> </w:t>
            </w:r>
            <w:r>
              <w:rPr>
                <w:w w:val="110"/>
              </w:rPr>
              <w:t>external</w:t>
            </w:r>
            <w:r>
              <w:rPr>
                <w:spacing w:val="-3"/>
                <w:w w:val="110"/>
              </w:rPr>
              <w:t xml:space="preserve"> </w:t>
            </w:r>
            <w:r>
              <w:rPr>
                <w:spacing w:val="-2"/>
                <w:w w:val="110"/>
              </w:rPr>
              <w:t>partners</w:t>
            </w:r>
          </w:p>
        </w:tc>
        <w:tc>
          <w:tcPr>
            <w:tcW w:w="972" w:type="dxa"/>
          </w:tcPr>
          <w:p w14:paraId="077BB0E0" w14:textId="77777777" w:rsidR="00C220EB" w:rsidRDefault="00000000">
            <w:pPr>
              <w:pStyle w:val="TableParagraph"/>
              <w:ind w:left="353"/>
            </w:pPr>
            <w:r>
              <w:rPr>
                <w:spacing w:val="-10"/>
                <w:w w:val="95"/>
              </w:rPr>
              <w:t>1</w:t>
            </w:r>
          </w:p>
        </w:tc>
        <w:tc>
          <w:tcPr>
            <w:tcW w:w="1026" w:type="dxa"/>
          </w:tcPr>
          <w:p w14:paraId="077BB0E1" w14:textId="77777777" w:rsidR="00C220EB" w:rsidRDefault="00000000">
            <w:pPr>
              <w:pStyle w:val="TableParagraph"/>
              <w:ind w:left="122"/>
              <w:jc w:val="center"/>
            </w:pPr>
            <w:r>
              <w:rPr>
                <w:spacing w:val="-10"/>
              </w:rPr>
              <w:t>5</w:t>
            </w:r>
          </w:p>
        </w:tc>
      </w:tr>
      <w:tr w:rsidR="00C220EB" w14:paraId="077BB0E7" w14:textId="77777777">
        <w:trPr>
          <w:trHeight w:val="270"/>
        </w:trPr>
        <w:tc>
          <w:tcPr>
            <w:tcW w:w="2792" w:type="dxa"/>
          </w:tcPr>
          <w:p w14:paraId="077BB0E3" w14:textId="77777777" w:rsidR="00C220EB"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077BB0E4" w14:textId="77777777" w:rsidR="00C220EB" w:rsidRDefault="00C220EB">
            <w:pPr>
              <w:pStyle w:val="TableParagraph"/>
              <w:spacing w:line="240" w:lineRule="auto"/>
              <w:rPr>
                <w:sz w:val="20"/>
              </w:rPr>
            </w:pPr>
          </w:p>
        </w:tc>
        <w:tc>
          <w:tcPr>
            <w:tcW w:w="972" w:type="dxa"/>
          </w:tcPr>
          <w:p w14:paraId="077BB0E5" w14:textId="77777777" w:rsidR="00C220EB" w:rsidRDefault="00C220EB">
            <w:pPr>
              <w:pStyle w:val="TableParagraph"/>
              <w:spacing w:line="240" w:lineRule="auto"/>
              <w:rPr>
                <w:sz w:val="20"/>
              </w:rPr>
            </w:pPr>
          </w:p>
        </w:tc>
        <w:tc>
          <w:tcPr>
            <w:tcW w:w="1026" w:type="dxa"/>
          </w:tcPr>
          <w:p w14:paraId="077BB0E6" w14:textId="77777777" w:rsidR="00C220EB" w:rsidRDefault="00C220EB">
            <w:pPr>
              <w:pStyle w:val="TableParagraph"/>
              <w:spacing w:line="240" w:lineRule="auto"/>
              <w:rPr>
                <w:sz w:val="20"/>
              </w:rPr>
            </w:pPr>
          </w:p>
        </w:tc>
      </w:tr>
      <w:tr w:rsidR="00C220EB" w14:paraId="077BB0EC" w14:textId="77777777">
        <w:trPr>
          <w:trHeight w:val="310"/>
        </w:trPr>
        <w:tc>
          <w:tcPr>
            <w:tcW w:w="2792" w:type="dxa"/>
            <w:tcBorders>
              <w:bottom w:val="single" w:sz="6" w:space="0" w:color="000000"/>
            </w:tcBorders>
          </w:tcPr>
          <w:p w14:paraId="077BB0E8" w14:textId="77777777" w:rsidR="00C220EB" w:rsidRDefault="00000000">
            <w:pPr>
              <w:pStyle w:val="TableParagraph"/>
              <w:tabs>
                <w:tab w:val="left" w:pos="862"/>
              </w:tabs>
              <w:ind w:left="210"/>
            </w:pPr>
            <w:r>
              <w:rPr>
                <w:spacing w:val="-5"/>
                <w:w w:val="105"/>
              </w:rPr>
              <w:t>18</w:t>
            </w:r>
            <w:r>
              <w:tab/>
            </w:r>
            <w:r>
              <w:rPr>
                <w:w w:val="105"/>
              </w:rPr>
              <w:t>Force</w:t>
            </w:r>
            <w:r>
              <w:rPr>
                <w:spacing w:val="7"/>
                <w:w w:val="105"/>
              </w:rPr>
              <w:t xml:space="preserve"> </w:t>
            </w:r>
            <w:r>
              <w:rPr>
                <w:spacing w:val="-2"/>
                <w:w w:val="105"/>
              </w:rPr>
              <w:t>Majeure</w:t>
            </w:r>
          </w:p>
        </w:tc>
        <w:tc>
          <w:tcPr>
            <w:tcW w:w="5009" w:type="dxa"/>
            <w:tcBorders>
              <w:bottom w:val="single" w:sz="6" w:space="0" w:color="000000"/>
            </w:tcBorders>
          </w:tcPr>
          <w:p w14:paraId="077BB0E9" w14:textId="77777777" w:rsidR="00C220EB" w:rsidRDefault="00000000">
            <w:pPr>
              <w:pStyle w:val="TableParagraph"/>
              <w:ind w:left="123"/>
            </w:pPr>
            <w:r>
              <w:rPr>
                <w:w w:val="110"/>
              </w:rPr>
              <w:t>Unforeseen</w:t>
            </w:r>
            <w:r>
              <w:rPr>
                <w:spacing w:val="-15"/>
                <w:w w:val="110"/>
              </w:rPr>
              <w:t xml:space="preserve"> </w:t>
            </w:r>
            <w:r>
              <w:rPr>
                <w:w w:val="110"/>
              </w:rPr>
              <w:t>family</w:t>
            </w:r>
            <w:r>
              <w:rPr>
                <w:spacing w:val="-14"/>
                <w:w w:val="110"/>
              </w:rPr>
              <w:t xml:space="preserve"> </w:t>
            </w:r>
            <w:r>
              <w:rPr>
                <w:spacing w:val="-2"/>
                <w:w w:val="110"/>
              </w:rPr>
              <w:t>crisis</w:t>
            </w:r>
          </w:p>
        </w:tc>
        <w:tc>
          <w:tcPr>
            <w:tcW w:w="972" w:type="dxa"/>
            <w:tcBorders>
              <w:bottom w:val="single" w:sz="6" w:space="0" w:color="000000"/>
            </w:tcBorders>
          </w:tcPr>
          <w:p w14:paraId="077BB0EA" w14:textId="77777777" w:rsidR="00C220EB" w:rsidRDefault="00000000">
            <w:pPr>
              <w:pStyle w:val="TableParagraph"/>
              <w:ind w:left="344"/>
            </w:pPr>
            <w:r>
              <w:rPr>
                <w:spacing w:val="-10"/>
              </w:rPr>
              <w:t>2</w:t>
            </w:r>
          </w:p>
        </w:tc>
        <w:tc>
          <w:tcPr>
            <w:tcW w:w="1026" w:type="dxa"/>
            <w:tcBorders>
              <w:bottom w:val="single" w:sz="6" w:space="0" w:color="000000"/>
            </w:tcBorders>
          </w:tcPr>
          <w:p w14:paraId="077BB0EB" w14:textId="77777777" w:rsidR="00C220EB" w:rsidRDefault="00000000">
            <w:pPr>
              <w:pStyle w:val="TableParagraph"/>
              <w:ind w:left="122" w:right="1"/>
              <w:jc w:val="center"/>
            </w:pPr>
            <w:r>
              <w:rPr>
                <w:spacing w:val="-10"/>
              </w:rPr>
              <w:t>5</w:t>
            </w:r>
          </w:p>
        </w:tc>
      </w:tr>
    </w:tbl>
    <w:p w14:paraId="077BB0ED" w14:textId="77777777" w:rsidR="00C220EB" w:rsidRDefault="00000000">
      <w:pPr>
        <w:spacing w:before="90"/>
        <w:ind w:right="1170"/>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077BB0EE" w14:textId="77777777" w:rsidR="00C220EB" w:rsidRDefault="00C220EB">
      <w:pPr>
        <w:jc w:val="right"/>
        <w:rPr>
          <w:sz w:val="20"/>
        </w:rPr>
        <w:sectPr w:rsidR="00C220EB">
          <w:headerReference w:type="even" r:id="rId81"/>
          <w:headerReference w:type="default" r:id="rId82"/>
          <w:footerReference w:type="even" r:id="rId83"/>
          <w:footerReference w:type="default" r:id="rId84"/>
          <w:pgSz w:w="11910" w:h="16840"/>
          <w:pgMar w:top="440" w:right="0" w:bottom="1720" w:left="708" w:header="227" w:footer="1540" w:gutter="0"/>
          <w:pgNumType w:start="29"/>
          <w:cols w:space="720"/>
        </w:sectPr>
      </w:pPr>
    </w:p>
    <w:p w14:paraId="077BB0EF" w14:textId="77777777" w:rsidR="00C220EB" w:rsidRDefault="00C220EB">
      <w:pPr>
        <w:pStyle w:val="BodyText"/>
        <w:spacing w:before="177"/>
        <w:rPr>
          <w:sz w:val="20"/>
        </w:rPr>
      </w:pPr>
    </w:p>
    <w:p w14:paraId="077BB0F0" w14:textId="77777777" w:rsidR="00C220EB" w:rsidRDefault="00000000">
      <w:pPr>
        <w:spacing w:line="20" w:lineRule="exact"/>
        <w:ind w:left="344"/>
        <w:rPr>
          <w:sz w:val="2"/>
        </w:rPr>
      </w:pPr>
      <w:r>
        <w:rPr>
          <w:noProof/>
          <w:sz w:val="2"/>
        </w:rPr>
        <mc:AlternateContent>
          <mc:Choice Requires="wps">
            <w:drawing>
              <wp:inline distT="0" distB="0" distL="0" distR="0" wp14:anchorId="077BB838" wp14:editId="077BB839">
                <wp:extent cx="6223635" cy="11430"/>
                <wp:effectExtent l="9525" t="0" r="0" b="762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635" cy="11430"/>
                          <a:chOff x="0" y="0"/>
                          <a:chExt cx="6223635" cy="11430"/>
                        </a:xfrm>
                      </wpg:grpSpPr>
                      <wps:wsp>
                        <wps:cNvPr id="85" name="Graphic 85"/>
                        <wps:cNvSpPr/>
                        <wps:spPr>
                          <a:xfrm>
                            <a:off x="0" y="5543"/>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0.05pt;height:.9pt;mso-position-horizontal-relative:char;mso-position-vertical-relative:line" id="docshapegroup43" coordorigin="0,0" coordsize="9801,18">
                <v:line style="position:absolute" from="0,9" to="9801,9" stroked="true" strokeweight=".873pt" strokecolor="#000000">
                  <v:stroke dashstyle="solid"/>
                </v:line>
              </v:group>
            </w:pict>
          </mc:Fallback>
        </mc:AlternateContent>
      </w:r>
    </w:p>
    <w:p w14:paraId="077BB0F1" w14:textId="77777777" w:rsidR="00C220EB" w:rsidRDefault="00000000">
      <w:pPr>
        <w:pStyle w:val="Heading4"/>
        <w:tabs>
          <w:tab w:val="left" w:pos="1207"/>
          <w:tab w:val="left" w:pos="3260"/>
          <w:tab w:val="left" w:pos="8091"/>
        </w:tabs>
        <w:spacing w:before="36"/>
        <w:ind w:left="488"/>
        <w:rPr>
          <w:rFonts w:ascii="Cambria"/>
        </w:rPr>
      </w:pPr>
      <w:bookmarkStart w:id="88" w:name="_bookmark60"/>
      <w:bookmarkEnd w:id="88"/>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077BB0F2" w14:textId="77777777" w:rsidR="00C220EB" w:rsidRDefault="00000000">
      <w:pPr>
        <w:pStyle w:val="BodyText"/>
        <w:tabs>
          <w:tab w:val="left" w:pos="1207"/>
          <w:tab w:val="left" w:pos="3260"/>
          <w:tab w:val="left" w:pos="8498"/>
          <w:tab w:val="right" w:pos="9746"/>
        </w:tabs>
        <w:spacing w:before="137"/>
        <w:ind w:left="555"/>
      </w:pPr>
      <w:r>
        <w:rPr>
          <w:noProof/>
        </w:rPr>
        <mc:AlternateContent>
          <mc:Choice Requires="wps">
            <w:drawing>
              <wp:anchor distT="0" distB="0" distL="0" distR="0" simplePos="0" relativeHeight="15737856" behindDoc="0" locked="0" layoutInCell="1" allowOverlap="1" wp14:anchorId="077BB83A" wp14:editId="077BB83B">
                <wp:simplePos x="0" y="0"/>
                <wp:positionH relativeFrom="page">
                  <wp:posOffset>668337</wp:posOffset>
                </wp:positionH>
                <wp:positionV relativeFrom="paragraph">
                  <wp:posOffset>50838</wp:posOffset>
                </wp:positionV>
                <wp:extent cx="622363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7856" from="52.625pt,4.003004pt" to="542.651007pt,4.003004pt" stroked="true" strokeweight=".545pt" strokecolor="#000000">
                <v:stroke dashstyle="solid"/>
                <w10:wrap type="none"/>
              </v:line>
            </w:pict>
          </mc:Fallback>
        </mc:AlternateContent>
      </w:r>
      <w:r>
        <w:rPr>
          <w:spacing w:val="-5"/>
        </w:rPr>
        <w:t>19</w:t>
      </w:r>
      <w:r>
        <w:tab/>
        <w:t>Force</w:t>
      </w:r>
      <w:r>
        <w:rPr>
          <w:spacing w:val="35"/>
        </w:rPr>
        <w:t xml:space="preserve"> </w:t>
      </w:r>
      <w:r>
        <w:rPr>
          <w:spacing w:val="-2"/>
        </w:rPr>
        <w:t>Majeure</w:t>
      </w:r>
      <w:r>
        <w:tab/>
      </w:r>
      <w:r>
        <w:rPr>
          <w:spacing w:val="2"/>
        </w:rPr>
        <w:t>General</w:t>
      </w:r>
      <w:r>
        <w:rPr>
          <w:spacing w:val="39"/>
        </w:rPr>
        <w:t xml:space="preserve"> </w:t>
      </w:r>
      <w:r>
        <w:rPr>
          <w:spacing w:val="2"/>
        </w:rPr>
        <w:t>force</w:t>
      </w:r>
      <w:r>
        <w:rPr>
          <w:spacing w:val="39"/>
        </w:rPr>
        <w:t xml:space="preserve"> </w:t>
      </w:r>
      <w:r>
        <w:rPr>
          <w:spacing w:val="-2"/>
        </w:rPr>
        <w:t>majeure</w:t>
      </w:r>
      <w:r>
        <w:tab/>
      </w:r>
      <w:r>
        <w:rPr>
          <w:spacing w:val="-10"/>
        </w:rPr>
        <w:t>1</w:t>
      </w:r>
      <w:r>
        <w:tab/>
      </w:r>
      <w:r>
        <w:rPr>
          <w:spacing w:val="-10"/>
        </w:rPr>
        <w:t>5</w:t>
      </w:r>
    </w:p>
    <w:p w14:paraId="077BB0F3" w14:textId="77777777" w:rsidR="00C220EB" w:rsidRDefault="00000000">
      <w:pPr>
        <w:pStyle w:val="BodyText"/>
        <w:spacing w:before="2"/>
        <w:rPr>
          <w:sz w:val="5"/>
        </w:rPr>
      </w:pPr>
      <w:r>
        <w:rPr>
          <w:noProof/>
          <w:sz w:val="5"/>
        </w:rPr>
        <mc:AlternateContent>
          <mc:Choice Requires="wps">
            <w:drawing>
              <wp:anchor distT="0" distB="0" distL="0" distR="0" simplePos="0" relativeHeight="487596544" behindDoc="1" locked="0" layoutInCell="1" allowOverlap="1" wp14:anchorId="077BB83C" wp14:editId="077BB83D">
                <wp:simplePos x="0" y="0"/>
                <wp:positionH relativeFrom="page">
                  <wp:posOffset>668337</wp:posOffset>
                </wp:positionH>
                <wp:positionV relativeFrom="paragraph">
                  <wp:posOffset>53379</wp:posOffset>
                </wp:positionV>
                <wp:extent cx="622363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625pt;margin-top:4.203079pt;width:490.05pt;height:.1pt;mso-position-horizontal-relative:page;mso-position-vertical-relative:paragraph;z-index:-15719936;mso-wrap-distance-left:0;mso-wrap-distance-right:0" id="docshape44" coordorigin="1053,84" coordsize="9801,0" path="m1053,84l10853,84e" filled="false" stroked="true" strokeweight=".873pt" strokecolor="#000000">
                <v:path arrowok="t"/>
                <v:stroke dashstyle="solid"/>
                <w10:wrap type="topAndBottom"/>
              </v:shape>
            </w:pict>
          </mc:Fallback>
        </mc:AlternateContent>
      </w:r>
    </w:p>
    <w:p w14:paraId="077BB0F4" w14:textId="77777777" w:rsidR="00C220EB" w:rsidRDefault="00C220EB">
      <w:pPr>
        <w:pStyle w:val="BodyText"/>
        <w:spacing w:before="269"/>
        <w:rPr>
          <w:sz w:val="24"/>
        </w:rPr>
      </w:pPr>
    </w:p>
    <w:p w14:paraId="077BB0F5" w14:textId="77777777" w:rsidR="00C220EB" w:rsidRDefault="00000000">
      <w:pPr>
        <w:pStyle w:val="Heading3"/>
        <w:jc w:val="both"/>
      </w:pPr>
      <w:bookmarkStart w:id="89" w:name="_bookmark61"/>
      <w:bookmarkEnd w:id="89"/>
      <w:r>
        <w:rPr>
          <w:color w:val="697D90"/>
          <w:spacing w:val="-4"/>
        </w:rPr>
        <w:t>Risk</w:t>
      </w:r>
      <w:r>
        <w:rPr>
          <w:color w:val="697D90"/>
          <w:spacing w:val="-9"/>
        </w:rPr>
        <w:t xml:space="preserve"> </w:t>
      </w:r>
      <w:r>
        <w:rPr>
          <w:color w:val="697D90"/>
          <w:spacing w:val="-4"/>
        </w:rPr>
        <w:t>heat</w:t>
      </w:r>
      <w:r>
        <w:rPr>
          <w:color w:val="697D90"/>
          <w:spacing w:val="-9"/>
        </w:rPr>
        <w:t xml:space="preserve"> </w:t>
      </w:r>
      <w:r>
        <w:rPr>
          <w:color w:val="697D90"/>
          <w:spacing w:val="-5"/>
        </w:rPr>
        <w:t>map</w:t>
      </w:r>
    </w:p>
    <w:p w14:paraId="077BB0F6" w14:textId="77777777" w:rsidR="00C220EB" w:rsidRDefault="00000000">
      <w:pPr>
        <w:pStyle w:val="BodyText"/>
        <w:spacing w:before="173" w:line="256" w:lineRule="auto"/>
        <w:ind w:left="142" w:right="848"/>
        <w:jc w:val="both"/>
      </w:pPr>
      <w:r>
        <w:rPr>
          <w:w w:val="110"/>
        </w:rPr>
        <w:t>After</w:t>
      </w:r>
      <w:r>
        <w:rPr>
          <w:spacing w:val="-11"/>
          <w:w w:val="110"/>
        </w:rPr>
        <w:t xml:space="preserve"> </w:t>
      </w:r>
      <w:r>
        <w:rPr>
          <w:w w:val="110"/>
        </w:rPr>
        <w:t>carrying</w:t>
      </w:r>
      <w:r>
        <w:rPr>
          <w:spacing w:val="-12"/>
          <w:w w:val="110"/>
        </w:rPr>
        <w:t xml:space="preserve"> </w:t>
      </w:r>
      <w:r>
        <w:rPr>
          <w:w w:val="110"/>
        </w:rPr>
        <w:t>out</w:t>
      </w:r>
      <w:r>
        <w:rPr>
          <w:spacing w:val="-11"/>
          <w:w w:val="110"/>
        </w:rPr>
        <w:t xml:space="preserve"> </w:t>
      </w:r>
      <w:r>
        <w:rPr>
          <w:w w:val="110"/>
        </w:rPr>
        <w:t>the</w:t>
      </w:r>
      <w:r>
        <w:rPr>
          <w:spacing w:val="-11"/>
          <w:w w:val="110"/>
        </w:rPr>
        <w:t xml:space="preserve"> </w:t>
      </w:r>
      <w:r>
        <w:rPr>
          <w:w w:val="110"/>
        </w:rPr>
        <w:t>initial</w:t>
      </w:r>
      <w:r>
        <w:rPr>
          <w:spacing w:val="-11"/>
          <w:w w:val="110"/>
        </w:rPr>
        <w:t xml:space="preserve"> </w:t>
      </w:r>
      <w:r>
        <w:rPr>
          <w:w w:val="110"/>
        </w:rPr>
        <w:t>identification</w:t>
      </w:r>
      <w:r>
        <w:rPr>
          <w:spacing w:val="-12"/>
          <w:w w:val="110"/>
        </w:rPr>
        <w:t xml:space="preserve"> </w:t>
      </w:r>
      <w:r>
        <w:rPr>
          <w:w w:val="110"/>
        </w:rPr>
        <w:t>and</w:t>
      </w:r>
      <w:r>
        <w:rPr>
          <w:spacing w:val="-11"/>
          <w:w w:val="110"/>
        </w:rPr>
        <w:t xml:space="preserve"> </w:t>
      </w:r>
      <w:r>
        <w:rPr>
          <w:w w:val="110"/>
        </w:rPr>
        <w:t>classification,</w:t>
      </w:r>
      <w:r>
        <w:rPr>
          <w:spacing w:val="-10"/>
          <w:w w:val="110"/>
        </w:rPr>
        <w:t xml:space="preserve"> </w:t>
      </w:r>
      <w:r>
        <w:rPr>
          <w:w w:val="110"/>
        </w:rPr>
        <w:t>it</w:t>
      </w:r>
      <w:r>
        <w:rPr>
          <w:spacing w:val="-11"/>
          <w:w w:val="110"/>
        </w:rPr>
        <w:t xml:space="preserve"> </w:t>
      </w:r>
      <w:r>
        <w:rPr>
          <w:w w:val="110"/>
        </w:rPr>
        <w:t>is</w:t>
      </w:r>
      <w:r>
        <w:rPr>
          <w:spacing w:val="-12"/>
          <w:w w:val="110"/>
        </w:rPr>
        <w:t xml:space="preserve"> </w:t>
      </w:r>
      <w:r>
        <w:rPr>
          <w:w w:val="110"/>
        </w:rPr>
        <w:t>not</w:t>
      </w:r>
      <w:r>
        <w:rPr>
          <w:spacing w:val="-11"/>
          <w:w w:val="110"/>
        </w:rPr>
        <w:t xml:space="preserve"> </w:t>
      </w:r>
      <w:r>
        <w:rPr>
          <w:w w:val="110"/>
        </w:rPr>
        <w:t>always</w:t>
      </w:r>
      <w:r>
        <w:rPr>
          <w:spacing w:val="-11"/>
          <w:w w:val="110"/>
        </w:rPr>
        <w:t xml:space="preserve"> </w:t>
      </w:r>
      <w:r>
        <w:rPr>
          <w:w w:val="110"/>
        </w:rPr>
        <w:t>easy</w:t>
      </w:r>
      <w:r>
        <w:rPr>
          <w:spacing w:val="-11"/>
          <w:w w:val="110"/>
        </w:rPr>
        <w:t xml:space="preserve"> </w:t>
      </w:r>
      <w:r>
        <w:rPr>
          <w:w w:val="110"/>
        </w:rPr>
        <w:t>to</w:t>
      </w:r>
      <w:r>
        <w:rPr>
          <w:spacing w:val="-12"/>
          <w:w w:val="110"/>
        </w:rPr>
        <w:t xml:space="preserve"> </w:t>
      </w:r>
      <w:r>
        <w:rPr>
          <w:w w:val="110"/>
        </w:rPr>
        <w:t>determine</w:t>
      </w:r>
      <w:r>
        <w:rPr>
          <w:spacing w:val="-11"/>
          <w:w w:val="110"/>
        </w:rPr>
        <w:t xml:space="preserve"> </w:t>
      </w:r>
      <w:r>
        <w:rPr>
          <w:w w:val="110"/>
        </w:rPr>
        <w:t>which</w:t>
      </w:r>
      <w:r>
        <w:rPr>
          <w:spacing w:val="-11"/>
          <w:w w:val="110"/>
        </w:rPr>
        <w:t xml:space="preserve"> </w:t>
      </w:r>
      <w:r>
        <w:rPr>
          <w:w w:val="110"/>
        </w:rPr>
        <w:t>risks require</w:t>
      </w:r>
      <w:r>
        <w:rPr>
          <w:spacing w:val="-5"/>
          <w:w w:val="110"/>
        </w:rPr>
        <w:t xml:space="preserve"> </w:t>
      </w:r>
      <w:r>
        <w:rPr>
          <w:w w:val="110"/>
        </w:rPr>
        <w:t>the</w:t>
      </w:r>
      <w:r>
        <w:rPr>
          <w:spacing w:val="-5"/>
          <w:w w:val="110"/>
        </w:rPr>
        <w:t xml:space="preserve"> </w:t>
      </w:r>
      <w:r>
        <w:rPr>
          <w:w w:val="110"/>
        </w:rPr>
        <w:t>most</w:t>
      </w:r>
      <w:r>
        <w:rPr>
          <w:spacing w:val="-5"/>
          <w:w w:val="110"/>
        </w:rPr>
        <w:t xml:space="preserve"> </w:t>
      </w:r>
      <w:r>
        <w:rPr>
          <w:w w:val="110"/>
        </w:rPr>
        <w:t>attention. To</w:t>
      </w:r>
      <w:r>
        <w:rPr>
          <w:spacing w:val="-5"/>
          <w:w w:val="110"/>
        </w:rPr>
        <w:t xml:space="preserve"> </w:t>
      </w:r>
      <w:r>
        <w:rPr>
          <w:w w:val="110"/>
        </w:rPr>
        <w:t>support</w:t>
      </w:r>
      <w:r>
        <w:rPr>
          <w:spacing w:val="-5"/>
          <w:w w:val="110"/>
        </w:rPr>
        <w:t xml:space="preserve"> </w:t>
      </w:r>
      <w:r>
        <w:rPr>
          <w:w w:val="110"/>
        </w:rPr>
        <w:t>this</w:t>
      </w:r>
      <w:r>
        <w:rPr>
          <w:spacing w:val="-5"/>
          <w:w w:val="110"/>
        </w:rPr>
        <w:t xml:space="preserve"> </w:t>
      </w:r>
      <w:r>
        <w:rPr>
          <w:w w:val="110"/>
        </w:rPr>
        <w:t>task,</w:t>
      </w:r>
      <w:r>
        <w:rPr>
          <w:spacing w:val="-4"/>
          <w:w w:val="110"/>
        </w:rPr>
        <w:t xml:space="preserve"> </w:t>
      </w:r>
      <w:r>
        <w:rPr>
          <w:w w:val="110"/>
        </w:rPr>
        <w:t>a</w:t>
      </w:r>
      <w:r>
        <w:rPr>
          <w:spacing w:val="-5"/>
          <w:w w:val="110"/>
        </w:rPr>
        <w:t xml:space="preserve"> </w:t>
      </w:r>
      <w:r>
        <w:rPr>
          <w:w w:val="110"/>
        </w:rPr>
        <w:t>Risk</w:t>
      </w:r>
      <w:r>
        <w:rPr>
          <w:spacing w:val="-5"/>
          <w:w w:val="110"/>
        </w:rPr>
        <w:t xml:space="preserve"> </w:t>
      </w:r>
      <w:r>
        <w:rPr>
          <w:w w:val="110"/>
        </w:rPr>
        <w:t>Heat</w:t>
      </w:r>
      <w:r>
        <w:rPr>
          <w:spacing w:val="-5"/>
          <w:w w:val="110"/>
        </w:rPr>
        <w:t xml:space="preserve"> </w:t>
      </w:r>
      <w:r>
        <w:rPr>
          <w:w w:val="110"/>
        </w:rPr>
        <w:t>Map</w:t>
      </w:r>
      <w:r>
        <w:rPr>
          <w:spacing w:val="-5"/>
          <w:w w:val="110"/>
        </w:rPr>
        <w:t xml:space="preserve"> </w:t>
      </w:r>
      <w:r>
        <w:rPr>
          <w:w w:val="110"/>
        </w:rPr>
        <w:t>is</w:t>
      </w:r>
      <w:r>
        <w:rPr>
          <w:spacing w:val="-5"/>
          <w:w w:val="110"/>
        </w:rPr>
        <w:t xml:space="preserve"> </w:t>
      </w:r>
      <w:r>
        <w:rPr>
          <w:w w:val="110"/>
        </w:rPr>
        <w:t>used,</w:t>
      </w:r>
      <w:r>
        <w:rPr>
          <w:spacing w:val="-4"/>
          <w:w w:val="110"/>
        </w:rPr>
        <w:t xml:space="preserve"> </w:t>
      </w:r>
      <w:r>
        <w:rPr>
          <w:w w:val="110"/>
        </w:rPr>
        <w:t>in</w:t>
      </w:r>
      <w:r>
        <w:rPr>
          <w:spacing w:val="-5"/>
          <w:w w:val="110"/>
        </w:rPr>
        <w:t xml:space="preserve"> </w:t>
      </w:r>
      <w:r>
        <w:rPr>
          <w:w w:val="110"/>
        </w:rPr>
        <w:t>which</w:t>
      </w:r>
      <w:r>
        <w:rPr>
          <w:spacing w:val="-5"/>
          <w:w w:val="110"/>
        </w:rPr>
        <w:t xml:space="preserve"> </w:t>
      </w:r>
      <w:r>
        <w:rPr>
          <w:w w:val="110"/>
        </w:rPr>
        <w:t>each</w:t>
      </w:r>
      <w:r>
        <w:rPr>
          <w:spacing w:val="-5"/>
          <w:w w:val="110"/>
        </w:rPr>
        <w:t xml:space="preserve"> </w:t>
      </w:r>
      <w:r>
        <w:rPr>
          <w:w w:val="110"/>
        </w:rPr>
        <w:t>risk</w:t>
      </w:r>
      <w:r>
        <w:rPr>
          <w:spacing w:val="-5"/>
          <w:w w:val="110"/>
        </w:rPr>
        <w:t xml:space="preserve"> </w:t>
      </w:r>
      <w:r>
        <w:rPr>
          <w:w w:val="110"/>
        </w:rPr>
        <w:t>is</w:t>
      </w:r>
      <w:r>
        <w:rPr>
          <w:spacing w:val="-4"/>
          <w:w w:val="110"/>
        </w:rPr>
        <w:t xml:space="preserve"> </w:t>
      </w:r>
      <w:r>
        <w:rPr>
          <w:w w:val="110"/>
        </w:rPr>
        <w:t>plotted</w:t>
      </w:r>
      <w:r>
        <w:rPr>
          <w:spacing w:val="-5"/>
          <w:w w:val="110"/>
        </w:rPr>
        <w:t xml:space="preserve"> </w:t>
      </w:r>
      <w:r>
        <w:rPr>
          <w:w w:val="110"/>
        </w:rPr>
        <w:t>in</w:t>
      </w:r>
      <w:r>
        <w:rPr>
          <w:spacing w:val="-5"/>
          <w:w w:val="110"/>
        </w:rPr>
        <w:t xml:space="preserve"> </w:t>
      </w:r>
      <w:r>
        <w:rPr>
          <w:w w:val="110"/>
        </w:rPr>
        <w:t>a two-dimensional</w:t>
      </w:r>
      <w:r>
        <w:rPr>
          <w:spacing w:val="-12"/>
          <w:w w:val="110"/>
        </w:rPr>
        <w:t xml:space="preserve"> </w:t>
      </w:r>
      <w:r>
        <w:rPr>
          <w:w w:val="110"/>
        </w:rPr>
        <w:t>matrix</w:t>
      </w:r>
      <w:r>
        <w:rPr>
          <w:spacing w:val="-12"/>
          <w:w w:val="110"/>
        </w:rPr>
        <w:t xml:space="preserve"> </w:t>
      </w:r>
      <w:r>
        <w:rPr>
          <w:w w:val="110"/>
        </w:rPr>
        <w:t>according</w:t>
      </w:r>
      <w:r>
        <w:rPr>
          <w:spacing w:val="-12"/>
          <w:w w:val="110"/>
        </w:rPr>
        <w:t xml:space="preserve"> </w:t>
      </w:r>
      <w:r>
        <w:rPr>
          <w:w w:val="110"/>
        </w:rPr>
        <w:t>to</w:t>
      </w:r>
      <w:r>
        <w:rPr>
          <w:spacing w:val="-12"/>
          <w:w w:val="110"/>
        </w:rPr>
        <w:t xml:space="preserve"> </w:t>
      </w:r>
      <w:r>
        <w:rPr>
          <w:w w:val="110"/>
        </w:rPr>
        <w:t>its</w:t>
      </w:r>
      <w:r>
        <w:rPr>
          <w:spacing w:val="-12"/>
          <w:w w:val="110"/>
        </w:rPr>
        <w:t xml:space="preserve"> </w:t>
      </w:r>
      <w:r>
        <w:rPr>
          <w:w w:val="110"/>
        </w:rPr>
        <w:t>likelihood</w:t>
      </w:r>
      <w:r>
        <w:rPr>
          <w:spacing w:val="-12"/>
          <w:w w:val="110"/>
        </w:rPr>
        <w:t xml:space="preserve"> </w:t>
      </w:r>
      <w:r>
        <w:rPr>
          <w:w w:val="110"/>
        </w:rPr>
        <w:t>and</w:t>
      </w:r>
      <w:r>
        <w:rPr>
          <w:spacing w:val="-12"/>
          <w:w w:val="110"/>
        </w:rPr>
        <w:t xml:space="preserve"> </w:t>
      </w:r>
      <w:r>
        <w:rPr>
          <w:w w:val="110"/>
        </w:rPr>
        <w:t>severity. This</w:t>
      </w:r>
      <w:r>
        <w:rPr>
          <w:spacing w:val="-12"/>
          <w:w w:val="110"/>
        </w:rPr>
        <w:t xml:space="preserve"> </w:t>
      </w:r>
      <w:r>
        <w:rPr>
          <w:w w:val="110"/>
        </w:rPr>
        <w:t>visualisation</w:t>
      </w:r>
      <w:r>
        <w:rPr>
          <w:spacing w:val="-12"/>
          <w:w w:val="110"/>
        </w:rPr>
        <w:t xml:space="preserve"> </w:t>
      </w:r>
      <w:r>
        <w:rPr>
          <w:w w:val="110"/>
        </w:rPr>
        <w:t>highlights</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 xml:space="preserve">that pose the greatest threat to the project and should be considered for priority treatment. The colours in the Risk Heat Map </w:t>
      </w:r>
      <w:hyperlink w:anchor="_bookmark61" w:history="1">
        <w:r>
          <w:rPr>
            <w:w w:val="110"/>
          </w:rPr>
          <w:t>2.5</w:t>
        </w:r>
      </w:hyperlink>
      <w:r>
        <w:rPr>
          <w:w w:val="110"/>
        </w:rPr>
        <w:t xml:space="preserve"> correspond to these descriptions.</w:t>
      </w:r>
    </w:p>
    <w:p w14:paraId="077BB0F7" w14:textId="77777777" w:rsidR="00C220EB" w:rsidRDefault="00000000">
      <w:pPr>
        <w:spacing w:before="87"/>
        <w:ind w:left="409"/>
      </w:pPr>
      <w:r>
        <w:rPr>
          <w:rFonts w:ascii="Lucida Sans Unicode" w:hAnsi="Lucida Sans Unicode"/>
          <w:color w:val="FAC300"/>
          <w:position w:val="2"/>
        </w:rPr>
        <w:t>▶</w:t>
      </w:r>
      <w:r>
        <w:rPr>
          <w:rFonts w:ascii="Lucida Sans Unicode" w:hAnsi="Lucida Sans Unicode"/>
          <w:color w:val="FAC300"/>
          <w:spacing w:val="29"/>
          <w:position w:val="2"/>
        </w:rPr>
        <w:t xml:space="preserve"> </w:t>
      </w:r>
      <w:r>
        <w:rPr>
          <w:rFonts w:ascii="Cambria" w:hAnsi="Cambria"/>
          <w:b/>
        </w:rPr>
        <w:t>Green</w:t>
      </w:r>
      <w:r>
        <w:rPr>
          <w:rFonts w:ascii="Cambria" w:hAnsi="Cambria"/>
          <w:b/>
          <w:spacing w:val="-2"/>
        </w:rPr>
        <w:t xml:space="preserve"> </w:t>
      </w:r>
      <w:r>
        <w:rPr>
          <w:spacing w:val="-5"/>
        </w:rPr>
        <w:t>Low</w:t>
      </w:r>
    </w:p>
    <w:p w14:paraId="077BB0F8" w14:textId="77777777" w:rsidR="00C220EB" w:rsidRDefault="00000000">
      <w:pPr>
        <w:spacing w:before="74"/>
        <w:ind w:left="409"/>
      </w:pPr>
      <w:r>
        <w:rPr>
          <w:rFonts w:ascii="Lucida Sans Unicode" w:hAnsi="Lucida Sans Unicode"/>
          <w:color w:val="FAC300"/>
          <w:position w:val="2"/>
        </w:rPr>
        <w:t>▶</w:t>
      </w:r>
      <w:r>
        <w:rPr>
          <w:rFonts w:ascii="Lucida Sans Unicode" w:hAnsi="Lucida Sans Unicode"/>
          <w:color w:val="FAC300"/>
          <w:spacing w:val="15"/>
          <w:position w:val="2"/>
        </w:rPr>
        <w:t xml:space="preserve"> </w:t>
      </w:r>
      <w:r>
        <w:rPr>
          <w:rFonts w:ascii="Cambria" w:hAnsi="Cambria"/>
          <w:b/>
        </w:rPr>
        <w:t>Yellow</w:t>
      </w:r>
      <w:r>
        <w:rPr>
          <w:rFonts w:ascii="Cambria" w:hAnsi="Cambria"/>
          <w:b/>
          <w:spacing w:val="-8"/>
        </w:rPr>
        <w:t xml:space="preserve"> </w:t>
      </w:r>
      <w:r>
        <w:rPr>
          <w:spacing w:val="-2"/>
        </w:rPr>
        <w:t>Medium</w:t>
      </w:r>
    </w:p>
    <w:p w14:paraId="077BB0F9" w14:textId="77777777" w:rsidR="00C220EB" w:rsidRDefault="00000000">
      <w:pPr>
        <w:spacing w:before="73"/>
        <w:ind w:left="409"/>
      </w:pPr>
      <w:r>
        <w:rPr>
          <w:rFonts w:ascii="Lucida Sans Unicode" w:hAnsi="Lucida Sans Unicode"/>
          <w:color w:val="FAC300"/>
          <w:position w:val="2"/>
        </w:rPr>
        <w:t>▶</w:t>
      </w:r>
      <w:r>
        <w:rPr>
          <w:rFonts w:ascii="Lucida Sans Unicode" w:hAnsi="Lucida Sans Unicode"/>
          <w:color w:val="FAC300"/>
          <w:spacing w:val="27"/>
          <w:position w:val="2"/>
        </w:rPr>
        <w:t xml:space="preserve"> </w:t>
      </w:r>
      <w:r>
        <w:rPr>
          <w:rFonts w:ascii="Cambria" w:hAnsi="Cambria"/>
          <w:b/>
        </w:rPr>
        <w:t>Orange</w:t>
      </w:r>
      <w:r>
        <w:rPr>
          <w:rFonts w:ascii="Cambria" w:hAnsi="Cambria"/>
          <w:b/>
          <w:spacing w:val="-3"/>
        </w:rPr>
        <w:t xml:space="preserve"> </w:t>
      </w:r>
      <w:r>
        <w:rPr>
          <w:spacing w:val="-4"/>
        </w:rPr>
        <w:t>High</w:t>
      </w:r>
    </w:p>
    <w:p w14:paraId="077BB0FA" w14:textId="77777777" w:rsidR="00C220EB" w:rsidRDefault="00000000">
      <w:pPr>
        <w:spacing w:before="74"/>
        <w:ind w:left="409"/>
      </w:pPr>
      <w:r>
        <w:rPr>
          <w:noProof/>
        </w:rPr>
        <mc:AlternateContent>
          <mc:Choice Requires="wps">
            <w:drawing>
              <wp:anchor distT="0" distB="0" distL="0" distR="0" simplePos="0" relativeHeight="15738368" behindDoc="0" locked="0" layoutInCell="1" allowOverlap="1" wp14:anchorId="077BB83E" wp14:editId="077BB83F">
                <wp:simplePos x="0" y="0"/>
                <wp:positionH relativeFrom="page">
                  <wp:posOffset>540002</wp:posOffset>
                </wp:positionH>
                <wp:positionV relativeFrom="paragraph">
                  <wp:posOffset>403016</wp:posOffset>
                </wp:positionV>
                <wp:extent cx="6728459" cy="28575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8459" cy="285750"/>
                        </a:xfrm>
                        <a:prstGeom prst="rect">
                          <a:avLst/>
                        </a:prstGeom>
                        <a:solidFill>
                          <a:srgbClr val="000000"/>
                        </a:solidFill>
                      </wps:spPr>
                      <wps:txbx>
                        <w:txbxContent>
                          <w:p w14:paraId="077BBA5C" w14:textId="77777777" w:rsidR="00C220EB"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19901pt;margin-top:31.733599pt;width:529.8pt;height:22.5pt;mso-position-horizontal-relative:page;mso-position-vertical-relative:paragraph;z-index:15738368" type="#_x0000_t202" id="docshape45" filled="true" fillcolor="#000000" stroked="false">
                <v:textbox inset="0,0,0,0">
                  <w:txbxContent>
                    <w:p>
                      <w:pPr>
                        <w:tabs>
                          <w:tab w:pos="6177" w:val="left" w:leader="none"/>
                        </w:tabs>
                        <w:spacing w:before="102"/>
                        <w:ind w:left="710" w:right="0" w:firstLine="0"/>
                        <w:jc w:val="left"/>
                        <w:rPr>
                          <w:rFonts w:ascii="Cambria"/>
                          <w:b/>
                          <w:color w:val="000000"/>
                          <w:sz w:val="22"/>
                        </w:rPr>
                      </w:pPr>
                      <w:r>
                        <w:rPr>
                          <w:rFonts w:ascii="Cambria"/>
                          <w:b/>
                          <w:color w:val="FFFFFF"/>
                          <w:sz w:val="22"/>
                        </w:rPr>
                        <w:t>Risk</w:t>
                      </w:r>
                      <w:r>
                        <w:rPr>
                          <w:rFonts w:ascii="Cambria"/>
                          <w:b/>
                          <w:color w:val="FFFFFF"/>
                          <w:spacing w:val="-6"/>
                          <w:sz w:val="22"/>
                        </w:rPr>
                        <w:t> </w:t>
                      </w:r>
                      <w:r>
                        <w:rPr>
                          <w:rFonts w:ascii="Cambria"/>
                          <w:b/>
                          <w:color w:val="FFFFFF"/>
                          <w:spacing w:val="-2"/>
                          <w:sz w:val="22"/>
                        </w:rPr>
                        <w:t>Matrix</w:t>
                      </w:r>
                      <w:r>
                        <w:rPr>
                          <w:rFonts w:ascii="Cambria"/>
                          <w:b/>
                          <w:color w:val="FFFFFF"/>
                          <w:sz w:val="22"/>
                        </w:rPr>
                        <w:tab/>
                      </w:r>
                      <w:r>
                        <w:rPr>
                          <w:rFonts w:ascii="Cambria"/>
                          <w:b/>
                          <w:color w:val="FFFFFF"/>
                          <w:spacing w:val="-2"/>
                          <w:sz w:val="22"/>
                        </w:rPr>
                        <w:t>Severity</w:t>
                      </w:r>
                    </w:p>
                  </w:txbxContent>
                </v:textbox>
                <v:fill type="solid"/>
                <w10:wrap type="none"/>
              </v:shape>
            </w:pict>
          </mc:Fallback>
        </mc:AlternateContent>
      </w:r>
      <w:r>
        <w:rPr>
          <w:rFonts w:ascii="Lucida Sans Unicode" w:hAnsi="Lucida Sans Unicode"/>
          <w:color w:val="FAC300"/>
          <w:w w:val="105"/>
          <w:position w:val="2"/>
        </w:rPr>
        <w:t>▶</w:t>
      </w:r>
      <w:r>
        <w:rPr>
          <w:rFonts w:ascii="Lucida Sans Unicode" w:hAnsi="Lucida Sans Unicode"/>
          <w:color w:val="FAC300"/>
          <w:spacing w:val="-3"/>
          <w:w w:val="105"/>
          <w:position w:val="2"/>
        </w:rPr>
        <w:t xml:space="preserve"> </w:t>
      </w:r>
      <w:r>
        <w:rPr>
          <w:rFonts w:ascii="Cambria" w:hAnsi="Cambria"/>
          <w:b/>
          <w:w w:val="105"/>
        </w:rPr>
        <w:t>Red</w:t>
      </w:r>
      <w:r>
        <w:rPr>
          <w:rFonts w:ascii="Cambria" w:hAnsi="Cambria"/>
          <w:b/>
          <w:spacing w:val="-12"/>
          <w:w w:val="105"/>
        </w:rPr>
        <w:t xml:space="preserve"> </w:t>
      </w:r>
      <w:r>
        <w:rPr>
          <w:w w:val="105"/>
        </w:rPr>
        <w:t>Very</w:t>
      </w:r>
      <w:r>
        <w:rPr>
          <w:spacing w:val="-15"/>
          <w:w w:val="105"/>
        </w:rPr>
        <w:t xml:space="preserve"> </w:t>
      </w:r>
      <w:r>
        <w:rPr>
          <w:spacing w:val="-4"/>
          <w:w w:val="105"/>
        </w:rPr>
        <w:t>High</w:t>
      </w:r>
    </w:p>
    <w:p w14:paraId="077BB0FB" w14:textId="77777777" w:rsidR="00C220EB" w:rsidRDefault="00C220EB">
      <w:pPr>
        <w:pStyle w:val="BodyText"/>
        <w:rPr>
          <w:sz w:val="20"/>
        </w:rPr>
      </w:pPr>
    </w:p>
    <w:p w14:paraId="077BB0FC" w14:textId="77777777" w:rsidR="00C220EB" w:rsidRDefault="00C220EB">
      <w:pPr>
        <w:pStyle w:val="BodyText"/>
        <w:spacing w:before="208"/>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715"/>
        <w:gridCol w:w="1602"/>
        <w:gridCol w:w="1602"/>
        <w:gridCol w:w="1602"/>
        <w:gridCol w:w="1602"/>
        <w:gridCol w:w="1602"/>
      </w:tblGrid>
      <w:tr w:rsidR="00C220EB" w14:paraId="077BB105" w14:textId="77777777">
        <w:trPr>
          <w:trHeight w:val="703"/>
        </w:trPr>
        <w:tc>
          <w:tcPr>
            <w:tcW w:w="865" w:type="dxa"/>
            <w:tcBorders>
              <w:top w:val="nil"/>
            </w:tcBorders>
          </w:tcPr>
          <w:p w14:paraId="077BB0FD" w14:textId="77777777" w:rsidR="00C220EB" w:rsidRDefault="00C220EB">
            <w:pPr>
              <w:pStyle w:val="TableParagraph"/>
              <w:spacing w:line="240" w:lineRule="auto"/>
              <w:rPr>
                <w:sz w:val="20"/>
              </w:rPr>
            </w:pPr>
          </w:p>
        </w:tc>
        <w:tc>
          <w:tcPr>
            <w:tcW w:w="1715" w:type="dxa"/>
            <w:tcBorders>
              <w:top w:val="nil"/>
            </w:tcBorders>
            <w:shd w:val="clear" w:color="auto" w:fill="D9D9D9"/>
          </w:tcPr>
          <w:p w14:paraId="077BB0FE" w14:textId="77777777" w:rsidR="00C220EB" w:rsidRDefault="00C220EB">
            <w:pPr>
              <w:pStyle w:val="TableParagraph"/>
              <w:spacing w:line="240" w:lineRule="auto"/>
              <w:rPr>
                <w:sz w:val="20"/>
              </w:rPr>
            </w:pPr>
          </w:p>
        </w:tc>
        <w:tc>
          <w:tcPr>
            <w:tcW w:w="1602" w:type="dxa"/>
            <w:tcBorders>
              <w:top w:val="nil"/>
            </w:tcBorders>
            <w:shd w:val="clear" w:color="auto" w:fill="D9D9D9"/>
          </w:tcPr>
          <w:p w14:paraId="077BB0FF" w14:textId="77777777" w:rsidR="00C220EB" w:rsidRDefault="00000000">
            <w:pPr>
              <w:pStyle w:val="TableParagraph"/>
              <w:spacing w:before="94" w:line="240" w:lineRule="auto"/>
              <w:ind w:left="60" w:right="54"/>
              <w:jc w:val="center"/>
              <w:rPr>
                <w:rFonts w:ascii="Cambria"/>
                <w:b/>
              </w:rPr>
            </w:pPr>
            <w:r>
              <w:rPr>
                <w:rFonts w:ascii="Cambria"/>
                <w:b/>
                <w:spacing w:val="-5"/>
                <w:w w:val="95"/>
              </w:rPr>
              <w:t>1:</w:t>
            </w:r>
          </w:p>
          <w:p w14:paraId="077BB100" w14:textId="77777777" w:rsidR="00C220EB" w:rsidRDefault="00000000">
            <w:pPr>
              <w:pStyle w:val="TableParagraph"/>
              <w:spacing w:before="13" w:line="240" w:lineRule="auto"/>
              <w:ind w:left="60" w:right="54"/>
              <w:jc w:val="center"/>
              <w:rPr>
                <w:rFonts w:ascii="Cambria"/>
                <w:b/>
              </w:rPr>
            </w:pPr>
            <w:r>
              <w:rPr>
                <w:rFonts w:ascii="Cambria"/>
                <w:b/>
                <w:spacing w:val="-2"/>
              </w:rPr>
              <w:t>Insignificant</w:t>
            </w:r>
          </w:p>
        </w:tc>
        <w:tc>
          <w:tcPr>
            <w:tcW w:w="1602" w:type="dxa"/>
            <w:tcBorders>
              <w:top w:val="nil"/>
            </w:tcBorders>
            <w:shd w:val="clear" w:color="auto" w:fill="D9D9D9"/>
          </w:tcPr>
          <w:p w14:paraId="077BB101" w14:textId="77777777" w:rsidR="00C220EB" w:rsidRDefault="00000000">
            <w:pPr>
              <w:pStyle w:val="TableParagraph"/>
              <w:spacing w:before="94" w:line="240" w:lineRule="auto"/>
              <w:ind w:left="59" w:right="54"/>
              <w:jc w:val="center"/>
              <w:rPr>
                <w:rFonts w:ascii="Cambria"/>
                <w:b/>
              </w:rPr>
            </w:pPr>
            <w:r>
              <w:rPr>
                <w:rFonts w:ascii="Cambria"/>
                <w:b/>
              </w:rPr>
              <w:t>2:</w:t>
            </w:r>
            <w:r>
              <w:rPr>
                <w:rFonts w:ascii="Cambria"/>
                <w:b/>
                <w:spacing w:val="-6"/>
              </w:rPr>
              <w:t xml:space="preserve"> </w:t>
            </w:r>
            <w:r>
              <w:rPr>
                <w:rFonts w:ascii="Cambria"/>
                <w:b/>
                <w:spacing w:val="-2"/>
              </w:rPr>
              <w:t>Minor</w:t>
            </w:r>
          </w:p>
        </w:tc>
        <w:tc>
          <w:tcPr>
            <w:tcW w:w="1602" w:type="dxa"/>
            <w:tcBorders>
              <w:top w:val="nil"/>
            </w:tcBorders>
            <w:shd w:val="clear" w:color="auto" w:fill="D9D9D9"/>
          </w:tcPr>
          <w:p w14:paraId="077BB102" w14:textId="77777777" w:rsidR="00C220EB" w:rsidRDefault="00000000">
            <w:pPr>
              <w:pStyle w:val="TableParagraph"/>
              <w:spacing w:before="94" w:line="240" w:lineRule="auto"/>
              <w:ind w:left="58" w:right="54"/>
              <w:jc w:val="center"/>
              <w:rPr>
                <w:rFonts w:ascii="Cambria"/>
                <w:b/>
              </w:rPr>
            </w:pPr>
            <w:r>
              <w:rPr>
                <w:rFonts w:ascii="Cambria"/>
                <w:b/>
              </w:rPr>
              <w:t>3:</w:t>
            </w:r>
            <w:r>
              <w:rPr>
                <w:rFonts w:ascii="Cambria"/>
                <w:b/>
                <w:spacing w:val="-6"/>
              </w:rPr>
              <w:t xml:space="preserve"> </w:t>
            </w:r>
            <w:r>
              <w:rPr>
                <w:rFonts w:ascii="Cambria"/>
                <w:b/>
                <w:spacing w:val="-2"/>
              </w:rPr>
              <w:t>Moderate</w:t>
            </w:r>
          </w:p>
        </w:tc>
        <w:tc>
          <w:tcPr>
            <w:tcW w:w="1602" w:type="dxa"/>
            <w:tcBorders>
              <w:top w:val="nil"/>
            </w:tcBorders>
            <w:shd w:val="clear" w:color="auto" w:fill="D9D9D9"/>
          </w:tcPr>
          <w:p w14:paraId="077BB103" w14:textId="77777777" w:rsidR="00C220EB" w:rsidRDefault="00000000">
            <w:pPr>
              <w:pStyle w:val="TableParagraph"/>
              <w:spacing w:before="94" w:line="240" w:lineRule="auto"/>
              <w:ind w:left="57" w:right="54"/>
              <w:jc w:val="center"/>
              <w:rPr>
                <w:rFonts w:ascii="Cambria"/>
                <w:b/>
              </w:rPr>
            </w:pPr>
            <w:r>
              <w:rPr>
                <w:rFonts w:ascii="Cambria"/>
                <w:b/>
              </w:rPr>
              <w:t>4:</w:t>
            </w:r>
            <w:r>
              <w:rPr>
                <w:rFonts w:ascii="Cambria"/>
                <w:b/>
                <w:spacing w:val="-6"/>
              </w:rPr>
              <w:t xml:space="preserve"> </w:t>
            </w:r>
            <w:r>
              <w:rPr>
                <w:rFonts w:ascii="Cambria"/>
                <w:b/>
                <w:spacing w:val="-2"/>
              </w:rPr>
              <w:t>Major</w:t>
            </w:r>
          </w:p>
        </w:tc>
        <w:tc>
          <w:tcPr>
            <w:tcW w:w="1602" w:type="dxa"/>
            <w:tcBorders>
              <w:top w:val="nil"/>
            </w:tcBorders>
            <w:shd w:val="clear" w:color="auto" w:fill="D9D9D9"/>
          </w:tcPr>
          <w:p w14:paraId="077BB104" w14:textId="77777777" w:rsidR="00C220EB" w:rsidRDefault="00000000">
            <w:pPr>
              <w:pStyle w:val="TableParagraph"/>
              <w:spacing w:before="94" w:line="240" w:lineRule="auto"/>
              <w:ind w:left="346"/>
              <w:rPr>
                <w:rFonts w:ascii="Cambria"/>
                <w:b/>
              </w:rPr>
            </w:pPr>
            <w:r>
              <w:rPr>
                <w:rFonts w:ascii="Cambria"/>
                <w:b/>
              </w:rPr>
              <w:t>5:</w:t>
            </w:r>
            <w:r>
              <w:rPr>
                <w:rFonts w:ascii="Cambria"/>
                <w:b/>
                <w:spacing w:val="-6"/>
              </w:rPr>
              <w:t xml:space="preserve"> </w:t>
            </w:r>
            <w:r>
              <w:rPr>
                <w:rFonts w:ascii="Cambria"/>
                <w:b/>
                <w:spacing w:val="-2"/>
              </w:rPr>
              <w:t>Severe</w:t>
            </w:r>
          </w:p>
        </w:tc>
      </w:tr>
      <w:tr w:rsidR="00C220EB" w14:paraId="077BB10E" w14:textId="77777777">
        <w:trPr>
          <w:trHeight w:val="702"/>
        </w:trPr>
        <w:tc>
          <w:tcPr>
            <w:tcW w:w="865" w:type="dxa"/>
            <w:textDirection w:val="btLr"/>
          </w:tcPr>
          <w:p w14:paraId="077BB106" w14:textId="77777777" w:rsidR="00C220EB" w:rsidRDefault="00C220EB">
            <w:pPr>
              <w:pStyle w:val="TableParagraph"/>
              <w:spacing w:before="23" w:line="240" w:lineRule="auto"/>
            </w:pPr>
          </w:p>
          <w:p w14:paraId="077BB107" w14:textId="77777777" w:rsidR="00C220EB" w:rsidRDefault="00000000">
            <w:pPr>
              <w:pStyle w:val="TableParagraph"/>
              <w:spacing w:before="1" w:line="240" w:lineRule="auto"/>
              <w:ind w:left="-23"/>
              <w:rPr>
                <w:rFonts w:ascii="Cambria"/>
                <w:b/>
              </w:rPr>
            </w:pPr>
            <w:r>
              <w:rPr>
                <w:rFonts w:ascii="Cambria"/>
                <w:b/>
                <w:spacing w:val="-2"/>
              </w:rPr>
              <w:t>verity</w:t>
            </w:r>
          </w:p>
        </w:tc>
        <w:tc>
          <w:tcPr>
            <w:tcW w:w="1715" w:type="dxa"/>
            <w:shd w:val="clear" w:color="auto" w:fill="D9D9D9"/>
          </w:tcPr>
          <w:p w14:paraId="077BB108" w14:textId="77777777" w:rsidR="00C220EB" w:rsidRDefault="00000000">
            <w:pPr>
              <w:pStyle w:val="TableParagraph"/>
              <w:spacing w:before="93" w:line="252" w:lineRule="auto"/>
              <w:ind w:left="481" w:right="365" w:hanging="102"/>
              <w:rPr>
                <w:rFonts w:ascii="Cambria"/>
                <w:b/>
              </w:rPr>
            </w:pPr>
            <w:r>
              <w:rPr>
                <w:rFonts w:ascii="Cambria"/>
                <w:b/>
              </w:rPr>
              <w:t>5:</w:t>
            </w:r>
            <w:r>
              <w:rPr>
                <w:rFonts w:ascii="Cambria"/>
                <w:b/>
                <w:spacing w:val="-13"/>
              </w:rPr>
              <w:t xml:space="preserve"> </w:t>
            </w:r>
            <w:r>
              <w:rPr>
                <w:rFonts w:ascii="Cambria"/>
                <w:b/>
              </w:rPr>
              <w:t xml:space="preserve">Almost </w:t>
            </w:r>
            <w:r>
              <w:rPr>
                <w:rFonts w:ascii="Cambria"/>
                <w:b/>
                <w:spacing w:val="-2"/>
              </w:rPr>
              <w:t>Certain</w:t>
            </w:r>
          </w:p>
        </w:tc>
        <w:tc>
          <w:tcPr>
            <w:tcW w:w="1602" w:type="dxa"/>
            <w:shd w:val="clear" w:color="auto" w:fill="FFF2A7"/>
          </w:tcPr>
          <w:p w14:paraId="077BB109" w14:textId="77777777" w:rsidR="00C220EB" w:rsidRDefault="00000000">
            <w:pPr>
              <w:pStyle w:val="TableParagraph"/>
              <w:spacing w:before="93" w:line="240" w:lineRule="auto"/>
              <w:ind w:left="366"/>
              <w:rPr>
                <w:rFonts w:ascii="Cambria"/>
                <w:b/>
              </w:rPr>
            </w:pPr>
            <w:r>
              <w:rPr>
                <w:rFonts w:ascii="Cambria"/>
                <w:b/>
                <w:w w:val="85"/>
              </w:rPr>
              <w:t>15</w:t>
            </w:r>
            <w:r>
              <w:rPr>
                <w:rFonts w:ascii="Cambria"/>
                <w:b/>
                <w:spacing w:val="29"/>
              </w:rPr>
              <w:t xml:space="preserve"> </w:t>
            </w:r>
            <w:r>
              <w:rPr>
                <w:rFonts w:ascii="Cambria"/>
                <w:b/>
                <w:w w:val="85"/>
              </w:rPr>
              <w:t>17</w:t>
            </w:r>
            <w:r>
              <w:rPr>
                <w:rFonts w:ascii="Cambria"/>
                <w:b/>
                <w:spacing w:val="30"/>
              </w:rPr>
              <w:t xml:space="preserve"> </w:t>
            </w:r>
            <w:r>
              <w:rPr>
                <w:rFonts w:ascii="Cambria"/>
                <w:b/>
                <w:spacing w:val="-5"/>
                <w:w w:val="85"/>
              </w:rPr>
              <w:t>19</w:t>
            </w:r>
          </w:p>
        </w:tc>
        <w:tc>
          <w:tcPr>
            <w:tcW w:w="1602" w:type="dxa"/>
            <w:shd w:val="clear" w:color="auto" w:fill="F4C37D"/>
          </w:tcPr>
          <w:p w14:paraId="077BB10A" w14:textId="77777777" w:rsidR="00C220EB" w:rsidRDefault="00000000">
            <w:pPr>
              <w:pStyle w:val="TableParagraph"/>
              <w:spacing w:before="93" w:line="240" w:lineRule="auto"/>
              <w:ind w:left="6" w:right="59"/>
              <w:jc w:val="center"/>
              <w:rPr>
                <w:rFonts w:ascii="Cambria"/>
                <w:b/>
              </w:rPr>
            </w:pPr>
            <w:r>
              <w:rPr>
                <w:rFonts w:ascii="Cambria"/>
                <w:b/>
                <w:w w:val="75"/>
              </w:rPr>
              <w:t>11</w:t>
            </w:r>
            <w:r>
              <w:rPr>
                <w:rFonts w:ascii="Cambria"/>
                <w:b/>
                <w:spacing w:val="30"/>
              </w:rPr>
              <w:t xml:space="preserve"> </w:t>
            </w:r>
            <w:r>
              <w:rPr>
                <w:rFonts w:ascii="Cambria"/>
                <w:b/>
                <w:spacing w:val="-5"/>
                <w:w w:val="85"/>
              </w:rPr>
              <w:t>14</w:t>
            </w:r>
          </w:p>
        </w:tc>
        <w:tc>
          <w:tcPr>
            <w:tcW w:w="1602" w:type="dxa"/>
            <w:shd w:val="clear" w:color="auto" w:fill="E06565"/>
          </w:tcPr>
          <w:p w14:paraId="077BB10B" w14:textId="77777777" w:rsidR="00C220EB" w:rsidRDefault="00C220EB">
            <w:pPr>
              <w:pStyle w:val="TableParagraph"/>
              <w:spacing w:line="240" w:lineRule="auto"/>
              <w:rPr>
                <w:sz w:val="20"/>
              </w:rPr>
            </w:pPr>
          </w:p>
        </w:tc>
        <w:tc>
          <w:tcPr>
            <w:tcW w:w="1602" w:type="dxa"/>
            <w:shd w:val="clear" w:color="auto" w:fill="E06565"/>
          </w:tcPr>
          <w:p w14:paraId="077BB10C" w14:textId="77777777" w:rsidR="00C220EB" w:rsidRDefault="00C220EB">
            <w:pPr>
              <w:pStyle w:val="TableParagraph"/>
              <w:spacing w:line="240" w:lineRule="auto"/>
              <w:rPr>
                <w:sz w:val="20"/>
              </w:rPr>
            </w:pPr>
          </w:p>
        </w:tc>
        <w:tc>
          <w:tcPr>
            <w:tcW w:w="1602" w:type="dxa"/>
            <w:shd w:val="clear" w:color="auto" w:fill="E06565"/>
          </w:tcPr>
          <w:p w14:paraId="077BB10D" w14:textId="77777777" w:rsidR="00C220EB" w:rsidRDefault="00C220EB">
            <w:pPr>
              <w:pStyle w:val="TableParagraph"/>
              <w:spacing w:line="240" w:lineRule="auto"/>
              <w:rPr>
                <w:sz w:val="20"/>
              </w:rPr>
            </w:pPr>
          </w:p>
        </w:tc>
      </w:tr>
      <w:tr w:rsidR="00C220EB" w14:paraId="077BB117" w14:textId="77777777">
        <w:trPr>
          <w:trHeight w:val="431"/>
        </w:trPr>
        <w:tc>
          <w:tcPr>
            <w:tcW w:w="865" w:type="dxa"/>
            <w:textDirection w:val="btLr"/>
          </w:tcPr>
          <w:p w14:paraId="077BB10F" w14:textId="77777777" w:rsidR="00C220EB" w:rsidRDefault="00C220EB">
            <w:pPr>
              <w:pStyle w:val="TableParagraph"/>
              <w:spacing w:before="23" w:line="240" w:lineRule="auto"/>
            </w:pPr>
          </w:p>
          <w:p w14:paraId="077BB110" w14:textId="77777777" w:rsidR="00C220EB" w:rsidRDefault="00000000">
            <w:pPr>
              <w:pStyle w:val="TableParagraph"/>
              <w:spacing w:before="1" w:line="240" w:lineRule="auto"/>
              <w:ind w:left="187"/>
              <w:rPr>
                <w:rFonts w:ascii="Cambria"/>
                <w:b/>
              </w:rPr>
            </w:pPr>
            <w:r>
              <w:rPr>
                <w:rFonts w:ascii="Cambria"/>
                <w:b/>
                <w:spacing w:val="-5"/>
              </w:rPr>
              <w:t>Se</w:t>
            </w:r>
          </w:p>
        </w:tc>
        <w:tc>
          <w:tcPr>
            <w:tcW w:w="1715" w:type="dxa"/>
            <w:shd w:val="clear" w:color="auto" w:fill="D9D9D9"/>
          </w:tcPr>
          <w:p w14:paraId="077BB111" w14:textId="77777777" w:rsidR="00C220EB" w:rsidRDefault="00000000">
            <w:pPr>
              <w:pStyle w:val="TableParagraph"/>
              <w:spacing w:before="93" w:line="240" w:lineRule="auto"/>
              <w:ind w:left="7"/>
              <w:jc w:val="center"/>
              <w:rPr>
                <w:rFonts w:ascii="Cambria"/>
                <w:b/>
              </w:rPr>
            </w:pPr>
            <w:r>
              <w:rPr>
                <w:rFonts w:ascii="Cambria"/>
                <w:b/>
              </w:rPr>
              <w:t>4:</w:t>
            </w:r>
            <w:r>
              <w:rPr>
                <w:rFonts w:ascii="Cambria"/>
                <w:b/>
                <w:spacing w:val="-6"/>
              </w:rPr>
              <w:t xml:space="preserve"> </w:t>
            </w:r>
            <w:r>
              <w:rPr>
                <w:rFonts w:ascii="Cambria"/>
                <w:b/>
                <w:spacing w:val="-2"/>
              </w:rPr>
              <w:t>Likely</w:t>
            </w:r>
          </w:p>
        </w:tc>
        <w:tc>
          <w:tcPr>
            <w:tcW w:w="1602" w:type="dxa"/>
            <w:shd w:val="clear" w:color="auto" w:fill="FFF2A7"/>
          </w:tcPr>
          <w:p w14:paraId="077BB112" w14:textId="77777777" w:rsidR="00C220EB" w:rsidRDefault="00C220EB">
            <w:pPr>
              <w:pStyle w:val="TableParagraph"/>
              <w:spacing w:line="240" w:lineRule="auto"/>
              <w:rPr>
                <w:sz w:val="20"/>
              </w:rPr>
            </w:pPr>
          </w:p>
        </w:tc>
        <w:tc>
          <w:tcPr>
            <w:tcW w:w="1602" w:type="dxa"/>
            <w:shd w:val="clear" w:color="auto" w:fill="F4C37D"/>
          </w:tcPr>
          <w:p w14:paraId="077BB113" w14:textId="77777777" w:rsidR="00C220EB" w:rsidRDefault="00000000">
            <w:pPr>
              <w:pStyle w:val="TableParagraph"/>
              <w:spacing w:before="93" w:line="240" w:lineRule="auto"/>
              <w:ind w:left="59" w:right="54"/>
              <w:jc w:val="center"/>
              <w:rPr>
                <w:rFonts w:ascii="Cambria"/>
                <w:b/>
              </w:rPr>
            </w:pPr>
            <w:r>
              <w:rPr>
                <w:rFonts w:ascii="Cambria"/>
                <w:b/>
                <w:spacing w:val="-5"/>
                <w:w w:val="85"/>
              </w:rPr>
              <w:t>16</w:t>
            </w:r>
          </w:p>
        </w:tc>
        <w:tc>
          <w:tcPr>
            <w:tcW w:w="1602" w:type="dxa"/>
            <w:shd w:val="clear" w:color="auto" w:fill="F4C37D"/>
          </w:tcPr>
          <w:p w14:paraId="077BB114" w14:textId="77777777" w:rsidR="00C220EB" w:rsidRDefault="00000000">
            <w:pPr>
              <w:pStyle w:val="TableParagraph"/>
              <w:spacing w:before="93" w:line="240" w:lineRule="auto"/>
              <w:ind w:left="58" w:right="54"/>
              <w:jc w:val="center"/>
              <w:rPr>
                <w:rFonts w:ascii="Cambria"/>
                <w:b/>
              </w:rPr>
            </w:pPr>
            <w:r>
              <w:rPr>
                <w:rFonts w:ascii="Cambria"/>
                <w:b/>
                <w:spacing w:val="-10"/>
              </w:rPr>
              <w:t>9</w:t>
            </w:r>
          </w:p>
        </w:tc>
        <w:tc>
          <w:tcPr>
            <w:tcW w:w="1602" w:type="dxa"/>
            <w:shd w:val="clear" w:color="auto" w:fill="E06565"/>
          </w:tcPr>
          <w:p w14:paraId="077BB115" w14:textId="77777777" w:rsidR="00C220EB" w:rsidRDefault="00000000">
            <w:pPr>
              <w:pStyle w:val="TableParagraph"/>
              <w:spacing w:before="93" w:line="240" w:lineRule="auto"/>
              <w:ind w:left="57" w:right="54"/>
              <w:jc w:val="center"/>
              <w:rPr>
                <w:rFonts w:ascii="Cambria"/>
                <w:b/>
              </w:rPr>
            </w:pPr>
            <w:r>
              <w:rPr>
                <w:rFonts w:ascii="Cambria"/>
                <w:b/>
                <w:spacing w:val="-10"/>
              </w:rPr>
              <w:t>8</w:t>
            </w:r>
          </w:p>
        </w:tc>
        <w:tc>
          <w:tcPr>
            <w:tcW w:w="1602" w:type="dxa"/>
            <w:shd w:val="clear" w:color="auto" w:fill="E06565"/>
          </w:tcPr>
          <w:p w14:paraId="077BB116" w14:textId="77777777" w:rsidR="00C220EB" w:rsidRDefault="00C220EB">
            <w:pPr>
              <w:pStyle w:val="TableParagraph"/>
              <w:spacing w:line="240" w:lineRule="auto"/>
              <w:rPr>
                <w:sz w:val="20"/>
              </w:rPr>
            </w:pPr>
          </w:p>
        </w:tc>
      </w:tr>
      <w:tr w:rsidR="00C220EB" w14:paraId="077BB11F" w14:textId="77777777">
        <w:trPr>
          <w:trHeight w:val="431"/>
        </w:trPr>
        <w:tc>
          <w:tcPr>
            <w:tcW w:w="865" w:type="dxa"/>
          </w:tcPr>
          <w:p w14:paraId="077BB118" w14:textId="77777777" w:rsidR="00C220EB" w:rsidRDefault="00C220EB">
            <w:pPr>
              <w:pStyle w:val="TableParagraph"/>
              <w:spacing w:line="240" w:lineRule="auto"/>
              <w:rPr>
                <w:sz w:val="20"/>
              </w:rPr>
            </w:pPr>
          </w:p>
        </w:tc>
        <w:tc>
          <w:tcPr>
            <w:tcW w:w="1715" w:type="dxa"/>
            <w:shd w:val="clear" w:color="auto" w:fill="D9D9D9"/>
          </w:tcPr>
          <w:p w14:paraId="077BB119" w14:textId="77777777" w:rsidR="00C220EB" w:rsidRDefault="00000000">
            <w:pPr>
              <w:pStyle w:val="TableParagraph"/>
              <w:spacing w:before="93" w:line="240" w:lineRule="auto"/>
              <w:ind w:left="7"/>
              <w:jc w:val="center"/>
              <w:rPr>
                <w:rFonts w:ascii="Cambria"/>
                <w:b/>
              </w:rPr>
            </w:pPr>
            <w:r>
              <w:rPr>
                <w:rFonts w:ascii="Cambria"/>
                <w:b/>
              </w:rPr>
              <w:t>3:</w:t>
            </w:r>
            <w:r>
              <w:rPr>
                <w:rFonts w:ascii="Cambria"/>
                <w:b/>
                <w:spacing w:val="-6"/>
              </w:rPr>
              <w:t xml:space="preserve"> </w:t>
            </w:r>
            <w:r>
              <w:rPr>
                <w:rFonts w:ascii="Cambria"/>
                <w:b/>
                <w:spacing w:val="-2"/>
              </w:rPr>
              <w:t>Possible</w:t>
            </w:r>
          </w:p>
        </w:tc>
        <w:tc>
          <w:tcPr>
            <w:tcW w:w="1602" w:type="dxa"/>
            <w:shd w:val="clear" w:color="auto" w:fill="99C88E"/>
          </w:tcPr>
          <w:p w14:paraId="077BB11A" w14:textId="77777777" w:rsidR="00C220EB" w:rsidRDefault="00C220EB">
            <w:pPr>
              <w:pStyle w:val="TableParagraph"/>
              <w:spacing w:line="240" w:lineRule="auto"/>
              <w:rPr>
                <w:sz w:val="20"/>
              </w:rPr>
            </w:pPr>
          </w:p>
        </w:tc>
        <w:tc>
          <w:tcPr>
            <w:tcW w:w="1602" w:type="dxa"/>
            <w:shd w:val="clear" w:color="auto" w:fill="FFF2A7"/>
          </w:tcPr>
          <w:p w14:paraId="077BB11B" w14:textId="77777777" w:rsidR="00C220EB" w:rsidRDefault="00C220EB">
            <w:pPr>
              <w:pStyle w:val="TableParagraph"/>
              <w:spacing w:line="240" w:lineRule="auto"/>
              <w:rPr>
                <w:sz w:val="20"/>
              </w:rPr>
            </w:pPr>
          </w:p>
        </w:tc>
        <w:tc>
          <w:tcPr>
            <w:tcW w:w="1602" w:type="dxa"/>
            <w:shd w:val="clear" w:color="auto" w:fill="F4C37D"/>
          </w:tcPr>
          <w:p w14:paraId="077BB11C" w14:textId="77777777" w:rsidR="00C220EB" w:rsidRDefault="00000000">
            <w:pPr>
              <w:pStyle w:val="TableParagraph"/>
              <w:spacing w:before="93" w:line="240" w:lineRule="auto"/>
              <w:ind w:left="58" w:right="54"/>
              <w:jc w:val="center"/>
              <w:rPr>
                <w:rFonts w:ascii="Cambria"/>
                <w:b/>
              </w:rPr>
            </w:pPr>
            <w:r>
              <w:rPr>
                <w:rFonts w:ascii="Cambria"/>
                <w:b/>
                <w:spacing w:val="-10"/>
              </w:rPr>
              <w:t>5</w:t>
            </w:r>
          </w:p>
        </w:tc>
        <w:tc>
          <w:tcPr>
            <w:tcW w:w="1602" w:type="dxa"/>
            <w:shd w:val="clear" w:color="auto" w:fill="F4C37D"/>
          </w:tcPr>
          <w:p w14:paraId="077BB11D" w14:textId="77777777" w:rsidR="00C220EB" w:rsidRDefault="00000000">
            <w:pPr>
              <w:pStyle w:val="TableParagraph"/>
              <w:spacing w:before="93" w:line="240" w:lineRule="auto"/>
              <w:ind w:left="6" w:right="60"/>
              <w:jc w:val="center"/>
              <w:rPr>
                <w:rFonts w:ascii="Cambria"/>
                <w:b/>
              </w:rPr>
            </w:pPr>
            <w:r>
              <w:rPr>
                <w:rFonts w:ascii="Cambria"/>
                <w:b/>
                <w:w w:val="90"/>
              </w:rPr>
              <w:t>4</w:t>
            </w:r>
            <w:r>
              <w:rPr>
                <w:rFonts w:ascii="Cambria"/>
                <w:b/>
                <w:spacing w:val="44"/>
              </w:rPr>
              <w:t xml:space="preserve"> </w:t>
            </w:r>
            <w:r>
              <w:rPr>
                <w:rFonts w:ascii="Cambria"/>
                <w:b/>
                <w:w w:val="90"/>
              </w:rPr>
              <w:t>6</w:t>
            </w:r>
            <w:r>
              <w:rPr>
                <w:rFonts w:ascii="Cambria"/>
                <w:b/>
                <w:spacing w:val="44"/>
              </w:rPr>
              <w:t xml:space="preserve"> </w:t>
            </w:r>
            <w:r>
              <w:rPr>
                <w:rFonts w:ascii="Cambria"/>
                <w:b/>
                <w:w w:val="90"/>
              </w:rPr>
              <w:t>10</w:t>
            </w:r>
            <w:r>
              <w:rPr>
                <w:rFonts w:ascii="Cambria"/>
                <w:b/>
                <w:spacing w:val="44"/>
              </w:rPr>
              <w:t xml:space="preserve"> </w:t>
            </w:r>
            <w:r>
              <w:rPr>
                <w:rFonts w:ascii="Cambria"/>
                <w:b/>
                <w:spacing w:val="-5"/>
                <w:w w:val="90"/>
              </w:rPr>
              <w:t>12</w:t>
            </w:r>
          </w:p>
        </w:tc>
        <w:tc>
          <w:tcPr>
            <w:tcW w:w="1602" w:type="dxa"/>
            <w:shd w:val="clear" w:color="auto" w:fill="E06565"/>
          </w:tcPr>
          <w:p w14:paraId="077BB11E" w14:textId="77777777" w:rsidR="00C220EB" w:rsidRDefault="00C220EB">
            <w:pPr>
              <w:pStyle w:val="TableParagraph"/>
              <w:spacing w:line="240" w:lineRule="auto"/>
              <w:rPr>
                <w:sz w:val="20"/>
              </w:rPr>
            </w:pPr>
          </w:p>
        </w:tc>
      </w:tr>
      <w:tr w:rsidR="00C220EB" w14:paraId="077BB127" w14:textId="77777777">
        <w:trPr>
          <w:trHeight w:val="431"/>
        </w:trPr>
        <w:tc>
          <w:tcPr>
            <w:tcW w:w="865" w:type="dxa"/>
          </w:tcPr>
          <w:p w14:paraId="077BB120" w14:textId="77777777" w:rsidR="00C220EB" w:rsidRDefault="00C220EB">
            <w:pPr>
              <w:pStyle w:val="TableParagraph"/>
              <w:spacing w:line="240" w:lineRule="auto"/>
              <w:rPr>
                <w:sz w:val="20"/>
              </w:rPr>
            </w:pPr>
          </w:p>
        </w:tc>
        <w:tc>
          <w:tcPr>
            <w:tcW w:w="1715" w:type="dxa"/>
            <w:shd w:val="clear" w:color="auto" w:fill="D9D9D9"/>
          </w:tcPr>
          <w:p w14:paraId="077BB121" w14:textId="77777777" w:rsidR="00C220EB" w:rsidRDefault="00000000">
            <w:pPr>
              <w:pStyle w:val="TableParagraph"/>
              <w:spacing w:before="93" w:line="240" w:lineRule="auto"/>
              <w:ind w:left="7"/>
              <w:jc w:val="center"/>
              <w:rPr>
                <w:rFonts w:ascii="Cambria"/>
                <w:b/>
              </w:rPr>
            </w:pPr>
            <w:r>
              <w:rPr>
                <w:rFonts w:ascii="Cambria"/>
                <w:b/>
              </w:rPr>
              <w:t>2:</w:t>
            </w:r>
            <w:r>
              <w:rPr>
                <w:rFonts w:ascii="Cambria"/>
                <w:b/>
                <w:spacing w:val="-6"/>
              </w:rPr>
              <w:t xml:space="preserve"> </w:t>
            </w:r>
            <w:r>
              <w:rPr>
                <w:rFonts w:ascii="Cambria"/>
                <w:b/>
                <w:spacing w:val="-2"/>
              </w:rPr>
              <w:t>Unlikely</w:t>
            </w:r>
          </w:p>
        </w:tc>
        <w:tc>
          <w:tcPr>
            <w:tcW w:w="1602" w:type="dxa"/>
            <w:shd w:val="clear" w:color="auto" w:fill="99C88E"/>
          </w:tcPr>
          <w:p w14:paraId="077BB122" w14:textId="77777777" w:rsidR="00C220EB" w:rsidRDefault="00C220EB">
            <w:pPr>
              <w:pStyle w:val="TableParagraph"/>
              <w:spacing w:line="240" w:lineRule="auto"/>
              <w:rPr>
                <w:sz w:val="20"/>
              </w:rPr>
            </w:pPr>
          </w:p>
        </w:tc>
        <w:tc>
          <w:tcPr>
            <w:tcW w:w="1602" w:type="dxa"/>
            <w:shd w:val="clear" w:color="auto" w:fill="99C88E"/>
          </w:tcPr>
          <w:p w14:paraId="077BB123" w14:textId="77777777" w:rsidR="00C220EB" w:rsidRDefault="00000000">
            <w:pPr>
              <w:pStyle w:val="TableParagraph"/>
              <w:spacing w:before="93" w:line="240" w:lineRule="auto"/>
              <w:ind w:left="59" w:right="54"/>
              <w:jc w:val="center"/>
              <w:rPr>
                <w:rFonts w:ascii="Cambria"/>
                <w:b/>
              </w:rPr>
            </w:pPr>
            <w:r>
              <w:rPr>
                <w:rFonts w:ascii="Cambria"/>
                <w:b/>
                <w:spacing w:val="-10"/>
                <w:w w:val="75"/>
              </w:rPr>
              <w:t>1</w:t>
            </w:r>
          </w:p>
        </w:tc>
        <w:tc>
          <w:tcPr>
            <w:tcW w:w="1602" w:type="dxa"/>
            <w:shd w:val="clear" w:color="auto" w:fill="FFF2A7"/>
          </w:tcPr>
          <w:p w14:paraId="077BB124" w14:textId="77777777" w:rsidR="00C220EB" w:rsidRDefault="00000000">
            <w:pPr>
              <w:pStyle w:val="TableParagraph"/>
              <w:spacing w:before="93" w:line="240" w:lineRule="auto"/>
              <w:ind w:left="58" w:right="54"/>
              <w:jc w:val="center"/>
              <w:rPr>
                <w:rFonts w:ascii="Cambria"/>
                <w:b/>
              </w:rPr>
            </w:pPr>
            <w:r>
              <w:rPr>
                <w:rFonts w:ascii="Cambria"/>
                <w:b/>
              </w:rPr>
              <w:t>2</w:t>
            </w:r>
            <w:r>
              <w:rPr>
                <w:rFonts w:ascii="Cambria"/>
                <w:b/>
                <w:spacing w:val="42"/>
              </w:rPr>
              <w:t xml:space="preserve"> </w:t>
            </w:r>
            <w:r>
              <w:rPr>
                <w:rFonts w:ascii="Cambria"/>
                <w:b/>
                <w:spacing w:val="-10"/>
              </w:rPr>
              <w:t>7</w:t>
            </w:r>
          </w:p>
        </w:tc>
        <w:tc>
          <w:tcPr>
            <w:tcW w:w="1602" w:type="dxa"/>
            <w:shd w:val="clear" w:color="auto" w:fill="FFF2A7"/>
          </w:tcPr>
          <w:p w14:paraId="077BB125" w14:textId="77777777" w:rsidR="00C220EB" w:rsidRDefault="00000000">
            <w:pPr>
              <w:pStyle w:val="TableParagraph"/>
              <w:spacing w:before="93" w:line="240" w:lineRule="auto"/>
              <w:ind w:left="57" w:right="54"/>
              <w:jc w:val="center"/>
              <w:rPr>
                <w:rFonts w:ascii="Cambria"/>
                <w:b/>
              </w:rPr>
            </w:pPr>
            <w:r>
              <w:rPr>
                <w:rFonts w:ascii="Cambria"/>
                <w:b/>
                <w:spacing w:val="-10"/>
              </w:rPr>
              <w:t>3</w:t>
            </w:r>
          </w:p>
        </w:tc>
        <w:tc>
          <w:tcPr>
            <w:tcW w:w="1602" w:type="dxa"/>
            <w:shd w:val="clear" w:color="auto" w:fill="F4C37D"/>
          </w:tcPr>
          <w:p w14:paraId="077BB126" w14:textId="77777777" w:rsidR="00C220EB" w:rsidRDefault="00C220EB">
            <w:pPr>
              <w:pStyle w:val="TableParagraph"/>
              <w:spacing w:line="240" w:lineRule="auto"/>
              <w:rPr>
                <w:sz w:val="20"/>
              </w:rPr>
            </w:pPr>
          </w:p>
        </w:tc>
      </w:tr>
      <w:tr w:rsidR="00C220EB" w14:paraId="077BB12F" w14:textId="77777777">
        <w:trPr>
          <w:trHeight w:val="431"/>
        </w:trPr>
        <w:tc>
          <w:tcPr>
            <w:tcW w:w="865" w:type="dxa"/>
          </w:tcPr>
          <w:p w14:paraId="077BB128" w14:textId="77777777" w:rsidR="00C220EB" w:rsidRDefault="00C220EB">
            <w:pPr>
              <w:pStyle w:val="TableParagraph"/>
              <w:spacing w:line="240" w:lineRule="auto"/>
              <w:rPr>
                <w:sz w:val="20"/>
              </w:rPr>
            </w:pPr>
          </w:p>
        </w:tc>
        <w:tc>
          <w:tcPr>
            <w:tcW w:w="1715" w:type="dxa"/>
            <w:shd w:val="clear" w:color="auto" w:fill="D9D9D9"/>
          </w:tcPr>
          <w:p w14:paraId="077BB129" w14:textId="77777777" w:rsidR="00C220EB" w:rsidRDefault="00000000">
            <w:pPr>
              <w:pStyle w:val="TableParagraph"/>
              <w:spacing w:before="93" w:line="240" w:lineRule="auto"/>
              <w:ind w:left="7"/>
              <w:jc w:val="center"/>
              <w:rPr>
                <w:rFonts w:ascii="Cambria"/>
                <w:b/>
              </w:rPr>
            </w:pPr>
            <w:r>
              <w:rPr>
                <w:rFonts w:ascii="Cambria"/>
                <w:b/>
                <w:w w:val="85"/>
              </w:rPr>
              <w:t>1:</w:t>
            </w:r>
            <w:r>
              <w:rPr>
                <w:rFonts w:ascii="Cambria"/>
                <w:b/>
                <w:spacing w:val="-4"/>
                <w:w w:val="85"/>
              </w:rPr>
              <w:t xml:space="preserve"> </w:t>
            </w:r>
            <w:r>
              <w:rPr>
                <w:rFonts w:ascii="Cambria"/>
                <w:b/>
                <w:spacing w:val="-4"/>
                <w:w w:val="95"/>
              </w:rPr>
              <w:t>Rare</w:t>
            </w:r>
          </w:p>
        </w:tc>
        <w:tc>
          <w:tcPr>
            <w:tcW w:w="1602" w:type="dxa"/>
            <w:shd w:val="clear" w:color="auto" w:fill="99C88E"/>
          </w:tcPr>
          <w:p w14:paraId="077BB12A" w14:textId="77777777" w:rsidR="00C220EB" w:rsidRDefault="00C220EB">
            <w:pPr>
              <w:pStyle w:val="TableParagraph"/>
              <w:spacing w:line="240" w:lineRule="auto"/>
              <w:rPr>
                <w:sz w:val="20"/>
              </w:rPr>
            </w:pPr>
          </w:p>
        </w:tc>
        <w:tc>
          <w:tcPr>
            <w:tcW w:w="1602" w:type="dxa"/>
            <w:shd w:val="clear" w:color="auto" w:fill="99C88E"/>
          </w:tcPr>
          <w:p w14:paraId="077BB12B" w14:textId="77777777" w:rsidR="00C220EB" w:rsidRDefault="00C220EB">
            <w:pPr>
              <w:pStyle w:val="TableParagraph"/>
              <w:spacing w:line="240" w:lineRule="auto"/>
              <w:rPr>
                <w:sz w:val="20"/>
              </w:rPr>
            </w:pPr>
          </w:p>
        </w:tc>
        <w:tc>
          <w:tcPr>
            <w:tcW w:w="1602" w:type="dxa"/>
            <w:shd w:val="clear" w:color="auto" w:fill="99C88E"/>
          </w:tcPr>
          <w:p w14:paraId="077BB12C" w14:textId="77777777" w:rsidR="00C220EB" w:rsidRDefault="00C220EB">
            <w:pPr>
              <w:pStyle w:val="TableParagraph"/>
              <w:spacing w:line="240" w:lineRule="auto"/>
              <w:rPr>
                <w:sz w:val="20"/>
              </w:rPr>
            </w:pPr>
          </w:p>
        </w:tc>
        <w:tc>
          <w:tcPr>
            <w:tcW w:w="1602" w:type="dxa"/>
            <w:shd w:val="clear" w:color="auto" w:fill="99C88E"/>
          </w:tcPr>
          <w:p w14:paraId="077BB12D" w14:textId="77777777" w:rsidR="00C220EB" w:rsidRDefault="00C220EB">
            <w:pPr>
              <w:pStyle w:val="TableParagraph"/>
              <w:spacing w:line="240" w:lineRule="auto"/>
              <w:rPr>
                <w:sz w:val="20"/>
              </w:rPr>
            </w:pPr>
          </w:p>
        </w:tc>
        <w:tc>
          <w:tcPr>
            <w:tcW w:w="1602" w:type="dxa"/>
            <w:shd w:val="clear" w:color="auto" w:fill="FFF2A7"/>
          </w:tcPr>
          <w:p w14:paraId="077BB12E" w14:textId="77777777" w:rsidR="00C220EB" w:rsidRDefault="00C220EB">
            <w:pPr>
              <w:pStyle w:val="TableParagraph"/>
              <w:spacing w:line="240" w:lineRule="auto"/>
              <w:rPr>
                <w:sz w:val="20"/>
              </w:rPr>
            </w:pPr>
          </w:p>
        </w:tc>
      </w:tr>
    </w:tbl>
    <w:p w14:paraId="077BB130" w14:textId="77777777" w:rsidR="00C220EB" w:rsidRDefault="00000000">
      <w:pPr>
        <w:spacing w:before="181"/>
        <w:ind w:left="142"/>
        <w:jc w:val="both"/>
        <w:rPr>
          <w:rFonts w:ascii="Arial" w:hAnsi="Arial"/>
          <w:sz w:val="18"/>
        </w:rPr>
      </w:pPr>
      <w:bookmarkStart w:id="90" w:name="_bookmark62"/>
      <w:bookmarkEnd w:id="90"/>
      <w:r>
        <w:rPr>
          <w:rFonts w:ascii="Arial" w:hAnsi="Arial"/>
          <w:b/>
          <w:color w:val="697D90"/>
          <w:sz w:val="18"/>
        </w:rPr>
        <w:t>Table</w:t>
      </w:r>
      <w:r>
        <w:rPr>
          <w:rFonts w:ascii="Arial" w:hAnsi="Arial"/>
          <w:b/>
          <w:color w:val="697D90"/>
          <w:spacing w:val="-6"/>
          <w:sz w:val="18"/>
        </w:rPr>
        <w:t xml:space="preserve"> </w:t>
      </w:r>
      <w:r>
        <w:rPr>
          <w:rFonts w:ascii="Arial" w:hAnsi="Arial"/>
          <w:b/>
          <w:color w:val="697D90"/>
          <w:sz w:val="18"/>
        </w:rPr>
        <w:t>2.2.:</w:t>
      </w:r>
      <w:r>
        <w:rPr>
          <w:rFonts w:ascii="Arial" w:hAnsi="Arial"/>
          <w:b/>
          <w:color w:val="697D90"/>
          <w:spacing w:val="-6"/>
          <w:sz w:val="18"/>
        </w:rPr>
        <w:t xml:space="preserve"> </w:t>
      </w:r>
      <w:r>
        <w:rPr>
          <w:rFonts w:ascii="Arial" w:hAnsi="Arial"/>
          <w:color w:val="697D90"/>
          <w:sz w:val="18"/>
        </w:rPr>
        <w:t>Risk</w:t>
      </w:r>
      <w:r>
        <w:rPr>
          <w:rFonts w:ascii="Arial" w:hAnsi="Arial"/>
          <w:color w:val="697D90"/>
          <w:spacing w:val="-7"/>
          <w:sz w:val="18"/>
        </w:rPr>
        <w:t xml:space="preserve"> </w:t>
      </w:r>
      <w:r>
        <w:rPr>
          <w:rFonts w:ascii="Arial" w:hAnsi="Arial"/>
          <w:color w:val="697D90"/>
          <w:sz w:val="18"/>
        </w:rPr>
        <w:t>Matrix</w:t>
      </w:r>
      <w:r>
        <w:rPr>
          <w:rFonts w:ascii="Arial" w:hAnsi="Arial"/>
          <w:color w:val="697D90"/>
          <w:spacing w:val="-7"/>
          <w:sz w:val="18"/>
        </w:rPr>
        <w:t xml:space="preserve"> </w:t>
      </w:r>
      <w:r>
        <w:rPr>
          <w:rFonts w:ascii="Arial" w:hAnsi="Arial"/>
          <w:color w:val="697D90"/>
          <w:sz w:val="18"/>
        </w:rPr>
        <w:t>(Likelihood</w:t>
      </w:r>
      <w:r>
        <w:rPr>
          <w:rFonts w:ascii="Arial" w:hAnsi="Arial"/>
          <w:color w:val="697D90"/>
          <w:spacing w:val="-8"/>
          <w:sz w:val="18"/>
        </w:rPr>
        <w:t xml:space="preserve"> </w:t>
      </w:r>
      <w:r>
        <w:rPr>
          <w:rFonts w:ascii="Lucida Sans Unicode" w:hAnsi="Lucida Sans Unicode"/>
          <w:color w:val="697D90"/>
          <w:sz w:val="18"/>
        </w:rPr>
        <w:t>×</w:t>
      </w:r>
      <w:r>
        <w:rPr>
          <w:rFonts w:ascii="Lucida Sans Unicode" w:hAnsi="Lucida Sans Unicode"/>
          <w:color w:val="697D90"/>
          <w:spacing w:val="-14"/>
          <w:sz w:val="18"/>
        </w:rPr>
        <w:t xml:space="preserve"> </w:t>
      </w:r>
      <w:r>
        <w:rPr>
          <w:rFonts w:ascii="Arial" w:hAnsi="Arial"/>
          <w:color w:val="697D90"/>
          <w:spacing w:val="-2"/>
          <w:sz w:val="18"/>
        </w:rPr>
        <w:t>Severity)</w:t>
      </w:r>
    </w:p>
    <w:p w14:paraId="077BB131" w14:textId="77777777" w:rsidR="00C220EB" w:rsidRDefault="00C220EB">
      <w:pPr>
        <w:pStyle w:val="BodyText"/>
        <w:spacing w:before="20"/>
        <w:rPr>
          <w:rFonts w:ascii="Arial"/>
          <w:sz w:val="18"/>
        </w:rPr>
      </w:pPr>
    </w:p>
    <w:p w14:paraId="077BB132" w14:textId="77777777" w:rsidR="00C220EB" w:rsidRDefault="00000000">
      <w:pPr>
        <w:pStyle w:val="BodyText"/>
        <w:spacing w:line="256" w:lineRule="auto"/>
        <w:ind w:left="142" w:right="848"/>
        <w:jc w:val="both"/>
      </w:pPr>
      <w:r>
        <w:rPr>
          <w:w w:val="110"/>
        </w:rPr>
        <w:t>As</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seen</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Risk</w:t>
      </w:r>
      <w:r>
        <w:rPr>
          <w:spacing w:val="-1"/>
          <w:w w:val="110"/>
        </w:rPr>
        <w:t xml:space="preserve"> </w:t>
      </w:r>
      <w:r>
        <w:rPr>
          <w:w w:val="110"/>
        </w:rPr>
        <w:t>Heat</w:t>
      </w:r>
      <w:r>
        <w:rPr>
          <w:spacing w:val="-1"/>
          <w:w w:val="110"/>
        </w:rPr>
        <w:t xml:space="preserve"> </w:t>
      </w:r>
      <w:r>
        <w:rPr>
          <w:w w:val="110"/>
        </w:rPr>
        <w:t>Map, one</w:t>
      </w:r>
      <w:r>
        <w:rPr>
          <w:spacing w:val="-1"/>
          <w:w w:val="110"/>
        </w:rPr>
        <w:t xml:space="preserve"> </w:t>
      </w:r>
      <w:r>
        <w:rPr>
          <w:w w:val="110"/>
        </w:rPr>
        <w:t>risk</w:t>
      </w:r>
      <w:r>
        <w:rPr>
          <w:spacing w:val="-1"/>
          <w:w w:val="110"/>
        </w:rPr>
        <w:t xml:space="preserve"> </w:t>
      </w:r>
      <w:r>
        <w:rPr>
          <w:w w:val="110"/>
        </w:rPr>
        <w:t>is</w:t>
      </w:r>
      <w:r>
        <w:rPr>
          <w:spacing w:val="-1"/>
          <w:w w:val="110"/>
        </w:rPr>
        <w:t xml:space="preserve"> </w:t>
      </w:r>
      <w:r>
        <w:rPr>
          <w:w w:val="110"/>
        </w:rPr>
        <w:t>classified</w:t>
      </w:r>
      <w:r>
        <w:rPr>
          <w:spacing w:val="-1"/>
          <w:w w:val="110"/>
        </w:rPr>
        <w:t xml:space="preserve"> </w:t>
      </w:r>
      <w:r>
        <w:rPr>
          <w:w w:val="110"/>
        </w:rPr>
        <w:t>as</w:t>
      </w:r>
      <w:r>
        <w:rPr>
          <w:spacing w:val="-1"/>
          <w:w w:val="110"/>
        </w:rPr>
        <w:t xml:space="preserve"> </w:t>
      </w:r>
      <w:r>
        <w:rPr>
          <w:w w:val="110"/>
        </w:rPr>
        <w:t>red</w:t>
      </w:r>
      <w:r>
        <w:rPr>
          <w:spacing w:val="-1"/>
          <w:w w:val="110"/>
        </w:rPr>
        <w:t xml:space="preserve"> </w:t>
      </w:r>
      <w:r>
        <w:rPr>
          <w:w w:val="110"/>
        </w:rPr>
        <w:t>and</w:t>
      </w:r>
      <w:r>
        <w:rPr>
          <w:spacing w:val="-1"/>
          <w:w w:val="110"/>
        </w:rPr>
        <w:t xml:space="preserve"> </w:t>
      </w:r>
      <w:r>
        <w:rPr>
          <w:w w:val="110"/>
        </w:rPr>
        <w:t>therefore</w:t>
      </w:r>
      <w:r>
        <w:rPr>
          <w:spacing w:val="-1"/>
          <w:w w:val="110"/>
        </w:rPr>
        <w:t xml:space="preserve"> </w:t>
      </w:r>
      <w:r>
        <w:rPr>
          <w:w w:val="110"/>
        </w:rPr>
        <w:t>requires</w:t>
      </w:r>
      <w:r>
        <w:rPr>
          <w:spacing w:val="-1"/>
          <w:w w:val="110"/>
        </w:rPr>
        <w:t xml:space="preserve"> </w:t>
      </w:r>
      <w:r>
        <w:rPr>
          <w:w w:val="110"/>
        </w:rPr>
        <w:t>special</w:t>
      </w:r>
      <w:r>
        <w:rPr>
          <w:spacing w:val="-1"/>
          <w:w w:val="110"/>
        </w:rPr>
        <w:t xml:space="preserve"> </w:t>
      </w:r>
      <w:r>
        <w:rPr>
          <w:w w:val="110"/>
        </w:rPr>
        <w:t>attention, namely, the unavailability of the main project staff.</w:t>
      </w:r>
      <w:r>
        <w:rPr>
          <w:spacing w:val="23"/>
          <w:w w:val="110"/>
        </w:rPr>
        <w:t xml:space="preserve"> </w:t>
      </w:r>
      <w:r>
        <w:rPr>
          <w:w w:val="110"/>
        </w:rPr>
        <w:t>How this risk, as well as the others, is addressed will be described in the following section.</w:t>
      </w:r>
    </w:p>
    <w:p w14:paraId="077BB133" w14:textId="77777777" w:rsidR="00C220EB" w:rsidRDefault="00C220EB">
      <w:pPr>
        <w:pStyle w:val="BodyText"/>
        <w:spacing w:before="227"/>
      </w:pPr>
    </w:p>
    <w:p w14:paraId="077BB134" w14:textId="77777777" w:rsidR="00C220EB" w:rsidRDefault="00000000">
      <w:pPr>
        <w:pStyle w:val="Heading3"/>
        <w:spacing w:before="1"/>
        <w:jc w:val="both"/>
      </w:pPr>
      <w:r>
        <w:rPr>
          <w:color w:val="697D90"/>
          <w:spacing w:val="-4"/>
        </w:rPr>
        <w:t>Risk</w:t>
      </w:r>
      <w:r>
        <w:rPr>
          <w:color w:val="697D90"/>
          <w:spacing w:val="-3"/>
        </w:rPr>
        <w:t xml:space="preserve"> </w:t>
      </w:r>
      <w:r>
        <w:rPr>
          <w:color w:val="697D90"/>
          <w:spacing w:val="-4"/>
        </w:rPr>
        <w:t>strategies</w:t>
      </w:r>
      <w:r>
        <w:rPr>
          <w:color w:val="697D90"/>
          <w:spacing w:val="-2"/>
        </w:rPr>
        <w:t xml:space="preserve"> </w:t>
      </w:r>
      <w:r>
        <w:rPr>
          <w:color w:val="697D90"/>
          <w:spacing w:val="-4"/>
        </w:rPr>
        <w:t>and</w:t>
      </w:r>
      <w:r>
        <w:rPr>
          <w:color w:val="697D90"/>
          <w:spacing w:val="-2"/>
        </w:rPr>
        <w:t xml:space="preserve"> </w:t>
      </w:r>
      <w:r>
        <w:rPr>
          <w:color w:val="697D90"/>
          <w:spacing w:val="-4"/>
        </w:rPr>
        <w:t>mitigation</w:t>
      </w:r>
      <w:r>
        <w:rPr>
          <w:color w:val="697D90"/>
          <w:spacing w:val="-2"/>
        </w:rPr>
        <w:t xml:space="preserve"> </w:t>
      </w:r>
      <w:r>
        <w:rPr>
          <w:color w:val="697D90"/>
          <w:spacing w:val="-4"/>
        </w:rPr>
        <w:t>strategies</w:t>
      </w:r>
    </w:p>
    <w:p w14:paraId="077BB135" w14:textId="77777777" w:rsidR="00C220EB" w:rsidRDefault="00000000">
      <w:pPr>
        <w:pStyle w:val="BodyText"/>
        <w:spacing w:before="173" w:line="256" w:lineRule="auto"/>
        <w:ind w:left="142" w:right="848"/>
        <w:jc w:val="both"/>
      </w:pPr>
      <w:r>
        <w:rPr>
          <w:w w:val="110"/>
        </w:rPr>
        <w:t>Risk</w:t>
      </w:r>
      <w:r>
        <w:rPr>
          <w:spacing w:val="-7"/>
          <w:w w:val="110"/>
        </w:rPr>
        <w:t xml:space="preserve"> </w:t>
      </w:r>
      <w:r>
        <w:rPr>
          <w:w w:val="110"/>
        </w:rPr>
        <w:t>strategies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high</w:t>
      </w:r>
      <w:r>
        <w:rPr>
          <w:spacing w:val="-7"/>
          <w:w w:val="110"/>
        </w:rPr>
        <w:t xml:space="preserve"> </w:t>
      </w:r>
      <w:r>
        <w:rPr>
          <w:w w:val="110"/>
        </w:rPr>
        <w:t>level</w:t>
      </w:r>
      <w:r>
        <w:rPr>
          <w:spacing w:val="-7"/>
          <w:w w:val="110"/>
        </w:rPr>
        <w:t xml:space="preserve"> </w:t>
      </w:r>
      <w:r>
        <w:rPr>
          <w:w w:val="110"/>
        </w:rPr>
        <w:t>approaches</w:t>
      </w:r>
      <w:r>
        <w:rPr>
          <w:spacing w:val="-7"/>
          <w:w w:val="110"/>
        </w:rPr>
        <w:t xml:space="preserve"> </w:t>
      </w:r>
      <w:r>
        <w:rPr>
          <w:w w:val="110"/>
        </w:rPr>
        <w:t>to</w:t>
      </w:r>
      <w:r>
        <w:rPr>
          <w:spacing w:val="-7"/>
          <w:w w:val="110"/>
        </w:rPr>
        <w:t xml:space="preserve"> </w:t>
      </w:r>
      <w:r>
        <w:rPr>
          <w:w w:val="110"/>
        </w:rPr>
        <w:t>dealing</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risks,</w:t>
      </w:r>
      <w:r>
        <w:rPr>
          <w:spacing w:val="-6"/>
          <w:w w:val="110"/>
        </w:rPr>
        <w:t xml:space="preserve"> </w:t>
      </w:r>
      <w:r>
        <w:rPr>
          <w:w w:val="110"/>
        </w:rPr>
        <w:t>and</w:t>
      </w:r>
      <w:r>
        <w:rPr>
          <w:spacing w:val="-7"/>
          <w:w w:val="110"/>
        </w:rPr>
        <w:t xml:space="preserve"> </w:t>
      </w:r>
      <w:r>
        <w:rPr>
          <w:w w:val="110"/>
        </w:rPr>
        <w:t>the</w:t>
      </w:r>
      <w:r>
        <w:rPr>
          <w:spacing w:val="-7"/>
          <w:w w:val="110"/>
        </w:rPr>
        <w:t xml:space="preserve"> </w:t>
      </w:r>
      <w:r>
        <w:rPr>
          <w:w w:val="110"/>
        </w:rPr>
        <w:t>risk</w:t>
      </w:r>
      <w:r>
        <w:rPr>
          <w:spacing w:val="-7"/>
          <w:w w:val="110"/>
        </w:rPr>
        <w:t xml:space="preserve"> </w:t>
      </w:r>
      <w:r>
        <w:rPr>
          <w:w w:val="110"/>
        </w:rPr>
        <w:t>mitigations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con-crete</w:t>
      </w:r>
      <w:r>
        <w:rPr>
          <w:spacing w:val="-13"/>
          <w:w w:val="110"/>
        </w:rPr>
        <w:t xml:space="preserve"> </w:t>
      </w:r>
      <w:r>
        <w:rPr>
          <w:w w:val="110"/>
        </w:rPr>
        <w:t>plans</w:t>
      </w:r>
      <w:r>
        <w:rPr>
          <w:spacing w:val="-13"/>
          <w:w w:val="110"/>
        </w:rPr>
        <w:t xml:space="preserve"> </w:t>
      </w:r>
      <w:r>
        <w:rPr>
          <w:w w:val="110"/>
        </w:rPr>
        <w:t>developed</w:t>
      </w:r>
      <w:r>
        <w:rPr>
          <w:spacing w:val="-13"/>
          <w:w w:val="110"/>
        </w:rPr>
        <w:t xml:space="preserve"> </w:t>
      </w:r>
      <w:r>
        <w:rPr>
          <w:w w:val="110"/>
        </w:rPr>
        <w:t>to</w:t>
      </w:r>
      <w:r>
        <w:rPr>
          <w:spacing w:val="-13"/>
          <w:w w:val="110"/>
        </w:rPr>
        <w:t xml:space="preserve"> </w:t>
      </w:r>
      <w:r>
        <w:rPr>
          <w:w w:val="110"/>
        </w:rPr>
        <w:t>manage</w:t>
      </w:r>
      <w:r>
        <w:rPr>
          <w:spacing w:val="-13"/>
          <w:w w:val="110"/>
        </w:rPr>
        <w:t xml:space="preserve"> </w:t>
      </w:r>
      <w:r>
        <w:rPr>
          <w:w w:val="110"/>
        </w:rPr>
        <w:t>identified</w:t>
      </w:r>
      <w:r>
        <w:rPr>
          <w:spacing w:val="-13"/>
          <w:w w:val="110"/>
        </w:rPr>
        <w:t xml:space="preserve"> </w:t>
      </w:r>
      <w:r>
        <w:rPr>
          <w:w w:val="110"/>
        </w:rPr>
        <w:t>risks. In</w:t>
      </w:r>
      <w:r>
        <w:rPr>
          <w:spacing w:val="-13"/>
          <w:w w:val="110"/>
        </w:rPr>
        <w:t xml:space="preserve"> </w:t>
      </w:r>
      <w:r>
        <w:rPr>
          <w:w w:val="110"/>
        </w:rPr>
        <w:t>the</w:t>
      </w:r>
      <w:r>
        <w:rPr>
          <w:spacing w:val="-13"/>
          <w:w w:val="110"/>
        </w:rPr>
        <w:t xml:space="preserve"> </w:t>
      </w:r>
      <w:r>
        <w:rPr>
          <w:w w:val="110"/>
        </w:rPr>
        <w:t>following</w:t>
      </w:r>
      <w:r>
        <w:rPr>
          <w:spacing w:val="-13"/>
          <w:w w:val="110"/>
        </w:rPr>
        <w:t xml:space="preserve"> </w:t>
      </w:r>
      <w:r>
        <w:rPr>
          <w:w w:val="110"/>
        </w:rPr>
        <w:t>table,</w:t>
      </w:r>
      <w:r>
        <w:rPr>
          <w:spacing w:val="-12"/>
          <w:w w:val="110"/>
        </w:rPr>
        <w:t xml:space="preserve"> </w:t>
      </w:r>
      <w:r>
        <w:rPr>
          <w:w w:val="110"/>
        </w:rPr>
        <w:t>an</w:t>
      </w:r>
      <w:r>
        <w:rPr>
          <w:spacing w:val="-13"/>
          <w:w w:val="110"/>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individual</w:t>
      </w:r>
      <w:r>
        <w:rPr>
          <w:spacing w:val="-13"/>
          <w:w w:val="110"/>
        </w:rPr>
        <w:t xml:space="preserve"> </w:t>
      </w:r>
      <w:r>
        <w:rPr>
          <w:w w:val="110"/>
        </w:rPr>
        <w:t>risks is provided, including their selected treatment and a brief justification.</w:t>
      </w:r>
      <w:r>
        <w:rPr>
          <w:spacing w:val="33"/>
          <w:w w:val="110"/>
        </w:rPr>
        <w:t xml:space="preserve"> </w:t>
      </w:r>
      <w:r>
        <w:rPr>
          <w:w w:val="110"/>
        </w:rPr>
        <w:t>BNaturally, it is neither practical nor</w:t>
      </w:r>
      <w:r>
        <w:rPr>
          <w:spacing w:val="-1"/>
          <w:w w:val="110"/>
        </w:rPr>
        <w:t xml:space="preserve"> </w:t>
      </w:r>
      <w:r>
        <w:rPr>
          <w:w w:val="110"/>
        </w:rPr>
        <w:t>feasible to</w:t>
      </w:r>
      <w:r>
        <w:rPr>
          <w:spacing w:val="-1"/>
          <w:w w:val="110"/>
        </w:rPr>
        <w:t xml:space="preserve"> </w:t>
      </w:r>
      <w:r>
        <w:rPr>
          <w:w w:val="110"/>
        </w:rPr>
        <w:t>completely</w:t>
      </w:r>
      <w:r>
        <w:rPr>
          <w:spacing w:val="-1"/>
          <w:w w:val="110"/>
        </w:rPr>
        <w:t xml:space="preserve"> </w:t>
      </w:r>
      <w:r>
        <w:rPr>
          <w:w w:val="110"/>
        </w:rPr>
        <w:t>eliminate</w:t>
      </w:r>
      <w:r>
        <w:rPr>
          <w:spacing w:val="-1"/>
          <w:w w:val="110"/>
        </w:rPr>
        <w:t xml:space="preserve"> </w:t>
      </w:r>
      <w:r>
        <w:rPr>
          <w:w w:val="110"/>
        </w:rPr>
        <w:t>every risk; therefore, based</w:t>
      </w:r>
      <w:r>
        <w:rPr>
          <w:spacing w:val="-1"/>
          <w:w w:val="110"/>
        </w:rPr>
        <w:t xml:space="preserve"> </w:t>
      </w:r>
      <w:r>
        <w:rPr>
          <w:w w:val="110"/>
        </w:rPr>
        <w:t>on</w:t>
      </w:r>
      <w:r>
        <w:rPr>
          <w:spacing w:val="-1"/>
          <w:w w:val="110"/>
        </w:rPr>
        <w:t xml:space="preserve"> </w:t>
      </w:r>
      <w:r>
        <w:rPr>
          <w:w w:val="110"/>
        </w:rPr>
        <w:t>likelihood</w:t>
      </w:r>
      <w:r>
        <w:rPr>
          <w:spacing w:val="-1"/>
          <w:w w:val="110"/>
        </w:rPr>
        <w:t xml:space="preserve"> </w:t>
      </w:r>
      <w:r>
        <w:rPr>
          <w:w w:val="110"/>
        </w:rPr>
        <w:t>and severity, as</w:t>
      </w:r>
      <w:r>
        <w:rPr>
          <w:spacing w:val="-1"/>
          <w:w w:val="110"/>
        </w:rPr>
        <w:t xml:space="preserve"> </w:t>
      </w:r>
      <w:r>
        <w:rPr>
          <w:w w:val="110"/>
        </w:rPr>
        <w:t>well</w:t>
      </w:r>
      <w:r>
        <w:rPr>
          <w:spacing w:val="-1"/>
          <w:w w:val="110"/>
        </w:rPr>
        <w:t xml:space="preserve"> </w:t>
      </w:r>
      <w:r>
        <w:rPr>
          <w:w w:val="110"/>
        </w:rPr>
        <w:t xml:space="preserve">as the team’s </w:t>
      </w:r>
      <w:hyperlink w:anchor="_bookmark172" w:history="1">
        <w:r>
          <w:rPr>
            <w:w w:val="110"/>
          </w:rPr>
          <w:t>risk appetite,</w:t>
        </w:r>
      </w:hyperlink>
      <w:r>
        <w:rPr>
          <w:w w:val="110"/>
        </w:rPr>
        <w:t xml:space="preserve"> each risk was assigned one of the following strategies:</w:t>
      </w:r>
    </w:p>
    <w:p w14:paraId="077BB136" w14:textId="77777777" w:rsidR="00C220EB" w:rsidRDefault="00000000">
      <w:pPr>
        <w:pStyle w:val="BodyText"/>
        <w:spacing w:before="86"/>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rFonts w:ascii="Cambria" w:hAnsi="Cambria"/>
          <w:b/>
          <w:w w:val="110"/>
        </w:rPr>
        <w:t xml:space="preserve">Accept </w:t>
      </w:r>
      <w:r>
        <w:rPr>
          <w:w w:val="110"/>
        </w:rPr>
        <w:t>–</w:t>
      </w:r>
      <w:r>
        <w:rPr>
          <w:spacing w:val="-8"/>
          <w:w w:val="110"/>
        </w:rPr>
        <w:t xml:space="preserve"> </w:t>
      </w:r>
      <w:r>
        <w:rPr>
          <w:w w:val="110"/>
        </w:rPr>
        <w:t>the</w:t>
      </w:r>
      <w:r>
        <w:rPr>
          <w:spacing w:val="-9"/>
          <w:w w:val="110"/>
        </w:rPr>
        <w:t xml:space="preserve"> </w:t>
      </w:r>
      <w:r>
        <w:rPr>
          <w:w w:val="110"/>
        </w:rPr>
        <w:t>risk</w:t>
      </w:r>
      <w:r>
        <w:rPr>
          <w:spacing w:val="-9"/>
          <w:w w:val="110"/>
        </w:rPr>
        <w:t xml:space="preserve"> </w:t>
      </w:r>
      <w:r>
        <w:rPr>
          <w:w w:val="110"/>
        </w:rPr>
        <w:t>and</w:t>
      </w:r>
      <w:r>
        <w:rPr>
          <w:spacing w:val="-9"/>
          <w:w w:val="110"/>
        </w:rPr>
        <w:t xml:space="preserve"> </w:t>
      </w:r>
      <w:r>
        <w:rPr>
          <w:w w:val="110"/>
        </w:rPr>
        <w:t>its</w:t>
      </w:r>
      <w:r>
        <w:rPr>
          <w:spacing w:val="-8"/>
          <w:w w:val="110"/>
        </w:rPr>
        <w:t xml:space="preserve"> </w:t>
      </w:r>
      <w:r>
        <w:rPr>
          <w:w w:val="110"/>
        </w:rPr>
        <w:t>potential</w:t>
      </w:r>
      <w:r>
        <w:rPr>
          <w:spacing w:val="-9"/>
          <w:w w:val="110"/>
        </w:rPr>
        <w:t xml:space="preserve"> </w:t>
      </w:r>
      <w:r>
        <w:rPr>
          <w:w w:val="110"/>
        </w:rPr>
        <w:t>impact</w:t>
      </w:r>
      <w:r>
        <w:rPr>
          <w:spacing w:val="-9"/>
          <w:w w:val="110"/>
        </w:rPr>
        <w:t xml:space="preserve"> </w:t>
      </w:r>
      <w:r>
        <w:rPr>
          <w:w w:val="110"/>
        </w:rPr>
        <w:t>are</w:t>
      </w:r>
      <w:r>
        <w:rPr>
          <w:spacing w:val="-9"/>
          <w:w w:val="110"/>
        </w:rPr>
        <w:t xml:space="preserve"> </w:t>
      </w:r>
      <w:r>
        <w:rPr>
          <w:w w:val="110"/>
        </w:rPr>
        <w:t>acknowledged,</w:t>
      </w:r>
      <w:r>
        <w:rPr>
          <w:spacing w:val="-8"/>
          <w:w w:val="110"/>
        </w:rPr>
        <w:t xml:space="preserve"> </w:t>
      </w:r>
      <w:r>
        <w:rPr>
          <w:w w:val="110"/>
        </w:rPr>
        <w:t>but</w:t>
      </w:r>
      <w:r>
        <w:rPr>
          <w:spacing w:val="-9"/>
          <w:w w:val="110"/>
        </w:rPr>
        <w:t xml:space="preserve"> </w:t>
      </w:r>
      <w:r>
        <w:rPr>
          <w:w w:val="110"/>
        </w:rPr>
        <w:t>no</w:t>
      </w:r>
      <w:r>
        <w:rPr>
          <w:spacing w:val="-9"/>
          <w:w w:val="110"/>
        </w:rPr>
        <w:t xml:space="preserve"> </w:t>
      </w:r>
      <w:r>
        <w:rPr>
          <w:w w:val="110"/>
        </w:rPr>
        <w:t>measures</w:t>
      </w:r>
      <w:r>
        <w:rPr>
          <w:spacing w:val="-8"/>
          <w:w w:val="110"/>
        </w:rPr>
        <w:t xml:space="preserve"> </w:t>
      </w:r>
      <w:r>
        <w:rPr>
          <w:w w:val="110"/>
        </w:rPr>
        <w:t>are</w:t>
      </w:r>
      <w:r>
        <w:rPr>
          <w:spacing w:val="-9"/>
          <w:w w:val="110"/>
        </w:rPr>
        <w:t xml:space="preserve"> </w:t>
      </w:r>
      <w:r>
        <w:rPr>
          <w:spacing w:val="-2"/>
          <w:w w:val="110"/>
        </w:rPr>
        <w:t>taken</w:t>
      </w:r>
    </w:p>
    <w:p w14:paraId="077BB137" w14:textId="77777777" w:rsidR="00C220EB" w:rsidRDefault="00000000">
      <w:pPr>
        <w:pStyle w:val="BodyText"/>
        <w:spacing w:before="74"/>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rFonts w:ascii="Cambria" w:hAnsi="Cambria"/>
          <w:b/>
          <w:w w:val="110"/>
        </w:rPr>
        <w:t>Reduce</w:t>
      </w:r>
      <w:r>
        <w:rPr>
          <w:rFonts w:ascii="Cambria" w:hAnsi="Cambria"/>
          <w:b/>
          <w:spacing w:val="-6"/>
          <w:w w:val="110"/>
        </w:rPr>
        <w:t xml:space="preserve"> </w:t>
      </w:r>
      <w:r>
        <w:rPr>
          <w:w w:val="110"/>
        </w:rPr>
        <w:t>–</w:t>
      </w:r>
      <w:r>
        <w:rPr>
          <w:spacing w:val="-13"/>
          <w:w w:val="110"/>
        </w:rPr>
        <w:t xml:space="preserve"> </w:t>
      </w:r>
      <w:r>
        <w:rPr>
          <w:w w:val="110"/>
        </w:rPr>
        <w:t>the</w:t>
      </w:r>
      <w:r>
        <w:rPr>
          <w:spacing w:val="-14"/>
          <w:w w:val="110"/>
        </w:rPr>
        <w:t xml:space="preserve"> </w:t>
      </w:r>
      <w:r>
        <w:rPr>
          <w:w w:val="110"/>
        </w:rPr>
        <w:t>risk</w:t>
      </w:r>
      <w:r>
        <w:rPr>
          <w:spacing w:val="-13"/>
          <w:w w:val="110"/>
        </w:rPr>
        <w:t xml:space="preserve"> </w:t>
      </w:r>
      <w:r>
        <w:rPr>
          <w:w w:val="110"/>
        </w:rPr>
        <w:t>is</w:t>
      </w:r>
      <w:r>
        <w:rPr>
          <w:spacing w:val="-14"/>
          <w:w w:val="110"/>
        </w:rPr>
        <w:t xml:space="preserve"> </w:t>
      </w:r>
      <w:r>
        <w:rPr>
          <w:w w:val="110"/>
        </w:rPr>
        <w:t>mitigated</w:t>
      </w:r>
      <w:r>
        <w:rPr>
          <w:spacing w:val="-13"/>
          <w:w w:val="110"/>
        </w:rPr>
        <w:t xml:space="preserve"> </w:t>
      </w:r>
      <w:r>
        <w:rPr>
          <w:w w:val="110"/>
        </w:rPr>
        <w:t>by</w:t>
      </w:r>
      <w:r>
        <w:rPr>
          <w:spacing w:val="-14"/>
          <w:w w:val="110"/>
        </w:rPr>
        <w:t xml:space="preserve"> </w:t>
      </w:r>
      <w:r>
        <w:rPr>
          <w:w w:val="110"/>
        </w:rPr>
        <w:t>applying</w:t>
      </w:r>
      <w:r>
        <w:rPr>
          <w:spacing w:val="-13"/>
          <w:w w:val="110"/>
        </w:rPr>
        <w:t xml:space="preserve"> </w:t>
      </w:r>
      <w:r>
        <w:rPr>
          <w:w w:val="110"/>
        </w:rPr>
        <w:t>additional</w:t>
      </w:r>
      <w:r>
        <w:rPr>
          <w:spacing w:val="-14"/>
          <w:w w:val="110"/>
        </w:rPr>
        <w:t xml:space="preserve"> </w:t>
      </w:r>
      <w:r>
        <w:rPr>
          <w:w w:val="110"/>
        </w:rPr>
        <w:t>measures</w:t>
      </w:r>
      <w:r>
        <w:rPr>
          <w:spacing w:val="-13"/>
          <w:w w:val="110"/>
        </w:rPr>
        <w:t xml:space="preserve"> </w:t>
      </w:r>
      <w:r>
        <w:rPr>
          <w:w w:val="110"/>
        </w:rPr>
        <w:t>to</w:t>
      </w:r>
      <w:r>
        <w:rPr>
          <w:spacing w:val="-13"/>
          <w:w w:val="110"/>
        </w:rPr>
        <w:t xml:space="preserve"> </w:t>
      </w:r>
      <w:r>
        <w:rPr>
          <w:w w:val="110"/>
        </w:rPr>
        <w:t>lower</w:t>
      </w:r>
      <w:r>
        <w:rPr>
          <w:spacing w:val="-14"/>
          <w:w w:val="110"/>
        </w:rPr>
        <w:t xml:space="preserve"> </w:t>
      </w:r>
      <w:r>
        <w:rPr>
          <w:w w:val="110"/>
        </w:rPr>
        <w:t>its</w:t>
      </w:r>
      <w:r>
        <w:rPr>
          <w:spacing w:val="-13"/>
          <w:w w:val="110"/>
        </w:rPr>
        <w:t xml:space="preserve"> </w:t>
      </w:r>
      <w:r>
        <w:rPr>
          <w:w w:val="110"/>
        </w:rPr>
        <w:t>impact</w:t>
      </w:r>
      <w:r>
        <w:rPr>
          <w:spacing w:val="-14"/>
          <w:w w:val="110"/>
        </w:rPr>
        <w:t xml:space="preserve"> </w:t>
      </w:r>
      <w:r>
        <w:rPr>
          <w:w w:val="110"/>
        </w:rPr>
        <w:t>or</w:t>
      </w:r>
      <w:r>
        <w:rPr>
          <w:spacing w:val="-13"/>
          <w:w w:val="110"/>
        </w:rPr>
        <w:t xml:space="preserve"> </w:t>
      </w:r>
      <w:r>
        <w:rPr>
          <w:spacing w:val="-2"/>
          <w:w w:val="110"/>
        </w:rPr>
        <w:t>probability</w:t>
      </w:r>
    </w:p>
    <w:p w14:paraId="077BB138" w14:textId="77777777" w:rsidR="00C220EB" w:rsidRDefault="00000000">
      <w:pPr>
        <w:pStyle w:val="BodyText"/>
        <w:spacing w:before="74"/>
        <w:ind w:left="409"/>
      </w:pPr>
      <w:r>
        <w:rPr>
          <w:rFonts w:ascii="Lucida Sans Unicode" w:hAnsi="Lucida Sans Unicode"/>
          <w:color w:val="FAC300"/>
          <w:w w:val="110"/>
          <w:position w:val="2"/>
        </w:rPr>
        <w:t>▶</w:t>
      </w:r>
      <w:r>
        <w:rPr>
          <w:rFonts w:ascii="Lucida Sans Unicode" w:hAnsi="Lucida Sans Unicode"/>
          <w:color w:val="FAC300"/>
          <w:spacing w:val="26"/>
          <w:w w:val="110"/>
          <w:position w:val="2"/>
        </w:rPr>
        <w:t xml:space="preserve"> </w:t>
      </w:r>
      <w:r>
        <w:rPr>
          <w:rFonts w:ascii="Cambria" w:hAnsi="Cambria"/>
          <w:b/>
          <w:w w:val="110"/>
        </w:rPr>
        <w:t>Transfer</w:t>
      </w:r>
      <w:r>
        <w:rPr>
          <w:rFonts w:ascii="Cambria" w:hAnsi="Cambria"/>
          <w:b/>
          <w:spacing w:val="-5"/>
          <w:w w:val="110"/>
        </w:rPr>
        <w:t xml:space="preserve"> </w:t>
      </w:r>
      <w:r>
        <w:rPr>
          <w:w w:val="110"/>
        </w:rPr>
        <w:t>–</w:t>
      </w:r>
      <w:r>
        <w:rPr>
          <w:spacing w:val="-14"/>
          <w:w w:val="110"/>
        </w:rPr>
        <w:t xml:space="preserve"> </w:t>
      </w:r>
      <w:r>
        <w:rPr>
          <w:w w:val="110"/>
        </w:rPr>
        <w:t>the</w:t>
      </w:r>
      <w:r>
        <w:rPr>
          <w:spacing w:val="-13"/>
          <w:w w:val="110"/>
        </w:rPr>
        <w:t xml:space="preserve"> </w:t>
      </w:r>
      <w:r>
        <w:rPr>
          <w:w w:val="110"/>
        </w:rPr>
        <w:t>responsibility</w:t>
      </w:r>
      <w:r>
        <w:rPr>
          <w:spacing w:val="-13"/>
          <w:w w:val="110"/>
        </w:rPr>
        <w:t xml:space="preserve"> </w:t>
      </w:r>
      <w:r>
        <w:rPr>
          <w:w w:val="110"/>
        </w:rPr>
        <w:t>for</w:t>
      </w:r>
      <w:r>
        <w:rPr>
          <w:spacing w:val="-13"/>
          <w:w w:val="110"/>
        </w:rPr>
        <w:t xml:space="preserve"> </w:t>
      </w:r>
      <w:r>
        <w:rPr>
          <w:w w:val="110"/>
        </w:rPr>
        <w:t>handling</w:t>
      </w:r>
      <w:r>
        <w:rPr>
          <w:spacing w:val="-13"/>
          <w:w w:val="110"/>
        </w:rPr>
        <w:t xml:space="preserve"> </w:t>
      </w:r>
      <w:r>
        <w:rPr>
          <w:w w:val="110"/>
        </w:rPr>
        <w:t>the</w:t>
      </w:r>
      <w:r>
        <w:rPr>
          <w:spacing w:val="-13"/>
          <w:w w:val="110"/>
        </w:rPr>
        <w:t xml:space="preserve"> </w:t>
      </w:r>
      <w:r>
        <w:rPr>
          <w:w w:val="110"/>
        </w:rPr>
        <w:t>risk</w:t>
      </w:r>
      <w:r>
        <w:rPr>
          <w:spacing w:val="-13"/>
          <w:w w:val="110"/>
        </w:rPr>
        <w:t xml:space="preserve"> </w:t>
      </w:r>
      <w:r>
        <w:rPr>
          <w:w w:val="110"/>
        </w:rPr>
        <w:t>is</w:t>
      </w:r>
      <w:r>
        <w:rPr>
          <w:spacing w:val="-13"/>
          <w:w w:val="110"/>
        </w:rPr>
        <w:t xml:space="preserve"> </w:t>
      </w:r>
      <w:r>
        <w:rPr>
          <w:w w:val="110"/>
        </w:rPr>
        <w:t>assigned</w:t>
      </w:r>
      <w:r>
        <w:rPr>
          <w:spacing w:val="-13"/>
          <w:w w:val="110"/>
        </w:rPr>
        <w:t xml:space="preserve"> </w:t>
      </w:r>
      <w:r>
        <w:rPr>
          <w:w w:val="110"/>
        </w:rPr>
        <w:t>to</w:t>
      </w:r>
      <w:r>
        <w:rPr>
          <w:spacing w:val="-13"/>
          <w:w w:val="110"/>
        </w:rPr>
        <w:t xml:space="preserve"> </w:t>
      </w:r>
      <w:r>
        <w:rPr>
          <w:w w:val="110"/>
        </w:rPr>
        <w:t>another</w:t>
      </w:r>
      <w:r>
        <w:rPr>
          <w:spacing w:val="-13"/>
          <w:w w:val="110"/>
        </w:rPr>
        <w:t xml:space="preserve"> </w:t>
      </w:r>
      <w:r>
        <w:rPr>
          <w:spacing w:val="-2"/>
          <w:w w:val="110"/>
        </w:rPr>
        <w:t>party</w:t>
      </w:r>
    </w:p>
    <w:p w14:paraId="077BB139" w14:textId="77777777" w:rsidR="00C220EB" w:rsidRDefault="00C220EB">
      <w:pPr>
        <w:pStyle w:val="BodyText"/>
        <w:sectPr w:rsidR="00C220EB">
          <w:pgSz w:w="11910" w:h="16840"/>
          <w:pgMar w:top="440" w:right="0" w:bottom="1720" w:left="708" w:header="227" w:footer="1540" w:gutter="0"/>
          <w:cols w:space="720"/>
        </w:sectPr>
      </w:pPr>
    </w:p>
    <w:p w14:paraId="077BB13A" w14:textId="77777777" w:rsidR="00C220EB" w:rsidRDefault="00C220EB">
      <w:pPr>
        <w:pStyle w:val="BodyText"/>
        <w:spacing w:before="103"/>
      </w:pPr>
    </w:p>
    <w:p w14:paraId="077BB13B" w14:textId="77777777" w:rsidR="00C220EB" w:rsidRDefault="00000000">
      <w:pPr>
        <w:pStyle w:val="BodyText"/>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rFonts w:ascii="Cambria" w:hAnsi="Cambria"/>
          <w:b/>
          <w:w w:val="110"/>
        </w:rPr>
        <w:t>Avoid</w:t>
      </w:r>
      <w:r>
        <w:rPr>
          <w:rFonts w:ascii="Cambria" w:hAnsi="Cambria"/>
          <w:b/>
          <w:spacing w:val="-5"/>
          <w:w w:val="110"/>
        </w:rPr>
        <w:t xml:space="preserve"> </w:t>
      </w:r>
      <w:r>
        <w:rPr>
          <w:w w:val="110"/>
        </w:rPr>
        <w:t>–</w:t>
      </w:r>
      <w:r>
        <w:rPr>
          <w:spacing w:val="-13"/>
          <w:w w:val="110"/>
        </w:rPr>
        <w:t xml:space="preserve"> </w:t>
      </w:r>
      <w:r>
        <w:rPr>
          <w:w w:val="110"/>
        </w:rPr>
        <w:t>the</w:t>
      </w:r>
      <w:r>
        <w:rPr>
          <w:spacing w:val="-12"/>
          <w:w w:val="110"/>
        </w:rPr>
        <w:t xml:space="preserve"> </w:t>
      </w:r>
      <w:r>
        <w:rPr>
          <w:w w:val="110"/>
        </w:rPr>
        <w:t>project</w:t>
      </w:r>
      <w:r>
        <w:rPr>
          <w:spacing w:val="-13"/>
          <w:w w:val="110"/>
        </w:rPr>
        <w:t xml:space="preserve"> </w:t>
      </w:r>
      <w:r>
        <w:rPr>
          <w:w w:val="110"/>
        </w:rPr>
        <w:t>is</w:t>
      </w:r>
      <w:r>
        <w:rPr>
          <w:spacing w:val="-13"/>
          <w:w w:val="110"/>
        </w:rPr>
        <w:t xml:space="preserve"> </w:t>
      </w:r>
      <w:r>
        <w:rPr>
          <w:w w:val="110"/>
        </w:rPr>
        <w:t>adapted</w:t>
      </w:r>
      <w:r>
        <w:rPr>
          <w:spacing w:val="-12"/>
          <w:w w:val="110"/>
        </w:rPr>
        <w:t xml:space="preserve"> </w:t>
      </w:r>
      <w:r>
        <w:rPr>
          <w:w w:val="110"/>
        </w:rPr>
        <w:t>in</w:t>
      </w:r>
      <w:r>
        <w:rPr>
          <w:spacing w:val="-13"/>
          <w:w w:val="110"/>
        </w:rPr>
        <w:t xml:space="preserve"> </w:t>
      </w:r>
      <w:r>
        <w:rPr>
          <w:w w:val="110"/>
        </w:rPr>
        <w:t>a</w:t>
      </w:r>
      <w:r>
        <w:rPr>
          <w:spacing w:val="-12"/>
          <w:w w:val="110"/>
        </w:rPr>
        <w:t xml:space="preserve"> </w:t>
      </w:r>
      <w:r>
        <w:rPr>
          <w:w w:val="110"/>
        </w:rPr>
        <w:t>way</w:t>
      </w:r>
      <w:r>
        <w:rPr>
          <w:spacing w:val="-13"/>
          <w:w w:val="110"/>
        </w:rPr>
        <w:t xml:space="preserve"> </w:t>
      </w:r>
      <w:r>
        <w:rPr>
          <w:w w:val="110"/>
        </w:rPr>
        <w:t>that</w:t>
      </w:r>
      <w:r>
        <w:rPr>
          <w:spacing w:val="-13"/>
          <w:w w:val="110"/>
        </w:rPr>
        <w:t xml:space="preserve"> </w:t>
      </w:r>
      <w:r>
        <w:rPr>
          <w:w w:val="110"/>
        </w:rPr>
        <w:t>prevents</w:t>
      </w:r>
      <w:r>
        <w:rPr>
          <w:spacing w:val="-12"/>
          <w:w w:val="110"/>
        </w:rPr>
        <w:t xml:space="preserve"> </w:t>
      </w:r>
      <w:r>
        <w:rPr>
          <w:w w:val="110"/>
        </w:rPr>
        <w:t>the</w:t>
      </w:r>
      <w:r>
        <w:rPr>
          <w:spacing w:val="-13"/>
          <w:w w:val="110"/>
        </w:rPr>
        <w:t xml:space="preserve"> </w:t>
      </w:r>
      <w:r>
        <w:rPr>
          <w:w w:val="110"/>
        </w:rPr>
        <w:t>risk</w:t>
      </w:r>
      <w:r>
        <w:rPr>
          <w:spacing w:val="-13"/>
          <w:w w:val="110"/>
        </w:rPr>
        <w:t xml:space="preserve"> </w:t>
      </w:r>
      <w:r>
        <w:rPr>
          <w:w w:val="110"/>
        </w:rPr>
        <w:t>from</w:t>
      </w:r>
      <w:r>
        <w:rPr>
          <w:spacing w:val="-12"/>
          <w:w w:val="110"/>
        </w:rPr>
        <w:t xml:space="preserve"> </w:t>
      </w:r>
      <w:r>
        <w:rPr>
          <w:spacing w:val="-2"/>
          <w:w w:val="110"/>
        </w:rPr>
        <w:t>materialising</w:t>
      </w:r>
    </w:p>
    <w:p w14:paraId="077BB13C" w14:textId="77777777" w:rsidR="00C220EB" w:rsidRDefault="00C220EB">
      <w:pPr>
        <w:pStyle w:val="BodyText"/>
        <w:spacing w:before="138"/>
      </w:pPr>
    </w:p>
    <w:p w14:paraId="077BB13D" w14:textId="77777777" w:rsidR="00C220EB" w:rsidRDefault="00000000">
      <w:pPr>
        <w:spacing w:after="21"/>
        <w:ind w:left="142"/>
        <w:rPr>
          <w:rFonts w:ascii="Arial"/>
          <w:sz w:val="18"/>
        </w:rPr>
      </w:pPr>
      <w:bookmarkStart w:id="91" w:name="_bookmark63"/>
      <w:bookmarkEnd w:id="91"/>
      <w:r>
        <w:rPr>
          <w:rFonts w:ascii="Arial"/>
          <w:b/>
          <w:color w:val="697D90"/>
          <w:sz w:val="18"/>
        </w:rPr>
        <w:t>Table</w:t>
      </w:r>
      <w:r>
        <w:rPr>
          <w:rFonts w:ascii="Arial"/>
          <w:b/>
          <w:color w:val="697D90"/>
          <w:spacing w:val="-8"/>
          <w:sz w:val="18"/>
        </w:rPr>
        <w:t xml:space="preserve"> </w:t>
      </w:r>
      <w:r>
        <w:rPr>
          <w:rFonts w:ascii="Arial"/>
          <w:b/>
          <w:color w:val="697D90"/>
          <w:sz w:val="18"/>
        </w:rPr>
        <w:t>2.3.:</w:t>
      </w:r>
      <w:r>
        <w:rPr>
          <w:rFonts w:ascii="Arial"/>
          <w:b/>
          <w:color w:val="697D90"/>
          <w:spacing w:val="-8"/>
          <w:sz w:val="18"/>
        </w:rPr>
        <w:t xml:space="preserve"> </w:t>
      </w:r>
      <w:r>
        <w:rPr>
          <w:rFonts w:ascii="Arial"/>
          <w:color w:val="697D90"/>
          <w:sz w:val="18"/>
        </w:rPr>
        <w:t>Risk</w:t>
      </w:r>
      <w:r>
        <w:rPr>
          <w:rFonts w:ascii="Arial"/>
          <w:color w:val="697D90"/>
          <w:spacing w:val="-9"/>
          <w:sz w:val="18"/>
        </w:rPr>
        <w:t xml:space="preserve"> </w:t>
      </w:r>
      <w:r>
        <w:rPr>
          <w:rFonts w:ascii="Arial"/>
          <w:color w:val="697D90"/>
          <w:sz w:val="18"/>
        </w:rPr>
        <w:t>Strategy</w:t>
      </w:r>
      <w:r>
        <w:rPr>
          <w:rFonts w:ascii="Arial"/>
          <w:color w:val="697D90"/>
          <w:spacing w:val="-10"/>
          <w:sz w:val="18"/>
        </w:rPr>
        <w:t xml:space="preserve"> </w:t>
      </w:r>
      <w:r>
        <w:rPr>
          <w:rFonts w:ascii="Arial"/>
          <w:color w:val="697D90"/>
          <w:sz w:val="18"/>
        </w:rPr>
        <w:t>and</w:t>
      </w:r>
      <w:r>
        <w:rPr>
          <w:rFonts w:ascii="Arial"/>
          <w:color w:val="697D90"/>
          <w:spacing w:val="-9"/>
          <w:sz w:val="18"/>
        </w:rPr>
        <w:t xml:space="preserve"> </w:t>
      </w:r>
      <w:r>
        <w:rPr>
          <w:rFonts w:ascii="Arial"/>
          <w:color w:val="697D90"/>
          <w:sz w:val="18"/>
        </w:rPr>
        <w:t>Treatment</w:t>
      </w:r>
      <w:r>
        <w:rPr>
          <w:rFonts w:ascii="Arial"/>
          <w:color w:val="697D90"/>
          <w:spacing w:val="-10"/>
          <w:sz w:val="18"/>
        </w:rPr>
        <w:t xml:space="preserve"> </w:t>
      </w:r>
      <w:r>
        <w:rPr>
          <w:rFonts w:ascii="Arial"/>
          <w:color w:val="697D90"/>
          <w:spacing w:val="-4"/>
          <w:sz w:val="18"/>
        </w:rPr>
        <w:t>Plan</w:t>
      </w:r>
    </w:p>
    <w:tbl>
      <w:tblPr>
        <w:tblW w:w="0" w:type="auto"/>
        <w:tblInd w:w="323" w:type="dxa"/>
        <w:tblLayout w:type="fixed"/>
        <w:tblCellMar>
          <w:left w:w="0" w:type="dxa"/>
          <w:right w:w="0" w:type="dxa"/>
        </w:tblCellMar>
        <w:tblLook w:val="01E0" w:firstRow="1" w:lastRow="1" w:firstColumn="1" w:lastColumn="1" w:noHBand="0" w:noVBand="0"/>
      </w:tblPr>
      <w:tblGrid>
        <w:gridCol w:w="713"/>
        <w:gridCol w:w="1816"/>
        <w:gridCol w:w="2716"/>
        <w:gridCol w:w="1476"/>
        <w:gridCol w:w="3133"/>
      </w:tblGrid>
      <w:tr w:rsidR="00C220EB" w14:paraId="077BB143" w14:textId="77777777">
        <w:trPr>
          <w:trHeight w:val="376"/>
        </w:trPr>
        <w:tc>
          <w:tcPr>
            <w:tcW w:w="713" w:type="dxa"/>
            <w:tcBorders>
              <w:top w:val="single" w:sz="8" w:space="0" w:color="000000"/>
              <w:bottom w:val="single" w:sz="6" w:space="0" w:color="000000"/>
            </w:tcBorders>
          </w:tcPr>
          <w:p w14:paraId="077BB13E" w14:textId="77777777" w:rsidR="00C220EB" w:rsidRDefault="00000000">
            <w:pPr>
              <w:pStyle w:val="TableParagraph"/>
              <w:spacing w:before="46" w:line="240" w:lineRule="auto"/>
              <w:ind w:right="30"/>
              <w:jc w:val="center"/>
              <w:rPr>
                <w:rFonts w:ascii="Cambria"/>
                <w:b/>
              </w:rPr>
            </w:pPr>
            <w:r>
              <w:rPr>
                <w:rFonts w:ascii="Cambria"/>
                <w:b/>
                <w:spacing w:val="-5"/>
                <w:w w:val="110"/>
              </w:rPr>
              <w:t>No.</w:t>
            </w:r>
          </w:p>
        </w:tc>
        <w:tc>
          <w:tcPr>
            <w:tcW w:w="1816" w:type="dxa"/>
            <w:tcBorders>
              <w:top w:val="single" w:sz="8" w:space="0" w:color="000000"/>
              <w:bottom w:val="single" w:sz="6" w:space="0" w:color="000000"/>
            </w:tcBorders>
          </w:tcPr>
          <w:p w14:paraId="077BB13F" w14:textId="77777777" w:rsidR="00C220EB" w:rsidRDefault="00000000">
            <w:pPr>
              <w:pStyle w:val="TableParagraph"/>
              <w:spacing w:before="46" w:line="240" w:lineRule="auto"/>
              <w:ind w:left="206"/>
              <w:rPr>
                <w:rFonts w:ascii="Cambria"/>
                <w:b/>
              </w:rPr>
            </w:pPr>
            <w:r>
              <w:rPr>
                <w:rFonts w:ascii="Cambria"/>
                <w:b/>
                <w:spacing w:val="-4"/>
              </w:rPr>
              <w:t>Risk</w:t>
            </w:r>
          </w:p>
        </w:tc>
        <w:tc>
          <w:tcPr>
            <w:tcW w:w="2716" w:type="dxa"/>
            <w:tcBorders>
              <w:top w:val="single" w:sz="8" w:space="0" w:color="000000"/>
              <w:bottom w:val="single" w:sz="6" w:space="0" w:color="000000"/>
            </w:tcBorders>
          </w:tcPr>
          <w:p w14:paraId="077BB140" w14:textId="77777777" w:rsidR="00C220EB" w:rsidRDefault="00000000">
            <w:pPr>
              <w:pStyle w:val="TableParagraph"/>
              <w:spacing w:before="46" w:line="240" w:lineRule="auto"/>
              <w:ind w:left="46"/>
              <w:rPr>
                <w:rFonts w:ascii="Cambria"/>
                <w:b/>
              </w:rPr>
            </w:pPr>
            <w:r>
              <w:rPr>
                <w:rFonts w:ascii="Cambria"/>
                <w:b/>
              </w:rPr>
              <w:t>Risk</w:t>
            </w:r>
            <w:r>
              <w:rPr>
                <w:rFonts w:ascii="Cambria"/>
                <w:b/>
                <w:spacing w:val="-6"/>
              </w:rPr>
              <w:t xml:space="preserve"> </w:t>
            </w:r>
            <w:r>
              <w:rPr>
                <w:rFonts w:ascii="Cambria"/>
                <w:b/>
                <w:spacing w:val="-2"/>
              </w:rPr>
              <w:t>Description</w:t>
            </w:r>
          </w:p>
        </w:tc>
        <w:tc>
          <w:tcPr>
            <w:tcW w:w="1476" w:type="dxa"/>
            <w:tcBorders>
              <w:top w:val="single" w:sz="8" w:space="0" w:color="000000"/>
              <w:bottom w:val="single" w:sz="6" w:space="0" w:color="000000"/>
            </w:tcBorders>
          </w:tcPr>
          <w:p w14:paraId="077BB141" w14:textId="77777777" w:rsidR="00C220EB" w:rsidRDefault="00000000">
            <w:pPr>
              <w:pStyle w:val="TableParagraph"/>
              <w:spacing w:before="46" w:line="240" w:lineRule="auto"/>
              <w:ind w:left="121"/>
              <w:rPr>
                <w:rFonts w:ascii="Cambria"/>
                <w:b/>
              </w:rPr>
            </w:pPr>
            <w:r>
              <w:rPr>
                <w:rFonts w:ascii="Cambria"/>
                <w:b/>
                <w:spacing w:val="-2"/>
              </w:rPr>
              <w:t>Treatment</w:t>
            </w:r>
          </w:p>
        </w:tc>
        <w:tc>
          <w:tcPr>
            <w:tcW w:w="3133" w:type="dxa"/>
            <w:tcBorders>
              <w:top w:val="single" w:sz="8" w:space="0" w:color="000000"/>
              <w:bottom w:val="single" w:sz="6" w:space="0" w:color="000000"/>
            </w:tcBorders>
          </w:tcPr>
          <w:p w14:paraId="077BB142" w14:textId="77777777" w:rsidR="00C220EB" w:rsidRDefault="00000000">
            <w:pPr>
              <w:pStyle w:val="TableParagraph"/>
              <w:spacing w:before="46" w:line="240" w:lineRule="auto"/>
              <w:ind w:left="301"/>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C220EB" w14:paraId="077BB149" w14:textId="77777777">
        <w:trPr>
          <w:trHeight w:val="335"/>
        </w:trPr>
        <w:tc>
          <w:tcPr>
            <w:tcW w:w="713" w:type="dxa"/>
            <w:tcBorders>
              <w:top w:val="single" w:sz="6" w:space="0" w:color="000000"/>
            </w:tcBorders>
          </w:tcPr>
          <w:p w14:paraId="077BB144" w14:textId="77777777" w:rsidR="00C220EB" w:rsidRDefault="00000000">
            <w:pPr>
              <w:pStyle w:val="TableParagraph"/>
              <w:spacing w:before="49" w:line="240" w:lineRule="auto"/>
              <w:ind w:right="30"/>
              <w:jc w:val="center"/>
            </w:pPr>
            <w:r>
              <w:rPr>
                <w:spacing w:val="-10"/>
                <w:w w:val="95"/>
              </w:rPr>
              <w:t>1</w:t>
            </w:r>
          </w:p>
        </w:tc>
        <w:tc>
          <w:tcPr>
            <w:tcW w:w="1816" w:type="dxa"/>
            <w:tcBorders>
              <w:top w:val="single" w:sz="6" w:space="0" w:color="000000"/>
            </w:tcBorders>
          </w:tcPr>
          <w:p w14:paraId="077BB145" w14:textId="77777777" w:rsidR="00C220EB" w:rsidRDefault="00000000">
            <w:pPr>
              <w:pStyle w:val="TableParagraph"/>
              <w:spacing w:before="49" w:line="240" w:lineRule="auto"/>
              <w:ind w:left="206"/>
            </w:pPr>
            <w:r>
              <w:rPr>
                <w:spacing w:val="-2"/>
                <w:w w:val="110"/>
              </w:rPr>
              <w:t>Unclear</w:t>
            </w:r>
          </w:p>
        </w:tc>
        <w:tc>
          <w:tcPr>
            <w:tcW w:w="2716" w:type="dxa"/>
            <w:tcBorders>
              <w:top w:val="single" w:sz="6" w:space="0" w:color="000000"/>
            </w:tcBorders>
          </w:tcPr>
          <w:p w14:paraId="077BB146" w14:textId="77777777" w:rsidR="00C220EB" w:rsidRDefault="00000000">
            <w:pPr>
              <w:pStyle w:val="TableParagraph"/>
              <w:spacing w:before="49" w:line="240" w:lineRule="auto"/>
              <w:ind w:left="46"/>
            </w:pPr>
            <w:r>
              <w:rPr>
                <w:w w:val="110"/>
              </w:rPr>
              <w:t>The</w:t>
            </w:r>
            <w:r>
              <w:rPr>
                <w:spacing w:val="-5"/>
                <w:w w:val="110"/>
              </w:rPr>
              <w:t xml:space="preserve"> </w:t>
            </w:r>
            <w:r>
              <w:rPr>
                <w:w w:val="110"/>
              </w:rPr>
              <w:t>topic</w:t>
            </w:r>
            <w:r>
              <w:rPr>
                <w:spacing w:val="-4"/>
                <w:w w:val="110"/>
              </w:rPr>
              <w:t xml:space="preserve"> </w:t>
            </w:r>
            <w:r>
              <w:rPr>
                <w:w w:val="110"/>
              </w:rPr>
              <w:t>description</w:t>
            </w:r>
            <w:r>
              <w:rPr>
                <w:spacing w:val="-5"/>
                <w:w w:val="110"/>
              </w:rPr>
              <w:t xml:space="preserve"> is</w:t>
            </w:r>
          </w:p>
        </w:tc>
        <w:tc>
          <w:tcPr>
            <w:tcW w:w="1476" w:type="dxa"/>
            <w:tcBorders>
              <w:top w:val="single" w:sz="6" w:space="0" w:color="000000"/>
            </w:tcBorders>
          </w:tcPr>
          <w:p w14:paraId="077BB147" w14:textId="77777777" w:rsidR="00C220EB" w:rsidRDefault="00000000">
            <w:pPr>
              <w:pStyle w:val="TableParagraph"/>
              <w:spacing w:before="49" w:line="240" w:lineRule="auto"/>
              <w:ind w:left="121"/>
            </w:pPr>
            <w:r>
              <w:rPr>
                <w:spacing w:val="-2"/>
                <w:w w:val="110"/>
              </w:rPr>
              <w:t>Reduce</w:t>
            </w:r>
          </w:p>
        </w:tc>
        <w:tc>
          <w:tcPr>
            <w:tcW w:w="3133" w:type="dxa"/>
            <w:tcBorders>
              <w:top w:val="single" w:sz="6" w:space="0" w:color="000000"/>
            </w:tcBorders>
          </w:tcPr>
          <w:p w14:paraId="077BB148" w14:textId="77777777" w:rsidR="00C220EB" w:rsidRDefault="00000000">
            <w:pPr>
              <w:pStyle w:val="TableParagraph"/>
              <w:spacing w:before="49" w:line="240" w:lineRule="auto"/>
              <w:ind w:left="301"/>
            </w:pPr>
            <w:r>
              <w:t>Define</w:t>
            </w:r>
            <w:r>
              <w:rPr>
                <w:spacing w:val="-9"/>
              </w:rPr>
              <w:t xml:space="preserve"> </w:t>
            </w:r>
            <w:r>
              <w:t>SMART</w:t>
            </w:r>
            <w:r>
              <w:rPr>
                <w:spacing w:val="-9"/>
              </w:rPr>
              <w:t xml:space="preserve"> </w:t>
            </w:r>
            <w:r>
              <w:rPr>
                <w:spacing w:val="-2"/>
              </w:rPr>
              <w:t>goals</w:t>
            </w:r>
          </w:p>
        </w:tc>
      </w:tr>
      <w:tr w:rsidR="00C220EB" w14:paraId="077BB14F" w14:textId="77777777">
        <w:trPr>
          <w:trHeight w:val="270"/>
        </w:trPr>
        <w:tc>
          <w:tcPr>
            <w:tcW w:w="713" w:type="dxa"/>
          </w:tcPr>
          <w:p w14:paraId="077BB14A" w14:textId="77777777" w:rsidR="00C220EB" w:rsidRDefault="00C220EB">
            <w:pPr>
              <w:pStyle w:val="TableParagraph"/>
              <w:spacing w:line="240" w:lineRule="auto"/>
              <w:rPr>
                <w:sz w:val="20"/>
              </w:rPr>
            </w:pPr>
          </w:p>
        </w:tc>
        <w:tc>
          <w:tcPr>
            <w:tcW w:w="1816" w:type="dxa"/>
          </w:tcPr>
          <w:p w14:paraId="077BB14B" w14:textId="77777777" w:rsidR="00C220EB" w:rsidRDefault="00000000">
            <w:pPr>
              <w:pStyle w:val="TableParagraph"/>
              <w:ind w:left="206"/>
            </w:pPr>
            <w:r>
              <w:rPr>
                <w:spacing w:val="-2"/>
                <w:w w:val="115"/>
              </w:rPr>
              <w:t>question</w:t>
            </w:r>
          </w:p>
        </w:tc>
        <w:tc>
          <w:tcPr>
            <w:tcW w:w="2716" w:type="dxa"/>
          </w:tcPr>
          <w:p w14:paraId="077BB14C" w14:textId="77777777" w:rsidR="00C220EB" w:rsidRDefault="00000000">
            <w:pPr>
              <w:pStyle w:val="TableParagraph"/>
              <w:ind w:left="46"/>
            </w:pPr>
            <w:r>
              <w:rPr>
                <w:w w:val="110"/>
              </w:rPr>
              <w:t>too</w:t>
            </w:r>
            <w:r>
              <w:rPr>
                <w:spacing w:val="-8"/>
                <w:w w:val="110"/>
              </w:rPr>
              <w:t xml:space="preserve"> </w:t>
            </w:r>
            <w:r>
              <w:rPr>
                <w:w w:val="110"/>
              </w:rPr>
              <w:t>vague</w:t>
            </w:r>
            <w:r>
              <w:rPr>
                <w:spacing w:val="-7"/>
                <w:w w:val="110"/>
              </w:rPr>
              <w:t xml:space="preserve"> </w:t>
            </w:r>
            <w:r>
              <w:rPr>
                <w:w w:val="110"/>
              </w:rPr>
              <w:t>or</w:t>
            </w:r>
            <w:r>
              <w:rPr>
                <w:spacing w:val="-7"/>
                <w:w w:val="110"/>
              </w:rPr>
              <w:t xml:space="preserve"> </w:t>
            </w:r>
            <w:r>
              <w:rPr>
                <w:w w:val="110"/>
              </w:rPr>
              <w:t>contains</w:t>
            </w:r>
            <w:r>
              <w:rPr>
                <w:spacing w:val="-8"/>
                <w:w w:val="110"/>
              </w:rPr>
              <w:t xml:space="preserve"> </w:t>
            </w:r>
            <w:r>
              <w:rPr>
                <w:spacing w:val="-5"/>
                <w:w w:val="110"/>
              </w:rPr>
              <w:t>too</w:t>
            </w:r>
          </w:p>
        </w:tc>
        <w:tc>
          <w:tcPr>
            <w:tcW w:w="1476" w:type="dxa"/>
          </w:tcPr>
          <w:p w14:paraId="077BB14D" w14:textId="77777777" w:rsidR="00C220EB" w:rsidRDefault="00C220EB">
            <w:pPr>
              <w:pStyle w:val="TableParagraph"/>
              <w:spacing w:line="240" w:lineRule="auto"/>
              <w:rPr>
                <w:sz w:val="20"/>
              </w:rPr>
            </w:pPr>
          </w:p>
        </w:tc>
        <w:tc>
          <w:tcPr>
            <w:tcW w:w="3133" w:type="dxa"/>
          </w:tcPr>
          <w:p w14:paraId="077BB14E" w14:textId="77777777" w:rsidR="00C220EB" w:rsidRDefault="00C220EB">
            <w:pPr>
              <w:pStyle w:val="TableParagraph"/>
              <w:spacing w:line="240" w:lineRule="auto"/>
              <w:rPr>
                <w:sz w:val="20"/>
              </w:rPr>
            </w:pPr>
          </w:p>
        </w:tc>
      </w:tr>
      <w:tr w:rsidR="00C220EB" w14:paraId="077BB155" w14:textId="77777777">
        <w:trPr>
          <w:trHeight w:val="270"/>
        </w:trPr>
        <w:tc>
          <w:tcPr>
            <w:tcW w:w="713" w:type="dxa"/>
          </w:tcPr>
          <w:p w14:paraId="077BB150" w14:textId="77777777" w:rsidR="00C220EB" w:rsidRDefault="00C220EB">
            <w:pPr>
              <w:pStyle w:val="TableParagraph"/>
              <w:spacing w:line="240" w:lineRule="auto"/>
              <w:rPr>
                <w:sz w:val="20"/>
              </w:rPr>
            </w:pPr>
          </w:p>
        </w:tc>
        <w:tc>
          <w:tcPr>
            <w:tcW w:w="1816" w:type="dxa"/>
          </w:tcPr>
          <w:p w14:paraId="077BB151" w14:textId="77777777" w:rsidR="00C220EB" w:rsidRDefault="00C220EB">
            <w:pPr>
              <w:pStyle w:val="TableParagraph"/>
              <w:spacing w:line="240" w:lineRule="auto"/>
              <w:rPr>
                <w:sz w:val="20"/>
              </w:rPr>
            </w:pPr>
          </w:p>
        </w:tc>
        <w:tc>
          <w:tcPr>
            <w:tcW w:w="2716" w:type="dxa"/>
          </w:tcPr>
          <w:p w14:paraId="077BB152" w14:textId="77777777" w:rsidR="00C220EB" w:rsidRDefault="00000000">
            <w:pPr>
              <w:pStyle w:val="TableParagraph"/>
              <w:ind w:left="46"/>
            </w:pPr>
            <w:r>
              <w:rPr>
                <w:w w:val="110"/>
              </w:rPr>
              <w:t>many</w:t>
            </w:r>
            <w:r>
              <w:rPr>
                <w:spacing w:val="-8"/>
                <w:w w:val="110"/>
              </w:rPr>
              <w:t xml:space="preserve"> </w:t>
            </w:r>
            <w:r>
              <w:rPr>
                <w:spacing w:val="-4"/>
                <w:w w:val="110"/>
              </w:rPr>
              <w:t>goals</w:t>
            </w:r>
          </w:p>
        </w:tc>
        <w:tc>
          <w:tcPr>
            <w:tcW w:w="1476" w:type="dxa"/>
          </w:tcPr>
          <w:p w14:paraId="077BB153" w14:textId="77777777" w:rsidR="00C220EB" w:rsidRDefault="00C220EB">
            <w:pPr>
              <w:pStyle w:val="TableParagraph"/>
              <w:spacing w:line="240" w:lineRule="auto"/>
              <w:rPr>
                <w:sz w:val="20"/>
              </w:rPr>
            </w:pPr>
          </w:p>
        </w:tc>
        <w:tc>
          <w:tcPr>
            <w:tcW w:w="3133" w:type="dxa"/>
          </w:tcPr>
          <w:p w14:paraId="077BB154" w14:textId="77777777" w:rsidR="00C220EB" w:rsidRDefault="00C220EB">
            <w:pPr>
              <w:pStyle w:val="TableParagraph"/>
              <w:spacing w:line="240" w:lineRule="auto"/>
              <w:rPr>
                <w:sz w:val="20"/>
              </w:rPr>
            </w:pPr>
          </w:p>
        </w:tc>
      </w:tr>
      <w:tr w:rsidR="00C220EB" w14:paraId="077BB15B" w14:textId="77777777">
        <w:trPr>
          <w:trHeight w:val="270"/>
        </w:trPr>
        <w:tc>
          <w:tcPr>
            <w:tcW w:w="713" w:type="dxa"/>
          </w:tcPr>
          <w:p w14:paraId="077BB156" w14:textId="77777777" w:rsidR="00C220EB" w:rsidRDefault="00000000">
            <w:pPr>
              <w:pStyle w:val="TableParagraph"/>
              <w:ind w:right="30"/>
              <w:jc w:val="center"/>
            </w:pPr>
            <w:r>
              <w:rPr>
                <w:spacing w:val="-10"/>
              </w:rPr>
              <w:t>2</w:t>
            </w:r>
          </w:p>
        </w:tc>
        <w:tc>
          <w:tcPr>
            <w:tcW w:w="1816" w:type="dxa"/>
          </w:tcPr>
          <w:p w14:paraId="077BB157" w14:textId="77777777" w:rsidR="00C220EB" w:rsidRDefault="00000000">
            <w:pPr>
              <w:pStyle w:val="TableParagraph"/>
              <w:ind w:left="206"/>
            </w:pPr>
            <w:r>
              <w:rPr>
                <w:spacing w:val="-2"/>
                <w:w w:val="110"/>
              </w:rPr>
              <w:t>Unclear</w:t>
            </w:r>
            <w:r>
              <w:rPr>
                <w:spacing w:val="-6"/>
                <w:w w:val="110"/>
              </w:rPr>
              <w:t xml:space="preserve"> </w:t>
            </w:r>
            <w:r>
              <w:rPr>
                <w:spacing w:val="-2"/>
                <w:w w:val="110"/>
              </w:rPr>
              <w:t>goals</w:t>
            </w:r>
          </w:p>
        </w:tc>
        <w:tc>
          <w:tcPr>
            <w:tcW w:w="2716" w:type="dxa"/>
          </w:tcPr>
          <w:p w14:paraId="077BB158" w14:textId="77777777" w:rsidR="00C220EB" w:rsidRDefault="00000000">
            <w:pPr>
              <w:pStyle w:val="TableParagraph"/>
              <w:ind w:left="46"/>
            </w:pPr>
            <w:r>
              <w:rPr>
                <w:w w:val="110"/>
              </w:rPr>
              <w:t>The</w:t>
            </w:r>
            <w:r>
              <w:rPr>
                <w:spacing w:val="-9"/>
                <w:w w:val="110"/>
              </w:rPr>
              <w:t xml:space="preserve"> </w:t>
            </w:r>
            <w:r>
              <w:rPr>
                <w:w w:val="110"/>
              </w:rPr>
              <w:t>goals</w:t>
            </w:r>
            <w:r>
              <w:rPr>
                <w:spacing w:val="-9"/>
                <w:w w:val="110"/>
              </w:rPr>
              <w:t xml:space="preserve"> </w:t>
            </w:r>
            <w:r>
              <w:rPr>
                <w:w w:val="110"/>
              </w:rPr>
              <w:t>are</w:t>
            </w:r>
            <w:r>
              <w:rPr>
                <w:spacing w:val="-9"/>
                <w:w w:val="110"/>
              </w:rPr>
              <w:t xml:space="preserve"> </w:t>
            </w:r>
            <w:r>
              <w:rPr>
                <w:w w:val="110"/>
              </w:rPr>
              <w:t>not</w:t>
            </w:r>
            <w:r>
              <w:rPr>
                <w:spacing w:val="-9"/>
                <w:w w:val="110"/>
              </w:rPr>
              <w:t xml:space="preserve"> </w:t>
            </w:r>
            <w:r>
              <w:rPr>
                <w:spacing w:val="-2"/>
                <w:w w:val="110"/>
              </w:rPr>
              <w:t>clearly</w:t>
            </w:r>
          </w:p>
        </w:tc>
        <w:tc>
          <w:tcPr>
            <w:tcW w:w="1476" w:type="dxa"/>
          </w:tcPr>
          <w:p w14:paraId="077BB159" w14:textId="77777777" w:rsidR="00C220EB" w:rsidRDefault="00000000">
            <w:pPr>
              <w:pStyle w:val="TableParagraph"/>
              <w:ind w:left="121"/>
            </w:pPr>
            <w:r>
              <w:rPr>
                <w:spacing w:val="-2"/>
                <w:w w:val="110"/>
              </w:rPr>
              <w:t>Reduce</w:t>
            </w:r>
          </w:p>
        </w:tc>
        <w:tc>
          <w:tcPr>
            <w:tcW w:w="3133" w:type="dxa"/>
          </w:tcPr>
          <w:p w14:paraId="077BB15A" w14:textId="77777777" w:rsidR="00C220EB" w:rsidRDefault="00000000">
            <w:pPr>
              <w:pStyle w:val="TableParagraph"/>
              <w:ind w:left="301"/>
            </w:pPr>
            <w:r>
              <w:rPr>
                <w:spacing w:val="-2"/>
                <w:w w:val="110"/>
              </w:rPr>
              <w:t>Describe</w:t>
            </w:r>
            <w:r>
              <w:rPr>
                <w:spacing w:val="-4"/>
                <w:w w:val="110"/>
              </w:rPr>
              <w:t xml:space="preserve"> </w:t>
            </w:r>
            <w:r>
              <w:rPr>
                <w:spacing w:val="-2"/>
                <w:w w:val="110"/>
              </w:rPr>
              <w:t>which</w:t>
            </w:r>
            <w:r>
              <w:rPr>
                <w:spacing w:val="-3"/>
                <w:w w:val="110"/>
              </w:rPr>
              <w:t xml:space="preserve"> </w:t>
            </w:r>
            <w:r>
              <w:rPr>
                <w:spacing w:val="-2"/>
                <w:w w:val="110"/>
              </w:rPr>
              <w:t>goals</w:t>
            </w:r>
            <w:r>
              <w:rPr>
                <w:spacing w:val="-3"/>
                <w:w w:val="110"/>
              </w:rPr>
              <w:t xml:space="preserve"> </w:t>
            </w:r>
            <w:r>
              <w:rPr>
                <w:spacing w:val="-5"/>
                <w:w w:val="110"/>
              </w:rPr>
              <w:t>are</w:t>
            </w:r>
          </w:p>
        </w:tc>
      </w:tr>
      <w:tr w:rsidR="00C220EB" w14:paraId="077BB161" w14:textId="77777777">
        <w:trPr>
          <w:trHeight w:val="270"/>
        </w:trPr>
        <w:tc>
          <w:tcPr>
            <w:tcW w:w="713" w:type="dxa"/>
          </w:tcPr>
          <w:p w14:paraId="077BB15C" w14:textId="77777777" w:rsidR="00C220EB" w:rsidRDefault="00C220EB">
            <w:pPr>
              <w:pStyle w:val="TableParagraph"/>
              <w:spacing w:line="240" w:lineRule="auto"/>
              <w:rPr>
                <w:sz w:val="20"/>
              </w:rPr>
            </w:pPr>
          </w:p>
        </w:tc>
        <w:tc>
          <w:tcPr>
            <w:tcW w:w="1816" w:type="dxa"/>
          </w:tcPr>
          <w:p w14:paraId="077BB15D" w14:textId="77777777" w:rsidR="00C220EB" w:rsidRDefault="00C220EB">
            <w:pPr>
              <w:pStyle w:val="TableParagraph"/>
              <w:spacing w:line="240" w:lineRule="auto"/>
              <w:rPr>
                <w:sz w:val="20"/>
              </w:rPr>
            </w:pPr>
          </w:p>
        </w:tc>
        <w:tc>
          <w:tcPr>
            <w:tcW w:w="2716" w:type="dxa"/>
          </w:tcPr>
          <w:p w14:paraId="077BB15E" w14:textId="77777777" w:rsidR="00C220EB" w:rsidRDefault="00000000">
            <w:pPr>
              <w:pStyle w:val="TableParagraph"/>
              <w:ind w:left="46"/>
            </w:pPr>
            <w:r>
              <w:rPr>
                <w:w w:val="110"/>
              </w:rPr>
              <w:t>defined</w:t>
            </w:r>
            <w:r>
              <w:rPr>
                <w:spacing w:val="1"/>
                <w:w w:val="110"/>
              </w:rPr>
              <w:t xml:space="preserve"> </w:t>
            </w:r>
            <w:r>
              <w:rPr>
                <w:w w:val="110"/>
              </w:rPr>
              <w:t>or</w:t>
            </w:r>
            <w:r>
              <w:rPr>
                <w:spacing w:val="2"/>
                <w:w w:val="110"/>
              </w:rPr>
              <w:t xml:space="preserve"> </w:t>
            </w:r>
            <w:r>
              <w:rPr>
                <w:w w:val="110"/>
              </w:rPr>
              <w:t>cannot</w:t>
            </w:r>
            <w:r>
              <w:rPr>
                <w:spacing w:val="2"/>
                <w:w w:val="110"/>
              </w:rPr>
              <w:t xml:space="preserve"> </w:t>
            </w:r>
            <w:r>
              <w:rPr>
                <w:spacing w:val="-5"/>
                <w:w w:val="110"/>
              </w:rPr>
              <w:t>be</w:t>
            </w:r>
          </w:p>
        </w:tc>
        <w:tc>
          <w:tcPr>
            <w:tcW w:w="1476" w:type="dxa"/>
          </w:tcPr>
          <w:p w14:paraId="077BB15F" w14:textId="77777777" w:rsidR="00C220EB" w:rsidRDefault="00C220EB">
            <w:pPr>
              <w:pStyle w:val="TableParagraph"/>
              <w:spacing w:line="240" w:lineRule="auto"/>
              <w:rPr>
                <w:sz w:val="20"/>
              </w:rPr>
            </w:pPr>
          </w:p>
        </w:tc>
        <w:tc>
          <w:tcPr>
            <w:tcW w:w="3133" w:type="dxa"/>
          </w:tcPr>
          <w:p w14:paraId="077BB160" w14:textId="77777777" w:rsidR="00C220EB" w:rsidRDefault="00000000">
            <w:pPr>
              <w:pStyle w:val="TableParagraph"/>
              <w:ind w:left="301"/>
            </w:pPr>
            <w:r>
              <w:rPr>
                <w:w w:val="110"/>
              </w:rPr>
              <w:t>part</w:t>
            </w:r>
            <w:r>
              <w:rPr>
                <w:spacing w:val="-1"/>
                <w:w w:val="110"/>
              </w:rPr>
              <w:t xml:space="preserve"> </w:t>
            </w:r>
            <w:r>
              <w:rPr>
                <w:w w:val="110"/>
              </w:rPr>
              <w:t>of</w:t>
            </w:r>
            <w:r>
              <w:rPr>
                <w:spacing w:val="-1"/>
                <w:w w:val="110"/>
              </w:rPr>
              <w:t xml:space="preserve"> </w:t>
            </w:r>
            <w:r>
              <w:rPr>
                <w:spacing w:val="-4"/>
                <w:w w:val="110"/>
              </w:rPr>
              <w:t>scope</w:t>
            </w:r>
          </w:p>
        </w:tc>
      </w:tr>
      <w:tr w:rsidR="00C220EB" w14:paraId="077BB167" w14:textId="77777777">
        <w:trPr>
          <w:trHeight w:val="270"/>
        </w:trPr>
        <w:tc>
          <w:tcPr>
            <w:tcW w:w="713" w:type="dxa"/>
          </w:tcPr>
          <w:p w14:paraId="077BB162" w14:textId="77777777" w:rsidR="00C220EB" w:rsidRDefault="00C220EB">
            <w:pPr>
              <w:pStyle w:val="TableParagraph"/>
              <w:spacing w:line="240" w:lineRule="auto"/>
              <w:rPr>
                <w:sz w:val="20"/>
              </w:rPr>
            </w:pPr>
          </w:p>
        </w:tc>
        <w:tc>
          <w:tcPr>
            <w:tcW w:w="1816" w:type="dxa"/>
          </w:tcPr>
          <w:p w14:paraId="077BB163" w14:textId="77777777" w:rsidR="00C220EB" w:rsidRDefault="00C220EB">
            <w:pPr>
              <w:pStyle w:val="TableParagraph"/>
              <w:spacing w:line="240" w:lineRule="auto"/>
              <w:rPr>
                <w:sz w:val="20"/>
              </w:rPr>
            </w:pPr>
          </w:p>
        </w:tc>
        <w:tc>
          <w:tcPr>
            <w:tcW w:w="2716" w:type="dxa"/>
          </w:tcPr>
          <w:p w14:paraId="077BB164" w14:textId="77777777" w:rsidR="00C220EB" w:rsidRDefault="00000000">
            <w:pPr>
              <w:pStyle w:val="TableParagraph"/>
              <w:ind w:left="46"/>
            </w:pPr>
            <w:r>
              <w:rPr>
                <w:spacing w:val="-2"/>
                <w:w w:val="115"/>
              </w:rPr>
              <w:t>measured</w:t>
            </w:r>
          </w:p>
        </w:tc>
        <w:tc>
          <w:tcPr>
            <w:tcW w:w="1476" w:type="dxa"/>
          </w:tcPr>
          <w:p w14:paraId="077BB165" w14:textId="77777777" w:rsidR="00C220EB" w:rsidRDefault="00C220EB">
            <w:pPr>
              <w:pStyle w:val="TableParagraph"/>
              <w:spacing w:line="240" w:lineRule="auto"/>
              <w:rPr>
                <w:sz w:val="20"/>
              </w:rPr>
            </w:pPr>
          </w:p>
        </w:tc>
        <w:tc>
          <w:tcPr>
            <w:tcW w:w="3133" w:type="dxa"/>
          </w:tcPr>
          <w:p w14:paraId="077BB166" w14:textId="77777777" w:rsidR="00C220EB" w:rsidRDefault="00C220EB">
            <w:pPr>
              <w:pStyle w:val="TableParagraph"/>
              <w:spacing w:line="240" w:lineRule="auto"/>
              <w:rPr>
                <w:sz w:val="20"/>
              </w:rPr>
            </w:pPr>
          </w:p>
        </w:tc>
      </w:tr>
      <w:tr w:rsidR="00C220EB" w14:paraId="077BB16D" w14:textId="77777777">
        <w:trPr>
          <w:trHeight w:val="270"/>
        </w:trPr>
        <w:tc>
          <w:tcPr>
            <w:tcW w:w="713" w:type="dxa"/>
          </w:tcPr>
          <w:p w14:paraId="077BB168" w14:textId="77777777" w:rsidR="00C220EB" w:rsidRDefault="00000000">
            <w:pPr>
              <w:pStyle w:val="TableParagraph"/>
              <w:ind w:right="30"/>
              <w:jc w:val="center"/>
            </w:pPr>
            <w:r>
              <w:rPr>
                <w:spacing w:val="-10"/>
              </w:rPr>
              <w:t>3</w:t>
            </w:r>
          </w:p>
        </w:tc>
        <w:tc>
          <w:tcPr>
            <w:tcW w:w="1816" w:type="dxa"/>
          </w:tcPr>
          <w:p w14:paraId="077BB169" w14:textId="77777777" w:rsidR="00C220EB" w:rsidRDefault="00000000">
            <w:pPr>
              <w:pStyle w:val="TableParagraph"/>
              <w:ind w:left="206"/>
            </w:pPr>
            <w:r>
              <w:rPr>
                <w:spacing w:val="-2"/>
                <w:w w:val="110"/>
              </w:rPr>
              <w:t>Insufficient</w:t>
            </w:r>
          </w:p>
        </w:tc>
        <w:tc>
          <w:tcPr>
            <w:tcW w:w="2716" w:type="dxa"/>
          </w:tcPr>
          <w:p w14:paraId="077BB16A" w14:textId="77777777" w:rsidR="00C220EB" w:rsidRDefault="00000000">
            <w:pPr>
              <w:pStyle w:val="TableParagraph"/>
              <w:ind w:left="46"/>
            </w:pPr>
            <w:r>
              <w:t>Not</w:t>
            </w:r>
            <w:r>
              <w:rPr>
                <w:spacing w:val="39"/>
              </w:rPr>
              <w:t xml:space="preserve"> </w:t>
            </w:r>
            <w:r>
              <w:t>knowing</w:t>
            </w:r>
            <w:r>
              <w:rPr>
                <w:spacing w:val="40"/>
              </w:rPr>
              <w:t xml:space="preserve"> </w:t>
            </w:r>
            <w:r>
              <w:rPr>
                <w:spacing w:val="-2"/>
              </w:rPr>
              <w:t>required</w:t>
            </w:r>
          </w:p>
        </w:tc>
        <w:tc>
          <w:tcPr>
            <w:tcW w:w="1476" w:type="dxa"/>
          </w:tcPr>
          <w:p w14:paraId="077BB16B" w14:textId="77777777" w:rsidR="00C220EB" w:rsidRDefault="00000000">
            <w:pPr>
              <w:pStyle w:val="TableParagraph"/>
              <w:ind w:left="121"/>
            </w:pPr>
            <w:r>
              <w:rPr>
                <w:spacing w:val="-2"/>
                <w:w w:val="110"/>
              </w:rPr>
              <w:t>Accept</w:t>
            </w:r>
          </w:p>
        </w:tc>
        <w:tc>
          <w:tcPr>
            <w:tcW w:w="3133" w:type="dxa"/>
          </w:tcPr>
          <w:p w14:paraId="077BB16C" w14:textId="77777777" w:rsidR="00C220EB" w:rsidRDefault="00C220EB">
            <w:pPr>
              <w:pStyle w:val="TableParagraph"/>
              <w:spacing w:line="240" w:lineRule="auto"/>
              <w:rPr>
                <w:sz w:val="20"/>
              </w:rPr>
            </w:pPr>
          </w:p>
        </w:tc>
      </w:tr>
      <w:tr w:rsidR="00C220EB" w14:paraId="077BB173" w14:textId="77777777">
        <w:trPr>
          <w:trHeight w:val="270"/>
        </w:trPr>
        <w:tc>
          <w:tcPr>
            <w:tcW w:w="713" w:type="dxa"/>
          </w:tcPr>
          <w:p w14:paraId="077BB16E" w14:textId="77777777" w:rsidR="00C220EB" w:rsidRDefault="00C220EB">
            <w:pPr>
              <w:pStyle w:val="TableParagraph"/>
              <w:spacing w:line="240" w:lineRule="auto"/>
              <w:rPr>
                <w:sz w:val="20"/>
              </w:rPr>
            </w:pPr>
          </w:p>
        </w:tc>
        <w:tc>
          <w:tcPr>
            <w:tcW w:w="1816" w:type="dxa"/>
          </w:tcPr>
          <w:p w14:paraId="077BB16F" w14:textId="77777777" w:rsidR="00C220EB" w:rsidRDefault="00000000">
            <w:pPr>
              <w:pStyle w:val="TableParagraph"/>
              <w:ind w:left="206"/>
            </w:pPr>
            <w:r>
              <w:rPr>
                <w:spacing w:val="-2"/>
                <w:w w:val="110"/>
              </w:rPr>
              <w:t>expertise</w:t>
            </w:r>
          </w:p>
        </w:tc>
        <w:tc>
          <w:tcPr>
            <w:tcW w:w="2716" w:type="dxa"/>
          </w:tcPr>
          <w:p w14:paraId="077BB170" w14:textId="77777777" w:rsidR="00C220EB" w:rsidRDefault="00000000">
            <w:pPr>
              <w:pStyle w:val="TableParagraph"/>
              <w:ind w:left="46"/>
            </w:pPr>
            <w:r>
              <w:rPr>
                <w:w w:val="110"/>
              </w:rPr>
              <w:t>tools</w:t>
            </w:r>
            <w:r>
              <w:rPr>
                <w:spacing w:val="-9"/>
                <w:w w:val="110"/>
              </w:rPr>
              <w:t xml:space="preserve"> </w:t>
            </w:r>
            <w:r>
              <w:rPr>
                <w:w w:val="110"/>
              </w:rPr>
              <w:t>or</w:t>
            </w:r>
            <w:r>
              <w:rPr>
                <w:spacing w:val="-9"/>
                <w:w w:val="110"/>
              </w:rPr>
              <w:t xml:space="preserve"> </w:t>
            </w:r>
            <w:r>
              <w:rPr>
                <w:spacing w:val="-2"/>
                <w:w w:val="110"/>
              </w:rPr>
              <w:t>programming</w:t>
            </w:r>
          </w:p>
        </w:tc>
        <w:tc>
          <w:tcPr>
            <w:tcW w:w="1476" w:type="dxa"/>
          </w:tcPr>
          <w:p w14:paraId="077BB171" w14:textId="77777777" w:rsidR="00C220EB" w:rsidRDefault="00C220EB">
            <w:pPr>
              <w:pStyle w:val="TableParagraph"/>
              <w:spacing w:line="240" w:lineRule="auto"/>
              <w:rPr>
                <w:sz w:val="20"/>
              </w:rPr>
            </w:pPr>
          </w:p>
        </w:tc>
        <w:tc>
          <w:tcPr>
            <w:tcW w:w="3133" w:type="dxa"/>
          </w:tcPr>
          <w:p w14:paraId="077BB172" w14:textId="77777777" w:rsidR="00C220EB" w:rsidRDefault="00C220EB">
            <w:pPr>
              <w:pStyle w:val="TableParagraph"/>
              <w:spacing w:line="240" w:lineRule="auto"/>
              <w:rPr>
                <w:sz w:val="20"/>
              </w:rPr>
            </w:pPr>
          </w:p>
        </w:tc>
      </w:tr>
      <w:tr w:rsidR="00C220EB" w14:paraId="077BB179" w14:textId="77777777">
        <w:trPr>
          <w:trHeight w:val="270"/>
        </w:trPr>
        <w:tc>
          <w:tcPr>
            <w:tcW w:w="713" w:type="dxa"/>
          </w:tcPr>
          <w:p w14:paraId="077BB174" w14:textId="77777777" w:rsidR="00C220EB" w:rsidRDefault="00C220EB">
            <w:pPr>
              <w:pStyle w:val="TableParagraph"/>
              <w:spacing w:line="240" w:lineRule="auto"/>
              <w:rPr>
                <w:sz w:val="20"/>
              </w:rPr>
            </w:pPr>
          </w:p>
        </w:tc>
        <w:tc>
          <w:tcPr>
            <w:tcW w:w="1816" w:type="dxa"/>
          </w:tcPr>
          <w:p w14:paraId="077BB175" w14:textId="77777777" w:rsidR="00C220EB" w:rsidRDefault="00C220EB">
            <w:pPr>
              <w:pStyle w:val="TableParagraph"/>
              <w:spacing w:line="240" w:lineRule="auto"/>
              <w:rPr>
                <w:sz w:val="20"/>
              </w:rPr>
            </w:pPr>
          </w:p>
        </w:tc>
        <w:tc>
          <w:tcPr>
            <w:tcW w:w="2716" w:type="dxa"/>
          </w:tcPr>
          <w:p w14:paraId="077BB176" w14:textId="77777777" w:rsidR="00C220EB" w:rsidRDefault="00000000">
            <w:pPr>
              <w:pStyle w:val="TableParagraph"/>
              <w:ind w:left="46"/>
            </w:pPr>
            <w:r>
              <w:rPr>
                <w:spacing w:val="-2"/>
                <w:w w:val="110"/>
              </w:rPr>
              <w:t>languages</w:t>
            </w:r>
          </w:p>
        </w:tc>
        <w:tc>
          <w:tcPr>
            <w:tcW w:w="1476" w:type="dxa"/>
          </w:tcPr>
          <w:p w14:paraId="077BB177" w14:textId="77777777" w:rsidR="00C220EB" w:rsidRDefault="00C220EB">
            <w:pPr>
              <w:pStyle w:val="TableParagraph"/>
              <w:spacing w:line="240" w:lineRule="auto"/>
              <w:rPr>
                <w:sz w:val="20"/>
              </w:rPr>
            </w:pPr>
          </w:p>
        </w:tc>
        <w:tc>
          <w:tcPr>
            <w:tcW w:w="3133" w:type="dxa"/>
          </w:tcPr>
          <w:p w14:paraId="077BB178" w14:textId="77777777" w:rsidR="00C220EB" w:rsidRDefault="00C220EB">
            <w:pPr>
              <w:pStyle w:val="TableParagraph"/>
              <w:spacing w:line="240" w:lineRule="auto"/>
              <w:rPr>
                <w:sz w:val="20"/>
              </w:rPr>
            </w:pPr>
          </w:p>
        </w:tc>
      </w:tr>
      <w:tr w:rsidR="00C220EB" w14:paraId="077BB17F" w14:textId="77777777">
        <w:trPr>
          <w:trHeight w:val="271"/>
        </w:trPr>
        <w:tc>
          <w:tcPr>
            <w:tcW w:w="713" w:type="dxa"/>
          </w:tcPr>
          <w:p w14:paraId="077BB17A" w14:textId="77777777" w:rsidR="00C220EB" w:rsidRDefault="00000000">
            <w:pPr>
              <w:pStyle w:val="TableParagraph"/>
              <w:ind w:right="30"/>
              <w:jc w:val="center"/>
            </w:pPr>
            <w:r>
              <w:rPr>
                <w:spacing w:val="-10"/>
              </w:rPr>
              <w:t>4</w:t>
            </w:r>
          </w:p>
        </w:tc>
        <w:tc>
          <w:tcPr>
            <w:tcW w:w="1816" w:type="dxa"/>
          </w:tcPr>
          <w:p w14:paraId="077BB17B" w14:textId="77777777" w:rsidR="00C220EB" w:rsidRDefault="00000000">
            <w:pPr>
              <w:pStyle w:val="TableParagraph"/>
              <w:ind w:left="206"/>
            </w:pPr>
            <w:r>
              <w:rPr>
                <w:spacing w:val="-2"/>
                <w:w w:val="115"/>
              </w:rPr>
              <w:t>Underestimated</w:t>
            </w:r>
          </w:p>
        </w:tc>
        <w:tc>
          <w:tcPr>
            <w:tcW w:w="2716" w:type="dxa"/>
          </w:tcPr>
          <w:p w14:paraId="077BB17C" w14:textId="77777777" w:rsidR="00C220EB" w:rsidRDefault="00000000">
            <w:pPr>
              <w:pStyle w:val="TableParagraph"/>
              <w:ind w:left="46"/>
            </w:pPr>
            <w:r>
              <w:rPr>
                <w:w w:val="110"/>
              </w:rPr>
              <w:t>Some</w:t>
            </w:r>
            <w:r>
              <w:rPr>
                <w:spacing w:val="-15"/>
                <w:w w:val="110"/>
              </w:rPr>
              <w:t xml:space="preserve"> </w:t>
            </w:r>
            <w:r>
              <w:rPr>
                <w:w w:val="110"/>
              </w:rPr>
              <w:t>tasks</w:t>
            </w:r>
            <w:r>
              <w:rPr>
                <w:spacing w:val="-15"/>
                <w:w w:val="110"/>
              </w:rPr>
              <w:t xml:space="preserve"> </w:t>
            </w:r>
            <w:r>
              <w:rPr>
                <w:w w:val="110"/>
              </w:rPr>
              <w:t>take</w:t>
            </w:r>
            <w:r>
              <w:rPr>
                <w:spacing w:val="-15"/>
                <w:w w:val="110"/>
              </w:rPr>
              <w:t xml:space="preserve"> </w:t>
            </w:r>
            <w:r>
              <w:rPr>
                <w:spacing w:val="-4"/>
                <w:w w:val="110"/>
              </w:rPr>
              <w:t>more</w:t>
            </w:r>
          </w:p>
        </w:tc>
        <w:tc>
          <w:tcPr>
            <w:tcW w:w="1476" w:type="dxa"/>
          </w:tcPr>
          <w:p w14:paraId="077BB17D" w14:textId="77777777" w:rsidR="00C220EB" w:rsidRDefault="00000000">
            <w:pPr>
              <w:pStyle w:val="TableParagraph"/>
              <w:ind w:left="121"/>
            </w:pPr>
            <w:r>
              <w:rPr>
                <w:spacing w:val="-2"/>
                <w:w w:val="110"/>
              </w:rPr>
              <w:t>Accept</w:t>
            </w:r>
          </w:p>
        </w:tc>
        <w:tc>
          <w:tcPr>
            <w:tcW w:w="3133" w:type="dxa"/>
          </w:tcPr>
          <w:p w14:paraId="077BB17E" w14:textId="77777777" w:rsidR="00C220EB" w:rsidRDefault="00000000">
            <w:pPr>
              <w:pStyle w:val="TableParagraph"/>
              <w:ind w:left="301"/>
            </w:pPr>
            <w:r>
              <w:rPr>
                <w:w w:val="110"/>
              </w:rPr>
              <w:t>Document</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tasks</w:t>
            </w:r>
            <w:r>
              <w:rPr>
                <w:spacing w:val="-7"/>
                <w:w w:val="110"/>
              </w:rPr>
              <w:t xml:space="preserve"> </w:t>
            </w:r>
            <w:r>
              <w:rPr>
                <w:spacing w:val="-5"/>
                <w:w w:val="110"/>
              </w:rPr>
              <w:t>in</w:t>
            </w:r>
          </w:p>
        </w:tc>
      </w:tr>
      <w:tr w:rsidR="00C220EB" w14:paraId="077BB185" w14:textId="77777777">
        <w:trPr>
          <w:trHeight w:val="270"/>
        </w:trPr>
        <w:tc>
          <w:tcPr>
            <w:tcW w:w="713" w:type="dxa"/>
          </w:tcPr>
          <w:p w14:paraId="077BB180" w14:textId="77777777" w:rsidR="00C220EB" w:rsidRDefault="00C220EB">
            <w:pPr>
              <w:pStyle w:val="TableParagraph"/>
              <w:spacing w:line="240" w:lineRule="auto"/>
              <w:rPr>
                <w:sz w:val="20"/>
              </w:rPr>
            </w:pPr>
          </w:p>
        </w:tc>
        <w:tc>
          <w:tcPr>
            <w:tcW w:w="1816" w:type="dxa"/>
          </w:tcPr>
          <w:p w14:paraId="077BB181" w14:textId="77777777" w:rsidR="00C220EB" w:rsidRDefault="00000000">
            <w:pPr>
              <w:pStyle w:val="TableParagraph"/>
              <w:ind w:left="206"/>
            </w:pPr>
            <w:r>
              <w:rPr>
                <w:spacing w:val="-2"/>
                <w:w w:val="110"/>
              </w:rPr>
              <w:t>time/effort</w:t>
            </w:r>
          </w:p>
        </w:tc>
        <w:tc>
          <w:tcPr>
            <w:tcW w:w="2716" w:type="dxa"/>
          </w:tcPr>
          <w:p w14:paraId="077BB182" w14:textId="77777777" w:rsidR="00C220EB" w:rsidRDefault="00000000">
            <w:pPr>
              <w:pStyle w:val="TableParagraph"/>
              <w:ind w:left="46"/>
            </w:pPr>
            <w:r>
              <w:rPr>
                <w:w w:val="115"/>
              </w:rPr>
              <w:t>time</w:t>
            </w:r>
            <w:r>
              <w:rPr>
                <w:spacing w:val="-15"/>
                <w:w w:val="115"/>
              </w:rPr>
              <w:t xml:space="preserve"> </w:t>
            </w:r>
            <w:r>
              <w:rPr>
                <w:w w:val="115"/>
              </w:rPr>
              <w:t>than</w:t>
            </w:r>
            <w:r>
              <w:rPr>
                <w:spacing w:val="-14"/>
                <w:w w:val="115"/>
              </w:rPr>
              <w:t xml:space="preserve"> </w:t>
            </w:r>
            <w:r>
              <w:rPr>
                <w:spacing w:val="-2"/>
                <w:w w:val="115"/>
              </w:rPr>
              <w:t>initially</w:t>
            </w:r>
          </w:p>
        </w:tc>
        <w:tc>
          <w:tcPr>
            <w:tcW w:w="1476" w:type="dxa"/>
          </w:tcPr>
          <w:p w14:paraId="077BB183" w14:textId="77777777" w:rsidR="00C220EB" w:rsidRDefault="00C220EB">
            <w:pPr>
              <w:pStyle w:val="TableParagraph"/>
              <w:spacing w:line="240" w:lineRule="auto"/>
              <w:rPr>
                <w:sz w:val="20"/>
              </w:rPr>
            </w:pPr>
          </w:p>
        </w:tc>
        <w:tc>
          <w:tcPr>
            <w:tcW w:w="3133" w:type="dxa"/>
          </w:tcPr>
          <w:p w14:paraId="077BB184" w14:textId="77777777" w:rsidR="00C220EB" w:rsidRDefault="00000000">
            <w:pPr>
              <w:pStyle w:val="TableParagraph"/>
              <w:ind w:left="301"/>
            </w:pPr>
            <w:r>
              <w:rPr>
                <w:w w:val="110"/>
              </w:rPr>
              <w:t>Miro</w:t>
            </w:r>
            <w:r>
              <w:rPr>
                <w:spacing w:val="-8"/>
                <w:w w:val="110"/>
              </w:rPr>
              <w:t xml:space="preserve"> </w:t>
            </w:r>
            <w:r>
              <w:rPr>
                <w:w w:val="110"/>
              </w:rPr>
              <w:t>calendar;</w:t>
            </w:r>
            <w:r>
              <w:rPr>
                <w:spacing w:val="-8"/>
                <w:w w:val="110"/>
              </w:rPr>
              <w:t xml:space="preserve"> </w:t>
            </w:r>
            <w:r>
              <w:rPr>
                <w:w w:val="110"/>
              </w:rPr>
              <w:t>re-</w:t>
            </w:r>
            <w:r>
              <w:rPr>
                <w:spacing w:val="-2"/>
                <w:w w:val="110"/>
              </w:rPr>
              <w:t>evaluate</w:t>
            </w:r>
          </w:p>
        </w:tc>
      </w:tr>
      <w:tr w:rsidR="00C220EB" w14:paraId="077BB18B" w14:textId="77777777">
        <w:trPr>
          <w:trHeight w:val="270"/>
        </w:trPr>
        <w:tc>
          <w:tcPr>
            <w:tcW w:w="713" w:type="dxa"/>
          </w:tcPr>
          <w:p w14:paraId="077BB186" w14:textId="77777777" w:rsidR="00C220EB" w:rsidRDefault="00C220EB">
            <w:pPr>
              <w:pStyle w:val="TableParagraph"/>
              <w:spacing w:line="240" w:lineRule="auto"/>
              <w:rPr>
                <w:sz w:val="20"/>
              </w:rPr>
            </w:pPr>
          </w:p>
        </w:tc>
        <w:tc>
          <w:tcPr>
            <w:tcW w:w="1816" w:type="dxa"/>
          </w:tcPr>
          <w:p w14:paraId="077BB187" w14:textId="77777777" w:rsidR="00C220EB" w:rsidRDefault="00C220EB">
            <w:pPr>
              <w:pStyle w:val="TableParagraph"/>
              <w:spacing w:line="240" w:lineRule="auto"/>
              <w:rPr>
                <w:sz w:val="20"/>
              </w:rPr>
            </w:pPr>
          </w:p>
        </w:tc>
        <w:tc>
          <w:tcPr>
            <w:tcW w:w="2716" w:type="dxa"/>
          </w:tcPr>
          <w:p w14:paraId="077BB188" w14:textId="77777777" w:rsidR="00C220EB" w:rsidRDefault="00000000">
            <w:pPr>
              <w:pStyle w:val="TableParagraph"/>
              <w:ind w:left="46"/>
            </w:pPr>
            <w:r>
              <w:rPr>
                <w:spacing w:val="-2"/>
                <w:w w:val="110"/>
              </w:rPr>
              <w:t>expected</w:t>
            </w:r>
          </w:p>
        </w:tc>
        <w:tc>
          <w:tcPr>
            <w:tcW w:w="1476" w:type="dxa"/>
          </w:tcPr>
          <w:p w14:paraId="077BB189" w14:textId="77777777" w:rsidR="00C220EB" w:rsidRDefault="00C220EB">
            <w:pPr>
              <w:pStyle w:val="TableParagraph"/>
              <w:spacing w:line="240" w:lineRule="auto"/>
              <w:rPr>
                <w:sz w:val="20"/>
              </w:rPr>
            </w:pPr>
          </w:p>
        </w:tc>
        <w:tc>
          <w:tcPr>
            <w:tcW w:w="3133" w:type="dxa"/>
          </w:tcPr>
          <w:p w14:paraId="077BB18A" w14:textId="77777777" w:rsidR="00C220EB" w:rsidRDefault="00000000">
            <w:pPr>
              <w:pStyle w:val="TableParagraph"/>
              <w:ind w:left="301"/>
            </w:pPr>
            <w:r>
              <w:rPr>
                <w:w w:val="110"/>
              </w:rPr>
              <w:t>after</w:t>
            </w:r>
            <w:r>
              <w:rPr>
                <w:spacing w:val="-3"/>
                <w:w w:val="110"/>
              </w:rPr>
              <w:t xml:space="preserve"> </w:t>
            </w:r>
            <w:r>
              <w:rPr>
                <w:spacing w:val="-2"/>
                <w:w w:val="110"/>
              </w:rPr>
              <w:t>project</w:t>
            </w:r>
          </w:p>
        </w:tc>
      </w:tr>
      <w:tr w:rsidR="00C220EB" w14:paraId="077BB191" w14:textId="77777777">
        <w:trPr>
          <w:trHeight w:val="270"/>
        </w:trPr>
        <w:tc>
          <w:tcPr>
            <w:tcW w:w="713" w:type="dxa"/>
          </w:tcPr>
          <w:p w14:paraId="077BB18C" w14:textId="77777777" w:rsidR="00C220EB" w:rsidRDefault="00000000">
            <w:pPr>
              <w:pStyle w:val="TableParagraph"/>
              <w:ind w:right="30"/>
              <w:jc w:val="center"/>
            </w:pPr>
            <w:r>
              <w:rPr>
                <w:spacing w:val="-10"/>
              </w:rPr>
              <w:t>5</w:t>
            </w:r>
          </w:p>
        </w:tc>
        <w:tc>
          <w:tcPr>
            <w:tcW w:w="1816" w:type="dxa"/>
          </w:tcPr>
          <w:p w14:paraId="077BB18D" w14:textId="77777777" w:rsidR="00C220EB" w:rsidRDefault="00000000">
            <w:pPr>
              <w:pStyle w:val="TableParagraph"/>
              <w:ind w:left="206"/>
            </w:pPr>
            <w:r>
              <w:rPr>
                <w:w w:val="110"/>
              </w:rPr>
              <w:t>Other</w:t>
            </w:r>
            <w:r>
              <w:rPr>
                <w:spacing w:val="-6"/>
                <w:w w:val="110"/>
              </w:rPr>
              <w:t xml:space="preserve"> </w:t>
            </w:r>
            <w:r>
              <w:rPr>
                <w:spacing w:val="-4"/>
                <w:w w:val="110"/>
              </w:rPr>
              <w:t>study</w:t>
            </w:r>
          </w:p>
        </w:tc>
        <w:tc>
          <w:tcPr>
            <w:tcW w:w="2716" w:type="dxa"/>
          </w:tcPr>
          <w:p w14:paraId="077BB18E" w14:textId="77777777" w:rsidR="00C220EB" w:rsidRDefault="00000000">
            <w:pPr>
              <w:pStyle w:val="TableParagraph"/>
              <w:ind w:left="46"/>
            </w:pPr>
            <w:r>
              <w:rPr>
                <w:w w:val="110"/>
              </w:rPr>
              <w:t>Other</w:t>
            </w:r>
            <w:r>
              <w:rPr>
                <w:spacing w:val="-9"/>
                <w:w w:val="110"/>
              </w:rPr>
              <w:t xml:space="preserve"> </w:t>
            </w:r>
            <w:r>
              <w:rPr>
                <w:w w:val="110"/>
              </w:rPr>
              <w:t>classes</w:t>
            </w:r>
            <w:r>
              <w:rPr>
                <w:spacing w:val="-8"/>
                <w:w w:val="110"/>
              </w:rPr>
              <w:t xml:space="preserve"> </w:t>
            </w:r>
            <w:r>
              <w:rPr>
                <w:spacing w:val="-2"/>
                <w:w w:val="110"/>
              </w:rPr>
              <w:t>demand</w:t>
            </w:r>
          </w:p>
        </w:tc>
        <w:tc>
          <w:tcPr>
            <w:tcW w:w="1476" w:type="dxa"/>
          </w:tcPr>
          <w:p w14:paraId="077BB18F" w14:textId="77777777" w:rsidR="00C220EB" w:rsidRDefault="00000000">
            <w:pPr>
              <w:pStyle w:val="TableParagraph"/>
              <w:ind w:left="121"/>
            </w:pPr>
            <w:r>
              <w:rPr>
                <w:spacing w:val="-2"/>
                <w:w w:val="110"/>
              </w:rPr>
              <w:t>Accept</w:t>
            </w:r>
          </w:p>
        </w:tc>
        <w:tc>
          <w:tcPr>
            <w:tcW w:w="3133" w:type="dxa"/>
          </w:tcPr>
          <w:p w14:paraId="077BB190" w14:textId="77777777" w:rsidR="00C220EB" w:rsidRDefault="00000000">
            <w:pPr>
              <w:pStyle w:val="TableParagraph"/>
              <w:ind w:left="301"/>
            </w:pPr>
            <w:r>
              <w:rPr>
                <w:w w:val="110"/>
              </w:rPr>
              <w:t>Use</w:t>
            </w:r>
            <w:r>
              <w:rPr>
                <w:spacing w:val="-3"/>
                <w:w w:val="110"/>
              </w:rPr>
              <w:t xml:space="preserve"> </w:t>
            </w:r>
            <w:r>
              <w:rPr>
                <w:w w:val="110"/>
              </w:rPr>
              <w:t>minimum</w:t>
            </w:r>
            <w:r>
              <w:rPr>
                <w:spacing w:val="-3"/>
                <w:w w:val="110"/>
              </w:rPr>
              <w:t xml:space="preserve"> </w:t>
            </w:r>
            <w:r>
              <w:rPr>
                <w:w w:val="110"/>
              </w:rPr>
              <w:t>time</w:t>
            </w:r>
            <w:r>
              <w:rPr>
                <w:spacing w:val="-2"/>
                <w:w w:val="110"/>
              </w:rPr>
              <w:t xml:space="preserve"> </w:t>
            </w:r>
            <w:r>
              <w:rPr>
                <w:spacing w:val="-5"/>
                <w:w w:val="110"/>
              </w:rPr>
              <w:t>for</w:t>
            </w:r>
          </w:p>
        </w:tc>
      </w:tr>
      <w:tr w:rsidR="00C220EB" w14:paraId="077BB197" w14:textId="77777777">
        <w:trPr>
          <w:trHeight w:val="270"/>
        </w:trPr>
        <w:tc>
          <w:tcPr>
            <w:tcW w:w="713" w:type="dxa"/>
          </w:tcPr>
          <w:p w14:paraId="077BB192" w14:textId="77777777" w:rsidR="00C220EB" w:rsidRDefault="00C220EB">
            <w:pPr>
              <w:pStyle w:val="TableParagraph"/>
              <w:spacing w:line="240" w:lineRule="auto"/>
              <w:rPr>
                <w:sz w:val="20"/>
              </w:rPr>
            </w:pPr>
          </w:p>
        </w:tc>
        <w:tc>
          <w:tcPr>
            <w:tcW w:w="1816" w:type="dxa"/>
          </w:tcPr>
          <w:p w14:paraId="077BB193" w14:textId="77777777" w:rsidR="00C220EB" w:rsidRDefault="00000000">
            <w:pPr>
              <w:pStyle w:val="TableParagraph"/>
              <w:ind w:left="206"/>
            </w:pPr>
            <w:r>
              <w:rPr>
                <w:spacing w:val="-2"/>
                <w:w w:val="110"/>
              </w:rPr>
              <w:t>projects</w:t>
            </w:r>
          </w:p>
        </w:tc>
        <w:tc>
          <w:tcPr>
            <w:tcW w:w="2716" w:type="dxa"/>
          </w:tcPr>
          <w:p w14:paraId="077BB194" w14:textId="77777777" w:rsidR="00C220EB" w:rsidRDefault="00000000">
            <w:pPr>
              <w:pStyle w:val="TableParagraph"/>
              <w:ind w:left="46"/>
            </w:pPr>
            <w:r>
              <w:rPr>
                <w:w w:val="110"/>
              </w:rPr>
              <w:t>more</w:t>
            </w:r>
            <w:r>
              <w:rPr>
                <w:spacing w:val="7"/>
                <w:w w:val="110"/>
              </w:rPr>
              <w:t xml:space="preserve"> </w:t>
            </w:r>
            <w:r>
              <w:rPr>
                <w:w w:val="110"/>
              </w:rPr>
              <w:t>attention,</w:t>
            </w:r>
            <w:r>
              <w:rPr>
                <w:spacing w:val="8"/>
                <w:w w:val="110"/>
              </w:rPr>
              <w:t xml:space="preserve"> </w:t>
            </w:r>
            <w:r>
              <w:rPr>
                <w:w w:val="110"/>
              </w:rPr>
              <w:t>less</w:t>
            </w:r>
            <w:r>
              <w:rPr>
                <w:spacing w:val="8"/>
                <w:w w:val="110"/>
              </w:rPr>
              <w:t xml:space="preserve"> </w:t>
            </w:r>
            <w:r>
              <w:rPr>
                <w:spacing w:val="-4"/>
                <w:w w:val="110"/>
              </w:rPr>
              <w:t>time</w:t>
            </w:r>
          </w:p>
        </w:tc>
        <w:tc>
          <w:tcPr>
            <w:tcW w:w="1476" w:type="dxa"/>
          </w:tcPr>
          <w:p w14:paraId="077BB195" w14:textId="77777777" w:rsidR="00C220EB" w:rsidRDefault="00C220EB">
            <w:pPr>
              <w:pStyle w:val="TableParagraph"/>
              <w:spacing w:line="240" w:lineRule="auto"/>
              <w:rPr>
                <w:sz w:val="20"/>
              </w:rPr>
            </w:pPr>
          </w:p>
        </w:tc>
        <w:tc>
          <w:tcPr>
            <w:tcW w:w="3133" w:type="dxa"/>
          </w:tcPr>
          <w:p w14:paraId="077BB196" w14:textId="77777777" w:rsidR="00C220EB" w:rsidRDefault="00000000">
            <w:pPr>
              <w:pStyle w:val="TableParagraph"/>
              <w:ind w:left="301"/>
            </w:pPr>
            <w:r>
              <w:rPr>
                <w:spacing w:val="-2"/>
                <w:w w:val="110"/>
              </w:rPr>
              <w:t>projects/classes</w:t>
            </w:r>
          </w:p>
        </w:tc>
      </w:tr>
      <w:tr w:rsidR="00C220EB" w14:paraId="077BB19D" w14:textId="77777777">
        <w:trPr>
          <w:trHeight w:val="270"/>
        </w:trPr>
        <w:tc>
          <w:tcPr>
            <w:tcW w:w="713" w:type="dxa"/>
          </w:tcPr>
          <w:p w14:paraId="077BB198" w14:textId="77777777" w:rsidR="00C220EB" w:rsidRDefault="00C220EB">
            <w:pPr>
              <w:pStyle w:val="TableParagraph"/>
              <w:spacing w:line="240" w:lineRule="auto"/>
              <w:rPr>
                <w:sz w:val="20"/>
              </w:rPr>
            </w:pPr>
          </w:p>
        </w:tc>
        <w:tc>
          <w:tcPr>
            <w:tcW w:w="1816" w:type="dxa"/>
          </w:tcPr>
          <w:p w14:paraId="077BB199" w14:textId="77777777" w:rsidR="00C220EB" w:rsidRDefault="00C220EB">
            <w:pPr>
              <w:pStyle w:val="TableParagraph"/>
              <w:spacing w:line="240" w:lineRule="auto"/>
              <w:rPr>
                <w:sz w:val="20"/>
              </w:rPr>
            </w:pPr>
          </w:p>
        </w:tc>
        <w:tc>
          <w:tcPr>
            <w:tcW w:w="2716" w:type="dxa"/>
          </w:tcPr>
          <w:p w14:paraId="077BB19A" w14:textId="77777777" w:rsidR="00C220EB" w:rsidRDefault="00000000">
            <w:pPr>
              <w:pStyle w:val="TableParagraph"/>
              <w:ind w:left="46"/>
            </w:pPr>
            <w:r>
              <w:rPr>
                <w:w w:val="110"/>
              </w:rPr>
              <w:t>for</w:t>
            </w:r>
            <w:r>
              <w:rPr>
                <w:spacing w:val="-9"/>
                <w:w w:val="110"/>
              </w:rPr>
              <w:t xml:space="preserve"> </w:t>
            </w:r>
            <w:r>
              <w:rPr>
                <w:spacing w:val="-2"/>
                <w:w w:val="110"/>
              </w:rPr>
              <w:t>project</w:t>
            </w:r>
          </w:p>
        </w:tc>
        <w:tc>
          <w:tcPr>
            <w:tcW w:w="1476" w:type="dxa"/>
          </w:tcPr>
          <w:p w14:paraId="077BB19B" w14:textId="77777777" w:rsidR="00C220EB" w:rsidRDefault="00C220EB">
            <w:pPr>
              <w:pStyle w:val="TableParagraph"/>
              <w:spacing w:line="240" w:lineRule="auto"/>
              <w:rPr>
                <w:sz w:val="20"/>
              </w:rPr>
            </w:pPr>
          </w:p>
        </w:tc>
        <w:tc>
          <w:tcPr>
            <w:tcW w:w="3133" w:type="dxa"/>
          </w:tcPr>
          <w:p w14:paraId="077BB19C" w14:textId="77777777" w:rsidR="00C220EB" w:rsidRDefault="00C220EB">
            <w:pPr>
              <w:pStyle w:val="TableParagraph"/>
              <w:spacing w:line="240" w:lineRule="auto"/>
              <w:rPr>
                <w:sz w:val="20"/>
              </w:rPr>
            </w:pPr>
          </w:p>
        </w:tc>
      </w:tr>
      <w:tr w:rsidR="00C220EB" w14:paraId="077BB1A3" w14:textId="77777777">
        <w:trPr>
          <w:trHeight w:val="270"/>
        </w:trPr>
        <w:tc>
          <w:tcPr>
            <w:tcW w:w="713" w:type="dxa"/>
          </w:tcPr>
          <w:p w14:paraId="077BB19E" w14:textId="77777777" w:rsidR="00C220EB" w:rsidRDefault="00000000">
            <w:pPr>
              <w:pStyle w:val="TableParagraph"/>
              <w:ind w:right="30"/>
              <w:jc w:val="center"/>
            </w:pPr>
            <w:r>
              <w:rPr>
                <w:spacing w:val="-10"/>
              </w:rPr>
              <w:t>6</w:t>
            </w:r>
          </w:p>
        </w:tc>
        <w:tc>
          <w:tcPr>
            <w:tcW w:w="1816" w:type="dxa"/>
          </w:tcPr>
          <w:p w14:paraId="077BB19F" w14:textId="77777777" w:rsidR="00C220EB" w:rsidRDefault="00000000">
            <w:pPr>
              <w:pStyle w:val="TableParagraph"/>
              <w:ind w:left="206"/>
            </w:pPr>
            <w:r>
              <w:rPr>
                <w:w w:val="105"/>
              </w:rPr>
              <w:t>Work</w:t>
            </w:r>
            <w:r>
              <w:rPr>
                <w:spacing w:val="-14"/>
                <w:w w:val="105"/>
              </w:rPr>
              <w:t xml:space="preserve"> </w:t>
            </w:r>
            <w:r>
              <w:rPr>
                <w:spacing w:val="-2"/>
                <w:w w:val="110"/>
              </w:rPr>
              <w:t>projects</w:t>
            </w:r>
          </w:p>
        </w:tc>
        <w:tc>
          <w:tcPr>
            <w:tcW w:w="2716" w:type="dxa"/>
          </w:tcPr>
          <w:p w14:paraId="077BB1A0" w14:textId="77777777" w:rsidR="00C220EB" w:rsidRDefault="00000000">
            <w:pPr>
              <w:pStyle w:val="TableParagraph"/>
              <w:ind w:left="46"/>
            </w:pPr>
            <w:r>
              <w:rPr>
                <w:w w:val="110"/>
              </w:rPr>
              <w:t>Other</w:t>
            </w:r>
            <w:r>
              <w:rPr>
                <w:spacing w:val="-4"/>
                <w:w w:val="110"/>
              </w:rPr>
              <w:t xml:space="preserve"> </w:t>
            </w:r>
            <w:r>
              <w:rPr>
                <w:w w:val="110"/>
              </w:rPr>
              <w:t>projects</w:t>
            </w:r>
            <w:r>
              <w:rPr>
                <w:spacing w:val="-4"/>
                <w:w w:val="110"/>
              </w:rPr>
              <w:t xml:space="preserve"> </w:t>
            </w:r>
            <w:r>
              <w:rPr>
                <w:w w:val="110"/>
              </w:rPr>
              <w:t>at</w:t>
            </w:r>
            <w:r>
              <w:rPr>
                <w:spacing w:val="-4"/>
                <w:w w:val="110"/>
              </w:rPr>
              <w:t xml:space="preserve"> work</w:t>
            </w:r>
          </w:p>
        </w:tc>
        <w:tc>
          <w:tcPr>
            <w:tcW w:w="1476" w:type="dxa"/>
          </w:tcPr>
          <w:p w14:paraId="077BB1A1" w14:textId="77777777" w:rsidR="00C220EB" w:rsidRDefault="00000000">
            <w:pPr>
              <w:pStyle w:val="TableParagraph"/>
              <w:ind w:left="121"/>
            </w:pPr>
            <w:r>
              <w:rPr>
                <w:spacing w:val="-2"/>
                <w:w w:val="110"/>
              </w:rPr>
              <w:t>Reduce</w:t>
            </w:r>
          </w:p>
        </w:tc>
        <w:tc>
          <w:tcPr>
            <w:tcW w:w="3133" w:type="dxa"/>
          </w:tcPr>
          <w:p w14:paraId="077BB1A2" w14:textId="77777777" w:rsidR="00C220EB" w:rsidRDefault="00000000">
            <w:pPr>
              <w:pStyle w:val="TableParagraph"/>
              <w:ind w:left="301"/>
            </w:pPr>
            <w:r>
              <w:rPr>
                <w:w w:val="110"/>
              </w:rPr>
              <w:t>Reduction</w:t>
            </w:r>
            <w:r>
              <w:rPr>
                <w:spacing w:val="-13"/>
                <w:w w:val="110"/>
              </w:rPr>
              <w:t xml:space="preserve"> </w:t>
            </w:r>
            <w:r>
              <w:rPr>
                <w:w w:val="110"/>
              </w:rPr>
              <w:t>of</w:t>
            </w:r>
            <w:r>
              <w:rPr>
                <w:spacing w:val="-12"/>
                <w:w w:val="110"/>
              </w:rPr>
              <w:t xml:space="preserve"> </w:t>
            </w:r>
            <w:r>
              <w:rPr>
                <w:w w:val="110"/>
              </w:rPr>
              <w:t>risk</w:t>
            </w:r>
            <w:r>
              <w:rPr>
                <w:spacing w:val="-12"/>
                <w:w w:val="110"/>
              </w:rPr>
              <w:t xml:space="preserve"> </w:t>
            </w:r>
            <w:r>
              <w:rPr>
                <w:w w:val="110"/>
              </w:rPr>
              <w:t>due</w:t>
            </w:r>
            <w:r>
              <w:rPr>
                <w:spacing w:val="-12"/>
                <w:w w:val="110"/>
              </w:rPr>
              <w:t xml:space="preserve"> </w:t>
            </w:r>
            <w:r>
              <w:rPr>
                <w:spacing w:val="-5"/>
                <w:w w:val="110"/>
              </w:rPr>
              <w:t>to</w:t>
            </w:r>
          </w:p>
        </w:tc>
      </w:tr>
      <w:tr w:rsidR="00C220EB" w14:paraId="077BB1A9" w14:textId="77777777">
        <w:trPr>
          <w:trHeight w:val="270"/>
        </w:trPr>
        <w:tc>
          <w:tcPr>
            <w:tcW w:w="713" w:type="dxa"/>
          </w:tcPr>
          <w:p w14:paraId="077BB1A4" w14:textId="77777777" w:rsidR="00C220EB" w:rsidRDefault="00C220EB">
            <w:pPr>
              <w:pStyle w:val="TableParagraph"/>
              <w:spacing w:line="240" w:lineRule="auto"/>
              <w:rPr>
                <w:sz w:val="20"/>
              </w:rPr>
            </w:pPr>
          </w:p>
        </w:tc>
        <w:tc>
          <w:tcPr>
            <w:tcW w:w="1816" w:type="dxa"/>
          </w:tcPr>
          <w:p w14:paraId="077BB1A5" w14:textId="77777777" w:rsidR="00C220EB" w:rsidRDefault="00C220EB">
            <w:pPr>
              <w:pStyle w:val="TableParagraph"/>
              <w:spacing w:line="240" w:lineRule="auto"/>
              <w:rPr>
                <w:sz w:val="20"/>
              </w:rPr>
            </w:pPr>
          </w:p>
        </w:tc>
        <w:tc>
          <w:tcPr>
            <w:tcW w:w="2716" w:type="dxa"/>
          </w:tcPr>
          <w:p w14:paraId="077BB1A6" w14:textId="77777777" w:rsidR="00C220EB" w:rsidRDefault="00000000">
            <w:pPr>
              <w:pStyle w:val="TableParagraph"/>
              <w:ind w:left="46"/>
            </w:pPr>
            <w:r>
              <w:rPr>
                <w:w w:val="110"/>
              </w:rPr>
              <w:t>demand</w:t>
            </w:r>
            <w:r>
              <w:rPr>
                <w:spacing w:val="11"/>
                <w:w w:val="110"/>
              </w:rPr>
              <w:t xml:space="preserve"> </w:t>
            </w:r>
            <w:r>
              <w:rPr>
                <w:w w:val="110"/>
              </w:rPr>
              <w:t>urgent</w:t>
            </w:r>
            <w:r>
              <w:rPr>
                <w:spacing w:val="11"/>
                <w:w w:val="110"/>
              </w:rPr>
              <w:t xml:space="preserve"> </w:t>
            </w:r>
            <w:r>
              <w:rPr>
                <w:spacing w:val="-2"/>
                <w:w w:val="110"/>
              </w:rPr>
              <w:t>attention,</w:t>
            </w:r>
          </w:p>
        </w:tc>
        <w:tc>
          <w:tcPr>
            <w:tcW w:w="1476" w:type="dxa"/>
          </w:tcPr>
          <w:p w14:paraId="077BB1A7" w14:textId="77777777" w:rsidR="00C220EB" w:rsidRDefault="00C220EB">
            <w:pPr>
              <w:pStyle w:val="TableParagraph"/>
              <w:spacing w:line="240" w:lineRule="auto"/>
              <w:rPr>
                <w:sz w:val="20"/>
              </w:rPr>
            </w:pPr>
          </w:p>
        </w:tc>
        <w:tc>
          <w:tcPr>
            <w:tcW w:w="3133" w:type="dxa"/>
          </w:tcPr>
          <w:p w14:paraId="077BB1A8" w14:textId="77777777" w:rsidR="00C220EB" w:rsidRDefault="00000000">
            <w:pPr>
              <w:pStyle w:val="TableParagraph"/>
              <w:ind w:left="301"/>
            </w:pPr>
            <w:r>
              <w:rPr>
                <w:w w:val="110"/>
              </w:rPr>
              <w:t>starting</w:t>
            </w:r>
            <w:r>
              <w:rPr>
                <w:spacing w:val="-3"/>
                <w:w w:val="110"/>
              </w:rPr>
              <w:t xml:space="preserve"> </w:t>
            </w:r>
            <w:r>
              <w:rPr>
                <w:w w:val="110"/>
              </w:rPr>
              <w:t>early;</w:t>
            </w:r>
            <w:r>
              <w:rPr>
                <w:spacing w:val="-3"/>
                <w:w w:val="110"/>
              </w:rPr>
              <w:t xml:space="preserve"> </w:t>
            </w:r>
            <w:r>
              <w:rPr>
                <w:spacing w:val="-2"/>
                <w:w w:val="110"/>
              </w:rPr>
              <w:t>defining</w:t>
            </w:r>
          </w:p>
        </w:tc>
      </w:tr>
      <w:tr w:rsidR="00C220EB" w14:paraId="077BB1AF" w14:textId="77777777">
        <w:trPr>
          <w:trHeight w:val="270"/>
        </w:trPr>
        <w:tc>
          <w:tcPr>
            <w:tcW w:w="713" w:type="dxa"/>
          </w:tcPr>
          <w:p w14:paraId="077BB1AA" w14:textId="77777777" w:rsidR="00C220EB" w:rsidRDefault="00C220EB">
            <w:pPr>
              <w:pStyle w:val="TableParagraph"/>
              <w:spacing w:line="240" w:lineRule="auto"/>
              <w:rPr>
                <w:sz w:val="20"/>
              </w:rPr>
            </w:pPr>
          </w:p>
        </w:tc>
        <w:tc>
          <w:tcPr>
            <w:tcW w:w="1816" w:type="dxa"/>
          </w:tcPr>
          <w:p w14:paraId="077BB1AB" w14:textId="77777777" w:rsidR="00C220EB" w:rsidRDefault="00C220EB">
            <w:pPr>
              <w:pStyle w:val="TableParagraph"/>
              <w:spacing w:line="240" w:lineRule="auto"/>
              <w:rPr>
                <w:sz w:val="20"/>
              </w:rPr>
            </w:pPr>
          </w:p>
        </w:tc>
        <w:tc>
          <w:tcPr>
            <w:tcW w:w="2716" w:type="dxa"/>
          </w:tcPr>
          <w:p w14:paraId="077BB1AC" w14:textId="77777777" w:rsidR="00C220EB" w:rsidRDefault="00000000">
            <w:pPr>
              <w:pStyle w:val="TableParagraph"/>
              <w:ind w:left="46"/>
            </w:pPr>
            <w:r>
              <w:rPr>
                <w:w w:val="110"/>
              </w:rPr>
              <w:t>less</w:t>
            </w:r>
            <w:r>
              <w:rPr>
                <w:spacing w:val="-7"/>
                <w:w w:val="110"/>
              </w:rPr>
              <w:t xml:space="preserve"> </w:t>
            </w:r>
            <w:r>
              <w:rPr>
                <w:w w:val="110"/>
              </w:rPr>
              <w:t>time</w:t>
            </w:r>
            <w:r>
              <w:rPr>
                <w:spacing w:val="-6"/>
                <w:w w:val="110"/>
              </w:rPr>
              <w:t xml:space="preserve"> </w:t>
            </w:r>
            <w:r>
              <w:rPr>
                <w:w w:val="110"/>
              </w:rPr>
              <w:t>for</w:t>
            </w:r>
            <w:r>
              <w:rPr>
                <w:spacing w:val="-6"/>
                <w:w w:val="110"/>
              </w:rPr>
              <w:t xml:space="preserve"> </w:t>
            </w:r>
            <w:r>
              <w:rPr>
                <w:spacing w:val="-2"/>
                <w:w w:val="110"/>
              </w:rPr>
              <w:t>project</w:t>
            </w:r>
          </w:p>
        </w:tc>
        <w:tc>
          <w:tcPr>
            <w:tcW w:w="1476" w:type="dxa"/>
          </w:tcPr>
          <w:p w14:paraId="077BB1AD" w14:textId="77777777" w:rsidR="00C220EB" w:rsidRDefault="00C220EB">
            <w:pPr>
              <w:pStyle w:val="TableParagraph"/>
              <w:spacing w:line="240" w:lineRule="auto"/>
              <w:rPr>
                <w:sz w:val="20"/>
              </w:rPr>
            </w:pPr>
          </w:p>
        </w:tc>
        <w:tc>
          <w:tcPr>
            <w:tcW w:w="3133" w:type="dxa"/>
          </w:tcPr>
          <w:p w14:paraId="077BB1AE" w14:textId="77777777" w:rsidR="00C220EB" w:rsidRDefault="00000000">
            <w:pPr>
              <w:pStyle w:val="TableParagraph"/>
              <w:ind w:left="301"/>
            </w:pPr>
            <w:r>
              <w:rPr>
                <w:w w:val="110"/>
              </w:rPr>
              <w:t>blockers</w:t>
            </w:r>
            <w:r>
              <w:rPr>
                <w:spacing w:val="-12"/>
                <w:w w:val="110"/>
              </w:rPr>
              <w:t xml:space="preserve"> </w:t>
            </w:r>
            <w:r>
              <w:rPr>
                <w:w w:val="110"/>
              </w:rPr>
              <w:t>for</w:t>
            </w:r>
            <w:r>
              <w:rPr>
                <w:spacing w:val="-12"/>
                <w:w w:val="110"/>
              </w:rPr>
              <w:t xml:space="preserve"> </w:t>
            </w:r>
            <w:r>
              <w:rPr>
                <w:w w:val="110"/>
              </w:rPr>
              <w:t>study</w:t>
            </w:r>
            <w:r>
              <w:rPr>
                <w:spacing w:val="-12"/>
                <w:w w:val="110"/>
              </w:rPr>
              <w:t xml:space="preserve"> </w:t>
            </w:r>
            <w:r>
              <w:rPr>
                <w:spacing w:val="-4"/>
                <w:w w:val="110"/>
              </w:rPr>
              <w:t>work</w:t>
            </w:r>
          </w:p>
        </w:tc>
      </w:tr>
      <w:tr w:rsidR="00C220EB" w14:paraId="077BB1B5" w14:textId="77777777">
        <w:trPr>
          <w:trHeight w:val="270"/>
        </w:trPr>
        <w:tc>
          <w:tcPr>
            <w:tcW w:w="713" w:type="dxa"/>
          </w:tcPr>
          <w:p w14:paraId="077BB1B0" w14:textId="77777777" w:rsidR="00C220EB" w:rsidRDefault="00000000">
            <w:pPr>
              <w:pStyle w:val="TableParagraph"/>
              <w:ind w:right="30"/>
              <w:jc w:val="center"/>
            </w:pPr>
            <w:r>
              <w:rPr>
                <w:spacing w:val="-10"/>
              </w:rPr>
              <w:t>7</w:t>
            </w:r>
          </w:p>
        </w:tc>
        <w:tc>
          <w:tcPr>
            <w:tcW w:w="1816" w:type="dxa"/>
          </w:tcPr>
          <w:p w14:paraId="077BB1B1" w14:textId="77777777" w:rsidR="00C220EB" w:rsidRDefault="00000000">
            <w:pPr>
              <w:pStyle w:val="TableParagraph"/>
              <w:ind w:left="206"/>
            </w:pPr>
            <w:r>
              <w:rPr>
                <w:spacing w:val="-2"/>
                <w:w w:val="115"/>
              </w:rPr>
              <w:t>Procrastination</w:t>
            </w:r>
          </w:p>
        </w:tc>
        <w:tc>
          <w:tcPr>
            <w:tcW w:w="2716" w:type="dxa"/>
          </w:tcPr>
          <w:p w14:paraId="077BB1B2" w14:textId="77777777" w:rsidR="00C220EB" w:rsidRDefault="00000000">
            <w:pPr>
              <w:pStyle w:val="TableParagraph"/>
              <w:ind w:left="46"/>
            </w:pPr>
            <w:r>
              <w:rPr>
                <w:w w:val="110"/>
              </w:rPr>
              <w:t>Tasks</w:t>
            </w:r>
            <w:r>
              <w:rPr>
                <w:spacing w:val="-10"/>
                <w:w w:val="110"/>
              </w:rPr>
              <w:t xml:space="preserve"> </w:t>
            </w:r>
            <w:r>
              <w:rPr>
                <w:w w:val="110"/>
              </w:rPr>
              <w:t>are</w:t>
            </w:r>
            <w:r>
              <w:rPr>
                <w:spacing w:val="-9"/>
                <w:w w:val="110"/>
              </w:rPr>
              <w:t xml:space="preserve"> </w:t>
            </w:r>
            <w:r>
              <w:rPr>
                <w:w w:val="110"/>
              </w:rPr>
              <w:t>pushed</w:t>
            </w:r>
            <w:r>
              <w:rPr>
                <w:spacing w:val="-10"/>
                <w:w w:val="110"/>
              </w:rPr>
              <w:t xml:space="preserve"> </w:t>
            </w:r>
            <w:r>
              <w:rPr>
                <w:spacing w:val="-4"/>
                <w:w w:val="110"/>
              </w:rPr>
              <w:t>back</w:t>
            </w:r>
          </w:p>
        </w:tc>
        <w:tc>
          <w:tcPr>
            <w:tcW w:w="1476" w:type="dxa"/>
          </w:tcPr>
          <w:p w14:paraId="077BB1B3" w14:textId="77777777" w:rsidR="00C220EB" w:rsidRDefault="00000000">
            <w:pPr>
              <w:pStyle w:val="TableParagraph"/>
              <w:ind w:left="121"/>
            </w:pPr>
            <w:r>
              <w:rPr>
                <w:spacing w:val="-2"/>
                <w:w w:val="110"/>
              </w:rPr>
              <w:t>Reduce</w:t>
            </w:r>
          </w:p>
        </w:tc>
        <w:tc>
          <w:tcPr>
            <w:tcW w:w="3133" w:type="dxa"/>
          </w:tcPr>
          <w:p w14:paraId="077BB1B4" w14:textId="77777777" w:rsidR="00C220EB" w:rsidRDefault="00000000">
            <w:pPr>
              <w:pStyle w:val="TableParagraph"/>
              <w:ind w:left="301"/>
            </w:pPr>
            <w:r>
              <w:rPr>
                <w:w w:val="110"/>
              </w:rPr>
              <w:t>Start</w:t>
            </w:r>
            <w:r>
              <w:rPr>
                <w:spacing w:val="-14"/>
                <w:w w:val="110"/>
              </w:rPr>
              <w:t xml:space="preserve"> </w:t>
            </w:r>
            <w:r>
              <w:rPr>
                <w:spacing w:val="-4"/>
                <w:w w:val="110"/>
              </w:rPr>
              <w:t>early</w:t>
            </w:r>
          </w:p>
        </w:tc>
      </w:tr>
      <w:tr w:rsidR="00C220EB" w14:paraId="077BB1BB" w14:textId="77777777">
        <w:trPr>
          <w:trHeight w:val="270"/>
        </w:trPr>
        <w:tc>
          <w:tcPr>
            <w:tcW w:w="713" w:type="dxa"/>
          </w:tcPr>
          <w:p w14:paraId="077BB1B6" w14:textId="77777777" w:rsidR="00C220EB" w:rsidRDefault="00000000">
            <w:pPr>
              <w:pStyle w:val="TableParagraph"/>
              <w:ind w:right="30"/>
              <w:jc w:val="center"/>
            </w:pPr>
            <w:r>
              <w:rPr>
                <w:spacing w:val="-10"/>
              </w:rPr>
              <w:t>8</w:t>
            </w:r>
          </w:p>
        </w:tc>
        <w:tc>
          <w:tcPr>
            <w:tcW w:w="1816" w:type="dxa"/>
          </w:tcPr>
          <w:p w14:paraId="077BB1B7" w14:textId="77777777" w:rsidR="00C220EB" w:rsidRDefault="00000000">
            <w:pPr>
              <w:pStyle w:val="TableParagraph"/>
              <w:ind w:left="206"/>
            </w:pPr>
            <w:r>
              <w:rPr>
                <w:spacing w:val="-2"/>
                <w:w w:val="110"/>
              </w:rPr>
              <w:t>Unavailability</w:t>
            </w:r>
          </w:p>
        </w:tc>
        <w:tc>
          <w:tcPr>
            <w:tcW w:w="2716" w:type="dxa"/>
          </w:tcPr>
          <w:p w14:paraId="077BB1B8" w14:textId="77777777" w:rsidR="00C220EB" w:rsidRDefault="00000000">
            <w:pPr>
              <w:pStyle w:val="TableParagraph"/>
              <w:ind w:left="46"/>
            </w:pPr>
            <w:r>
              <w:rPr>
                <w:w w:val="110"/>
              </w:rPr>
              <w:t>One</w:t>
            </w:r>
            <w:r>
              <w:rPr>
                <w:spacing w:val="-7"/>
                <w:w w:val="110"/>
              </w:rPr>
              <w:t xml:space="preserve"> </w:t>
            </w:r>
            <w:r>
              <w:rPr>
                <w:w w:val="110"/>
              </w:rPr>
              <w:t>or</w:t>
            </w:r>
            <w:r>
              <w:rPr>
                <w:spacing w:val="-7"/>
                <w:w w:val="110"/>
              </w:rPr>
              <w:t xml:space="preserve"> </w:t>
            </w:r>
            <w:r>
              <w:rPr>
                <w:w w:val="110"/>
              </w:rPr>
              <w:t>multiple</w:t>
            </w:r>
            <w:r>
              <w:rPr>
                <w:spacing w:val="-7"/>
                <w:w w:val="110"/>
              </w:rPr>
              <w:t xml:space="preserve"> </w:t>
            </w:r>
            <w:r>
              <w:rPr>
                <w:spacing w:val="-2"/>
                <w:w w:val="110"/>
              </w:rPr>
              <w:t>project</w:t>
            </w:r>
          </w:p>
        </w:tc>
        <w:tc>
          <w:tcPr>
            <w:tcW w:w="1476" w:type="dxa"/>
          </w:tcPr>
          <w:p w14:paraId="077BB1B9" w14:textId="77777777" w:rsidR="00C220EB" w:rsidRDefault="00000000">
            <w:pPr>
              <w:pStyle w:val="TableParagraph"/>
              <w:ind w:left="121"/>
            </w:pPr>
            <w:r>
              <w:rPr>
                <w:spacing w:val="-2"/>
                <w:w w:val="110"/>
              </w:rPr>
              <w:t>Accept</w:t>
            </w:r>
          </w:p>
        </w:tc>
        <w:tc>
          <w:tcPr>
            <w:tcW w:w="3133" w:type="dxa"/>
          </w:tcPr>
          <w:p w14:paraId="077BB1BA" w14:textId="77777777" w:rsidR="00C220EB" w:rsidRDefault="00000000">
            <w:pPr>
              <w:pStyle w:val="TableParagraph"/>
              <w:ind w:left="301"/>
            </w:pPr>
            <w:r>
              <w:rPr>
                <w:w w:val="110"/>
              </w:rPr>
              <w:t>Document</w:t>
            </w:r>
            <w:r>
              <w:rPr>
                <w:spacing w:val="-7"/>
                <w:w w:val="110"/>
              </w:rPr>
              <w:t xml:space="preserve"> </w:t>
            </w:r>
            <w:r>
              <w:rPr>
                <w:w w:val="110"/>
              </w:rPr>
              <w:t>in</w:t>
            </w:r>
            <w:r>
              <w:rPr>
                <w:spacing w:val="-7"/>
                <w:w w:val="110"/>
              </w:rPr>
              <w:t xml:space="preserve"> </w:t>
            </w:r>
            <w:r>
              <w:rPr>
                <w:w w:val="110"/>
              </w:rPr>
              <w:t>case</w:t>
            </w:r>
            <w:r>
              <w:rPr>
                <w:spacing w:val="-7"/>
                <w:w w:val="110"/>
              </w:rPr>
              <w:t xml:space="preserve"> </w:t>
            </w:r>
            <w:r>
              <w:rPr>
                <w:w w:val="110"/>
              </w:rPr>
              <w:t>it</w:t>
            </w:r>
            <w:r>
              <w:rPr>
                <w:spacing w:val="-6"/>
                <w:w w:val="110"/>
              </w:rPr>
              <w:t xml:space="preserve"> </w:t>
            </w:r>
            <w:r>
              <w:rPr>
                <w:spacing w:val="-2"/>
                <w:w w:val="110"/>
              </w:rPr>
              <w:t>happens</w:t>
            </w:r>
          </w:p>
        </w:tc>
      </w:tr>
      <w:tr w:rsidR="00C220EB" w14:paraId="077BB1C1" w14:textId="77777777">
        <w:trPr>
          <w:trHeight w:val="270"/>
        </w:trPr>
        <w:tc>
          <w:tcPr>
            <w:tcW w:w="713" w:type="dxa"/>
          </w:tcPr>
          <w:p w14:paraId="077BB1BC" w14:textId="77777777" w:rsidR="00C220EB" w:rsidRDefault="00C220EB">
            <w:pPr>
              <w:pStyle w:val="TableParagraph"/>
              <w:spacing w:line="240" w:lineRule="auto"/>
              <w:rPr>
                <w:sz w:val="20"/>
              </w:rPr>
            </w:pPr>
          </w:p>
        </w:tc>
        <w:tc>
          <w:tcPr>
            <w:tcW w:w="1816" w:type="dxa"/>
          </w:tcPr>
          <w:p w14:paraId="077BB1BD" w14:textId="77777777" w:rsidR="00C220EB" w:rsidRDefault="00000000">
            <w:pPr>
              <w:pStyle w:val="TableParagraph"/>
              <w:ind w:left="206"/>
            </w:pPr>
            <w:r>
              <w:rPr>
                <w:w w:val="105"/>
              </w:rPr>
              <w:t>of</w:t>
            </w:r>
            <w:r>
              <w:rPr>
                <w:spacing w:val="-5"/>
                <w:w w:val="105"/>
              </w:rPr>
              <w:t xml:space="preserve"> </w:t>
            </w:r>
            <w:r>
              <w:rPr>
                <w:spacing w:val="-4"/>
                <w:w w:val="110"/>
              </w:rPr>
              <w:t>main</w:t>
            </w:r>
          </w:p>
        </w:tc>
        <w:tc>
          <w:tcPr>
            <w:tcW w:w="2716" w:type="dxa"/>
          </w:tcPr>
          <w:p w14:paraId="077BB1BE" w14:textId="77777777" w:rsidR="00C220EB" w:rsidRDefault="00000000">
            <w:pPr>
              <w:pStyle w:val="TableParagraph"/>
              <w:ind w:left="46"/>
            </w:pPr>
            <w:r>
              <w:rPr>
                <w:w w:val="110"/>
              </w:rPr>
              <w:t>staff</w:t>
            </w:r>
            <w:r>
              <w:rPr>
                <w:spacing w:val="-8"/>
                <w:w w:val="110"/>
              </w:rPr>
              <w:t xml:space="preserve"> </w:t>
            </w:r>
            <w:r>
              <w:rPr>
                <w:w w:val="110"/>
              </w:rPr>
              <w:t>are</w:t>
            </w:r>
            <w:r>
              <w:rPr>
                <w:spacing w:val="-7"/>
                <w:w w:val="110"/>
              </w:rPr>
              <w:t xml:space="preserve"> </w:t>
            </w:r>
            <w:r>
              <w:rPr>
                <w:w w:val="110"/>
              </w:rPr>
              <w:t>not</w:t>
            </w:r>
            <w:r>
              <w:rPr>
                <w:spacing w:val="-7"/>
                <w:w w:val="110"/>
              </w:rPr>
              <w:t xml:space="preserve"> </w:t>
            </w:r>
            <w:r>
              <w:rPr>
                <w:spacing w:val="-2"/>
                <w:w w:val="110"/>
              </w:rPr>
              <w:t>available</w:t>
            </w:r>
          </w:p>
        </w:tc>
        <w:tc>
          <w:tcPr>
            <w:tcW w:w="1476" w:type="dxa"/>
          </w:tcPr>
          <w:p w14:paraId="077BB1BF" w14:textId="77777777" w:rsidR="00C220EB" w:rsidRDefault="00C220EB">
            <w:pPr>
              <w:pStyle w:val="TableParagraph"/>
              <w:spacing w:line="240" w:lineRule="auto"/>
              <w:rPr>
                <w:sz w:val="20"/>
              </w:rPr>
            </w:pPr>
          </w:p>
        </w:tc>
        <w:tc>
          <w:tcPr>
            <w:tcW w:w="3133" w:type="dxa"/>
          </w:tcPr>
          <w:p w14:paraId="077BB1C0" w14:textId="77777777" w:rsidR="00C220EB" w:rsidRDefault="00C220EB">
            <w:pPr>
              <w:pStyle w:val="TableParagraph"/>
              <w:spacing w:line="240" w:lineRule="auto"/>
              <w:rPr>
                <w:sz w:val="20"/>
              </w:rPr>
            </w:pPr>
          </w:p>
        </w:tc>
      </w:tr>
      <w:tr w:rsidR="00C220EB" w14:paraId="077BB1C7" w14:textId="77777777">
        <w:trPr>
          <w:trHeight w:val="270"/>
        </w:trPr>
        <w:tc>
          <w:tcPr>
            <w:tcW w:w="713" w:type="dxa"/>
          </w:tcPr>
          <w:p w14:paraId="077BB1C2" w14:textId="77777777" w:rsidR="00C220EB" w:rsidRDefault="00C220EB">
            <w:pPr>
              <w:pStyle w:val="TableParagraph"/>
              <w:spacing w:line="240" w:lineRule="auto"/>
              <w:rPr>
                <w:sz w:val="20"/>
              </w:rPr>
            </w:pPr>
          </w:p>
        </w:tc>
        <w:tc>
          <w:tcPr>
            <w:tcW w:w="1816" w:type="dxa"/>
          </w:tcPr>
          <w:p w14:paraId="077BB1C3" w14:textId="77777777" w:rsidR="00C220EB" w:rsidRDefault="00000000">
            <w:pPr>
              <w:pStyle w:val="TableParagraph"/>
              <w:ind w:left="206"/>
            </w:pPr>
            <w:r>
              <w:rPr>
                <w:w w:val="110"/>
              </w:rPr>
              <w:t>project</w:t>
            </w:r>
            <w:r>
              <w:rPr>
                <w:spacing w:val="-2"/>
                <w:w w:val="110"/>
              </w:rPr>
              <w:t xml:space="preserve"> staff</w:t>
            </w:r>
          </w:p>
        </w:tc>
        <w:tc>
          <w:tcPr>
            <w:tcW w:w="2716" w:type="dxa"/>
          </w:tcPr>
          <w:p w14:paraId="077BB1C4" w14:textId="77777777" w:rsidR="00C220EB" w:rsidRDefault="00C220EB">
            <w:pPr>
              <w:pStyle w:val="TableParagraph"/>
              <w:spacing w:line="240" w:lineRule="auto"/>
              <w:rPr>
                <w:sz w:val="20"/>
              </w:rPr>
            </w:pPr>
          </w:p>
        </w:tc>
        <w:tc>
          <w:tcPr>
            <w:tcW w:w="1476" w:type="dxa"/>
          </w:tcPr>
          <w:p w14:paraId="077BB1C5" w14:textId="77777777" w:rsidR="00C220EB" w:rsidRDefault="00C220EB">
            <w:pPr>
              <w:pStyle w:val="TableParagraph"/>
              <w:spacing w:line="240" w:lineRule="auto"/>
              <w:rPr>
                <w:sz w:val="20"/>
              </w:rPr>
            </w:pPr>
          </w:p>
        </w:tc>
        <w:tc>
          <w:tcPr>
            <w:tcW w:w="3133" w:type="dxa"/>
          </w:tcPr>
          <w:p w14:paraId="077BB1C6" w14:textId="77777777" w:rsidR="00C220EB" w:rsidRDefault="00C220EB">
            <w:pPr>
              <w:pStyle w:val="TableParagraph"/>
              <w:spacing w:line="240" w:lineRule="auto"/>
              <w:rPr>
                <w:sz w:val="20"/>
              </w:rPr>
            </w:pPr>
          </w:p>
        </w:tc>
      </w:tr>
      <w:tr w:rsidR="00C220EB" w14:paraId="077BB1CD" w14:textId="77777777">
        <w:trPr>
          <w:trHeight w:val="270"/>
        </w:trPr>
        <w:tc>
          <w:tcPr>
            <w:tcW w:w="713" w:type="dxa"/>
          </w:tcPr>
          <w:p w14:paraId="077BB1C8" w14:textId="77777777" w:rsidR="00C220EB" w:rsidRDefault="00000000">
            <w:pPr>
              <w:pStyle w:val="TableParagraph"/>
              <w:ind w:right="30"/>
              <w:jc w:val="center"/>
            </w:pPr>
            <w:r>
              <w:rPr>
                <w:spacing w:val="-10"/>
                <w:w w:val="105"/>
              </w:rPr>
              <w:t>9</w:t>
            </w:r>
          </w:p>
        </w:tc>
        <w:tc>
          <w:tcPr>
            <w:tcW w:w="1816" w:type="dxa"/>
          </w:tcPr>
          <w:p w14:paraId="077BB1C9" w14:textId="77777777" w:rsidR="00C220EB" w:rsidRDefault="00000000">
            <w:pPr>
              <w:pStyle w:val="TableParagraph"/>
              <w:ind w:left="206"/>
            </w:pPr>
            <w:r>
              <w:rPr>
                <w:spacing w:val="-2"/>
                <w:w w:val="110"/>
              </w:rPr>
              <w:t>Unavailability</w:t>
            </w:r>
          </w:p>
        </w:tc>
        <w:tc>
          <w:tcPr>
            <w:tcW w:w="2716" w:type="dxa"/>
          </w:tcPr>
          <w:p w14:paraId="077BB1CA" w14:textId="77777777" w:rsidR="00C220EB" w:rsidRDefault="00000000">
            <w:pPr>
              <w:pStyle w:val="TableParagraph"/>
              <w:ind w:left="46"/>
            </w:pPr>
            <w:r>
              <w:rPr>
                <w:w w:val="110"/>
              </w:rPr>
              <w:t>The</w:t>
            </w:r>
            <w:r>
              <w:rPr>
                <w:spacing w:val="-13"/>
                <w:w w:val="110"/>
              </w:rPr>
              <w:t xml:space="preserve"> </w:t>
            </w:r>
            <w:r>
              <w:rPr>
                <w:w w:val="110"/>
              </w:rPr>
              <w:t>advisor</w:t>
            </w:r>
            <w:r>
              <w:rPr>
                <w:spacing w:val="-14"/>
                <w:w w:val="110"/>
              </w:rPr>
              <w:t xml:space="preserve"> </w:t>
            </w:r>
            <w:r>
              <w:rPr>
                <w:w w:val="110"/>
              </w:rPr>
              <w:t>is</w:t>
            </w:r>
            <w:r>
              <w:rPr>
                <w:spacing w:val="-13"/>
                <w:w w:val="110"/>
              </w:rPr>
              <w:t xml:space="preserve"> </w:t>
            </w:r>
            <w:r>
              <w:rPr>
                <w:spacing w:val="-5"/>
                <w:w w:val="110"/>
              </w:rPr>
              <w:t>not</w:t>
            </w:r>
          </w:p>
        </w:tc>
        <w:tc>
          <w:tcPr>
            <w:tcW w:w="1476" w:type="dxa"/>
          </w:tcPr>
          <w:p w14:paraId="077BB1CB" w14:textId="77777777" w:rsidR="00C220EB" w:rsidRDefault="00000000">
            <w:pPr>
              <w:pStyle w:val="TableParagraph"/>
              <w:ind w:left="121"/>
            </w:pPr>
            <w:r>
              <w:rPr>
                <w:spacing w:val="-2"/>
                <w:w w:val="115"/>
              </w:rPr>
              <w:t>Transfer</w:t>
            </w:r>
          </w:p>
        </w:tc>
        <w:tc>
          <w:tcPr>
            <w:tcW w:w="3133" w:type="dxa"/>
          </w:tcPr>
          <w:p w14:paraId="077BB1CC" w14:textId="77777777" w:rsidR="00C220EB" w:rsidRDefault="00000000">
            <w:pPr>
              <w:pStyle w:val="TableParagraph"/>
              <w:ind w:left="301"/>
            </w:pPr>
            <w:r>
              <w:t>Advisor</w:t>
            </w:r>
            <w:r>
              <w:rPr>
                <w:spacing w:val="30"/>
              </w:rPr>
              <w:t xml:space="preserve"> </w:t>
            </w:r>
            <w:r>
              <w:t>to</w:t>
            </w:r>
            <w:r>
              <w:rPr>
                <w:spacing w:val="31"/>
              </w:rPr>
              <w:t xml:space="preserve"> </w:t>
            </w:r>
            <w:r>
              <w:t>define</w:t>
            </w:r>
            <w:r>
              <w:rPr>
                <w:spacing w:val="31"/>
              </w:rPr>
              <w:t xml:space="preserve"> </w:t>
            </w:r>
            <w:r>
              <w:rPr>
                <w:spacing w:val="-2"/>
              </w:rPr>
              <w:t>emergency</w:t>
            </w:r>
          </w:p>
        </w:tc>
      </w:tr>
      <w:tr w:rsidR="00C220EB" w14:paraId="077BB1D3" w14:textId="77777777">
        <w:trPr>
          <w:trHeight w:val="270"/>
        </w:trPr>
        <w:tc>
          <w:tcPr>
            <w:tcW w:w="713" w:type="dxa"/>
          </w:tcPr>
          <w:p w14:paraId="077BB1CE" w14:textId="77777777" w:rsidR="00C220EB" w:rsidRDefault="00C220EB">
            <w:pPr>
              <w:pStyle w:val="TableParagraph"/>
              <w:spacing w:line="240" w:lineRule="auto"/>
              <w:rPr>
                <w:sz w:val="20"/>
              </w:rPr>
            </w:pPr>
          </w:p>
        </w:tc>
        <w:tc>
          <w:tcPr>
            <w:tcW w:w="1816" w:type="dxa"/>
          </w:tcPr>
          <w:p w14:paraId="077BB1CF" w14:textId="77777777" w:rsidR="00C220EB" w:rsidRDefault="00000000">
            <w:pPr>
              <w:pStyle w:val="TableParagraph"/>
              <w:ind w:left="206"/>
            </w:pPr>
            <w:r>
              <w:rPr>
                <w:w w:val="105"/>
              </w:rPr>
              <w:t>of</w:t>
            </w:r>
            <w:r>
              <w:rPr>
                <w:spacing w:val="-5"/>
                <w:w w:val="105"/>
              </w:rPr>
              <w:t xml:space="preserve"> </w:t>
            </w:r>
            <w:r>
              <w:rPr>
                <w:spacing w:val="-2"/>
                <w:w w:val="110"/>
              </w:rPr>
              <w:t>advisor</w:t>
            </w:r>
          </w:p>
        </w:tc>
        <w:tc>
          <w:tcPr>
            <w:tcW w:w="2716" w:type="dxa"/>
          </w:tcPr>
          <w:p w14:paraId="077BB1D0" w14:textId="77777777" w:rsidR="00C220EB" w:rsidRDefault="00000000">
            <w:pPr>
              <w:pStyle w:val="TableParagraph"/>
              <w:ind w:left="46"/>
            </w:pPr>
            <w:r>
              <w:rPr>
                <w:spacing w:val="-2"/>
                <w:w w:val="110"/>
              </w:rPr>
              <w:t>available</w:t>
            </w:r>
          </w:p>
        </w:tc>
        <w:tc>
          <w:tcPr>
            <w:tcW w:w="1476" w:type="dxa"/>
          </w:tcPr>
          <w:p w14:paraId="077BB1D1" w14:textId="77777777" w:rsidR="00C220EB" w:rsidRDefault="00C220EB">
            <w:pPr>
              <w:pStyle w:val="TableParagraph"/>
              <w:spacing w:line="240" w:lineRule="auto"/>
              <w:rPr>
                <w:sz w:val="20"/>
              </w:rPr>
            </w:pPr>
          </w:p>
        </w:tc>
        <w:tc>
          <w:tcPr>
            <w:tcW w:w="3133" w:type="dxa"/>
          </w:tcPr>
          <w:p w14:paraId="077BB1D2" w14:textId="77777777" w:rsidR="00C220EB" w:rsidRDefault="00000000">
            <w:pPr>
              <w:pStyle w:val="TableParagraph"/>
              <w:ind w:left="301"/>
            </w:pPr>
            <w:r>
              <w:rPr>
                <w:spacing w:val="-2"/>
                <w:w w:val="115"/>
              </w:rPr>
              <w:t>replacement</w:t>
            </w:r>
          </w:p>
        </w:tc>
      </w:tr>
      <w:tr w:rsidR="00C220EB" w14:paraId="077BB1D9" w14:textId="77777777">
        <w:trPr>
          <w:trHeight w:val="270"/>
        </w:trPr>
        <w:tc>
          <w:tcPr>
            <w:tcW w:w="713" w:type="dxa"/>
          </w:tcPr>
          <w:p w14:paraId="077BB1D4" w14:textId="77777777" w:rsidR="00C220EB" w:rsidRDefault="00000000">
            <w:pPr>
              <w:pStyle w:val="TableParagraph"/>
              <w:ind w:right="30"/>
              <w:jc w:val="center"/>
            </w:pPr>
            <w:r>
              <w:rPr>
                <w:spacing w:val="-5"/>
              </w:rPr>
              <w:t>10</w:t>
            </w:r>
          </w:p>
        </w:tc>
        <w:tc>
          <w:tcPr>
            <w:tcW w:w="1816" w:type="dxa"/>
          </w:tcPr>
          <w:p w14:paraId="077BB1D5" w14:textId="77777777" w:rsidR="00C220EB" w:rsidRDefault="00000000">
            <w:pPr>
              <w:pStyle w:val="TableParagraph"/>
              <w:ind w:left="206"/>
            </w:pPr>
            <w:r>
              <w:rPr>
                <w:spacing w:val="-2"/>
                <w:w w:val="105"/>
              </w:rPr>
              <w:t>Software</w:t>
            </w:r>
          </w:p>
        </w:tc>
        <w:tc>
          <w:tcPr>
            <w:tcW w:w="2716" w:type="dxa"/>
          </w:tcPr>
          <w:p w14:paraId="077BB1D6" w14:textId="77777777" w:rsidR="00C220EB" w:rsidRDefault="00000000">
            <w:pPr>
              <w:pStyle w:val="TableParagraph"/>
              <w:ind w:left="46"/>
            </w:pPr>
            <w:r>
              <w:rPr>
                <w:w w:val="110"/>
              </w:rPr>
              <w:t>Mismatch</w:t>
            </w:r>
            <w:r>
              <w:rPr>
                <w:spacing w:val="-7"/>
                <w:w w:val="110"/>
              </w:rPr>
              <w:t xml:space="preserve"> </w:t>
            </w:r>
            <w:r>
              <w:rPr>
                <w:w w:val="110"/>
              </w:rPr>
              <w:t>in</w:t>
            </w:r>
            <w:r>
              <w:rPr>
                <w:spacing w:val="-7"/>
                <w:w w:val="110"/>
              </w:rPr>
              <w:t xml:space="preserve"> </w:t>
            </w:r>
            <w:r>
              <w:rPr>
                <w:spacing w:val="-2"/>
                <w:w w:val="110"/>
              </w:rPr>
              <w:t>versions;</w:t>
            </w:r>
          </w:p>
        </w:tc>
        <w:tc>
          <w:tcPr>
            <w:tcW w:w="1476" w:type="dxa"/>
          </w:tcPr>
          <w:p w14:paraId="077BB1D7" w14:textId="77777777" w:rsidR="00C220EB" w:rsidRDefault="00000000">
            <w:pPr>
              <w:pStyle w:val="TableParagraph"/>
              <w:ind w:left="121"/>
            </w:pPr>
            <w:r>
              <w:rPr>
                <w:spacing w:val="-2"/>
                <w:w w:val="110"/>
              </w:rPr>
              <w:t>Accept</w:t>
            </w:r>
          </w:p>
        </w:tc>
        <w:tc>
          <w:tcPr>
            <w:tcW w:w="3133" w:type="dxa"/>
          </w:tcPr>
          <w:p w14:paraId="077BB1D8" w14:textId="77777777" w:rsidR="00C220EB" w:rsidRDefault="00000000">
            <w:pPr>
              <w:pStyle w:val="TableParagraph"/>
              <w:ind w:left="301"/>
            </w:pPr>
            <w:r>
              <w:rPr>
                <w:w w:val="110"/>
              </w:rPr>
              <w:t>Run</w:t>
            </w:r>
            <w:r>
              <w:rPr>
                <w:spacing w:val="-6"/>
                <w:w w:val="110"/>
              </w:rPr>
              <w:t xml:space="preserve"> </w:t>
            </w:r>
            <w:r>
              <w:rPr>
                <w:w w:val="110"/>
              </w:rPr>
              <w:t>the</w:t>
            </w:r>
            <w:r>
              <w:rPr>
                <w:spacing w:val="-5"/>
                <w:w w:val="110"/>
              </w:rPr>
              <w:t xml:space="preserve"> </w:t>
            </w:r>
            <w:r>
              <w:rPr>
                <w:w w:val="110"/>
              </w:rPr>
              <w:t>code</w:t>
            </w:r>
            <w:r>
              <w:rPr>
                <w:spacing w:val="-5"/>
                <w:w w:val="110"/>
              </w:rPr>
              <w:t xml:space="preserve"> </w:t>
            </w:r>
            <w:r>
              <w:rPr>
                <w:w w:val="110"/>
              </w:rPr>
              <w:t>multiple</w:t>
            </w:r>
            <w:r>
              <w:rPr>
                <w:spacing w:val="-5"/>
                <w:w w:val="110"/>
              </w:rPr>
              <w:t xml:space="preserve"> </w:t>
            </w:r>
            <w:r>
              <w:rPr>
                <w:spacing w:val="-2"/>
                <w:w w:val="110"/>
              </w:rPr>
              <w:t>times;</w:t>
            </w:r>
          </w:p>
        </w:tc>
      </w:tr>
      <w:tr w:rsidR="00C220EB" w14:paraId="077BB1DF" w14:textId="77777777">
        <w:trPr>
          <w:trHeight w:val="270"/>
        </w:trPr>
        <w:tc>
          <w:tcPr>
            <w:tcW w:w="713" w:type="dxa"/>
          </w:tcPr>
          <w:p w14:paraId="077BB1DA" w14:textId="77777777" w:rsidR="00C220EB" w:rsidRDefault="00C220EB">
            <w:pPr>
              <w:pStyle w:val="TableParagraph"/>
              <w:spacing w:line="240" w:lineRule="auto"/>
              <w:rPr>
                <w:sz w:val="20"/>
              </w:rPr>
            </w:pPr>
          </w:p>
        </w:tc>
        <w:tc>
          <w:tcPr>
            <w:tcW w:w="1816" w:type="dxa"/>
          </w:tcPr>
          <w:p w14:paraId="077BB1DB" w14:textId="77777777" w:rsidR="00C220EB" w:rsidRDefault="00000000">
            <w:pPr>
              <w:pStyle w:val="TableParagraph"/>
              <w:ind w:left="206"/>
            </w:pPr>
            <w:r>
              <w:rPr>
                <w:spacing w:val="-2"/>
                <w:w w:val="110"/>
              </w:rPr>
              <w:t>Version/Li-</w:t>
            </w:r>
          </w:p>
        </w:tc>
        <w:tc>
          <w:tcPr>
            <w:tcW w:w="2716" w:type="dxa"/>
          </w:tcPr>
          <w:p w14:paraId="077BB1DC" w14:textId="77777777" w:rsidR="00C220EB" w:rsidRDefault="00000000">
            <w:pPr>
              <w:pStyle w:val="TableParagraph"/>
              <w:ind w:left="46"/>
            </w:pPr>
            <w:r>
              <w:rPr>
                <w:w w:val="110"/>
              </w:rPr>
              <w:t>new</w:t>
            </w:r>
            <w:r>
              <w:rPr>
                <w:spacing w:val="-5"/>
                <w:w w:val="110"/>
              </w:rPr>
              <w:t xml:space="preserve"> </w:t>
            </w:r>
            <w:r>
              <w:rPr>
                <w:w w:val="110"/>
              </w:rPr>
              <w:t>library</w:t>
            </w:r>
            <w:r>
              <w:rPr>
                <w:spacing w:val="-4"/>
                <w:w w:val="110"/>
              </w:rPr>
              <w:t xml:space="preserve"> </w:t>
            </w:r>
            <w:r>
              <w:rPr>
                <w:spacing w:val="-2"/>
                <w:w w:val="110"/>
              </w:rPr>
              <w:t>versions</w:t>
            </w:r>
          </w:p>
        </w:tc>
        <w:tc>
          <w:tcPr>
            <w:tcW w:w="1476" w:type="dxa"/>
          </w:tcPr>
          <w:p w14:paraId="077BB1DD" w14:textId="77777777" w:rsidR="00C220EB" w:rsidRDefault="00C220EB">
            <w:pPr>
              <w:pStyle w:val="TableParagraph"/>
              <w:spacing w:line="240" w:lineRule="auto"/>
              <w:rPr>
                <w:sz w:val="20"/>
              </w:rPr>
            </w:pPr>
          </w:p>
        </w:tc>
        <w:tc>
          <w:tcPr>
            <w:tcW w:w="3133" w:type="dxa"/>
          </w:tcPr>
          <w:p w14:paraId="077BB1DE" w14:textId="77777777" w:rsidR="00C220EB" w:rsidRDefault="00000000">
            <w:pPr>
              <w:pStyle w:val="TableParagraph"/>
              <w:ind w:left="301"/>
            </w:pPr>
            <w:r>
              <w:rPr>
                <w:w w:val="110"/>
              </w:rPr>
              <w:t>have</w:t>
            </w:r>
            <w:r>
              <w:rPr>
                <w:spacing w:val="-14"/>
                <w:w w:val="110"/>
              </w:rPr>
              <w:t xml:space="preserve"> </w:t>
            </w:r>
            <w:r>
              <w:rPr>
                <w:w w:val="110"/>
              </w:rPr>
              <w:t>test</w:t>
            </w:r>
            <w:r>
              <w:rPr>
                <w:spacing w:val="-13"/>
                <w:w w:val="110"/>
              </w:rPr>
              <w:t xml:space="preserve"> </w:t>
            </w:r>
            <w:r>
              <w:rPr>
                <w:w w:val="110"/>
              </w:rPr>
              <w:t>cases</w:t>
            </w:r>
            <w:r>
              <w:rPr>
                <w:spacing w:val="-13"/>
                <w:w w:val="110"/>
              </w:rPr>
              <w:t xml:space="preserve"> </w:t>
            </w:r>
            <w:r>
              <w:rPr>
                <w:w w:val="110"/>
              </w:rPr>
              <w:t>(e.g.,</w:t>
            </w:r>
            <w:r>
              <w:rPr>
                <w:spacing w:val="-13"/>
                <w:w w:val="110"/>
              </w:rPr>
              <w:t xml:space="preserve"> </w:t>
            </w:r>
            <w:r>
              <w:rPr>
                <w:spacing w:val="-4"/>
                <w:w w:val="110"/>
              </w:rPr>
              <w:t>unit</w:t>
            </w:r>
          </w:p>
        </w:tc>
      </w:tr>
      <w:tr w:rsidR="00C220EB" w14:paraId="077BB1E5" w14:textId="77777777">
        <w:trPr>
          <w:trHeight w:val="270"/>
        </w:trPr>
        <w:tc>
          <w:tcPr>
            <w:tcW w:w="713" w:type="dxa"/>
          </w:tcPr>
          <w:p w14:paraId="077BB1E0" w14:textId="77777777" w:rsidR="00C220EB" w:rsidRDefault="00C220EB">
            <w:pPr>
              <w:pStyle w:val="TableParagraph"/>
              <w:spacing w:line="240" w:lineRule="auto"/>
              <w:rPr>
                <w:sz w:val="20"/>
              </w:rPr>
            </w:pPr>
          </w:p>
        </w:tc>
        <w:tc>
          <w:tcPr>
            <w:tcW w:w="1816" w:type="dxa"/>
          </w:tcPr>
          <w:p w14:paraId="077BB1E1" w14:textId="77777777" w:rsidR="00C220EB" w:rsidRDefault="00000000">
            <w:pPr>
              <w:pStyle w:val="TableParagraph"/>
              <w:ind w:left="206"/>
            </w:pPr>
            <w:r>
              <w:rPr>
                <w:spacing w:val="-2"/>
                <w:w w:val="110"/>
              </w:rPr>
              <w:t>brary/Depen-</w:t>
            </w:r>
          </w:p>
        </w:tc>
        <w:tc>
          <w:tcPr>
            <w:tcW w:w="2716" w:type="dxa"/>
          </w:tcPr>
          <w:p w14:paraId="077BB1E2" w14:textId="77777777" w:rsidR="00C220EB" w:rsidRDefault="00000000">
            <w:pPr>
              <w:pStyle w:val="TableParagraph"/>
              <w:ind w:left="46"/>
            </w:pPr>
            <w:r>
              <w:rPr>
                <w:spacing w:val="-2"/>
                <w:w w:val="115"/>
              </w:rPr>
              <w:t>break</w:t>
            </w:r>
            <w:r>
              <w:rPr>
                <w:spacing w:val="-10"/>
                <w:w w:val="115"/>
              </w:rPr>
              <w:t xml:space="preserve"> </w:t>
            </w:r>
            <w:r>
              <w:rPr>
                <w:spacing w:val="-2"/>
                <w:w w:val="115"/>
              </w:rPr>
              <w:t>the</w:t>
            </w:r>
            <w:r>
              <w:rPr>
                <w:spacing w:val="-9"/>
                <w:w w:val="115"/>
              </w:rPr>
              <w:t xml:space="preserve"> </w:t>
            </w:r>
            <w:r>
              <w:rPr>
                <w:spacing w:val="-4"/>
                <w:w w:val="115"/>
              </w:rPr>
              <w:t>code</w:t>
            </w:r>
          </w:p>
        </w:tc>
        <w:tc>
          <w:tcPr>
            <w:tcW w:w="1476" w:type="dxa"/>
          </w:tcPr>
          <w:p w14:paraId="077BB1E3" w14:textId="77777777" w:rsidR="00C220EB" w:rsidRDefault="00C220EB">
            <w:pPr>
              <w:pStyle w:val="TableParagraph"/>
              <w:spacing w:line="240" w:lineRule="auto"/>
              <w:rPr>
                <w:sz w:val="20"/>
              </w:rPr>
            </w:pPr>
          </w:p>
        </w:tc>
        <w:tc>
          <w:tcPr>
            <w:tcW w:w="3133" w:type="dxa"/>
          </w:tcPr>
          <w:p w14:paraId="077BB1E4" w14:textId="77777777" w:rsidR="00C220EB" w:rsidRDefault="00000000">
            <w:pPr>
              <w:pStyle w:val="TableParagraph"/>
              <w:ind w:left="301"/>
            </w:pPr>
            <w:r>
              <w:rPr>
                <w:spacing w:val="-2"/>
                <w:w w:val="110"/>
              </w:rPr>
              <w:t>tests)</w:t>
            </w:r>
          </w:p>
        </w:tc>
      </w:tr>
      <w:tr w:rsidR="00C220EB" w14:paraId="077BB1EB" w14:textId="77777777">
        <w:trPr>
          <w:trHeight w:val="270"/>
        </w:trPr>
        <w:tc>
          <w:tcPr>
            <w:tcW w:w="713" w:type="dxa"/>
          </w:tcPr>
          <w:p w14:paraId="077BB1E6" w14:textId="77777777" w:rsidR="00C220EB" w:rsidRDefault="00C220EB">
            <w:pPr>
              <w:pStyle w:val="TableParagraph"/>
              <w:spacing w:line="240" w:lineRule="auto"/>
              <w:rPr>
                <w:sz w:val="20"/>
              </w:rPr>
            </w:pPr>
          </w:p>
        </w:tc>
        <w:tc>
          <w:tcPr>
            <w:tcW w:w="1816" w:type="dxa"/>
          </w:tcPr>
          <w:p w14:paraId="077BB1E7" w14:textId="77777777" w:rsidR="00C220EB" w:rsidRDefault="00000000">
            <w:pPr>
              <w:pStyle w:val="TableParagraph"/>
              <w:ind w:left="206"/>
            </w:pPr>
            <w:r>
              <w:rPr>
                <w:spacing w:val="-2"/>
                <w:w w:val="110"/>
              </w:rPr>
              <w:t>dency</w:t>
            </w:r>
          </w:p>
        </w:tc>
        <w:tc>
          <w:tcPr>
            <w:tcW w:w="2716" w:type="dxa"/>
          </w:tcPr>
          <w:p w14:paraId="077BB1E8" w14:textId="77777777" w:rsidR="00C220EB" w:rsidRDefault="00C220EB">
            <w:pPr>
              <w:pStyle w:val="TableParagraph"/>
              <w:spacing w:line="240" w:lineRule="auto"/>
              <w:rPr>
                <w:sz w:val="20"/>
              </w:rPr>
            </w:pPr>
          </w:p>
        </w:tc>
        <w:tc>
          <w:tcPr>
            <w:tcW w:w="1476" w:type="dxa"/>
          </w:tcPr>
          <w:p w14:paraId="077BB1E9" w14:textId="77777777" w:rsidR="00C220EB" w:rsidRDefault="00C220EB">
            <w:pPr>
              <w:pStyle w:val="TableParagraph"/>
              <w:spacing w:line="240" w:lineRule="auto"/>
              <w:rPr>
                <w:sz w:val="20"/>
              </w:rPr>
            </w:pPr>
          </w:p>
        </w:tc>
        <w:tc>
          <w:tcPr>
            <w:tcW w:w="3133" w:type="dxa"/>
          </w:tcPr>
          <w:p w14:paraId="077BB1EA" w14:textId="77777777" w:rsidR="00C220EB" w:rsidRDefault="00C220EB">
            <w:pPr>
              <w:pStyle w:val="TableParagraph"/>
              <w:spacing w:line="240" w:lineRule="auto"/>
              <w:rPr>
                <w:sz w:val="20"/>
              </w:rPr>
            </w:pPr>
          </w:p>
        </w:tc>
      </w:tr>
      <w:tr w:rsidR="00C220EB" w14:paraId="077BB1F1" w14:textId="77777777">
        <w:trPr>
          <w:trHeight w:val="270"/>
        </w:trPr>
        <w:tc>
          <w:tcPr>
            <w:tcW w:w="713" w:type="dxa"/>
          </w:tcPr>
          <w:p w14:paraId="077BB1EC" w14:textId="77777777" w:rsidR="00C220EB" w:rsidRDefault="00000000">
            <w:pPr>
              <w:pStyle w:val="TableParagraph"/>
              <w:ind w:right="30"/>
              <w:jc w:val="center"/>
            </w:pPr>
            <w:r>
              <w:rPr>
                <w:spacing w:val="-5"/>
                <w:w w:val="95"/>
              </w:rPr>
              <w:t>11</w:t>
            </w:r>
          </w:p>
        </w:tc>
        <w:tc>
          <w:tcPr>
            <w:tcW w:w="1816" w:type="dxa"/>
          </w:tcPr>
          <w:p w14:paraId="077BB1ED" w14:textId="77777777" w:rsidR="00C220EB" w:rsidRDefault="00000000">
            <w:pPr>
              <w:pStyle w:val="TableParagraph"/>
              <w:ind w:left="206"/>
            </w:pPr>
            <w:r>
              <w:rPr>
                <w:w w:val="110"/>
              </w:rPr>
              <w:t>Hardware</w:t>
            </w:r>
            <w:r>
              <w:rPr>
                <w:spacing w:val="-13"/>
                <w:w w:val="110"/>
              </w:rPr>
              <w:t xml:space="preserve"> </w:t>
            </w:r>
            <w:r>
              <w:rPr>
                <w:spacing w:val="-5"/>
                <w:w w:val="110"/>
              </w:rPr>
              <w:t>is</w:t>
            </w:r>
          </w:p>
        </w:tc>
        <w:tc>
          <w:tcPr>
            <w:tcW w:w="2716" w:type="dxa"/>
          </w:tcPr>
          <w:p w14:paraId="077BB1EE" w14:textId="77777777" w:rsidR="00C220EB" w:rsidRDefault="00000000">
            <w:pPr>
              <w:pStyle w:val="TableParagraph"/>
              <w:ind w:left="46"/>
            </w:pPr>
            <w:r>
              <w:rPr>
                <w:w w:val="110"/>
              </w:rPr>
              <w:t>The</w:t>
            </w:r>
            <w:r>
              <w:rPr>
                <w:spacing w:val="-9"/>
                <w:w w:val="110"/>
              </w:rPr>
              <w:t xml:space="preserve"> </w:t>
            </w:r>
            <w:r>
              <w:rPr>
                <w:w w:val="110"/>
              </w:rPr>
              <w:t>laptops</w:t>
            </w:r>
            <w:r>
              <w:rPr>
                <w:spacing w:val="-9"/>
                <w:w w:val="110"/>
              </w:rPr>
              <w:t xml:space="preserve"> </w:t>
            </w:r>
            <w:r>
              <w:rPr>
                <w:w w:val="110"/>
              </w:rPr>
              <w:t>or</w:t>
            </w:r>
            <w:r>
              <w:rPr>
                <w:spacing w:val="-9"/>
                <w:w w:val="110"/>
              </w:rPr>
              <w:t xml:space="preserve"> </w:t>
            </w:r>
            <w:r>
              <w:rPr>
                <w:spacing w:val="-4"/>
                <w:w w:val="110"/>
              </w:rPr>
              <w:t>other</w:t>
            </w:r>
          </w:p>
        </w:tc>
        <w:tc>
          <w:tcPr>
            <w:tcW w:w="1476" w:type="dxa"/>
          </w:tcPr>
          <w:p w14:paraId="077BB1EF" w14:textId="77777777" w:rsidR="00C220EB" w:rsidRDefault="00000000">
            <w:pPr>
              <w:pStyle w:val="TableParagraph"/>
              <w:ind w:left="121"/>
            </w:pPr>
            <w:r>
              <w:rPr>
                <w:spacing w:val="-2"/>
                <w:w w:val="110"/>
              </w:rPr>
              <w:t>Reduce</w:t>
            </w:r>
          </w:p>
        </w:tc>
        <w:tc>
          <w:tcPr>
            <w:tcW w:w="3133" w:type="dxa"/>
          </w:tcPr>
          <w:p w14:paraId="077BB1F0" w14:textId="77777777" w:rsidR="00C220EB" w:rsidRDefault="00000000">
            <w:pPr>
              <w:pStyle w:val="TableParagraph"/>
              <w:ind w:left="301"/>
            </w:pPr>
            <w:r>
              <w:rPr>
                <w:w w:val="110"/>
              </w:rPr>
              <w:t>Second</w:t>
            </w:r>
            <w:r>
              <w:rPr>
                <w:spacing w:val="-15"/>
                <w:w w:val="110"/>
              </w:rPr>
              <w:t xml:space="preserve"> </w:t>
            </w:r>
            <w:r>
              <w:rPr>
                <w:w w:val="110"/>
              </w:rPr>
              <w:t>laptop;</w:t>
            </w:r>
            <w:r>
              <w:rPr>
                <w:spacing w:val="-14"/>
                <w:w w:val="110"/>
              </w:rPr>
              <w:t xml:space="preserve"> </w:t>
            </w:r>
            <w:r>
              <w:rPr>
                <w:w w:val="110"/>
              </w:rPr>
              <w:t>code</w:t>
            </w:r>
            <w:r>
              <w:rPr>
                <w:spacing w:val="-15"/>
                <w:w w:val="110"/>
              </w:rPr>
              <w:t xml:space="preserve"> </w:t>
            </w:r>
            <w:r>
              <w:rPr>
                <w:spacing w:val="-5"/>
                <w:w w:val="110"/>
              </w:rPr>
              <w:t>on</w:t>
            </w:r>
          </w:p>
        </w:tc>
      </w:tr>
      <w:tr w:rsidR="00C220EB" w14:paraId="077BB1F7" w14:textId="77777777">
        <w:trPr>
          <w:trHeight w:val="270"/>
        </w:trPr>
        <w:tc>
          <w:tcPr>
            <w:tcW w:w="713" w:type="dxa"/>
          </w:tcPr>
          <w:p w14:paraId="077BB1F2" w14:textId="77777777" w:rsidR="00C220EB" w:rsidRDefault="00C220EB">
            <w:pPr>
              <w:pStyle w:val="TableParagraph"/>
              <w:spacing w:line="240" w:lineRule="auto"/>
              <w:rPr>
                <w:sz w:val="20"/>
              </w:rPr>
            </w:pPr>
          </w:p>
        </w:tc>
        <w:tc>
          <w:tcPr>
            <w:tcW w:w="1816" w:type="dxa"/>
          </w:tcPr>
          <w:p w14:paraId="077BB1F3" w14:textId="77777777" w:rsidR="00C220EB" w:rsidRDefault="00000000">
            <w:pPr>
              <w:pStyle w:val="TableParagraph"/>
              <w:ind w:left="206"/>
            </w:pPr>
            <w:r>
              <w:rPr>
                <w:spacing w:val="-2"/>
                <w:w w:val="110"/>
              </w:rPr>
              <w:t>damaged</w:t>
            </w:r>
          </w:p>
        </w:tc>
        <w:tc>
          <w:tcPr>
            <w:tcW w:w="2716" w:type="dxa"/>
          </w:tcPr>
          <w:p w14:paraId="077BB1F4" w14:textId="77777777" w:rsidR="00C220EB" w:rsidRDefault="00000000">
            <w:pPr>
              <w:pStyle w:val="TableParagraph"/>
              <w:ind w:left="46"/>
            </w:pPr>
            <w:r>
              <w:rPr>
                <w:w w:val="110"/>
              </w:rPr>
              <w:t>material</w:t>
            </w:r>
            <w:r>
              <w:rPr>
                <w:spacing w:val="3"/>
                <w:w w:val="110"/>
              </w:rPr>
              <w:t xml:space="preserve"> </w:t>
            </w:r>
            <w:r>
              <w:rPr>
                <w:w w:val="110"/>
              </w:rPr>
              <w:t>are</w:t>
            </w:r>
            <w:r>
              <w:rPr>
                <w:spacing w:val="4"/>
                <w:w w:val="110"/>
              </w:rPr>
              <w:t xml:space="preserve"> </w:t>
            </w:r>
            <w:r>
              <w:rPr>
                <w:w w:val="110"/>
              </w:rPr>
              <w:t>damaged</w:t>
            </w:r>
            <w:r>
              <w:rPr>
                <w:spacing w:val="4"/>
                <w:w w:val="110"/>
              </w:rPr>
              <w:t xml:space="preserve"> </w:t>
            </w:r>
            <w:r>
              <w:rPr>
                <w:spacing w:val="-5"/>
                <w:w w:val="110"/>
              </w:rPr>
              <w:t>and</w:t>
            </w:r>
          </w:p>
        </w:tc>
        <w:tc>
          <w:tcPr>
            <w:tcW w:w="1476" w:type="dxa"/>
          </w:tcPr>
          <w:p w14:paraId="077BB1F5" w14:textId="77777777" w:rsidR="00C220EB" w:rsidRDefault="00C220EB">
            <w:pPr>
              <w:pStyle w:val="TableParagraph"/>
              <w:spacing w:line="240" w:lineRule="auto"/>
              <w:rPr>
                <w:sz w:val="20"/>
              </w:rPr>
            </w:pPr>
          </w:p>
        </w:tc>
        <w:tc>
          <w:tcPr>
            <w:tcW w:w="3133" w:type="dxa"/>
          </w:tcPr>
          <w:p w14:paraId="077BB1F6" w14:textId="77777777" w:rsidR="00C220EB" w:rsidRDefault="00000000">
            <w:pPr>
              <w:pStyle w:val="TableParagraph"/>
              <w:ind w:left="301"/>
            </w:pPr>
            <w:r>
              <w:rPr>
                <w:spacing w:val="-2"/>
                <w:w w:val="110"/>
              </w:rPr>
              <w:t>GitHub/Miro/Teams/Outlook</w:t>
            </w:r>
          </w:p>
        </w:tc>
      </w:tr>
      <w:tr w:rsidR="00C220EB" w14:paraId="077BB1FD" w14:textId="77777777">
        <w:trPr>
          <w:trHeight w:val="270"/>
        </w:trPr>
        <w:tc>
          <w:tcPr>
            <w:tcW w:w="713" w:type="dxa"/>
          </w:tcPr>
          <w:p w14:paraId="077BB1F8" w14:textId="77777777" w:rsidR="00C220EB" w:rsidRDefault="00C220EB">
            <w:pPr>
              <w:pStyle w:val="TableParagraph"/>
              <w:spacing w:line="240" w:lineRule="auto"/>
              <w:rPr>
                <w:sz w:val="20"/>
              </w:rPr>
            </w:pPr>
          </w:p>
        </w:tc>
        <w:tc>
          <w:tcPr>
            <w:tcW w:w="1816" w:type="dxa"/>
          </w:tcPr>
          <w:p w14:paraId="077BB1F9" w14:textId="77777777" w:rsidR="00C220EB" w:rsidRDefault="00C220EB">
            <w:pPr>
              <w:pStyle w:val="TableParagraph"/>
              <w:spacing w:line="240" w:lineRule="auto"/>
              <w:rPr>
                <w:sz w:val="20"/>
              </w:rPr>
            </w:pPr>
          </w:p>
        </w:tc>
        <w:tc>
          <w:tcPr>
            <w:tcW w:w="2716" w:type="dxa"/>
          </w:tcPr>
          <w:p w14:paraId="077BB1FA" w14:textId="77777777" w:rsidR="00C220EB" w:rsidRDefault="00000000">
            <w:pPr>
              <w:pStyle w:val="TableParagraph"/>
              <w:ind w:left="46"/>
            </w:pPr>
            <w:r>
              <w:rPr>
                <w:spacing w:val="-2"/>
                <w:w w:val="115"/>
              </w:rPr>
              <w:t>need</w:t>
            </w:r>
            <w:r>
              <w:rPr>
                <w:spacing w:val="-7"/>
                <w:w w:val="115"/>
              </w:rPr>
              <w:t xml:space="preserve"> </w:t>
            </w:r>
            <w:r>
              <w:rPr>
                <w:spacing w:val="-2"/>
                <w:w w:val="115"/>
              </w:rPr>
              <w:t>repairs</w:t>
            </w:r>
            <w:r>
              <w:rPr>
                <w:spacing w:val="-6"/>
                <w:w w:val="115"/>
              </w:rPr>
              <w:t xml:space="preserve"> </w:t>
            </w:r>
            <w:r>
              <w:rPr>
                <w:spacing w:val="-5"/>
                <w:w w:val="115"/>
              </w:rPr>
              <w:t>or</w:t>
            </w:r>
          </w:p>
        </w:tc>
        <w:tc>
          <w:tcPr>
            <w:tcW w:w="1476" w:type="dxa"/>
          </w:tcPr>
          <w:p w14:paraId="077BB1FB" w14:textId="77777777" w:rsidR="00C220EB" w:rsidRDefault="00C220EB">
            <w:pPr>
              <w:pStyle w:val="TableParagraph"/>
              <w:spacing w:line="240" w:lineRule="auto"/>
              <w:rPr>
                <w:sz w:val="20"/>
              </w:rPr>
            </w:pPr>
          </w:p>
        </w:tc>
        <w:tc>
          <w:tcPr>
            <w:tcW w:w="3133" w:type="dxa"/>
          </w:tcPr>
          <w:p w14:paraId="077BB1FC" w14:textId="77777777" w:rsidR="00C220EB" w:rsidRDefault="00C220EB">
            <w:pPr>
              <w:pStyle w:val="TableParagraph"/>
              <w:spacing w:line="240" w:lineRule="auto"/>
              <w:rPr>
                <w:sz w:val="20"/>
              </w:rPr>
            </w:pPr>
          </w:p>
        </w:tc>
      </w:tr>
      <w:tr w:rsidR="00C220EB" w14:paraId="077BB203" w14:textId="77777777">
        <w:trPr>
          <w:trHeight w:val="270"/>
        </w:trPr>
        <w:tc>
          <w:tcPr>
            <w:tcW w:w="713" w:type="dxa"/>
          </w:tcPr>
          <w:p w14:paraId="077BB1FE" w14:textId="77777777" w:rsidR="00C220EB" w:rsidRDefault="00C220EB">
            <w:pPr>
              <w:pStyle w:val="TableParagraph"/>
              <w:spacing w:line="240" w:lineRule="auto"/>
              <w:rPr>
                <w:sz w:val="20"/>
              </w:rPr>
            </w:pPr>
          </w:p>
        </w:tc>
        <w:tc>
          <w:tcPr>
            <w:tcW w:w="1816" w:type="dxa"/>
          </w:tcPr>
          <w:p w14:paraId="077BB1FF" w14:textId="77777777" w:rsidR="00C220EB" w:rsidRDefault="00C220EB">
            <w:pPr>
              <w:pStyle w:val="TableParagraph"/>
              <w:spacing w:line="240" w:lineRule="auto"/>
              <w:rPr>
                <w:sz w:val="20"/>
              </w:rPr>
            </w:pPr>
          </w:p>
        </w:tc>
        <w:tc>
          <w:tcPr>
            <w:tcW w:w="2716" w:type="dxa"/>
          </w:tcPr>
          <w:p w14:paraId="077BB200" w14:textId="77777777" w:rsidR="00C220EB" w:rsidRDefault="00000000">
            <w:pPr>
              <w:pStyle w:val="TableParagraph"/>
              <w:ind w:left="46"/>
            </w:pPr>
            <w:r>
              <w:rPr>
                <w:spacing w:val="-2"/>
                <w:w w:val="115"/>
              </w:rPr>
              <w:t>replacement</w:t>
            </w:r>
          </w:p>
        </w:tc>
        <w:tc>
          <w:tcPr>
            <w:tcW w:w="1476" w:type="dxa"/>
          </w:tcPr>
          <w:p w14:paraId="077BB201" w14:textId="77777777" w:rsidR="00C220EB" w:rsidRDefault="00C220EB">
            <w:pPr>
              <w:pStyle w:val="TableParagraph"/>
              <w:spacing w:line="240" w:lineRule="auto"/>
              <w:rPr>
                <w:sz w:val="20"/>
              </w:rPr>
            </w:pPr>
          </w:p>
        </w:tc>
        <w:tc>
          <w:tcPr>
            <w:tcW w:w="3133" w:type="dxa"/>
          </w:tcPr>
          <w:p w14:paraId="077BB202" w14:textId="77777777" w:rsidR="00C220EB" w:rsidRDefault="00C220EB">
            <w:pPr>
              <w:pStyle w:val="TableParagraph"/>
              <w:spacing w:line="240" w:lineRule="auto"/>
              <w:rPr>
                <w:sz w:val="20"/>
              </w:rPr>
            </w:pPr>
          </w:p>
        </w:tc>
      </w:tr>
      <w:tr w:rsidR="00C220EB" w14:paraId="077BB209" w14:textId="77777777">
        <w:trPr>
          <w:trHeight w:val="270"/>
        </w:trPr>
        <w:tc>
          <w:tcPr>
            <w:tcW w:w="713" w:type="dxa"/>
          </w:tcPr>
          <w:p w14:paraId="077BB204" w14:textId="77777777" w:rsidR="00C220EB" w:rsidRDefault="00000000">
            <w:pPr>
              <w:pStyle w:val="TableParagraph"/>
              <w:ind w:right="30"/>
              <w:jc w:val="center"/>
            </w:pPr>
            <w:r>
              <w:rPr>
                <w:spacing w:val="-5"/>
              </w:rPr>
              <w:t>12</w:t>
            </w:r>
          </w:p>
        </w:tc>
        <w:tc>
          <w:tcPr>
            <w:tcW w:w="1816" w:type="dxa"/>
          </w:tcPr>
          <w:p w14:paraId="077BB205" w14:textId="77777777" w:rsidR="00C220EB" w:rsidRDefault="00000000">
            <w:pPr>
              <w:pStyle w:val="TableParagraph"/>
              <w:ind w:left="206"/>
            </w:pPr>
            <w:r>
              <w:rPr>
                <w:w w:val="105"/>
              </w:rPr>
              <w:t>Data</w:t>
            </w:r>
            <w:r>
              <w:rPr>
                <w:spacing w:val="-3"/>
                <w:w w:val="110"/>
              </w:rPr>
              <w:t xml:space="preserve"> </w:t>
            </w:r>
            <w:r>
              <w:rPr>
                <w:spacing w:val="-2"/>
                <w:w w:val="110"/>
              </w:rPr>
              <w:t>related</w:t>
            </w:r>
          </w:p>
        </w:tc>
        <w:tc>
          <w:tcPr>
            <w:tcW w:w="2716" w:type="dxa"/>
          </w:tcPr>
          <w:p w14:paraId="077BB206" w14:textId="77777777" w:rsidR="00C220EB" w:rsidRDefault="00000000">
            <w:pPr>
              <w:pStyle w:val="TableParagraph"/>
              <w:ind w:left="46"/>
            </w:pPr>
            <w:r>
              <w:rPr>
                <w:w w:val="110"/>
              </w:rPr>
              <w:t>Bias</w:t>
            </w:r>
            <w:r>
              <w:rPr>
                <w:spacing w:val="-11"/>
                <w:w w:val="110"/>
              </w:rPr>
              <w:t xml:space="preserve"> </w:t>
            </w:r>
            <w:r>
              <w:rPr>
                <w:w w:val="110"/>
              </w:rPr>
              <w:t>in</w:t>
            </w:r>
            <w:r>
              <w:rPr>
                <w:spacing w:val="-10"/>
                <w:w w:val="110"/>
              </w:rPr>
              <w:t xml:space="preserve"> </w:t>
            </w:r>
            <w:r>
              <w:rPr>
                <w:w w:val="110"/>
              </w:rPr>
              <w:t>data;</w:t>
            </w:r>
            <w:r>
              <w:rPr>
                <w:spacing w:val="-11"/>
                <w:w w:val="110"/>
              </w:rPr>
              <w:t xml:space="preserve"> </w:t>
            </w:r>
            <w:r>
              <w:rPr>
                <w:w w:val="110"/>
              </w:rPr>
              <w:t>not</w:t>
            </w:r>
            <w:r>
              <w:rPr>
                <w:spacing w:val="-10"/>
                <w:w w:val="110"/>
              </w:rPr>
              <w:t xml:space="preserve"> </w:t>
            </w:r>
            <w:r>
              <w:rPr>
                <w:spacing w:val="-2"/>
                <w:w w:val="110"/>
              </w:rPr>
              <w:t>enough</w:t>
            </w:r>
          </w:p>
        </w:tc>
        <w:tc>
          <w:tcPr>
            <w:tcW w:w="1476" w:type="dxa"/>
          </w:tcPr>
          <w:p w14:paraId="077BB207" w14:textId="77777777" w:rsidR="00C220EB" w:rsidRDefault="00000000">
            <w:pPr>
              <w:pStyle w:val="TableParagraph"/>
              <w:ind w:left="121"/>
            </w:pPr>
            <w:r>
              <w:rPr>
                <w:spacing w:val="-2"/>
                <w:w w:val="110"/>
              </w:rPr>
              <w:t>Accept</w:t>
            </w:r>
          </w:p>
        </w:tc>
        <w:tc>
          <w:tcPr>
            <w:tcW w:w="3133" w:type="dxa"/>
          </w:tcPr>
          <w:p w14:paraId="077BB208" w14:textId="77777777" w:rsidR="00C220EB" w:rsidRDefault="00C220EB">
            <w:pPr>
              <w:pStyle w:val="TableParagraph"/>
              <w:spacing w:line="240" w:lineRule="auto"/>
              <w:rPr>
                <w:sz w:val="20"/>
              </w:rPr>
            </w:pPr>
          </w:p>
        </w:tc>
      </w:tr>
      <w:tr w:rsidR="00C220EB" w14:paraId="077BB20F" w14:textId="77777777">
        <w:trPr>
          <w:trHeight w:val="270"/>
        </w:trPr>
        <w:tc>
          <w:tcPr>
            <w:tcW w:w="713" w:type="dxa"/>
          </w:tcPr>
          <w:p w14:paraId="077BB20A" w14:textId="77777777" w:rsidR="00C220EB" w:rsidRDefault="00C220EB">
            <w:pPr>
              <w:pStyle w:val="TableParagraph"/>
              <w:spacing w:line="240" w:lineRule="auto"/>
              <w:rPr>
                <w:sz w:val="20"/>
              </w:rPr>
            </w:pPr>
          </w:p>
        </w:tc>
        <w:tc>
          <w:tcPr>
            <w:tcW w:w="1816" w:type="dxa"/>
          </w:tcPr>
          <w:p w14:paraId="077BB20B" w14:textId="77777777" w:rsidR="00C220EB" w:rsidRDefault="00C220EB">
            <w:pPr>
              <w:pStyle w:val="TableParagraph"/>
              <w:spacing w:line="240" w:lineRule="auto"/>
              <w:rPr>
                <w:sz w:val="20"/>
              </w:rPr>
            </w:pPr>
          </w:p>
        </w:tc>
        <w:tc>
          <w:tcPr>
            <w:tcW w:w="2716" w:type="dxa"/>
          </w:tcPr>
          <w:p w14:paraId="077BB20C" w14:textId="77777777" w:rsidR="00C220EB" w:rsidRDefault="00000000">
            <w:pPr>
              <w:pStyle w:val="TableParagraph"/>
              <w:ind w:left="46"/>
            </w:pPr>
            <w:r>
              <w:rPr>
                <w:spacing w:val="-4"/>
                <w:w w:val="115"/>
              </w:rPr>
              <w:t>data</w:t>
            </w:r>
          </w:p>
        </w:tc>
        <w:tc>
          <w:tcPr>
            <w:tcW w:w="1476" w:type="dxa"/>
          </w:tcPr>
          <w:p w14:paraId="077BB20D" w14:textId="77777777" w:rsidR="00C220EB" w:rsidRDefault="00C220EB">
            <w:pPr>
              <w:pStyle w:val="TableParagraph"/>
              <w:spacing w:line="240" w:lineRule="auto"/>
              <w:rPr>
                <w:sz w:val="20"/>
              </w:rPr>
            </w:pPr>
          </w:p>
        </w:tc>
        <w:tc>
          <w:tcPr>
            <w:tcW w:w="3133" w:type="dxa"/>
          </w:tcPr>
          <w:p w14:paraId="077BB20E" w14:textId="77777777" w:rsidR="00C220EB" w:rsidRDefault="00C220EB">
            <w:pPr>
              <w:pStyle w:val="TableParagraph"/>
              <w:spacing w:line="240" w:lineRule="auto"/>
              <w:rPr>
                <w:sz w:val="20"/>
              </w:rPr>
            </w:pPr>
          </w:p>
        </w:tc>
      </w:tr>
      <w:tr w:rsidR="00C220EB" w14:paraId="077BB215" w14:textId="77777777">
        <w:trPr>
          <w:trHeight w:val="270"/>
        </w:trPr>
        <w:tc>
          <w:tcPr>
            <w:tcW w:w="713" w:type="dxa"/>
          </w:tcPr>
          <w:p w14:paraId="077BB210" w14:textId="77777777" w:rsidR="00C220EB" w:rsidRDefault="00000000">
            <w:pPr>
              <w:pStyle w:val="TableParagraph"/>
              <w:ind w:right="30"/>
              <w:jc w:val="center"/>
            </w:pPr>
            <w:r>
              <w:rPr>
                <w:spacing w:val="-5"/>
              </w:rPr>
              <w:t>13</w:t>
            </w:r>
          </w:p>
        </w:tc>
        <w:tc>
          <w:tcPr>
            <w:tcW w:w="1816" w:type="dxa"/>
          </w:tcPr>
          <w:p w14:paraId="077BB211" w14:textId="77777777" w:rsidR="00C220EB" w:rsidRDefault="00000000">
            <w:pPr>
              <w:pStyle w:val="TableParagraph"/>
              <w:ind w:left="206"/>
            </w:pPr>
            <w:r>
              <w:rPr>
                <w:spacing w:val="-5"/>
                <w:w w:val="110"/>
              </w:rPr>
              <w:t>Not</w:t>
            </w:r>
          </w:p>
        </w:tc>
        <w:tc>
          <w:tcPr>
            <w:tcW w:w="2716" w:type="dxa"/>
          </w:tcPr>
          <w:p w14:paraId="077BB212" w14:textId="77777777" w:rsidR="00C220EB" w:rsidRDefault="00000000">
            <w:pPr>
              <w:pStyle w:val="TableParagraph"/>
              <w:ind w:left="46"/>
            </w:pPr>
            <w:r>
              <w:rPr>
                <w:w w:val="110"/>
              </w:rPr>
              <w:t>The</w:t>
            </w:r>
            <w:r>
              <w:rPr>
                <w:spacing w:val="-15"/>
                <w:w w:val="110"/>
              </w:rPr>
              <w:t xml:space="preserve"> </w:t>
            </w:r>
            <w:r>
              <w:rPr>
                <w:w w:val="110"/>
              </w:rPr>
              <w:t>work</w:t>
            </w:r>
            <w:r>
              <w:rPr>
                <w:spacing w:val="-15"/>
                <w:w w:val="110"/>
              </w:rPr>
              <w:t xml:space="preserve"> </w:t>
            </w:r>
            <w:r>
              <w:rPr>
                <w:w w:val="110"/>
              </w:rPr>
              <w:t>provided</w:t>
            </w:r>
            <w:r>
              <w:rPr>
                <w:spacing w:val="-14"/>
                <w:w w:val="110"/>
              </w:rPr>
              <w:t xml:space="preserve"> </w:t>
            </w:r>
            <w:r>
              <w:rPr>
                <w:spacing w:val="-2"/>
                <w:w w:val="110"/>
              </w:rPr>
              <w:t>cannot</w:t>
            </w:r>
          </w:p>
        </w:tc>
        <w:tc>
          <w:tcPr>
            <w:tcW w:w="1476" w:type="dxa"/>
          </w:tcPr>
          <w:p w14:paraId="077BB213" w14:textId="77777777" w:rsidR="00C220EB" w:rsidRDefault="00000000">
            <w:pPr>
              <w:pStyle w:val="TableParagraph"/>
              <w:ind w:left="121"/>
            </w:pPr>
            <w:r>
              <w:rPr>
                <w:spacing w:val="-2"/>
                <w:w w:val="110"/>
              </w:rPr>
              <w:t>Reduce</w:t>
            </w:r>
          </w:p>
        </w:tc>
        <w:tc>
          <w:tcPr>
            <w:tcW w:w="3133" w:type="dxa"/>
          </w:tcPr>
          <w:p w14:paraId="077BB214" w14:textId="77777777" w:rsidR="00C220EB" w:rsidRDefault="00000000">
            <w:pPr>
              <w:pStyle w:val="TableParagraph"/>
              <w:ind w:left="301"/>
            </w:pPr>
            <w:r>
              <w:rPr>
                <w:w w:val="110"/>
              </w:rPr>
              <w:t>Document</w:t>
            </w:r>
            <w:r>
              <w:rPr>
                <w:spacing w:val="-7"/>
                <w:w w:val="110"/>
              </w:rPr>
              <w:t xml:space="preserve"> </w:t>
            </w:r>
            <w:r>
              <w:rPr>
                <w:w w:val="110"/>
              </w:rPr>
              <w:t>steps;</w:t>
            </w:r>
            <w:r>
              <w:rPr>
                <w:spacing w:val="-6"/>
                <w:w w:val="110"/>
              </w:rPr>
              <w:t xml:space="preserve"> </w:t>
            </w:r>
            <w:r>
              <w:rPr>
                <w:spacing w:val="-2"/>
                <w:w w:val="110"/>
              </w:rPr>
              <w:t>upload</w:t>
            </w:r>
          </w:p>
        </w:tc>
      </w:tr>
      <w:tr w:rsidR="00C220EB" w14:paraId="077BB21B" w14:textId="77777777">
        <w:trPr>
          <w:trHeight w:val="270"/>
        </w:trPr>
        <w:tc>
          <w:tcPr>
            <w:tcW w:w="713" w:type="dxa"/>
          </w:tcPr>
          <w:p w14:paraId="077BB216" w14:textId="77777777" w:rsidR="00C220EB" w:rsidRDefault="00C220EB">
            <w:pPr>
              <w:pStyle w:val="TableParagraph"/>
              <w:spacing w:line="240" w:lineRule="auto"/>
              <w:rPr>
                <w:sz w:val="20"/>
              </w:rPr>
            </w:pPr>
          </w:p>
        </w:tc>
        <w:tc>
          <w:tcPr>
            <w:tcW w:w="1816" w:type="dxa"/>
          </w:tcPr>
          <w:p w14:paraId="077BB217" w14:textId="77777777" w:rsidR="00C220EB" w:rsidRDefault="00000000">
            <w:pPr>
              <w:pStyle w:val="TableParagraph"/>
              <w:ind w:left="206"/>
            </w:pPr>
            <w:r>
              <w:rPr>
                <w:spacing w:val="-2"/>
                <w:w w:val="115"/>
              </w:rPr>
              <w:t>reproducible</w:t>
            </w:r>
          </w:p>
        </w:tc>
        <w:tc>
          <w:tcPr>
            <w:tcW w:w="2716" w:type="dxa"/>
          </w:tcPr>
          <w:p w14:paraId="077BB218" w14:textId="77777777" w:rsidR="00C220EB" w:rsidRDefault="00000000">
            <w:pPr>
              <w:pStyle w:val="TableParagraph"/>
              <w:ind w:left="46"/>
            </w:pPr>
            <w:r>
              <w:rPr>
                <w:w w:val="115"/>
              </w:rPr>
              <w:t>be</w:t>
            </w:r>
            <w:r>
              <w:rPr>
                <w:spacing w:val="-16"/>
                <w:w w:val="115"/>
              </w:rPr>
              <w:t xml:space="preserve"> </w:t>
            </w:r>
            <w:r>
              <w:rPr>
                <w:spacing w:val="-2"/>
                <w:w w:val="115"/>
              </w:rPr>
              <w:t>reproduced</w:t>
            </w:r>
          </w:p>
        </w:tc>
        <w:tc>
          <w:tcPr>
            <w:tcW w:w="1476" w:type="dxa"/>
          </w:tcPr>
          <w:p w14:paraId="077BB219" w14:textId="77777777" w:rsidR="00C220EB" w:rsidRDefault="00C220EB">
            <w:pPr>
              <w:pStyle w:val="TableParagraph"/>
              <w:spacing w:line="240" w:lineRule="auto"/>
              <w:rPr>
                <w:sz w:val="20"/>
              </w:rPr>
            </w:pPr>
          </w:p>
        </w:tc>
        <w:tc>
          <w:tcPr>
            <w:tcW w:w="3133" w:type="dxa"/>
          </w:tcPr>
          <w:p w14:paraId="077BB21A" w14:textId="77777777" w:rsidR="00C220EB" w:rsidRDefault="00000000">
            <w:pPr>
              <w:pStyle w:val="TableParagraph"/>
              <w:ind w:left="301"/>
            </w:pPr>
            <w:r>
              <w:rPr>
                <w:w w:val="110"/>
              </w:rPr>
              <w:t>versions</w:t>
            </w:r>
            <w:r>
              <w:rPr>
                <w:spacing w:val="-6"/>
                <w:w w:val="110"/>
              </w:rPr>
              <w:t xml:space="preserve"> </w:t>
            </w:r>
            <w:r>
              <w:rPr>
                <w:w w:val="110"/>
              </w:rPr>
              <w:t>on</w:t>
            </w:r>
            <w:r>
              <w:rPr>
                <w:spacing w:val="-6"/>
                <w:w w:val="110"/>
              </w:rPr>
              <w:t xml:space="preserve"> </w:t>
            </w:r>
            <w:r>
              <w:rPr>
                <w:spacing w:val="-2"/>
                <w:w w:val="110"/>
              </w:rPr>
              <w:t>GitHub</w:t>
            </w:r>
          </w:p>
        </w:tc>
      </w:tr>
      <w:tr w:rsidR="00C220EB" w14:paraId="077BB221" w14:textId="77777777">
        <w:trPr>
          <w:trHeight w:val="270"/>
        </w:trPr>
        <w:tc>
          <w:tcPr>
            <w:tcW w:w="713" w:type="dxa"/>
          </w:tcPr>
          <w:p w14:paraId="077BB21C" w14:textId="77777777" w:rsidR="00C220EB" w:rsidRDefault="00C220EB">
            <w:pPr>
              <w:pStyle w:val="TableParagraph"/>
              <w:spacing w:line="240" w:lineRule="auto"/>
              <w:rPr>
                <w:sz w:val="20"/>
              </w:rPr>
            </w:pPr>
          </w:p>
        </w:tc>
        <w:tc>
          <w:tcPr>
            <w:tcW w:w="1816" w:type="dxa"/>
          </w:tcPr>
          <w:p w14:paraId="077BB21D" w14:textId="77777777" w:rsidR="00C220EB" w:rsidRDefault="00000000">
            <w:pPr>
              <w:pStyle w:val="TableParagraph"/>
              <w:ind w:left="206"/>
            </w:pPr>
            <w:r>
              <w:rPr>
                <w:spacing w:val="-4"/>
                <w:w w:val="110"/>
              </w:rPr>
              <w:t>work</w:t>
            </w:r>
          </w:p>
        </w:tc>
        <w:tc>
          <w:tcPr>
            <w:tcW w:w="2716" w:type="dxa"/>
          </w:tcPr>
          <w:p w14:paraId="077BB21E" w14:textId="77777777" w:rsidR="00C220EB" w:rsidRDefault="00C220EB">
            <w:pPr>
              <w:pStyle w:val="TableParagraph"/>
              <w:spacing w:line="240" w:lineRule="auto"/>
              <w:rPr>
                <w:sz w:val="20"/>
              </w:rPr>
            </w:pPr>
          </w:p>
        </w:tc>
        <w:tc>
          <w:tcPr>
            <w:tcW w:w="1476" w:type="dxa"/>
          </w:tcPr>
          <w:p w14:paraId="077BB21F" w14:textId="77777777" w:rsidR="00C220EB" w:rsidRDefault="00C220EB">
            <w:pPr>
              <w:pStyle w:val="TableParagraph"/>
              <w:spacing w:line="240" w:lineRule="auto"/>
              <w:rPr>
                <w:sz w:val="20"/>
              </w:rPr>
            </w:pPr>
          </w:p>
        </w:tc>
        <w:tc>
          <w:tcPr>
            <w:tcW w:w="3133" w:type="dxa"/>
          </w:tcPr>
          <w:p w14:paraId="077BB220" w14:textId="77777777" w:rsidR="00C220EB" w:rsidRDefault="00C220EB">
            <w:pPr>
              <w:pStyle w:val="TableParagraph"/>
              <w:spacing w:line="240" w:lineRule="auto"/>
              <w:rPr>
                <w:sz w:val="20"/>
              </w:rPr>
            </w:pPr>
          </w:p>
        </w:tc>
      </w:tr>
      <w:tr w:rsidR="00C220EB" w14:paraId="077BB227" w14:textId="77777777">
        <w:trPr>
          <w:trHeight w:val="270"/>
        </w:trPr>
        <w:tc>
          <w:tcPr>
            <w:tcW w:w="713" w:type="dxa"/>
          </w:tcPr>
          <w:p w14:paraId="077BB222" w14:textId="77777777" w:rsidR="00C220EB" w:rsidRDefault="00000000">
            <w:pPr>
              <w:pStyle w:val="TableParagraph"/>
              <w:ind w:right="30"/>
              <w:jc w:val="center"/>
            </w:pPr>
            <w:r>
              <w:rPr>
                <w:spacing w:val="-5"/>
              </w:rPr>
              <w:t>14</w:t>
            </w:r>
          </w:p>
        </w:tc>
        <w:tc>
          <w:tcPr>
            <w:tcW w:w="1816" w:type="dxa"/>
          </w:tcPr>
          <w:p w14:paraId="077BB223" w14:textId="77777777" w:rsidR="00C220EB" w:rsidRDefault="00000000">
            <w:pPr>
              <w:pStyle w:val="TableParagraph"/>
              <w:ind w:left="206"/>
            </w:pPr>
            <w:r>
              <w:rPr>
                <w:spacing w:val="-2"/>
                <w:w w:val="110"/>
              </w:rPr>
              <w:t>Plagiarism</w:t>
            </w:r>
            <w:r>
              <w:rPr>
                <w:w w:val="115"/>
              </w:rPr>
              <w:t xml:space="preserve"> </w:t>
            </w:r>
            <w:r>
              <w:rPr>
                <w:spacing w:val="-7"/>
                <w:w w:val="115"/>
              </w:rPr>
              <w:t>or</w:t>
            </w:r>
          </w:p>
        </w:tc>
        <w:tc>
          <w:tcPr>
            <w:tcW w:w="2716" w:type="dxa"/>
          </w:tcPr>
          <w:p w14:paraId="077BB224" w14:textId="77777777" w:rsidR="00C220EB" w:rsidRDefault="00000000">
            <w:pPr>
              <w:pStyle w:val="TableParagraph"/>
              <w:ind w:left="46"/>
            </w:pPr>
            <w:r>
              <w:rPr>
                <w:spacing w:val="-2"/>
                <w:w w:val="110"/>
              </w:rPr>
              <w:t>Unallowed</w:t>
            </w:r>
            <w:r>
              <w:rPr>
                <w:spacing w:val="-7"/>
                <w:w w:val="110"/>
              </w:rPr>
              <w:t xml:space="preserve"> </w:t>
            </w:r>
            <w:r>
              <w:rPr>
                <w:spacing w:val="-2"/>
                <w:w w:val="110"/>
              </w:rPr>
              <w:t>or</w:t>
            </w:r>
            <w:r>
              <w:rPr>
                <w:spacing w:val="-7"/>
                <w:w w:val="110"/>
              </w:rPr>
              <w:t xml:space="preserve"> </w:t>
            </w:r>
            <w:r>
              <w:rPr>
                <w:spacing w:val="-2"/>
                <w:w w:val="110"/>
              </w:rPr>
              <w:t>undeclared</w:t>
            </w:r>
          </w:p>
        </w:tc>
        <w:tc>
          <w:tcPr>
            <w:tcW w:w="1476" w:type="dxa"/>
          </w:tcPr>
          <w:p w14:paraId="077BB225" w14:textId="77777777" w:rsidR="00C220EB" w:rsidRDefault="00000000">
            <w:pPr>
              <w:pStyle w:val="TableParagraph"/>
              <w:ind w:left="121"/>
            </w:pPr>
            <w:r>
              <w:rPr>
                <w:spacing w:val="-2"/>
                <w:w w:val="110"/>
              </w:rPr>
              <w:t>Reduce</w:t>
            </w:r>
          </w:p>
        </w:tc>
        <w:tc>
          <w:tcPr>
            <w:tcW w:w="3133" w:type="dxa"/>
          </w:tcPr>
          <w:p w14:paraId="077BB226" w14:textId="77777777" w:rsidR="00C220EB" w:rsidRDefault="00000000">
            <w:pPr>
              <w:pStyle w:val="TableParagraph"/>
              <w:ind w:left="301"/>
            </w:pPr>
            <w:r>
              <w:t>Use</w:t>
            </w:r>
            <w:r>
              <w:rPr>
                <w:spacing w:val="40"/>
              </w:rPr>
              <w:t xml:space="preserve"> </w:t>
            </w:r>
            <w:r>
              <w:t>citation;</w:t>
            </w:r>
            <w:r>
              <w:rPr>
                <w:spacing w:val="40"/>
              </w:rPr>
              <w:t xml:space="preserve"> </w:t>
            </w:r>
            <w:r>
              <w:rPr>
                <w:spacing w:val="-2"/>
              </w:rPr>
              <w:t>bibliography</w:t>
            </w:r>
          </w:p>
        </w:tc>
      </w:tr>
      <w:tr w:rsidR="00C220EB" w14:paraId="077BB22D" w14:textId="77777777">
        <w:trPr>
          <w:trHeight w:val="270"/>
        </w:trPr>
        <w:tc>
          <w:tcPr>
            <w:tcW w:w="713" w:type="dxa"/>
          </w:tcPr>
          <w:p w14:paraId="077BB228" w14:textId="77777777" w:rsidR="00C220EB" w:rsidRDefault="00C220EB">
            <w:pPr>
              <w:pStyle w:val="TableParagraph"/>
              <w:spacing w:line="240" w:lineRule="auto"/>
              <w:rPr>
                <w:sz w:val="20"/>
              </w:rPr>
            </w:pPr>
          </w:p>
        </w:tc>
        <w:tc>
          <w:tcPr>
            <w:tcW w:w="1816" w:type="dxa"/>
          </w:tcPr>
          <w:p w14:paraId="077BB229" w14:textId="77777777" w:rsidR="00C220EB" w:rsidRDefault="00000000">
            <w:pPr>
              <w:pStyle w:val="TableParagraph"/>
              <w:ind w:left="206"/>
            </w:pPr>
            <w:r>
              <w:rPr>
                <w:w w:val="110"/>
              </w:rPr>
              <w:t>wrong</w:t>
            </w:r>
            <w:r>
              <w:rPr>
                <w:spacing w:val="-12"/>
                <w:w w:val="110"/>
              </w:rPr>
              <w:t xml:space="preserve"> </w:t>
            </w:r>
            <w:r>
              <w:rPr>
                <w:spacing w:val="-2"/>
                <w:w w:val="110"/>
              </w:rPr>
              <w:t>citation</w:t>
            </w:r>
          </w:p>
        </w:tc>
        <w:tc>
          <w:tcPr>
            <w:tcW w:w="2716" w:type="dxa"/>
          </w:tcPr>
          <w:p w14:paraId="077BB22A" w14:textId="77777777" w:rsidR="00C220EB" w:rsidRDefault="00000000">
            <w:pPr>
              <w:pStyle w:val="TableParagraph"/>
              <w:ind w:left="46"/>
            </w:pPr>
            <w:r>
              <w:rPr>
                <w:w w:val="110"/>
              </w:rPr>
              <w:t>usage</w:t>
            </w:r>
            <w:r>
              <w:rPr>
                <w:spacing w:val="-15"/>
                <w:w w:val="110"/>
              </w:rPr>
              <w:t xml:space="preserve"> </w:t>
            </w:r>
            <w:r>
              <w:rPr>
                <w:w w:val="110"/>
              </w:rPr>
              <w:t>of</w:t>
            </w:r>
            <w:r>
              <w:rPr>
                <w:spacing w:val="-15"/>
                <w:w w:val="110"/>
              </w:rPr>
              <w:t xml:space="preserve"> </w:t>
            </w:r>
            <w:r>
              <w:rPr>
                <w:spacing w:val="-2"/>
                <w:w w:val="110"/>
              </w:rPr>
              <w:t>sources</w:t>
            </w:r>
          </w:p>
        </w:tc>
        <w:tc>
          <w:tcPr>
            <w:tcW w:w="1476" w:type="dxa"/>
          </w:tcPr>
          <w:p w14:paraId="077BB22B" w14:textId="77777777" w:rsidR="00C220EB" w:rsidRDefault="00C220EB">
            <w:pPr>
              <w:pStyle w:val="TableParagraph"/>
              <w:spacing w:line="240" w:lineRule="auto"/>
              <w:rPr>
                <w:sz w:val="20"/>
              </w:rPr>
            </w:pPr>
          </w:p>
        </w:tc>
        <w:tc>
          <w:tcPr>
            <w:tcW w:w="3133" w:type="dxa"/>
          </w:tcPr>
          <w:p w14:paraId="077BB22C" w14:textId="77777777" w:rsidR="00C220EB" w:rsidRDefault="00C220EB">
            <w:pPr>
              <w:pStyle w:val="TableParagraph"/>
              <w:spacing w:line="240" w:lineRule="auto"/>
              <w:rPr>
                <w:sz w:val="20"/>
              </w:rPr>
            </w:pPr>
          </w:p>
        </w:tc>
      </w:tr>
      <w:tr w:rsidR="00C220EB" w14:paraId="077BB233" w14:textId="77777777">
        <w:trPr>
          <w:trHeight w:val="270"/>
        </w:trPr>
        <w:tc>
          <w:tcPr>
            <w:tcW w:w="713" w:type="dxa"/>
          </w:tcPr>
          <w:p w14:paraId="077BB22E" w14:textId="77777777" w:rsidR="00C220EB" w:rsidRDefault="00000000">
            <w:pPr>
              <w:pStyle w:val="TableParagraph"/>
              <w:ind w:right="30"/>
              <w:jc w:val="center"/>
            </w:pPr>
            <w:r>
              <w:rPr>
                <w:spacing w:val="-5"/>
              </w:rPr>
              <w:t>15</w:t>
            </w:r>
          </w:p>
        </w:tc>
        <w:tc>
          <w:tcPr>
            <w:tcW w:w="1816" w:type="dxa"/>
          </w:tcPr>
          <w:p w14:paraId="077BB22F" w14:textId="77777777" w:rsidR="00C220EB" w:rsidRDefault="00000000">
            <w:pPr>
              <w:pStyle w:val="TableParagraph"/>
              <w:ind w:left="206"/>
            </w:pPr>
            <w:r>
              <w:rPr>
                <w:spacing w:val="-2"/>
                <w:w w:val="110"/>
              </w:rPr>
              <w:t>Copyright</w:t>
            </w:r>
          </w:p>
        </w:tc>
        <w:tc>
          <w:tcPr>
            <w:tcW w:w="2716" w:type="dxa"/>
          </w:tcPr>
          <w:p w14:paraId="077BB230" w14:textId="77777777" w:rsidR="00C220EB" w:rsidRDefault="00000000">
            <w:pPr>
              <w:pStyle w:val="TableParagraph"/>
              <w:ind w:left="46"/>
            </w:pPr>
            <w:r>
              <w:rPr>
                <w:w w:val="110"/>
              </w:rPr>
              <w:t>Used</w:t>
            </w:r>
            <w:r>
              <w:rPr>
                <w:spacing w:val="-4"/>
                <w:w w:val="110"/>
              </w:rPr>
              <w:t xml:space="preserve"> </w:t>
            </w:r>
            <w:r>
              <w:rPr>
                <w:w w:val="110"/>
              </w:rPr>
              <w:t>literature</w:t>
            </w:r>
            <w:r>
              <w:rPr>
                <w:spacing w:val="-3"/>
                <w:w w:val="110"/>
              </w:rPr>
              <w:t xml:space="preserve"> </w:t>
            </w:r>
            <w:r>
              <w:rPr>
                <w:spacing w:val="-5"/>
                <w:w w:val="110"/>
              </w:rPr>
              <w:t>or</w:t>
            </w:r>
          </w:p>
        </w:tc>
        <w:tc>
          <w:tcPr>
            <w:tcW w:w="1476" w:type="dxa"/>
          </w:tcPr>
          <w:p w14:paraId="077BB231" w14:textId="77777777" w:rsidR="00C220EB" w:rsidRDefault="00000000">
            <w:pPr>
              <w:pStyle w:val="TableParagraph"/>
              <w:ind w:left="121"/>
            </w:pPr>
            <w:r>
              <w:rPr>
                <w:spacing w:val="-2"/>
                <w:w w:val="110"/>
              </w:rPr>
              <w:t>Accept</w:t>
            </w:r>
          </w:p>
        </w:tc>
        <w:tc>
          <w:tcPr>
            <w:tcW w:w="3133" w:type="dxa"/>
          </w:tcPr>
          <w:p w14:paraId="077BB232" w14:textId="77777777" w:rsidR="00C220EB" w:rsidRDefault="00C220EB">
            <w:pPr>
              <w:pStyle w:val="TableParagraph"/>
              <w:spacing w:line="240" w:lineRule="auto"/>
              <w:rPr>
                <w:sz w:val="20"/>
              </w:rPr>
            </w:pPr>
          </w:p>
        </w:tc>
      </w:tr>
      <w:tr w:rsidR="00C220EB" w14:paraId="077BB239" w14:textId="77777777">
        <w:trPr>
          <w:trHeight w:val="270"/>
        </w:trPr>
        <w:tc>
          <w:tcPr>
            <w:tcW w:w="713" w:type="dxa"/>
          </w:tcPr>
          <w:p w14:paraId="077BB234" w14:textId="77777777" w:rsidR="00C220EB" w:rsidRDefault="00C220EB">
            <w:pPr>
              <w:pStyle w:val="TableParagraph"/>
              <w:spacing w:line="240" w:lineRule="auto"/>
              <w:rPr>
                <w:sz w:val="20"/>
              </w:rPr>
            </w:pPr>
          </w:p>
        </w:tc>
        <w:tc>
          <w:tcPr>
            <w:tcW w:w="1816" w:type="dxa"/>
          </w:tcPr>
          <w:p w14:paraId="077BB235" w14:textId="77777777" w:rsidR="00C220EB" w:rsidRDefault="00C220EB">
            <w:pPr>
              <w:pStyle w:val="TableParagraph"/>
              <w:spacing w:line="240" w:lineRule="auto"/>
              <w:rPr>
                <w:sz w:val="20"/>
              </w:rPr>
            </w:pPr>
          </w:p>
        </w:tc>
        <w:tc>
          <w:tcPr>
            <w:tcW w:w="2716" w:type="dxa"/>
          </w:tcPr>
          <w:p w14:paraId="077BB236" w14:textId="77777777" w:rsidR="00C220EB" w:rsidRDefault="00000000">
            <w:pPr>
              <w:pStyle w:val="TableParagraph"/>
              <w:ind w:left="46"/>
            </w:pPr>
            <w:r>
              <w:rPr>
                <w:w w:val="110"/>
              </w:rPr>
              <w:t xml:space="preserve">materials which </w:t>
            </w:r>
            <w:r>
              <w:rPr>
                <w:spacing w:val="-5"/>
                <w:w w:val="110"/>
              </w:rPr>
              <w:t>are</w:t>
            </w:r>
          </w:p>
        </w:tc>
        <w:tc>
          <w:tcPr>
            <w:tcW w:w="1476" w:type="dxa"/>
          </w:tcPr>
          <w:p w14:paraId="077BB237" w14:textId="77777777" w:rsidR="00C220EB" w:rsidRDefault="00C220EB">
            <w:pPr>
              <w:pStyle w:val="TableParagraph"/>
              <w:spacing w:line="240" w:lineRule="auto"/>
              <w:rPr>
                <w:sz w:val="20"/>
              </w:rPr>
            </w:pPr>
          </w:p>
        </w:tc>
        <w:tc>
          <w:tcPr>
            <w:tcW w:w="3133" w:type="dxa"/>
          </w:tcPr>
          <w:p w14:paraId="077BB238" w14:textId="77777777" w:rsidR="00C220EB" w:rsidRDefault="00C220EB">
            <w:pPr>
              <w:pStyle w:val="TableParagraph"/>
              <w:spacing w:line="240" w:lineRule="auto"/>
              <w:rPr>
                <w:sz w:val="20"/>
              </w:rPr>
            </w:pPr>
          </w:p>
        </w:tc>
      </w:tr>
      <w:tr w:rsidR="00C220EB" w14:paraId="077BB23F" w14:textId="77777777">
        <w:trPr>
          <w:trHeight w:val="310"/>
        </w:trPr>
        <w:tc>
          <w:tcPr>
            <w:tcW w:w="713" w:type="dxa"/>
            <w:tcBorders>
              <w:bottom w:val="single" w:sz="6" w:space="0" w:color="000000"/>
            </w:tcBorders>
          </w:tcPr>
          <w:p w14:paraId="077BB23A" w14:textId="77777777" w:rsidR="00C220EB" w:rsidRDefault="00C220EB">
            <w:pPr>
              <w:pStyle w:val="TableParagraph"/>
              <w:spacing w:line="240" w:lineRule="auto"/>
              <w:rPr>
                <w:sz w:val="20"/>
              </w:rPr>
            </w:pPr>
          </w:p>
        </w:tc>
        <w:tc>
          <w:tcPr>
            <w:tcW w:w="1816" w:type="dxa"/>
            <w:tcBorders>
              <w:bottom w:val="single" w:sz="6" w:space="0" w:color="000000"/>
            </w:tcBorders>
          </w:tcPr>
          <w:p w14:paraId="077BB23B" w14:textId="77777777" w:rsidR="00C220EB" w:rsidRDefault="00C220EB">
            <w:pPr>
              <w:pStyle w:val="TableParagraph"/>
              <w:spacing w:line="240" w:lineRule="auto"/>
              <w:rPr>
                <w:sz w:val="20"/>
              </w:rPr>
            </w:pPr>
          </w:p>
        </w:tc>
        <w:tc>
          <w:tcPr>
            <w:tcW w:w="2716" w:type="dxa"/>
            <w:tcBorders>
              <w:bottom w:val="single" w:sz="6" w:space="0" w:color="000000"/>
            </w:tcBorders>
          </w:tcPr>
          <w:p w14:paraId="077BB23C" w14:textId="77777777" w:rsidR="00C220EB" w:rsidRDefault="00000000">
            <w:pPr>
              <w:pStyle w:val="TableParagraph"/>
              <w:ind w:left="46"/>
            </w:pPr>
            <w:r>
              <w:rPr>
                <w:spacing w:val="-2"/>
                <w:w w:val="115"/>
              </w:rPr>
              <w:t>restricted</w:t>
            </w:r>
          </w:p>
        </w:tc>
        <w:tc>
          <w:tcPr>
            <w:tcW w:w="1476" w:type="dxa"/>
            <w:tcBorders>
              <w:bottom w:val="single" w:sz="6" w:space="0" w:color="000000"/>
            </w:tcBorders>
          </w:tcPr>
          <w:p w14:paraId="077BB23D" w14:textId="77777777" w:rsidR="00C220EB" w:rsidRDefault="00C220EB">
            <w:pPr>
              <w:pStyle w:val="TableParagraph"/>
              <w:spacing w:line="240" w:lineRule="auto"/>
              <w:rPr>
                <w:sz w:val="20"/>
              </w:rPr>
            </w:pPr>
          </w:p>
        </w:tc>
        <w:tc>
          <w:tcPr>
            <w:tcW w:w="3133" w:type="dxa"/>
            <w:tcBorders>
              <w:bottom w:val="single" w:sz="6" w:space="0" w:color="000000"/>
            </w:tcBorders>
          </w:tcPr>
          <w:p w14:paraId="077BB23E" w14:textId="77777777" w:rsidR="00C220EB" w:rsidRDefault="00C220EB">
            <w:pPr>
              <w:pStyle w:val="TableParagraph"/>
              <w:spacing w:line="240" w:lineRule="auto"/>
              <w:rPr>
                <w:sz w:val="20"/>
              </w:rPr>
            </w:pPr>
          </w:p>
        </w:tc>
      </w:tr>
    </w:tbl>
    <w:p w14:paraId="077BB240" w14:textId="77777777" w:rsidR="00C220EB" w:rsidRDefault="00000000">
      <w:pPr>
        <w:spacing w:before="99"/>
        <w:ind w:right="1141"/>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077BB241" w14:textId="77777777" w:rsidR="00C220EB" w:rsidRDefault="00C220EB">
      <w:pPr>
        <w:jc w:val="right"/>
        <w:rPr>
          <w:sz w:val="20"/>
        </w:rPr>
        <w:sectPr w:rsidR="00C220EB">
          <w:headerReference w:type="even" r:id="rId85"/>
          <w:headerReference w:type="default" r:id="rId86"/>
          <w:footerReference w:type="even" r:id="rId87"/>
          <w:footerReference w:type="default" r:id="rId88"/>
          <w:pgSz w:w="11910" w:h="16840"/>
          <w:pgMar w:top="440" w:right="0" w:bottom="1720" w:left="708" w:header="227" w:footer="1540" w:gutter="0"/>
          <w:pgNumType w:start="31"/>
          <w:cols w:space="720"/>
        </w:sectPr>
      </w:pPr>
    </w:p>
    <w:p w14:paraId="077BB242" w14:textId="77777777" w:rsidR="00C220EB" w:rsidRDefault="00C220EB">
      <w:pPr>
        <w:pStyle w:val="BodyText"/>
        <w:spacing w:before="177"/>
        <w:rPr>
          <w:sz w:val="20"/>
        </w:rPr>
      </w:pPr>
    </w:p>
    <w:tbl>
      <w:tblPr>
        <w:tblW w:w="0" w:type="auto"/>
        <w:tblInd w:w="323" w:type="dxa"/>
        <w:tblLayout w:type="fixed"/>
        <w:tblCellMar>
          <w:left w:w="0" w:type="dxa"/>
          <w:right w:w="0" w:type="dxa"/>
        </w:tblCellMar>
        <w:tblLook w:val="01E0" w:firstRow="1" w:lastRow="1" w:firstColumn="1" w:lastColumn="1" w:noHBand="0" w:noVBand="0"/>
      </w:tblPr>
      <w:tblGrid>
        <w:gridCol w:w="713"/>
        <w:gridCol w:w="1737"/>
        <w:gridCol w:w="2794"/>
        <w:gridCol w:w="1479"/>
        <w:gridCol w:w="3134"/>
      </w:tblGrid>
      <w:tr w:rsidR="00C220EB" w14:paraId="077BB248" w14:textId="77777777">
        <w:trPr>
          <w:trHeight w:val="376"/>
        </w:trPr>
        <w:tc>
          <w:tcPr>
            <w:tcW w:w="713" w:type="dxa"/>
            <w:tcBorders>
              <w:top w:val="single" w:sz="8" w:space="0" w:color="000000"/>
              <w:bottom w:val="single" w:sz="6" w:space="0" w:color="000000"/>
            </w:tcBorders>
          </w:tcPr>
          <w:p w14:paraId="077BB243" w14:textId="77777777" w:rsidR="00C220EB" w:rsidRDefault="00000000">
            <w:pPr>
              <w:pStyle w:val="TableParagraph"/>
              <w:spacing w:before="46" w:line="240" w:lineRule="auto"/>
              <w:ind w:right="30"/>
              <w:jc w:val="center"/>
              <w:rPr>
                <w:rFonts w:ascii="Cambria"/>
                <w:b/>
              </w:rPr>
            </w:pPr>
            <w:r>
              <w:rPr>
                <w:rFonts w:ascii="Cambria"/>
                <w:b/>
                <w:spacing w:val="-5"/>
                <w:w w:val="110"/>
              </w:rPr>
              <w:t>No.</w:t>
            </w:r>
          </w:p>
        </w:tc>
        <w:tc>
          <w:tcPr>
            <w:tcW w:w="1737" w:type="dxa"/>
            <w:tcBorders>
              <w:top w:val="single" w:sz="8" w:space="0" w:color="000000"/>
              <w:bottom w:val="single" w:sz="6" w:space="0" w:color="000000"/>
            </w:tcBorders>
          </w:tcPr>
          <w:p w14:paraId="077BB244" w14:textId="77777777" w:rsidR="00C220EB" w:rsidRDefault="00000000">
            <w:pPr>
              <w:pStyle w:val="TableParagraph"/>
              <w:spacing w:before="46" w:line="240" w:lineRule="auto"/>
              <w:ind w:left="206"/>
              <w:rPr>
                <w:rFonts w:ascii="Cambria"/>
                <w:b/>
              </w:rPr>
            </w:pPr>
            <w:r>
              <w:rPr>
                <w:rFonts w:ascii="Cambria"/>
                <w:b/>
                <w:spacing w:val="-4"/>
              </w:rPr>
              <w:t>Risk</w:t>
            </w:r>
          </w:p>
        </w:tc>
        <w:tc>
          <w:tcPr>
            <w:tcW w:w="2794" w:type="dxa"/>
            <w:tcBorders>
              <w:top w:val="single" w:sz="8" w:space="0" w:color="000000"/>
              <w:bottom w:val="single" w:sz="6" w:space="0" w:color="000000"/>
            </w:tcBorders>
          </w:tcPr>
          <w:p w14:paraId="077BB245" w14:textId="77777777" w:rsidR="00C220EB" w:rsidRDefault="00000000">
            <w:pPr>
              <w:pStyle w:val="TableParagraph"/>
              <w:spacing w:before="46" w:line="240" w:lineRule="auto"/>
              <w:ind w:left="125"/>
              <w:rPr>
                <w:rFonts w:ascii="Cambria"/>
                <w:b/>
              </w:rPr>
            </w:pPr>
            <w:r>
              <w:rPr>
                <w:rFonts w:ascii="Cambria"/>
                <w:b/>
              </w:rPr>
              <w:t>Risk</w:t>
            </w:r>
            <w:r>
              <w:rPr>
                <w:rFonts w:ascii="Cambria"/>
                <w:b/>
                <w:spacing w:val="-6"/>
              </w:rPr>
              <w:t xml:space="preserve"> </w:t>
            </w:r>
            <w:r>
              <w:rPr>
                <w:rFonts w:ascii="Cambria"/>
                <w:b/>
                <w:spacing w:val="-2"/>
              </w:rPr>
              <w:t>Description</w:t>
            </w:r>
          </w:p>
        </w:tc>
        <w:tc>
          <w:tcPr>
            <w:tcW w:w="1479" w:type="dxa"/>
            <w:tcBorders>
              <w:top w:val="single" w:sz="8" w:space="0" w:color="000000"/>
              <w:bottom w:val="single" w:sz="6" w:space="0" w:color="000000"/>
            </w:tcBorders>
          </w:tcPr>
          <w:p w14:paraId="077BB246" w14:textId="77777777" w:rsidR="00C220EB" w:rsidRDefault="00000000">
            <w:pPr>
              <w:pStyle w:val="TableParagraph"/>
              <w:spacing w:before="46" w:line="240" w:lineRule="auto"/>
              <w:ind w:left="122"/>
              <w:rPr>
                <w:rFonts w:ascii="Cambria"/>
                <w:b/>
              </w:rPr>
            </w:pPr>
            <w:r>
              <w:rPr>
                <w:rFonts w:ascii="Cambria"/>
                <w:b/>
                <w:spacing w:val="-2"/>
              </w:rPr>
              <w:t>Treatment</w:t>
            </w:r>
          </w:p>
        </w:tc>
        <w:tc>
          <w:tcPr>
            <w:tcW w:w="3134" w:type="dxa"/>
            <w:tcBorders>
              <w:top w:val="single" w:sz="8" w:space="0" w:color="000000"/>
              <w:bottom w:val="single" w:sz="6" w:space="0" w:color="000000"/>
            </w:tcBorders>
          </w:tcPr>
          <w:p w14:paraId="077BB247" w14:textId="77777777" w:rsidR="00C220EB" w:rsidRDefault="00000000">
            <w:pPr>
              <w:pStyle w:val="TableParagraph"/>
              <w:spacing w:before="46" w:line="240" w:lineRule="auto"/>
              <w:ind w:left="299"/>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C220EB" w14:paraId="077BB24E" w14:textId="77777777">
        <w:trPr>
          <w:trHeight w:val="335"/>
        </w:trPr>
        <w:tc>
          <w:tcPr>
            <w:tcW w:w="713" w:type="dxa"/>
            <w:tcBorders>
              <w:top w:val="single" w:sz="6" w:space="0" w:color="000000"/>
            </w:tcBorders>
          </w:tcPr>
          <w:p w14:paraId="077BB249" w14:textId="77777777" w:rsidR="00C220EB" w:rsidRDefault="00000000">
            <w:pPr>
              <w:pStyle w:val="TableParagraph"/>
              <w:spacing w:before="49" w:line="240" w:lineRule="auto"/>
              <w:ind w:right="30"/>
              <w:jc w:val="center"/>
            </w:pPr>
            <w:r>
              <w:rPr>
                <w:spacing w:val="-5"/>
              </w:rPr>
              <w:t>16</w:t>
            </w:r>
          </w:p>
        </w:tc>
        <w:tc>
          <w:tcPr>
            <w:tcW w:w="1737" w:type="dxa"/>
            <w:tcBorders>
              <w:top w:val="single" w:sz="6" w:space="0" w:color="000000"/>
            </w:tcBorders>
          </w:tcPr>
          <w:p w14:paraId="077BB24A" w14:textId="77777777" w:rsidR="00C220EB" w:rsidRDefault="00000000">
            <w:pPr>
              <w:pStyle w:val="TableParagraph"/>
              <w:spacing w:before="49" w:line="240" w:lineRule="auto"/>
              <w:ind w:left="206"/>
            </w:pPr>
            <w:r>
              <w:rPr>
                <w:w w:val="105"/>
              </w:rPr>
              <w:t>Bad</w:t>
            </w:r>
            <w:r>
              <w:rPr>
                <w:spacing w:val="-12"/>
                <w:w w:val="105"/>
              </w:rPr>
              <w:t xml:space="preserve"> </w:t>
            </w:r>
            <w:r>
              <w:rPr>
                <w:spacing w:val="-2"/>
                <w:w w:val="105"/>
              </w:rPr>
              <w:t>commu-</w:t>
            </w:r>
          </w:p>
        </w:tc>
        <w:tc>
          <w:tcPr>
            <w:tcW w:w="2794" w:type="dxa"/>
            <w:tcBorders>
              <w:top w:val="single" w:sz="6" w:space="0" w:color="000000"/>
            </w:tcBorders>
          </w:tcPr>
          <w:p w14:paraId="077BB24B" w14:textId="77777777" w:rsidR="00C220EB" w:rsidRDefault="00000000">
            <w:pPr>
              <w:pStyle w:val="TableParagraph"/>
              <w:spacing w:before="49" w:line="240" w:lineRule="auto"/>
              <w:ind w:left="125"/>
            </w:pPr>
            <w:r>
              <w:t>Advisor</w:t>
            </w:r>
            <w:r>
              <w:rPr>
                <w:spacing w:val="22"/>
              </w:rPr>
              <w:t xml:space="preserve"> </w:t>
            </w:r>
            <w:r>
              <w:t>or</w:t>
            </w:r>
            <w:r>
              <w:rPr>
                <w:spacing w:val="24"/>
              </w:rPr>
              <w:t xml:space="preserve"> </w:t>
            </w:r>
            <w:r>
              <w:rPr>
                <w:spacing w:val="-2"/>
              </w:rPr>
              <w:t>stakeholders</w:t>
            </w:r>
          </w:p>
        </w:tc>
        <w:tc>
          <w:tcPr>
            <w:tcW w:w="1479" w:type="dxa"/>
            <w:tcBorders>
              <w:top w:val="single" w:sz="6" w:space="0" w:color="000000"/>
            </w:tcBorders>
          </w:tcPr>
          <w:p w14:paraId="077BB24C" w14:textId="77777777" w:rsidR="00C220EB" w:rsidRDefault="00000000">
            <w:pPr>
              <w:pStyle w:val="TableParagraph"/>
              <w:spacing w:before="49" w:line="240" w:lineRule="auto"/>
              <w:ind w:left="122"/>
            </w:pPr>
            <w:r>
              <w:rPr>
                <w:spacing w:val="-2"/>
                <w:w w:val="110"/>
              </w:rPr>
              <w:t>Reduce</w:t>
            </w:r>
          </w:p>
        </w:tc>
        <w:tc>
          <w:tcPr>
            <w:tcW w:w="3134" w:type="dxa"/>
            <w:tcBorders>
              <w:top w:val="single" w:sz="6" w:space="0" w:color="000000"/>
            </w:tcBorders>
          </w:tcPr>
          <w:p w14:paraId="077BB24D" w14:textId="77777777" w:rsidR="00C220EB" w:rsidRDefault="00000000">
            <w:pPr>
              <w:pStyle w:val="TableParagraph"/>
              <w:spacing w:before="49" w:line="240" w:lineRule="auto"/>
              <w:ind w:left="299"/>
            </w:pPr>
            <w:r>
              <w:t>Weekly</w:t>
            </w:r>
            <w:r>
              <w:rPr>
                <w:spacing w:val="36"/>
              </w:rPr>
              <w:t xml:space="preserve"> </w:t>
            </w:r>
            <w:r>
              <w:t>advisor</w:t>
            </w:r>
            <w:r>
              <w:rPr>
                <w:spacing w:val="36"/>
              </w:rPr>
              <w:t xml:space="preserve"> </w:t>
            </w:r>
            <w:r>
              <w:rPr>
                <w:spacing w:val="-2"/>
              </w:rPr>
              <w:t>meetings</w:t>
            </w:r>
          </w:p>
        </w:tc>
      </w:tr>
      <w:tr w:rsidR="00C220EB" w14:paraId="077BB254" w14:textId="77777777">
        <w:trPr>
          <w:trHeight w:val="270"/>
        </w:trPr>
        <w:tc>
          <w:tcPr>
            <w:tcW w:w="713" w:type="dxa"/>
          </w:tcPr>
          <w:p w14:paraId="077BB24F" w14:textId="77777777" w:rsidR="00C220EB" w:rsidRDefault="00C220EB">
            <w:pPr>
              <w:pStyle w:val="TableParagraph"/>
              <w:spacing w:line="240" w:lineRule="auto"/>
              <w:rPr>
                <w:sz w:val="20"/>
              </w:rPr>
            </w:pPr>
          </w:p>
        </w:tc>
        <w:tc>
          <w:tcPr>
            <w:tcW w:w="1737" w:type="dxa"/>
          </w:tcPr>
          <w:p w14:paraId="077BB250" w14:textId="77777777" w:rsidR="00C220EB" w:rsidRDefault="00000000">
            <w:pPr>
              <w:pStyle w:val="TableParagraph"/>
              <w:ind w:left="206"/>
            </w:pPr>
            <w:r>
              <w:rPr>
                <w:w w:val="110"/>
              </w:rPr>
              <w:t>nication</w:t>
            </w:r>
            <w:r>
              <w:rPr>
                <w:spacing w:val="10"/>
                <w:w w:val="110"/>
              </w:rPr>
              <w:t xml:space="preserve"> </w:t>
            </w:r>
            <w:r>
              <w:rPr>
                <w:spacing w:val="-4"/>
                <w:w w:val="110"/>
              </w:rPr>
              <w:t>with</w:t>
            </w:r>
          </w:p>
        </w:tc>
        <w:tc>
          <w:tcPr>
            <w:tcW w:w="2794" w:type="dxa"/>
          </w:tcPr>
          <w:p w14:paraId="077BB251" w14:textId="77777777" w:rsidR="00C220EB" w:rsidRDefault="00000000">
            <w:pPr>
              <w:pStyle w:val="TableParagraph"/>
              <w:ind w:left="125"/>
            </w:pPr>
            <w:r>
              <w:rPr>
                <w:spacing w:val="-2"/>
                <w:w w:val="115"/>
              </w:rPr>
              <w:t>are</w:t>
            </w:r>
            <w:r>
              <w:rPr>
                <w:spacing w:val="-8"/>
                <w:w w:val="115"/>
              </w:rPr>
              <w:t xml:space="preserve"> </w:t>
            </w:r>
            <w:r>
              <w:rPr>
                <w:spacing w:val="-2"/>
                <w:w w:val="115"/>
              </w:rPr>
              <w:t>not</w:t>
            </w:r>
            <w:r>
              <w:rPr>
                <w:spacing w:val="-8"/>
                <w:w w:val="115"/>
              </w:rPr>
              <w:t xml:space="preserve"> </w:t>
            </w:r>
            <w:r>
              <w:rPr>
                <w:spacing w:val="-2"/>
                <w:w w:val="115"/>
              </w:rPr>
              <w:t>heard;</w:t>
            </w:r>
            <w:r>
              <w:rPr>
                <w:spacing w:val="-7"/>
                <w:w w:val="115"/>
              </w:rPr>
              <w:t xml:space="preserve"> </w:t>
            </w:r>
            <w:r>
              <w:rPr>
                <w:spacing w:val="-2"/>
                <w:w w:val="115"/>
              </w:rPr>
              <w:t>their</w:t>
            </w:r>
            <w:r>
              <w:rPr>
                <w:spacing w:val="-8"/>
                <w:w w:val="115"/>
              </w:rPr>
              <w:t xml:space="preserve"> </w:t>
            </w:r>
            <w:r>
              <w:rPr>
                <w:spacing w:val="-2"/>
                <w:w w:val="115"/>
              </w:rPr>
              <w:t>inputs</w:t>
            </w:r>
          </w:p>
        </w:tc>
        <w:tc>
          <w:tcPr>
            <w:tcW w:w="1479" w:type="dxa"/>
          </w:tcPr>
          <w:p w14:paraId="077BB252" w14:textId="77777777" w:rsidR="00C220EB" w:rsidRDefault="00C220EB">
            <w:pPr>
              <w:pStyle w:val="TableParagraph"/>
              <w:spacing w:line="240" w:lineRule="auto"/>
              <w:rPr>
                <w:sz w:val="20"/>
              </w:rPr>
            </w:pPr>
          </w:p>
        </w:tc>
        <w:tc>
          <w:tcPr>
            <w:tcW w:w="3134" w:type="dxa"/>
          </w:tcPr>
          <w:p w14:paraId="077BB253" w14:textId="77777777" w:rsidR="00C220EB" w:rsidRDefault="00C220EB">
            <w:pPr>
              <w:pStyle w:val="TableParagraph"/>
              <w:spacing w:line="240" w:lineRule="auto"/>
              <w:rPr>
                <w:sz w:val="20"/>
              </w:rPr>
            </w:pPr>
          </w:p>
        </w:tc>
      </w:tr>
      <w:tr w:rsidR="00C220EB" w14:paraId="077BB25A" w14:textId="77777777">
        <w:trPr>
          <w:trHeight w:val="270"/>
        </w:trPr>
        <w:tc>
          <w:tcPr>
            <w:tcW w:w="713" w:type="dxa"/>
          </w:tcPr>
          <w:p w14:paraId="077BB255" w14:textId="77777777" w:rsidR="00C220EB" w:rsidRDefault="00C220EB">
            <w:pPr>
              <w:pStyle w:val="TableParagraph"/>
              <w:spacing w:line="240" w:lineRule="auto"/>
              <w:rPr>
                <w:sz w:val="20"/>
              </w:rPr>
            </w:pPr>
          </w:p>
        </w:tc>
        <w:tc>
          <w:tcPr>
            <w:tcW w:w="1737" w:type="dxa"/>
          </w:tcPr>
          <w:p w14:paraId="077BB256" w14:textId="77777777" w:rsidR="00C220EB" w:rsidRDefault="00000000">
            <w:pPr>
              <w:pStyle w:val="TableParagraph"/>
              <w:ind w:left="206"/>
            </w:pPr>
            <w:r>
              <w:rPr>
                <w:w w:val="110"/>
              </w:rPr>
              <w:t>stakeholder</w:t>
            </w:r>
            <w:r>
              <w:rPr>
                <w:spacing w:val="4"/>
                <w:w w:val="115"/>
              </w:rPr>
              <w:t xml:space="preserve"> </w:t>
            </w:r>
            <w:r>
              <w:rPr>
                <w:spacing w:val="-5"/>
                <w:w w:val="115"/>
              </w:rPr>
              <w:t>or</w:t>
            </w:r>
          </w:p>
        </w:tc>
        <w:tc>
          <w:tcPr>
            <w:tcW w:w="2794" w:type="dxa"/>
          </w:tcPr>
          <w:p w14:paraId="077BB257" w14:textId="77777777" w:rsidR="00C220EB" w:rsidRDefault="00000000">
            <w:pPr>
              <w:pStyle w:val="TableParagraph"/>
              <w:ind w:left="125"/>
            </w:pPr>
            <w:r>
              <w:rPr>
                <w:w w:val="115"/>
              </w:rPr>
              <w:t>are</w:t>
            </w:r>
            <w:r>
              <w:rPr>
                <w:spacing w:val="-15"/>
                <w:w w:val="115"/>
              </w:rPr>
              <w:t xml:space="preserve"> </w:t>
            </w:r>
            <w:r>
              <w:rPr>
                <w:spacing w:val="-2"/>
                <w:w w:val="115"/>
              </w:rPr>
              <w:t>ignored</w:t>
            </w:r>
          </w:p>
        </w:tc>
        <w:tc>
          <w:tcPr>
            <w:tcW w:w="1479" w:type="dxa"/>
          </w:tcPr>
          <w:p w14:paraId="077BB258" w14:textId="77777777" w:rsidR="00C220EB" w:rsidRDefault="00C220EB">
            <w:pPr>
              <w:pStyle w:val="TableParagraph"/>
              <w:spacing w:line="240" w:lineRule="auto"/>
              <w:rPr>
                <w:sz w:val="20"/>
              </w:rPr>
            </w:pPr>
          </w:p>
        </w:tc>
        <w:tc>
          <w:tcPr>
            <w:tcW w:w="3134" w:type="dxa"/>
          </w:tcPr>
          <w:p w14:paraId="077BB259" w14:textId="77777777" w:rsidR="00C220EB" w:rsidRDefault="00C220EB">
            <w:pPr>
              <w:pStyle w:val="TableParagraph"/>
              <w:spacing w:line="240" w:lineRule="auto"/>
              <w:rPr>
                <w:sz w:val="20"/>
              </w:rPr>
            </w:pPr>
          </w:p>
        </w:tc>
      </w:tr>
      <w:tr w:rsidR="00C220EB" w14:paraId="077BB260" w14:textId="77777777">
        <w:trPr>
          <w:trHeight w:val="270"/>
        </w:trPr>
        <w:tc>
          <w:tcPr>
            <w:tcW w:w="713" w:type="dxa"/>
          </w:tcPr>
          <w:p w14:paraId="077BB25B" w14:textId="77777777" w:rsidR="00C220EB" w:rsidRDefault="00C220EB">
            <w:pPr>
              <w:pStyle w:val="TableParagraph"/>
              <w:spacing w:line="240" w:lineRule="auto"/>
              <w:rPr>
                <w:sz w:val="20"/>
              </w:rPr>
            </w:pPr>
          </w:p>
        </w:tc>
        <w:tc>
          <w:tcPr>
            <w:tcW w:w="1737" w:type="dxa"/>
          </w:tcPr>
          <w:p w14:paraId="077BB25C" w14:textId="77777777" w:rsidR="00C220EB" w:rsidRDefault="00000000">
            <w:pPr>
              <w:pStyle w:val="TableParagraph"/>
              <w:ind w:left="206"/>
            </w:pPr>
            <w:r>
              <w:rPr>
                <w:spacing w:val="-2"/>
                <w:w w:val="110"/>
              </w:rPr>
              <w:t>advisor</w:t>
            </w:r>
          </w:p>
        </w:tc>
        <w:tc>
          <w:tcPr>
            <w:tcW w:w="2794" w:type="dxa"/>
          </w:tcPr>
          <w:p w14:paraId="077BB25D" w14:textId="77777777" w:rsidR="00C220EB" w:rsidRDefault="00C220EB">
            <w:pPr>
              <w:pStyle w:val="TableParagraph"/>
              <w:spacing w:line="240" w:lineRule="auto"/>
              <w:rPr>
                <w:sz w:val="20"/>
              </w:rPr>
            </w:pPr>
          </w:p>
        </w:tc>
        <w:tc>
          <w:tcPr>
            <w:tcW w:w="1479" w:type="dxa"/>
          </w:tcPr>
          <w:p w14:paraId="077BB25E" w14:textId="77777777" w:rsidR="00C220EB" w:rsidRDefault="00C220EB">
            <w:pPr>
              <w:pStyle w:val="TableParagraph"/>
              <w:spacing w:line="240" w:lineRule="auto"/>
              <w:rPr>
                <w:sz w:val="20"/>
              </w:rPr>
            </w:pPr>
          </w:p>
        </w:tc>
        <w:tc>
          <w:tcPr>
            <w:tcW w:w="3134" w:type="dxa"/>
          </w:tcPr>
          <w:p w14:paraId="077BB25F" w14:textId="77777777" w:rsidR="00C220EB" w:rsidRDefault="00C220EB">
            <w:pPr>
              <w:pStyle w:val="TableParagraph"/>
              <w:spacing w:line="240" w:lineRule="auto"/>
              <w:rPr>
                <w:sz w:val="20"/>
              </w:rPr>
            </w:pPr>
          </w:p>
        </w:tc>
      </w:tr>
      <w:tr w:rsidR="00C220EB" w14:paraId="077BB266" w14:textId="77777777">
        <w:trPr>
          <w:trHeight w:val="271"/>
        </w:trPr>
        <w:tc>
          <w:tcPr>
            <w:tcW w:w="713" w:type="dxa"/>
          </w:tcPr>
          <w:p w14:paraId="077BB261" w14:textId="77777777" w:rsidR="00C220EB" w:rsidRDefault="00000000">
            <w:pPr>
              <w:pStyle w:val="TableParagraph"/>
              <w:ind w:right="30"/>
              <w:jc w:val="center"/>
            </w:pPr>
            <w:r>
              <w:rPr>
                <w:spacing w:val="-5"/>
              </w:rPr>
              <w:t>17</w:t>
            </w:r>
          </w:p>
        </w:tc>
        <w:tc>
          <w:tcPr>
            <w:tcW w:w="1737" w:type="dxa"/>
          </w:tcPr>
          <w:p w14:paraId="077BB262" w14:textId="77777777" w:rsidR="00C220EB" w:rsidRDefault="00000000">
            <w:pPr>
              <w:pStyle w:val="TableParagraph"/>
              <w:ind w:left="206"/>
            </w:pPr>
            <w:r>
              <w:rPr>
                <w:spacing w:val="-2"/>
                <w:w w:val="110"/>
              </w:rPr>
              <w:t>Insufficient</w:t>
            </w:r>
          </w:p>
        </w:tc>
        <w:tc>
          <w:tcPr>
            <w:tcW w:w="2794" w:type="dxa"/>
          </w:tcPr>
          <w:p w14:paraId="077BB263" w14:textId="77777777" w:rsidR="00C220EB" w:rsidRDefault="00000000">
            <w:pPr>
              <w:pStyle w:val="TableParagraph"/>
              <w:ind w:left="125"/>
            </w:pPr>
            <w:r>
              <w:rPr>
                <w:w w:val="110"/>
              </w:rPr>
              <w:t>External</w:t>
            </w:r>
            <w:r>
              <w:rPr>
                <w:spacing w:val="7"/>
                <w:w w:val="110"/>
              </w:rPr>
              <w:t xml:space="preserve"> </w:t>
            </w:r>
            <w:r>
              <w:rPr>
                <w:w w:val="110"/>
              </w:rPr>
              <w:t>partners</w:t>
            </w:r>
            <w:r>
              <w:rPr>
                <w:spacing w:val="7"/>
                <w:w w:val="110"/>
              </w:rPr>
              <w:t xml:space="preserve"> </w:t>
            </w:r>
            <w:r>
              <w:rPr>
                <w:w w:val="110"/>
              </w:rPr>
              <w:t>do</w:t>
            </w:r>
            <w:r>
              <w:rPr>
                <w:spacing w:val="7"/>
                <w:w w:val="110"/>
              </w:rPr>
              <w:t xml:space="preserve"> </w:t>
            </w:r>
            <w:r>
              <w:rPr>
                <w:spacing w:val="-5"/>
                <w:w w:val="110"/>
              </w:rPr>
              <w:t>not</w:t>
            </w:r>
          </w:p>
        </w:tc>
        <w:tc>
          <w:tcPr>
            <w:tcW w:w="1479" w:type="dxa"/>
          </w:tcPr>
          <w:p w14:paraId="077BB264" w14:textId="77777777" w:rsidR="00C220EB" w:rsidRDefault="00000000">
            <w:pPr>
              <w:pStyle w:val="TableParagraph"/>
              <w:ind w:left="122"/>
            </w:pPr>
            <w:r>
              <w:rPr>
                <w:spacing w:val="-2"/>
                <w:w w:val="110"/>
              </w:rPr>
              <w:t>Reduce</w:t>
            </w:r>
          </w:p>
        </w:tc>
        <w:tc>
          <w:tcPr>
            <w:tcW w:w="3134" w:type="dxa"/>
          </w:tcPr>
          <w:p w14:paraId="077BB265" w14:textId="77777777" w:rsidR="00C220EB" w:rsidRDefault="00000000">
            <w:pPr>
              <w:pStyle w:val="TableParagraph"/>
              <w:ind w:left="299"/>
            </w:pPr>
            <w:r>
              <w:rPr>
                <w:w w:val="110"/>
              </w:rPr>
              <w:t>Stakeholders</w:t>
            </w:r>
            <w:r>
              <w:rPr>
                <w:spacing w:val="-11"/>
                <w:w w:val="110"/>
              </w:rPr>
              <w:t xml:space="preserve"> </w:t>
            </w:r>
            <w:r>
              <w:rPr>
                <w:w w:val="110"/>
              </w:rPr>
              <w:t>in</w:t>
            </w:r>
            <w:r>
              <w:rPr>
                <w:spacing w:val="-11"/>
                <w:w w:val="110"/>
              </w:rPr>
              <w:t xml:space="preserve"> </w:t>
            </w:r>
            <w:r>
              <w:rPr>
                <w:w w:val="110"/>
              </w:rPr>
              <w:t>Scrum</w:t>
            </w:r>
            <w:r>
              <w:rPr>
                <w:spacing w:val="-11"/>
                <w:w w:val="110"/>
              </w:rPr>
              <w:t xml:space="preserve"> </w:t>
            </w:r>
            <w:r>
              <w:rPr>
                <w:spacing w:val="-4"/>
                <w:w w:val="110"/>
              </w:rPr>
              <w:t>team</w:t>
            </w:r>
          </w:p>
        </w:tc>
      </w:tr>
      <w:tr w:rsidR="00C220EB" w14:paraId="077BB26C" w14:textId="77777777">
        <w:trPr>
          <w:trHeight w:val="270"/>
        </w:trPr>
        <w:tc>
          <w:tcPr>
            <w:tcW w:w="713" w:type="dxa"/>
          </w:tcPr>
          <w:p w14:paraId="077BB267" w14:textId="77777777" w:rsidR="00C220EB" w:rsidRDefault="00C220EB">
            <w:pPr>
              <w:pStyle w:val="TableParagraph"/>
              <w:spacing w:line="240" w:lineRule="auto"/>
              <w:rPr>
                <w:sz w:val="20"/>
              </w:rPr>
            </w:pPr>
          </w:p>
        </w:tc>
        <w:tc>
          <w:tcPr>
            <w:tcW w:w="1737" w:type="dxa"/>
          </w:tcPr>
          <w:p w14:paraId="077BB268" w14:textId="77777777" w:rsidR="00C220EB" w:rsidRDefault="00000000">
            <w:pPr>
              <w:pStyle w:val="TableParagraph"/>
              <w:ind w:left="206"/>
            </w:pPr>
            <w:r>
              <w:rPr>
                <w:w w:val="110"/>
              </w:rPr>
              <w:t>exchange</w:t>
            </w:r>
            <w:r>
              <w:rPr>
                <w:spacing w:val="-12"/>
                <w:w w:val="110"/>
              </w:rPr>
              <w:t xml:space="preserve"> </w:t>
            </w:r>
            <w:r>
              <w:rPr>
                <w:spacing w:val="-4"/>
                <w:w w:val="110"/>
              </w:rPr>
              <w:t>with</w:t>
            </w:r>
          </w:p>
        </w:tc>
        <w:tc>
          <w:tcPr>
            <w:tcW w:w="2794" w:type="dxa"/>
          </w:tcPr>
          <w:p w14:paraId="077BB269" w14:textId="77777777" w:rsidR="00C220EB" w:rsidRDefault="00000000">
            <w:pPr>
              <w:pStyle w:val="TableParagraph"/>
              <w:ind w:left="125"/>
            </w:pPr>
            <w:r>
              <w:rPr>
                <w:w w:val="110"/>
              </w:rPr>
              <w:t>react,</w:t>
            </w:r>
            <w:r>
              <w:rPr>
                <w:spacing w:val="-4"/>
                <w:w w:val="110"/>
              </w:rPr>
              <w:t xml:space="preserve"> </w:t>
            </w:r>
            <w:r>
              <w:rPr>
                <w:w w:val="110"/>
              </w:rPr>
              <w:t>are</w:t>
            </w:r>
            <w:r>
              <w:rPr>
                <w:spacing w:val="-3"/>
                <w:w w:val="110"/>
              </w:rPr>
              <w:t xml:space="preserve"> </w:t>
            </w:r>
            <w:r>
              <w:rPr>
                <w:w w:val="110"/>
              </w:rPr>
              <w:t>delayed,</w:t>
            </w:r>
            <w:r>
              <w:rPr>
                <w:spacing w:val="-3"/>
                <w:w w:val="110"/>
              </w:rPr>
              <w:t xml:space="preserve"> </w:t>
            </w:r>
            <w:r>
              <w:rPr>
                <w:spacing w:val="-5"/>
                <w:w w:val="110"/>
              </w:rPr>
              <w:t>or</w:t>
            </w:r>
          </w:p>
        </w:tc>
        <w:tc>
          <w:tcPr>
            <w:tcW w:w="1479" w:type="dxa"/>
          </w:tcPr>
          <w:p w14:paraId="077BB26A" w14:textId="77777777" w:rsidR="00C220EB" w:rsidRDefault="00C220EB">
            <w:pPr>
              <w:pStyle w:val="TableParagraph"/>
              <w:spacing w:line="240" w:lineRule="auto"/>
              <w:rPr>
                <w:sz w:val="20"/>
              </w:rPr>
            </w:pPr>
          </w:p>
        </w:tc>
        <w:tc>
          <w:tcPr>
            <w:tcW w:w="3134" w:type="dxa"/>
          </w:tcPr>
          <w:p w14:paraId="077BB26B" w14:textId="77777777" w:rsidR="00C220EB" w:rsidRDefault="00C220EB">
            <w:pPr>
              <w:pStyle w:val="TableParagraph"/>
              <w:spacing w:line="240" w:lineRule="auto"/>
              <w:rPr>
                <w:sz w:val="20"/>
              </w:rPr>
            </w:pPr>
          </w:p>
        </w:tc>
      </w:tr>
      <w:tr w:rsidR="00C220EB" w14:paraId="077BB272" w14:textId="77777777">
        <w:trPr>
          <w:trHeight w:val="270"/>
        </w:trPr>
        <w:tc>
          <w:tcPr>
            <w:tcW w:w="713" w:type="dxa"/>
          </w:tcPr>
          <w:p w14:paraId="077BB26D" w14:textId="77777777" w:rsidR="00C220EB" w:rsidRDefault="00C220EB">
            <w:pPr>
              <w:pStyle w:val="TableParagraph"/>
              <w:spacing w:line="240" w:lineRule="auto"/>
              <w:rPr>
                <w:sz w:val="20"/>
              </w:rPr>
            </w:pPr>
          </w:p>
        </w:tc>
        <w:tc>
          <w:tcPr>
            <w:tcW w:w="1737" w:type="dxa"/>
          </w:tcPr>
          <w:p w14:paraId="077BB26E" w14:textId="77777777" w:rsidR="00C220EB" w:rsidRDefault="00000000">
            <w:pPr>
              <w:pStyle w:val="TableParagraph"/>
              <w:ind w:left="206"/>
            </w:pPr>
            <w:r>
              <w:rPr>
                <w:spacing w:val="-2"/>
                <w:w w:val="115"/>
              </w:rPr>
              <w:t>external</w:t>
            </w:r>
          </w:p>
        </w:tc>
        <w:tc>
          <w:tcPr>
            <w:tcW w:w="2794" w:type="dxa"/>
          </w:tcPr>
          <w:p w14:paraId="077BB26F" w14:textId="77777777" w:rsidR="00C220EB" w:rsidRDefault="00000000">
            <w:pPr>
              <w:pStyle w:val="TableParagraph"/>
              <w:ind w:left="125"/>
            </w:pPr>
            <w:r>
              <w:rPr>
                <w:w w:val="110"/>
              </w:rPr>
              <w:t>communication</w:t>
            </w:r>
            <w:r>
              <w:rPr>
                <w:spacing w:val="23"/>
                <w:w w:val="110"/>
              </w:rPr>
              <w:t xml:space="preserve"> </w:t>
            </w:r>
            <w:r>
              <w:rPr>
                <w:spacing w:val="-2"/>
                <w:w w:val="110"/>
              </w:rPr>
              <w:t>towards</w:t>
            </w:r>
          </w:p>
        </w:tc>
        <w:tc>
          <w:tcPr>
            <w:tcW w:w="1479" w:type="dxa"/>
          </w:tcPr>
          <w:p w14:paraId="077BB270" w14:textId="77777777" w:rsidR="00C220EB" w:rsidRDefault="00C220EB">
            <w:pPr>
              <w:pStyle w:val="TableParagraph"/>
              <w:spacing w:line="240" w:lineRule="auto"/>
              <w:rPr>
                <w:sz w:val="20"/>
              </w:rPr>
            </w:pPr>
          </w:p>
        </w:tc>
        <w:tc>
          <w:tcPr>
            <w:tcW w:w="3134" w:type="dxa"/>
          </w:tcPr>
          <w:p w14:paraId="077BB271" w14:textId="77777777" w:rsidR="00C220EB" w:rsidRDefault="00C220EB">
            <w:pPr>
              <w:pStyle w:val="TableParagraph"/>
              <w:spacing w:line="240" w:lineRule="auto"/>
              <w:rPr>
                <w:sz w:val="20"/>
              </w:rPr>
            </w:pPr>
          </w:p>
        </w:tc>
      </w:tr>
      <w:tr w:rsidR="00C220EB" w14:paraId="077BB278" w14:textId="77777777">
        <w:trPr>
          <w:trHeight w:val="270"/>
        </w:trPr>
        <w:tc>
          <w:tcPr>
            <w:tcW w:w="713" w:type="dxa"/>
          </w:tcPr>
          <w:p w14:paraId="077BB273" w14:textId="77777777" w:rsidR="00C220EB" w:rsidRDefault="00C220EB">
            <w:pPr>
              <w:pStyle w:val="TableParagraph"/>
              <w:spacing w:line="240" w:lineRule="auto"/>
              <w:rPr>
                <w:sz w:val="20"/>
              </w:rPr>
            </w:pPr>
          </w:p>
        </w:tc>
        <w:tc>
          <w:tcPr>
            <w:tcW w:w="1737" w:type="dxa"/>
          </w:tcPr>
          <w:p w14:paraId="077BB274" w14:textId="77777777" w:rsidR="00C220EB" w:rsidRDefault="00000000">
            <w:pPr>
              <w:pStyle w:val="TableParagraph"/>
              <w:ind w:left="206"/>
            </w:pPr>
            <w:r>
              <w:rPr>
                <w:spacing w:val="-2"/>
                <w:w w:val="115"/>
              </w:rPr>
              <w:t>partners</w:t>
            </w:r>
          </w:p>
        </w:tc>
        <w:tc>
          <w:tcPr>
            <w:tcW w:w="2794" w:type="dxa"/>
          </w:tcPr>
          <w:p w14:paraId="077BB275" w14:textId="77777777" w:rsidR="00C220EB" w:rsidRDefault="00000000">
            <w:pPr>
              <w:pStyle w:val="TableParagraph"/>
              <w:ind w:left="125"/>
            </w:pPr>
            <w:r>
              <w:rPr>
                <w:w w:val="110"/>
              </w:rPr>
              <w:t>them</w:t>
            </w:r>
            <w:r>
              <w:rPr>
                <w:spacing w:val="-3"/>
                <w:w w:val="110"/>
              </w:rPr>
              <w:t xml:space="preserve"> </w:t>
            </w:r>
            <w:r>
              <w:rPr>
                <w:w w:val="110"/>
              </w:rPr>
              <w:t>is</w:t>
            </w:r>
            <w:r>
              <w:rPr>
                <w:spacing w:val="-2"/>
                <w:w w:val="110"/>
              </w:rPr>
              <w:t xml:space="preserve"> </w:t>
            </w:r>
            <w:r>
              <w:rPr>
                <w:w w:val="110"/>
              </w:rPr>
              <w:t>late</w:t>
            </w:r>
            <w:r>
              <w:rPr>
                <w:spacing w:val="-2"/>
                <w:w w:val="110"/>
              </w:rPr>
              <w:t xml:space="preserve"> </w:t>
            </w:r>
            <w:r>
              <w:rPr>
                <w:w w:val="110"/>
              </w:rPr>
              <w:t>or</w:t>
            </w:r>
            <w:r>
              <w:rPr>
                <w:spacing w:val="-2"/>
                <w:w w:val="110"/>
              </w:rPr>
              <w:t xml:space="preserve"> </w:t>
            </w:r>
            <w:r>
              <w:rPr>
                <w:spacing w:val="-4"/>
                <w:w w:val="110"/>
              </w:rPr>
              <w:t>poor</w:t>
            </w:r>
          </w:p>
        </w:tc>
        <w:tc>
          <w:tcPr>
            <w:tcW w:w="1479" w:type="dxa"/>
          </w:tcPr>
          <w:p w14:paraId="077BB276" w14:textId="77777777" w:rsidR="00C220EB" w:rsidRDefault="00C220EB">
            <w:pPr>
              <w:pStyle w:val="TableParagraph"/>
              <w:spacing w:line="240" w:lineRule="auto"/>
              <w:rPr>
                <w:sz w:val="20"/>
              </w:rPr>
            </w:pPr>
          </w:p>
        </w:tc>
        <w:tc>
          <w:tcPr>
            <w:tcW w:w="3134" w:type="dxa"/>
          </w:tcPr>
          <w:p w14:paraId="077BB277" w14:textId="77777777" w:rsidR="00C220EB" w:rsidRDefault="00C220EB">
            <w:pPr>
              <w:pStyle w:val="TableParagraph"/>
              <w:spacing w:line="240" w:lineRule="auto"/>
              <w:rPr>
                <w:sz w:val="20"/>
              </w:rPr>
            </w:pPr>
          </w:p>
        </w:tc>
      </w:tr>
      <w:tr w:rsidR="00C220EB" w14:paraId="077BB27E" w14:textId="77777777">
        <w:trPr>
          <w:trHeight w:val="270"/>
        </w:trPr>
        <w:tc>
          <w:tcPr>
            <w:tcW w:w="713" w:type="dxa"/>
          </w:tcPr>
          <w:p w14:paraId="077BB279" w14:textId="77777777" w:rsidR="00C220EB" w:rsidRDefault="00000000">
            <w:pPr>
              <w:pStyle w:val="TableParagraph"/>
              <w:ind w:right="30"/>
              <w:jc w:val="center"/>
            </w:pPr>
            <w:r>
              <w:rPr>
                <w:spacing w:val="-5"/>
              </w:rPr>
              <w:t>18</w:t>
            </w:r>
          </w:p>
        </w:tc>
        <w:tc>
          <w:tcPr>
            <w:tcW w:w="1737" w:type="dxa"/>
          </w:tcPr>
          <w:p w14:paraId="077BB27A" w14:textId="77777777" w:rsidR="00C220EB" w:rsidRDefault="00000000">
            <w:pPr>
              <w:pStyle w:val="TableParagraph"/>
              <w:ind w:left="206"/>
            </w:pPr>
            <w:r>
              <w:rPr>
                <w:spacing w:val="-2"/>
                <w:w w:val="115"/>
              </w:rPr>
              <w:t>Unforeseen</w:t>
            </w:r>
          </w:p>
        </w:tc>
        <w:tc>
          <w:tcPr>
            <w:tcW w:w="2794" w:type="dxa"/>
          </w:tcPr>
          <w:p w14:paraId="077BB27B" w14:textId="77777777" w:rsidR="00C220EB" w:rsidRDefault="00000000">
            <w:pPr>
              <w:pStyle w:val="TableParagraph"/>
              <w:ind w:left="125"/>
            </w:pPr>
            <w:r>
              <w:rPr>
                <w:w w:val="110"/>
              </w:rPr>
              <w:t>Unexpected</w:t>
            </w:r>
            <w:r>
              <w:rPr>
                <w:spacing w:val="-12"/>
                <w:w w:val="110"/>
              </w:rPr>
              <w:t xml:space="preserve"> </w:t>
            </w:r>
            <w:r>
              <w:rPr>
                <w:w w:val="110"/>
              </w:rPr>
              <w:t>crisis</w:t>
            </w:r>
            <w:r>
              <w:rPr>
                <w:spacing w:val="-11"/>
                <w:w w:val="110"/>
              </w:rPr>
              <w:t xml:space="preserve"> </w:t>
            </w:r>
            <w:r>
              <w:rPr>
                <w:spacing w:val="-5"/>
                <w:w w:val="110"/>
              </w:rPr>
              <w:t>in</w:t>
            </w:r>
          </w:p>
        </w:tc>
        <w:tc>
          <w:tcPr>
            <w:tcW w:w="1479" w:type="dxa"/>
          </w:tcPr>
          <w:p w14:paraId="077BB27C" w14:textId="77777777" w:rsidR="00C220EB" w:rsidRDefault="00000000">
            <w:pPr>
              <w:pStyle w:val="TableParagraph"/>
              <w:ind w:left="122"/>
            </w:pPr>
            <w:r>
              <w:rPr>
                <w:spacing w:val="-2"/>
                <w:w w:val="110"/>
              </w:rPr>
              <w:t>Accept</w:t>
            </w:r>
          </w:p>
        </w:tc>
        <w:tc>
          <w:tcPr>
            <w:tcW w:w="3134" w:type="dxa"/>
          </w:tcPr>
          <w:p w14:paraId="077BB27D" w14:textId="77777777" w:rsidR="00C220EB"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C220EB" w14:paraId="077BB284" w14:textId="77777777">
        <w:trPr>
          <w:trHeight w:val="270"/>
        </w:trPr>
        <w:tc>
          <w:tcPr>
            <w:tcW w:w="713" w:type="dxa"/>
          </w:tcPr>
          <w:p w14:paraId="077BB27F" w14:textId="77777777" w:rsidR="00C220EB" w:rsidRDefault="00C220EB">
            <w:pPr>
              <w:pStyle w:val="TableParagraph"/>
              <w:spacing w:line="240" w:lineRule="auto"/>
              <w:rPr>
                <w:sz w:val="20"/>
              </w:rPr>
            </w:pPr>
          </w:p>
        </w:tc>
        <w:tc>
          <w:tcPr>
            <w:tcW w:w="1737" w:type="dxa"/>
          </w:tcPr>
          <w:p w14:paraId="077BB280" w14:textId="77777777" w:rsidR="00C220EB" w:rsidRDefault="00000000">
            <w:pPr>
              <w:pStyle w:val="TableParagraph"/>
              <w:ind w:left="206"/>
            </w:pPr>
            <w:r>
              <w:rPr>
                <w:w w:val="105"/>
              </w:rPr>
              <w:t>family</w:t>
            </w:r>
            <w:r>
              <w:rPr>
                <w:spacing w:val="6"/>
                <w:w w:val="110"/>
              </w:rPr>
              <w:t xml:space="preserve"> </w:t>
            </w:r>
            <w:r>
              <w:rPr>
                <w:spacing w:val="-2"/>
                <w:w w:val="110"/>
              </w:rPr>
              <w:t>crisis</w:t>
            </w:r>
          </w:p>
        </w:tc>
        <w:tc>
          <w:tcPr>
            <w:tcW w:w="2794" w:type="dxa"/>
          </w:tcPr>
          <w:p w14:paraId="077BB281" w14:textId="77777777" w:rsidR="00C220EB" w:rsidRDefault="00000000">
            <w:pPr>
              <w:pStyle w:val="TableParagraph"/>
              <w:ind w:left="125"/>
            </w:pPr>
            <w:r>
              <w:rPr>
                <w:spacing w:val="-2"/>
                <w:w w:val="110"/>
              </w:rPr>
              <w:t>family</w:t>
            </w:r>
          </w:p>
        </w:tc>
        <w:tc>
          <w:tcPr>
            <w:tcW w:w="1479" w:type="dxa"/>
          </w:tcPr>
          <w:p w14:paraId="077BB282" w14:textId="77777777" w:rsidR="00C220EB" w:rsidRDefault="00C220EB">
            <w:pPr>
              <w:pStyle w:val="TableParagraph"/>
              <w:spacing w:line="240" w:lineRule="auto"/>
              <w:rPr>
                <w:sz w:val="20"/>
              </w:rPr>
            </w:pPr>
          </w:p>
        </w:tc>
        <w:tc>
          <w:tcPr>
            <w:tcW w:w="3134" w:type="dxa"/>
          </w:tcPr>
          <w:p w14:paraId="077BB283" w14:textId="77777777" w:rsidR="00C220EB"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C220EB" w14:paraId="077BB28A" w14:textId="77777777">
        <w:trPr>
          <w:trHeight w:val="270"/>
        </w:trPr>
        <w:tc>
          <w:tcPr>
            <w:tcW w:w="713" w:type="dxa"/>
          </w:tcPr>
          <w:p w14:paraId="077BB285" w14:textId="77777777" w:rsidR="00C220EB" w:rsidRDefault="00000000">
            <w:pPr>
              <w:pStyle w:val="TableParagraph"/>
              <w:ind w:right="30"/>
              <w:jc w:val="center"/>
            </w:pPr>
            <w:r>
              <w:rPr>
                <w:spacing w:val="-5"/>
              </w:rPr>
              <w:t>19</w:t>
            </w:r>
          </w:p>
        </w:tc>
        <w:tc>
          <w:tcPr>
            <w:tcW w:w="1737" w:type="dxa"/>
          </w:tcPr>
          <w:p w14:paraId="077BB286" w14:textId="77777777" w:rsidR="00C220EB" w:rsidRDefault="00000000">
            <w:pPr>
              <w:pStyle w:val="TableParagraph"/>
              <w:ind w:left="206"/>
            </w:pPr>
            <w:r>
              <w:rPr>
                <w:w w:val="110"/>
              </w:rPr>
              <w:t>General</w:t>
            </w:r>
            <w:r>
              <w:rPr>
                <w:spacing w:val="-14"/>
                <w:w w:val="110"/>
              </w:rPr>
              <w:t xml:space="preserve"> </w:t>
            </w:r>
            <w:r>
              <w:rPr>
                <w:spacing w:val="-2"/>
                <w:w w:val="110"/>
              </w:rPr>
              <w:t>force</w:t>
            </w:r>
          </w:p>
        </w:tc>
        <w:tc>
          <w:tcPr>
            <w:tcW w:w="2794" w:type="dxa"/>
          </w:tcPr>
          <w:p w14:paraId="077BB287" w14:textId="77777777" w:rsidR="00C220EB" w:rsidRDefault="00000000">
            <w:pPr>
              <w:pStyle w:val="TableParagraph"/>
              <w:ind w:left="125"/>
            </w:pPr>
            <w:r>
              <w:rPr>
                <w:w w:val="110"/>
              </w:rPr>
              <w:t>Events</w:t>
            </w:r>
            <w:r>
              <w:rPr>
                <w:spacing w:val="-12"/>
                <w:w w:val="110"/>
              </w:rPr>
              <w:t xml:space="preserve"> </w:t>
            </w:r>
            <w:r>
              <w:rPr>
                <w:w w:val="110"/>
              </w:rPr>
              <w:t>which</w:t>
            </w:r>
            <w:r>
              <w:rPr>
                <w:spacing w:val="-12"/>
                <w:w w:val="110"/>
              </w:rPr>
              <w:t xml:space="preserve"> </w:t>
            </w:r>
            <w:commentRangeStart w:id="92"/>
            <w:r>
              <w:rPr>
                <w:w w:val="110"/>
              </w:rPr>
              <w:t>can</w:t>
            </w:r>
            <w:r>
              <w:rPr>
                <w:spacing w:val="-12"/>
                <w:w w:val="110"/>
              </w:rPr>
              <w:t xml:space="preserve"> </w:t>
            </w:r>
            <w:r>
              <w:rPr>
                <w:w w:val="110"/>
              </w:rPr>
              <w:t>not</w:t>
            </w:r>
            <w:r>
              <w:rPr>
                <w:spacing w:val="-11"/>
                <w:w w:val="110"/>
              </w:rPr>
              <w:t xml:space="preserve"> </w:t>
            </w:r>
            <w:commentRangeEnd w:id="92"/>
            <w:r w:rsidR="005B4D45">
              <w:rPr>
                <w:rStyle w:val="CommentReference"/>
                <w:spacing w:val="-5"/>
                <w:w w:val="110"/>
                <w:sz w:val="22"/>
                <w:szCs w:val="22"/>
              </w:rPr>
              <w:commentReference w:id="92"/>
            </w:r>
            <w:r>
              <w:rPr>
                <w:spacing w:val="-5"/>
                <w:w w:val="110"/>
              </w:rPr>
              <w:t>be</w:t>
            </w:r>
          </w:p>
        </w:tc>
        <w:tc>
          <w:tcPr>
            <w:tcW w:w="1479" w:type="dxa"/>
          </w:tcPr>
          <w:p w14:paraId="077BB288" w14:textId="77777777" w:rsidR="00C220EB" w:rsidRDefault="00000000">
            <w:pPr>
              <w:pStyle w:val="TableParagraph"/>
              <w:ind w:left="122"/>
            </w:pPr>
            <w:r>
              <w:rPr>
                <w:spacing w:val="-2"/>
                <w:w w:val="110"/>
              </w:rPr>
              <w:t>Accept</w:t>
            </w:r>
          </w:p>
        </w:tc>
        <w:tc>
          <w:tcPr>
            <w:tcW w:w="3134" w:type="dxa"/>
          </w:tcPr>
          <w:p w14:paraId="077BB289" w14:textId="77777777" w:rsidR="00C220EB"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C220EB" w14:paraId="077BB290" w14:textId="77777777">
        <w:trPr>
          <w:trHeight w:val="270"/>
        </w:trPr>
        <w:tc>
          <w:tcPr>
            <w:tcW w:w="713" w:type="dxa"/>
          </w:tcPr>
          <w:p w14:paraId="077BB28B" w14:textId="77777777" w:rsidR="00C220EB" w:rsidRDefault="00C220EB">
            <w:pPr>
              <w:pStyle w:val="TableParagraph"/>
              <w:spacing w:line="240" w:lineRule="auto"/>
              <w:rPr>
                <w:sz w:val="20"/>
              </w:rPr>
            </w:pPr>
          </w:p>
        </w:tc>
        <w:tc>
          <w:tcPr>
            <w:tcW w:w="1737" w:type="dxa"/>
          </w:tcPr>
          <w:p w14:paraId="077BB28C" w14:textId="77777777" w:rsidR="00C220EB" w:rsidRDefault="00000000">
            <w:pPr>
              <w:pStyle w:val="TableParagraph"/>
              <w:ind w:left="206"/>
            </w:pPr>
            <w:r>
              <w:rPr>
                <w:spacing w:val="-2"/>
                <w:w w:val="115"/>
              </w:rPr>
              <w:t>majeure</w:t>
            </w:r>
          </w:p>
        </w:tc>
        <w:tc>
          <w:tcPr>
            <w:tcW w:w="2794" w:type="dxa"/>
          </w:tcPr>
          <w:p w14:paraId="077BB28D" w14:textId="77777777" w:rsidR="00C220EB" w:rsidRDefault="00000000">
            <w:pPr>
              <w:pStyle w:val="TableParagraph"/>
              <w:ind w:left="125"/>
            </w:pPr>
            <w:r>
              <w:rPr>
                <w:w w:val="110"/>
              </w:rPr>
              <w:t>influenced</w:t>
            </w:r>
            <w:r>
              <w:rPr>
                <w:spacing w:val="-5"/>
                <w:w w:val="110"/>
              </w:rPr>
              <w:t xml:space="preserve"> </w:t>
            </w:r>
            <w:r>
              <w:rPr>
                <w:w w:val="110"/>
              </w:rPr>
              <w:t>are</w:t>
            </w:r>
            <w:r>
              <w:rPr>
                <w:spacing w:val="-5"/>
                <w:w w:val="110"/>
              </w:rPr>
              <w:t xml:space="preserve"> </w:t>
            </w:r>
            <w:r>
              <w:rPr>
                <w:w w:val="110"/>
              </w:rPr>
              <w:t>very</w:t>
            </w:r>
            <w:r>
              <w:rPr>
                <w:spacing w:val="-5"/>
                <w:w w:val="110"/>
              </w:rPr>
              <w:t xml:space="preserve"> </w:t>
            </w:r>
            <w:r>
              <w:rPr>
                <w:spacing w:val="-4"/>
                <w:w w:val="110"/>
              </w:rPr>
              <w:t>rare</w:t>
            </w:r>
          </w:p>
        </w:tc>
        <w:tc>
          <w:tcPr>
            <w:tcW w:w="1479" w:type="dxa"/>
          </w:tcPr>
          <w:p w14:paraId="077BB28E" w14:textId="77777777" w:rsidR="00C220EB" w:rsidRDefault="00C220EB">
            <w:pPr>
              <w:pStyle w:val="TableParagraph"/>
              <w:spacing w:line="240" w:lineRule="auto"/>
              <w:rPr>
                <w:sz w:val="20"/>
              </w:rPr>
            </w:pPr>
          </w:p>
        </w:tc>
        <w:tc>
          <w:tcPr>
            <w:tcW w:w="3134" w:type="dxa"/>
          </w:tcPr>
          <w:p w14:paraId="077BB28F" w14:textId="77777777" w:rsidR="00C220EB"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C220EB" w14:paraId="077BB296" w14:textId="77777777">
        <w:trPr>
          <w:trHeight w:val="311"/>
        </w:trPr>
        <w:tc>
          <w:tcPr>
            <w:tcW w:w="713" w:type="dxa"/>
            <w:tcBorders>
              <w:bottom w:val="single" w:sz="8" w:space="0" w:color="000000"/>
            </w:tcBorders>
          </w:tcPr>
          <w:p w14:paraId="077BB291" w14:textId="77777777" w:rsidR="00C220EB" w:rsidRDefault="00C220EB">
            <w:pPr>
              <w:pStyle w:val="TableParagraph"/>
              <w:spacing w:line="240" w:lineRule="auto"/>
              <w:rPr>
                <w:sz w:val="20"/>
              </w:rPr>
            </w:pPr>
          </w:p>
        </w:tc>
        <w:tc>
          <w:tcPr>
            <w:tcW w:w="1737" w:type="dxa"/>
            <w:tcBorders>
              <w:bottom w:val="single" w:sz="8" w:space="0" w:color="000000"/>
            </w:tcBorders>
          </w:tcPr>
          <w:p w14:paraId="077BB292" w14:textId="77777777" w:rsidR="00C220EB" w:rsidRDefault="00C220EB">
            <w:pPr>
              <w:pStyle w:val="TableParagraph"/>
              <w:spacing w:line="240" w:lineRule="auto"/>
              <w:rPr>
                <w:sz w:val="20"/>
              </w:rPr>
            </w:pPr>
          </w:p>
        </w:tc>
        <w:tc>
          <w:tcPr>
            <w:tcW w:w="2794" w:type="dxa"/>
            <w:tcBorders>
              <w:bottom w:val="single" w:sz="8" w:space="0" w:color="000000"/>
            </w:tcBorders>
          </w:tcPr>
          <w:p w14:paraId="077BB293" w14:textId="77777777" w:rsidR="00C220EB" w:rsidRDefault="00000000">
            <w:pPr>
              <w:pStyle w:val="TableParagraph"/>
              <w:ind w:left="125"/>
            </w:pPr>
            <w:r>
              <w:rPr>
                <w:w w:val="110"/>
              </w:rPr>
              <w:t>and</w:t>
            </w:r>
            <w:r>
              <w:rPr>
                <w:spacing w:val="-8"/>
                <w:w w:val="110"/>
              </w:rPr>
              <w:t xml:space="preserve"> </w:t>
            </w:r>
            <w:r>
              <w:rPr>
                <w:w w:val="110"/>
              </w:rPr>
              <w:t>very</w:t>
            </w:r>
            <w:r>
              <w:rPr>
                <w:spacing w:val="-8"/>
                <w:w w:val="110"/>
              </w:rPr>
              <w:t xml:space="preserve"> </w:t>
            </w:r>
            <w:r>
              <w:rPr>
                <w:spacing w:val="-2"/>
                <w:w w:val="110"/>
              </w:rPr>
              <w:t>disruptive</w:t>
            </w:r>
          </w:p>
        </w:tc>
        <w:tc>
          <w:tcPr>
            <w:tcW w:w="1479" w:type="dxa"/>
            <w:tcBorders>
              <w:bottom w:val="single" w:sz="8" w:space="0" w:color="000000"/>
            </w:tcBorders>
          </w:tcPr>
          <w:p w14:paraId="077BB294" w14:textId="77777777" w:rsidR="00C220EB" w:rsidRDefault="00C220EB">
            <w:pPr>
              <w:pStyle w:val="TableParagraph"/>
              <w:spacing w:line="240" w:lineRule="auto"/>
              <w:rPr>
                <w:sz w:val="20"/>
              </w:rPr>
            </w:pPr>
          </w:p>
        </w:tc>
        <w:tc>
          <w:tcPr>
            <w:tcW w:w="3134" w:type="dxa"/>
            <w:tcBorders>
              <w:bottom w:val="single" w:sz="8" w:space="0" w:color="000000"/>
            </w:tcBorders>
          </w:tcPr>
          <w:p w14:paraId="077BB295" w14:textId="77777777" w:rsidR="00C220EB" w:rsidRDefault="00C220EB">
            <w:pPr>
              <w:pStyle w:val="TableParagraph"/>
              <w:spacing w:line="240" w:lineRule="auto"/>
              <w:rPr>
                <w:sz w:val="20"/>
              </w:rPr>
            </w:pPr>
          </w:p>
        </w:tc>
      </w:tr>
    </w:tbl>
    <w:p w14:paraId="077BB297" w14:textId="77777777" w:rsidR="00C220EB" w:rsidRDefault="00C220EB">
      <w:pPr>
        <w:pStyle w:val="BodyText"/>
        <w:spacing w:before="250"/>
        <w:rPr>
          <w:sz w:val="24"/>
        </w:rPr>
      </w:pPr>
    </w:p>
    <w:p w14:paraId="077BB298" w14:textId="77777777" w:rsidR="00C220EB" w:rsidRDefault="00000000">
      <w:pPr>
        <w:pStyle w:val="Heading3"/>
        <w:jc w:val="both"/>
      </w:pPr>
      <w:r>
        <w:rPr>
          <w:color w:val="697D90"/>
          <w:spacing w:val="-2"/>
        </w:rPr>
        <w:t>Implementation</w:t>
      </w:r>
      <w:r>
        <w:rPr>
          <w:color w:val="697D90"/>
          <w:spacing w:val="-5"/>
        </w:rPr>
        <w:t xml:space="preserve"> </w:t>
      </w:r>
      <w:r>
        <w:rPr>
          <w:color w:val="697D90"/>
          <w:spacing w:val="-2"/>
        </w:rPr>
        <w:t>of</w:t>
      </w:r>
      <w:r>
        <w:rPr>
          <w:color w:val="697D90"/>
          <w:spacing w:val="-5"/>
        </w:rPr>
        <w:t xml:space="preserve"> </w:t>
      </w:r>
      <w:r>
        <w:rPr>
          <w:color w:val="697D90"/>
          <w:spacing w:val="-2"/>
        </w:rPr>
        <w:t>risk</w:t>
      </w:r>
      <w:r>
        <w:rPr>
          <w:color w:val="697D90"/>
          <w:spacing w:val="-5"/>
        </w:rPr>
        <w:t xml:space="preserve"> </w:t>
      </w:r>
      <w:r>
        <w:rPr>
          <w:color w:val="697D90"/>
          <w:spacing w:val="-2"/>
        </w:rPr>
        <w:t>mitigation</w:t>
      </w:r>
      <w:r>
        <w:rPr>
          <w:color w:val="697D90"/>
          <w:spacing w:val="-5"/>
        </w:rPr>
        <w:t xml:space="preserve"> </w:t>
      </w:r>
      <w:r>
        <w:rPr>
          <w:color w:val="697D90"/>
          <w:spacing w:val="-2"/>
        </w:rPr>
        <w:t>strategies</w:t>
      </w:r>
    </w:p>
    <w:p w14:paraId="077BB299" w14:textId="77777777" w:rsidR="00C220EB" w:rsidRDefault="00000000">
      <w:pPr>
        <w:pStyle w:val="BodyText"/>
        <w:spacing w:before="171" w:line="256" w:lineRule="auto"/>
        <w:ind w:left="142" w:right="848"/>
        <w:jc w:val="both"/>
      </w:pPr>
      <w:r>
        <w:rPr>
          <w:w w:val="110"/>
        </w:rPr>
        <w:t>Identifying</w:t>
      </w:r>
      <w:r>
        <w:rPr>
          <w:spacing w:val="-14"/>
          <w:w w:val="110"/>
        </w:rPr>
        <w:t xml:space="preserve"> </w:t>
      </w:r>
      <w:r>
        <w:rPr>
          <w:w w:val="110"/>
        </w:rPr>
        <w:t>the</w:t>
      </w:r>
      <w:r>
        <w:rPr>
          <w:spacing w:val="-13"/>
          <w:w w:val="110"/>
        </w:rPr>
        <w:t xml:space="preserve"> </w:t>
      </w:r>
      <w:r>
        <w:rPr>
          <w:w w:val="110"/>
        </w:rPr>
        <w:t>key</w:t>
      </w:r>
      <w:r>
        <w:rPr>
          <w:spacing w:val="-14"/>
          <w:w w:val="110"/>
        </w:rPr>
        <w:t xml:space="preserve"> </w:t>
      </w:r>
      <w:r>
        <w:rPr>
          <w:w w:val="110"/>
        </w:rPr>
        <w:t>risks</w:t>
      </w:r>
      <w:r>
        <w:rPr>
          <w:spacing w:val="-14"/>
          <w:w w:val="110"/>
        </w:rPr>
        <w:t xml:space="preserve"> </w:t>
      </w:r>
      <w:r>
        <w:rPr>
          <w:w w:val="110"/>
        </w:rPr>
        <w:t>is</w:t>
      </w:r>
      <w:r>
        <w:rPr>
          <w:spacing w:val="-13"/>
          <w:w w:val="110"/>
        </w:rPr>
        <w:t xml:space="preserve"> </w:t>
      </w:r>
      <w:r>
        <w:rPr>
          <w:w w:val="110"/>
        </w:rPr>
        <w:t>the</w:t>
      </w:r>
      <w:r>
        <w:rPr>
          <w:spacing w:val="-14"/>
          <w:w w:val="110"/>
        </w:rPr>
        <w:t xml:space="preserve"> </w:t>
      </w:r>
      <w:r>
        <w:rPr>
          <w:w w:val="110"/>
        </w:rPr>
        <w:t>first</w:t>
      </w:r>
      <w:r>
        <w:rPr>
          <w:spacing w:val="-13"/>
          <w:w w:val="110"/>
        </w:rPr>
        <w:t xml:space="preserve"> </w:t>
      </w:r>
      <w:r>
        <w:rPr>
          <w:w w:val="110"/>
        </w:rPr>
        <w:t>step</w:t>
      </w:r>
      <w:r>
        <w:rPr>
          <w:spacing w:val="-14"/>
          <w:w w:val="110"/>
        </w:rPr>
        <w:t xml:space="preserve"> </w:t>
      </w:r>
      <w:r>
        <w:rPr>
          <w:w w:val="110"/>
        </w:rPr>
        <w:t>in</w:t>
      </w:r>
      <w:r>
        <w:rPr>
          <w:spacing w:val="-14"/>
          <w:w w:val="110"/>
        </w:rPr>
        <w:t xml:space="preserve"> </w:t>
      </w:r>
      <w:r>
        <w:rPr>
          <w:w w:val="110"/>
        </w:rPr>
        <w:t>the</w:t>
      </w:r>
      <w:r>
        <w:rPr>
          <w:spacing w:val="-13"/>
          <w:w w:val="110"/>
        </w:rPr>
        <w:t xml:space="preserve"> </w:t>
      </w:r>
      <w:r>
        <w:rPr>
          <w:w w:val="110"/>
        </w:rPr>
        <w:t>overall</w:t>
      </w:r>
      <w:r>
        <w:rPr>
          <w:spacing w:val="-14"/>
          <w:w w:val="110"/>
        </w:rPr>
        <w:t xml:space="preserve"> </w:t>
      </w:r>
      <w:r>
        <w:rPr>
          <w:w w:val="110"/>
        </w:rPr>
        <w:t>risk</w:t>
      </w:r>
      <w:r>
        <w:rPr>
          <w:spacing w:val="-13"/>
          <w:w w:val="110"/>
        </w:rPr>
        <w:t xml:space="preserve"> </w:t>
      </w:r>
      <w:r>
        <w:rPr>
          <w:w w:val="110"/>
        </w:rPr>
        <w:t>management</w:t>
      </w:r>
      <w:r>
        <w:rPr>
          <w:spacing w:val="-14"/>
          <w:w w:val="110"/>
        </w:rPr>
        <w:t xml:space="preserve"> </w:t>
      </w:r>
      <w:r>
        <w:rPr>
          <w:w w:val="110"/>
        </w:rPr>
        <w:t>approach;</w:t>
      </w:r>
      <w:r>
        <w:rPr>
          <w:spacing w:val="-11"/>
          <w:w w:val="110"/>
        </w:rPr>
        <w:t xml:space="preserve"> </w:t>
      </w:r>
      <w:r>
        <w:rPr>
          <w:w w:val="110"/>
        </w:rPr>
        <w:t>this</w:t>
      </w:r>
      <w:r>
        <w:rPr>
          <w:spacing w:val="-13"/>
          <w:w w:val="110"/>
        </w:rPr>
        <w:t xml:space="preserve"> </w:t>
      </w:r>
      <w:r>
        <w:rPr>
          <w:w w:val="110"/>
        </w:rPr>
        <w:t>is</w:t>
      </w:r>
      <w:r>
        <w:rPr>
          <w:spacing w:val="-14"/>
          <w:w w:val="110"/>
        </w:rPr>
        <w:t xml:space="preserve"> </w:t>
      </w:r>
      <w:r>
        <w:rPr>
          <w:w w:val="110"/>
        </w:rPr>
        <w:t>followed</w:t>
      </w:r>
      <w:r>
        <w:rPr>
          <w:spacing w:val="-14"/>
          <w:w w:val="110"/>
        </w:rPr>
        <w:t xml:space="preserve"> </w:t>
      </w:r>
      <w:r>
        <w:rPr>
          <w:w w:val="110"/>
        </w:rPr>
        <w:t>by</w:t>
      </w:r>
      <w:r>
        <w:rPr>
          <w:spacing w:val="-13"/>
          <w:w w:val="110"/>
        </w:rPr>
        <w:t xml:space="preserve"> </w:t>
      </w:r>
      <w:r>
        <w:rPr>
          <w:w w:val="110"/>
        </w:rPr>
        <w:t>defin-</w:t>
      </w:r>
      <w:r>
        <w:rPr>
          <w:w w:val="115"/>
        </w:rPr>
        <w:t>ing</w:t>
      </w:r>
      <w:r>
        <w:rPr>
          <w:spacing w:val="-16"/>
          <w:w w:val="115"/>
        </w:rPr>
        <w:t xml:space="preserve"> </w:t>
      </w:r>
      <w:r>
        <w:rPr>
          <w:w w:val="115"/>
        </w:rPr>
        <w:t>measures</w:t>
      </w:r>
      <w:r>
        <w:rPr>
          <w:spacing w:val="-15"/>
          <w:w w:val="115"/>
        </w:rPr>
        <w:t xml:space="preserve"> </w:t>
      </w:r>
      <w:r>
        <w:rPr>
          <w:w w:val="115"/>
        </w:rPr>
        <w:t>for</w:t>
      </w:r>
      <w:r>
        <w:rPr>
          <w:spacing w:val="-16"/>
          <w:w w:val="115"/>
        </w:rPr>
        <w:t xml:space="preserve"> </w:t>
      </w:r>
      <w:r>
        <w:rPr>
          <w:w w:val="115"/>
        </w:rPr>
        <w:t>each</w:t>
      </w:r>
      <w:r>
        <w:rPr>
          <w:spacing w:val="-15"/>
          <w:w w:val="115"/>
        </w:rPr>
        <w:t xml:space="preserve"> </w:t>
      </w:r>
      <w:r>
        <w:rPr>
          <w:w w:val="115"/>
        </w:rPr>
        <w:t>of</w:t>
      </w:r>
      <w:r>
        <w:rPr>
          <w:spacing w:val="-16"/>
          <w:w w:val="115"/>
        </w:rPr>
        <w:t xml:space="preserve"> </w:t>
      </w:r>
      <w:r>
        <w:rPr>
          <w:w w:val="115"/>
        </w:rPr>
        <w:t>the</w:t>
      </w:r>
      <w:r>
        <w:rPr>
          <w:spacing w:val="-15"/>
          <w:w w:val="115"/>
        </w:rPr>
        <w:t xml:space="preserve"> </w:t>
      </w:r>
      <w:r>
        <w:rPr>
          <w:w w:val="115"/>
        </w:rPr>
        <w:t>risks.</w:t>
      </w:r>
      <w:r>
        <w:rPr>
          <w:spacing w:val="8"/>
          <w:w w:val="115"/>
        </w:rPr>
        <w:t xml:space="preserve"> </w:t>
      </w:r>
      <w:r>
        <w:rPr>
          <w:w w:val="115"/>
        </w:rPr>
        <w:t>In</w:t>
      </w:r>
      <w:r>
        <w:rPr>
          <w:spacing w:val="-15"/>
          <w:w w:val="115"/>
        </w:rPr>
        <w:t xml:space="preserve"> </w:t>
      </w:r>
      <w:r>
        <w:rPr>
          <w:w w:val="115"/>
        </w:rPr>
        <w:t>the</w:t>
      </w:r>
      <w:r>
        <w:rPr>
          <w:spacing w:val="-16"/>
          <w:w w:val="115"/>
        </w:rPr>
        <w:t xml:space="preserve"> </w:t>
      </w:r>
      <w:r>
        <w:rPr>
          <w:w w:val="115"/>
        </w:rPr>
        <w:t>following</w:t>
      </w:r>
      <w:r>
        <w:rPr>
          <w:spacing w:val="-16"/>
          <w:w w:val="115"/>
        </w:rPr>
        <w:t xml:space="preserve"> </w:t>
      </w:r>
      <w:r>
        <w:rPr>
          <w:w w:val="115"/>
        </w:rPr>
        <w:t>table,</w:t>
      </w:r>
      <w:r>
        <w:rPr>
          <w:spacing w:val="-13"/>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these</w:t>
      </w:r>
      <w:r>
        <w:rPr>
          <w:spacing w:val="-15"/>
          <w:w w:val="115"/>
        </w:rPr>
        <w:t xml:space="preserve"> </w:t>
      </w:r>
      <w:r>
        <w:rPr>
          <w:w w:val="115"/>
        </w:rPr>
        <w:t>measures</w:t>
      </w:r>
      <w:r>
        <w:rPr>
          <w:spacing w:val="-16"/>
          <w:w w:val="115"/>
        </w:rPr>
        <w:t xml:space="preserve"> </w:t>
      </w:r>
      <w:r>
        <w:rPr>
          <w:w w:val="115"/>
        </w:rPr>
        <w:t>is</w:t>
      </w:r>
      <w:r>
        <w:rPr>
          <w:spacing w:val="-15"/>
          <w:w w:val="115"/>
        </w:rPr>
        <w:t xml:space="preserve"> </w:t>
      </w:r>
      <w:r>
        <w:rPr>
          <w:w w:val="115"/>
        </w:rPr>
        <w:t>doc-umented.</w:t>
      </w:r>
      <w:r>
        <w:rPr>
          <w:spacing w:val="39"/>
          <w:w w:val="115"/>
        </w:rPr>
        <w:t xml:space="preserve"> </w:t>
      </w:r>
      <w:r>
        <w:rPr>
          <w:w w:val="115"/>
        </w:rPr>
        <w:t>The</w:t>
      </w:r>
      <w:r>
        <w:rPr>
          <w:spacing w:val="-5"/>
          <w:w w:val="115"/>
        </w:rPr>
        <w:t xml:space="preserve"> </w:t>
      </w:r>
      <w:r>
        <w:rPr>
          <w:w w:val="115"/>
        </w:rPr>
        <w:t>measures</w:t>
      </w:r>
      <w:r>
        <w:rPr>
          <w:spacing w:val="-5"/>
          <w:w w:val="115"/>
        </w:rPr>
        <w:t xml:space="preserve"> </w:t>
      </w:r>
      <w:r>
        <w:rPr>
          <w:w w:val="115"/>
        </w:rPr>
        <w:t>have</w:t>
      </w:r>
      <w:r>
        <w:rPr>
          <w:spacing w:val="-5"/>
          <w:w w:val="115"/>
        </w:rPr>
        <w:t xml:space="preserve"> </w:t>
      </w:r>
      <w:r>
        <w:rPr>
          <w:w w:val="115"/>
        </w:rPr>
        <w:t>been</w:t>
      </w:r>
      <w:r>
        <w:rPr>
          <w:spacing w:val="-5"/>
          <w:w w:val="115"/>
        </w:rPr>
        <w:t xml:space="preserve"> </w:t>
      </w:r>
      <w:r>
        <w:rPr>
          <w:w w:val="115"/>
        </w:rPr>
        <w:t>implemented</w:t>
      </w:r>
      <w:r>
        <w:rPr>
          <w:spacing w:val="-5"/>
          <w:w w:val="115"/>
        </w:rPr>
        <w:t xml:space="preserve"> </w:t>
      </w:r>
      <w:r>
        <w:rPr>
          <w:w w:val="115"/>
        </w:rPr>
        <w:t>according</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strategies</w:t>
      </w:r>
      <w:r>
        <w:rPr>
          <w:spacing w:val="-5"/>
          <w:w w:val="115"/>
        </w:rPr>
        <w:t xml:space="preserve"> </w:t>
      </w:r>
      <w:r>
        <w:rPr>
          <w:w w:val="115"/>
        </w:rPr>
        <w:t>and</w:t>
      </w:r>
      <w:r>
        <w:rPr>
          <w:spacing w:val="-5"/>
          <w:w w:val="115"/>
        </w:rPr>
        <w:t xml:space="preserve"> </w:t>
      </w:r>
      <w:r>
        <w:rPr>
          <w:w w:val="115"/>
        </w:rPr>
        <w:t>descriptions</w:t>
      </w:r>
      <w:r>
        <w:rPr>
          <w:spacing w:val="-5"/>
          <w:w w:val="115"/>
        </w:rPr>
        <w:t xml:space="preserve"> </w:t>
      </w:r>
      <w:r>
        <w:rPr>
          <w:w w:val="115"/>
        </w:rPr>
        <w:t xml:space="preserve">outlined </w:t>
      </w:r>
      <w:r>
        <w:rPr>
          <w:spacing w:val="-2"/>
          <w:w w:val="115"/>
        </w:rPr>
        <w:t>above.</w:t>
      </w:r>
      <w:r>
        <w:rPr>
          <w:spacing w:val="-4"/>
          <w:w w:val="115"/>
        </w:rPr>
        <w:t xml:space="preserve"> </w:t>
      </w:r>
      <w:r>
        <w:rPr>
          <w:spacing w:val="-2"/>
          <w:w w:val="115"/>
        </w:rPr>
        <w:t>Table</w:t>
      </w:r>
      <w:r>
        <w:rPr>
          <w:spacing w:val="-13"/>
          <w:w w:val="115"/>
        </w:rPr>
        <w:t xml:space="preserve"> </w:t>
      </w:r>
      <w:hyperlink w:anchor="_bookmark64" w:history="1">
        <w:r>
          <w:rPr>
            <w:spacing w:val="-2"/>
            <w:w w:val="115"/>
          </w:rPr>
          <w:t>2.4</w:t>
        </w:r>
      </w:hyperlink>
      <w:r>
        <w:rPr>
          <w:spacing w:val="-13"/>
          <w:w w:val="115"/>
        </w:rPr>
        <w:t xml:space="preserve"> </w:t>
      </w:r>
      <w:r>
        <w:rPr>
          <w:spacing w:val="-2"/>
          <w:w w:val="115"/>
        </w:rPr>
        <w:t>provides</w:t>
      </w:r>
      <w:r>
        <w:rPr>
          <w:spacing w:val="-13"/>
          <w:w w:val="115"/>
        </w:rPr>
        <w:t xml:space="preserve"> </w:t>
      </w:r>
      <w:r>
        <w:rPr>
          <w:spacing w:val="-2"/>
          <w:w w:val="115"/>
        </w:rPr>
        <w:t>an</w:t>
      </w:r>
      <w:r>
        <w:rPr>
          <w:spacing w:val="-13"/>
          <w:w w:val="115"/>
        </w:rPr>
        <w:t xml:space="preserve"> </w:t>
      </w:r>
      <w:r>
        <w:rPr>
          <w:spacing w:val="-2"/>
          <w:w w:val="115"/>
        </w:rPr>
        <w:t>overview</w:t>
      </w:r>
      <w:r>
        <w:rPr>
          <w:spacing w:val="-13"/>
          <w:w w:val="115"/>
        </w:rPr>
        <w:t xml:space="preserve"> </w:t>
      </w:r>
      <w:r>
        <w:rPr>
          <w:spacing w:val="-2"/>
          <w:w w:val="115"/>
        </w:rPr>
        <w:t>of</w:t>
      </w:r>
      <w:r>
        <w:rPr>
          <w:spacing w:val="-13"/>
          <w:w w:val="115"/>
        </w:rPr>
        <w:t xml:space="preserve"> </w:t>
      </w:r>
      <w:r>
        <w:rPr>
          <w:spacing w:val="-2"/>
          <w:w w:val="115"/>
        </w:rPr>
        <w:t>the</w:t>
      </w:r>
      <w:r>
        <w:rPr>
          <w:spacing w:val="-13"/>
          <w:w w:val="115"/>
        </w:rPr>
        <w:t xml:space="preserve"> </w:t>
      </w:r>
      <w:r>
        <w:rPr>
          <w:spacing w:val="-2"/>
          <w:w w:val="115"/>
        </w:rPr>
        <w:t>actions</w:t>
      </w:r>
      <w:r>
        <w:rPr>
          <w:spacing w:val="-13"/>
          <w:w w:val="115"/>
        </w:rPr>
        <w:t xml:space="preserve"> </w:t>
      </w:r>
      <w:r>
        <w:rPr>
          <w:spacing w:val="-2"/>
          <w:w w:val="115"/>
        </w:rPr>
        <w:t>taken</w:t>
      </w:r>
      <w:r>
        <w:rPr>
          <w:spacing w:val="-13"/>
          <w:w w:val="115"/>
        </w:rPr>
        <w:t xml:space="preserve"> </w:t>
      </w:r>
      <w:r>
        <w:rPr>
          <w:spacing w:val="-2"/>
          <w:w w:val="115"/>
        </w:rPr>
        <w:t>and</w:t>
      </w:r>
      <w:r>
        <w:rPr>
          <w:spacing w:val="-13"/>
          <w:w w:val="115"/>
        </w:rPr>
        <w:t xml:space="preserve"> </w:t>
      </w:r>
      <w:r>
        <w:rPr>
          <w:spacing w:val="-2"/>
          <w:w w:val="115"/>
        </w:rPr>
        <w:t>when</w:t>
      </w:r>
      <w:r>
        <w:rPr>
          <w:spacing w:val="-13"/>
          <w:w w:val="115"/>
        </w:rPr>
        <w:t xml:space="preserve"> </w:t>
      </w:r>
      <w:r>
        <w:rPr>
          <w:spacing w:val="-2"/>
          <w:w w:val="115"/>
        </w:rPr>
        <w:t>they</w:t>
      </w:r>
      <w:r>
        <w:rPr>
          <w:spacing w:val="-13"/>
          <w:w w:val="115"/>
        </w:rPr>
        <w:t xml:space="preserve"> </w:t>
      </w:r>
      <w:r>
        <w:rPr>
          <w:spacing w:val="-2"/>
          <w:w w:val="115"/>
        </w:rPr>
        <w:t>were</w:t>
      </w:r>
      <w:r>
        <w:rPr>
          <w:spacing w:val="-13"/>
          <w:w w:val="115"/>
        </w:rPr>
        <w:t xml:space="preserve"> </w:t>
      </w:r>
      <w:r>
        <w:rPr>
          <w:spacing w:val="-2"/>
          <w:w w:val="115"/>
        </w:rPr>
        <w:t>carried</w:t>
      </w:r>
      <w:r>
        <w:rPr>
          <w:spacing w:val="-13"/>
          <w:w w:val="115"/>
        </w:rPr>
        <w:t xml:space="preserve"> </w:t>
      </w:r>
      <w:r>
        <w:rPr>
          <w:spacing w:val="-2"/>
          <w:w w:val="115"/>
        </w:rPr>
        <w:t>out.</w:t>
      </w:r>
    </w:p>
    <w:p w14:paraId="077BB29A" w14:textId="77777777" w:rsidR="00C220EB" w:rsidRDefault="00C220EB">
      <w:pPr>
        <w:pStyle w:val="BodyText"/>
        <w:spacing w:before="150"/>
      </w:pPr>
    </w:p>
    <w:p w14:paraId="077BB29B" w14:textId="77777777" w:rsidR="00C220EB" w:rsidRDefault="00000000">
      <w:pPr>
        <w:spacing w:after="21"/>
        <w:ind w:left="142"/>
        <w:jc w:val="both"/>
        <w:rPr>
          <w:rFonts w:ascii="Arial"/>
          <w:sz w:val="18"/>
        </w:rPr>
      </w:pPr>
      <w:bookmarkStart w:id="93" w:name="_bookmark64"/>
      <w:bookmarkEnd w:id="93"/>
      <w:r>
        <w:rPr>
          <w:rFonts w:ascii="Arial"/>
          <w:b/>
          <w:color w:val="697D90"/>
          <w:sz w:val="18"/>
        </w:rPr>
        <w:t>Table</w:t>
      </w:r>
      <w:r>
        <w:rPr>
          <w:rFonts w:ascii="Arial"/>
          <w:b/>
          <w:color w:val="697D90"/>
          <w:spacing w:val="-5"/>
          <w:sz w:val="18"/>
        </w:rPr>
        <w:t xml:space="preserve"> </w:t>
      </w:r>
      <w:r>
        <w:rPr>
          <w:rFonts w:ascii="Arial"/>
          <w:b/>
          <w:color w:val="697D90"/>
          <w:sz w:val="18"/>
        </w:rPr>
        <w:t>2.4.:</w:t>
      </w:r>
      <w:r>
        <w:rPr>
          <w:rFonts w:ascii="Arial"/>
          <w:b/>
          <w:color w:val="697D90"/>
          <w:spacing w:val="-5"/>
          <w:sz w:val="18"/>
        </w:rPr>
        <w:t xml:space="preserve"> </w:t>
      </w:r>
      <w:r>
        <w:rPr>
          <w:rFonts w:ascii="Arial"/>
          <w:color w:val="697D90"/>
          <w:sz w:val="18"/>
        </w:rPr>
        <w:t>Risk</w:t>
      </w:r>
      <w:r>
        <w:rPr>
          <w:rFonts w:ascii="Arial"/>
          <w:color w:val="697D90"/>
          <w:spacing w:val="-6"/>
          <w:sz w:val="18"/>
        </w:rPr>
        <w:t xml:space="preserve"> </w:t>
      </w:r>
      <w:r>
        <w:rPr>
          <w:rFonts w:ascii="Arial"/>
          <w:color w:val="697D90"/>
          <w:sz w:val="18"/>
        </w:rPr>
        <w:t>Strategy</w:t>
      </w:r>
      <w:r>
        <w:rPr>
          <w:rFonts w:ascii="Arial"/>
          <w:color w:val="697D90"/>
          <w:spacing w:val="-7"/>
          <w:sz w:val="18"/>
        </w:rPr>
        <w:t xml:space="preserve"> </w:t>
      </w:r>
      <w:r>
        <w:rPr>
          <w:rFonts w:ascii="Arial"/>
          <w:color w:val="697D90"/>
          <w:sz w:val="18"/>
        </w:rPr>
        <w:t>and</w:t>
      </w:r>
      <w:r>
        <w:rPr>
          <w:rFonts w:ascii="Arial"/>
          <w:color w:val="697D90"/>
          <w:spacing w:val="-6"/>
          <w:sz w:val="18"/>
        </w:rPr>
        <w:t xml:space="preserve"> </w:t>
      </w:r>
      <w:r>
        <w:rPr>
          <w:rFonts w:ascii="Arial"/>
          <w:color w:val="697D90"/>
          <w:sz w:val="18"/>
        </w:rPr>
        <w:t>Action</w:t>
      </w:r>
      <w:r>
        <w:rPr>
          <w:rFonts w:ascii="Arial"/>
          <w:color w:val="697D90"/>
          <w:spacing w:val="-6"/>
          <w:sz w:val="18"/>
        </w:rPr>
        <w:t xml:space="preserve"> </w:t>
      </w:r>
      <w:r>
        <w:rPr>
          <w:rFonts w:ascii="Arial"/>
          <w:color w:val="697D90"/>
          <w:spacing w:val="-2"/>
          <w:sz w:val="18"/>
        </w:rPr>
        <w:t>Overview</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2"/>
        <w:gridCol w:w="5442"/>
        <w:gridCol w:w="1444"/>
      </w:tblGrid>
      <w:tr w:rsidR="00C220EB" w14:paraId="077BB2A0" w14:textId="77777777">
        <w:trPr>
          <w:trHeight w:val="376"/>
        </w:trPr>
        <w:tc>
          <w:tcPr>
            <w:tcW w:w="628" w:type="dxa"/>
            <w:tcBorders>
              <w:top w:val="single" w:sz="8" w:space="0" w:color="000000"/>
              <w:bottom w:val="single" w:sz="6" w:space="0" w:color="000000"/>
            </w:tcBorders>
          </w:tcPr>
          <w:p w14:paraId="077BB29C" w14:textId="77777777" w:rsidR="00C220EB" w:rsidRDefault="00000000">
            <w:pPr>
              <w:pStyle w:val="TableParagraph"/>
              <w:spacing w:before="46" w:line="240" w:lineRule="auto"/>
              <w:ind w:left="1" w:right="60"/>
              <w:jc w:val="center"/>
              <w:rPr>
                <w:rFonts w:ascii="Cambria"/>
                <w:b/>
              </w:rPr>
            </w:pPr>
            <w:r>
              <w:rPr>
                <w:rFonts w:ascii="Cambria"/>
                <w:b/>
                <w:spacing w:val="-5"/>
                <w:w w:val="110"/>
              </w:rPr>
              <w:t>No.</w:t>
            </w:r>
          </w:p>
        </w:tc>
        <w:tc>
          <w:tcPr>
            <w:tcW w:w="2272" w:type="dxa"/>
            <w:tcBorders>
              <w:top w:val="single" w:sz="8" w:space="0" w:color="000000"/>
              <w:bottom w:val="single" w:sz="6" w:space="0" w:color="000000"/>
            </w:tcBorders>
          </w:tcPr>
          <w:p w14:paraId="077BB29D" w14:textId="77777777" w:rsidR="00C220EB" w:rsidRDefault="00000000">
            <w:pPr>
              <w:pStyle w:val="TableParagraph"/>
              <w:spacing w:before="46" w:line="240" w:lineRule="auto"/>
              <w:ind w:left="178"/>
              <w:rPr>
                <w:rFonts w:ascii="Cambria"/>
                <w:b/>
              </w:rPr>
            </w:pPr>
            <w:r>
              <w:rPr>
                <w:rFonts w:ascii="Cambria"/>
                <w:b/>
                <w:spacing w:val="-4"/>
              </w:rPr>
              <w:t>Risk</w:t>
            </w:r>
          </w:p>
        </w:tc>
        <w:tc>
          <w:tcPr>
            <w:tcW w:w="5442" w:type="dxa"/>
            <w:tcBorders>
              <w:top w:val="single" w:sz="8" w:space="0" w:color="000000"/>
              <w:bottom w:val="single" w:sz="6" w:space="0" w:color="000000"/>
            </w:tcBorders>
          </w:tcPr>
          <w:p w14:paraId="077BB29E" w14:textId="77777777" w:rsidR="00C220EB" w:rsidRDefault="00000000">
            <w:pPr>
              <w:pStyle w:val="TableParagraph"/>
              <w:spacing w:before="46" w:line="240" w:lineRule="auto"/>
              <w:ind w:left="129"/>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44" w:type="dxa"/>
            <w:tcBorders>
              <w:top w:val="single" w:sz="8" w:space="0" w:color="000000"/>
              <w:bottom w:val="single" w:sz="6" w:space="0" w:color="000000"/>
            </w:tcBorders>
          </w:tcPr>
          <w:p w14:paraId="077BB29F" w14:textId="77777777" w:rsidR="00C220EB" w:rsidRDefault="00000000">
            <w:pPr>
              <w:pStyle w:val="TableParagraph"/>
              <w:spacing w:before="46" w:line="240" w:lineRule="auto"/>
              <w:ind w:left="31"/>
              <w:jc w:val="center"/>
              <w:rPr>
                <w:rFonts w:ascii="Cambria"/>
                <w:b/>
              </w:rPr>
            </w:pPr>
            <w:r>
              <w:rPr>
                <w:rFonts w:ascii="Cambria"/>
                <w:b/>
                <w:spacing w:val="-4"/>
              </w:rPr>
              <w:t>When</w:t>
            </w:r>
          </w:p>
        </w:tc>
      </w:tr>
      <w:tr w:rsidR="00C220EB" w14:paraId="077BB2A5" w14:textId="77777777">
        <w:trPr>
          <w:trHeight w:val="335"/>
        </w:trPr>
        <w:tc>
          <w:tcPr>
            <w:tcW w:w="628" w:type="dxa"/>
            <w:tcBorders>
              <w:top w:val="single" w:sz="6" w:space="0" w:color="000000"/>
            </w:tcBorders>
          </w:tcPr>
          <w:p w14:paraId="077BB2A1" w14:textId="77777777" w:rsidR="00C220EB" w:rsidRDefault="00000000">
            <w:pPr>
              <w:pStyle w:val="TableParagraph"/>
              <w:spacing w:before="49" w:line="240" w:lineRule="auto"/>
              <w:ind w:left="1" w:right="60"/>
              <w:jc w:val="center"/>
            </w:pPr>
            <w:r>
              <w:rPr>
                <w:spacing w:val="-10"/>
                <w:w w:val="95"/>
              </w:rPr>
              <w:t>1</w:t>
            </w:r>
          </w:p>
        </w:tc>
        <w:tc>
          <w:tcPr>
            <w:tcW w:w="2272" w:type="dxa"/>
            <w:tcBorders>
              <w:top w:val="single" w:sz="6" w:space="0" w:color="000000"/>
            </w:tcBorders>
          </w:tcPr>
          <w:p w14:paraId="077BB2A2" w14:textId="77777777" w:rsidR="00C220EB" w:rsidRDefault="00000000">
            <w:pPr>
              <w:pStyle w:val="TableParagraph"/>
              <w:spacing w:before="49" w:line="240" w:lineRule="auto"/>
              <w:ind w:left="178"/>
            </w:pPr>
            <w:r>
              <w:rPr>
                <w:spacing w:val="-2"/>
                <w:w w:val="110"/>
              </w:rPr>
              <w:t>Unclear</w:t>
            </w:r>
            <w:r>
              <w:rPr>
                <w:spacing w:val="-6"/>
                <w:w w:val="110"/>
              </w:rPr>
              <w:t xml:space="preserve"> </w:t>
            </w:r>
            <w:r>
              <w:rPr>
                <w:spacing w:val="-2"/>
                <w:w w:val="115"/>
              </w:rPr>
              <w:t>question</w:t>
            </w:r>
          </w:p>
        </w:tc>
        <w:tc>
          <w:tcPr>
            <w:tcW w:w="5442" w:type="dxa"/>
            <w:tcBorders>
              <w:top w:val="single" w:sz="6" w:space="0" w:color="000000"/>
            </w:tcBorders>
          </w:tcPr>
          <w:p w14:paraId="077BB2A3" w14:textId="77777777" w:rsidR="00C220EB" w:rsidRDefault="00000000">
            <w:pPr>
              <w:pStyle w:val="TableParagraph"/>
              <w:spacing w:before="49" w:line="240" w:lineRule="auto"/>
              <w:ind w:left="129"/>
            </w:pPr>
            <w:r>
              <w:t>In</w:t>
            </w:r>
            <w:r>
              <w:rPr>
                <w:spacing w:val="33"/>
              </w:rPr>
              <w:t xml:space="preserve"> </w:t>
            </w:r>
            <w:r>
              <w:t>the</w:t>
            </w:r>
            <w:r>
              <w:rPr>
                <w:spacing w:val="34"/>
              </w:rPr>
              <w:t xml:space="preserve"> </w:t>
            </w:r>
            <w:r>
              <w:t>research</w:t>
            </w:r>
            <w:r>
              <w:rPr>
                <w:spacing w:val="33"/>
              </w:rPr>
              <w:t xml:space="preserve"> </w:t>
            </w:r>
            <w:r>
              <w:t>section</w:t>
            </w:r>
            <w:r>
              <w:rPr>
                <w:spacing w:val="34"/>
              </w:rPr>
              <w:t xml:space="preserve"> </w:t>
            </w:r>
            <w:r>
              <w:t>SMART</w:t>
            </w:r>
            <w:r>
              <w:rPr>
                <w:spacing w:val="33"/>
              </w:rPr>
              <w:t xml:space="preserve"> </w:t>
            </w:r>
            <w:r>
              <w:t>goals</w:t>
            </w:r>
            <w:r>
              <w:rPr>
                <w:spacing w:val="34"/>
              </w:rPr>
              <w:t xml:space="preserve"> </w:t>
            </w:r>
            <w:r>
              <w:t>have</w:t>
            </w:r>
            <w:r>
              <w:rPr>
                <w:spacing w:val="33"/>
              </w:rPr>
              <w:t xml:space="preserve"> </w:t>
            </w:r>
            <w:r>
              <w:rPr>
                <w:spacing w:val="-4"/>
              </w:rPr>
              <w:t>been</w:t>
            </w:r>
          </w:p>
        </w:tc>
        <w:tc>
          <w:tcPr>
            <w:tcW w:w="1444" w:type="dxa"/>
            <w:tcBorders>
              <w:top w:val="single" w:sz="6" w:space="0" w:color="000000"/>
            </w:tcBorders>
          </w:tcPr>
          <w:p w14:paraId="077BB2A4" w14:textId="77777777" w:rsidR="00C220EB" w:rsidRDefault="00000000">
            <w:pPr>
              <w:pStyle w:val="TableParagraph"/>
              <w:spacing w:before="49" w:line="240" w:lineRule="auto"/>
              <w:ind w:left="31"/>
              <w:jc w:val="center"/>
            </w:pPr>
            <w:r>
              <w:rPr>
                <w:spacing w:val="-2"/>
              </w:rPr>
              <w:t>23.10.2025</w:t>
            </w:r>
          </w:p>
        </w:tc>
      </w:tr>
      <w:tr w:rsidR="00C220EB" w14:paraId="077BB2AA" w14:textId="77777777">
        <w:trPr>
          <w:trHeight w:val="270"/>
        </w:trPr>
        <w:tc>
          <w:tcPr>
            <w:tcW w:w="628" w:type="dxa"/>
          </w:tcPr>
          <w:p w14:paraId="077BB2A6" w14:textId="77777777" w:rsidR="00C220EB" w:rsidRDefault="00C220EB">
            <w:pPr>
              <w:pStyle w:val="TableParagraph"/>
              <w:spacing w:line="240" w:lineRule="auto"/>
              <w:rPr>
                <w:sz w:val="20"/>
              </w:rPr>
            </w:pPr>
          </w:p>
        </w:tc>
        <w:tc>
          <w:tcPr>
            <w:tcW w:w="2272" w:type="dxa"/>
          </w:tcPr>
          <w:p w14:paraId="077BB2A7" w14:textId="77777777" w:rsidR="00C220EB" w:rsidRDefault="00C220EB">
            <w:pPr>
              <w:pStyle w:val="TableParagraph"/>
              <w:spacing w:line="240" w:lineRule="auto"/>
              <w:rPr>
                <w:sz w:val="20"/>
              </w:rPr>
            </w:pPr>
          </w:p>
        </w:tc>
        <w:tc>
          <w:tcPr>
            <w:tcW w:w="5442" w:type="dxa"/>
          </w:tcPr>
          <w:p w14:paraId="077BB2A8" w14:textId="77777777" w:rsidR="00C220EB" w:rsidRDefault="00000000">
            <w:pPr>
              <w:pStyle w:val="TableParagraph"/>
              <w:ind w:left="129"/>
            </w:pPr>
            <w:r>
              <w:rPr>
                <w:spacing w:val="-4"/>
                <w:w w:val="115"/>
              </w:rPr>
              <w:t>setup</w:t>
            </w:r>
          </w:p>
        </w:tc>
        <w:tc>
          <w:tcPr>
            <w:tcW w:w="1444" w:type="dxa"/>
          </w:tcPr>
          <w:p w14:paraId="077BB2A9" w14:textId="77777777" w:rsidR="00C220EB" w:rsidRDefault="00C220EB">
            <w:pPr>
              <w:pStyle w:val="TableParagraph"/>
              <w:spacing w:line="240" w:lineRule="auto"/>
              <w:rPr>
                <w:sz w:val="20"/>
              </w:rPr>
            </w:pPr>
          </w:p>
        </w:tc>
      </w:tr>
      <w:tr w:rsidR="00C220EB" w14:paraId="077BB2AF" w14:textId="77777777">
        <w:trPr>
          <w:trHeight w:val="270"/>
        </w:trPr>
        <w:tc>
          <w:tcPr>
            <w:tcW w:w="628" w:type="dxa"/>
          </w:tcPr>
          <w:p w14:paraId="077BB2AB" w14:textId="77777777" w:rsidR="00C220EB" w:rsidRDefault="00000000">
            <w:pPr>
              <w:pStyle w:val="TableParagraph"/>
              <w:ind w:left="1" w:right="60"/>
              <w:jc w:val="center"/>
            </w:pPr>
            <w:r>
              <w:rPr>
                <w:spacing w:val="-10"/>
              </w:rPr>
              <w:t>2</w:t>
            </w:r>
          </w:p>
        </w:tc>
        <w:tc>
          <w:tcPr>
            <w:tcW w:w="2272" w:type="dxa"/>
          </w:tcPr>
          <w:p w14:paraId="077BB2AC" w14:textId="77777777" w:rsidR="00C220EB" w:rsidRDefault="00000000">
            <w:pPr>
              <w:pStyle w:val="TableParagraph"/>
              <w:ind w:left="178"/>
            </w:pPr>
            <w:r>
              <w:rPr>
                <w:spacing w:val="-2"/>
                <w:w w:val="110"/>
              </w:rPr>
              <w:t>Unclear</w:t>
            </w:r>
            <w:r>
              <w:rPr>
                <w:spacing w:val="-6"/>
                <w:w w:val="110"/>
              </w:rPr>
              <w:t xml:space="preserve"> </w:t>
            </w:r>
            <w:r>
              <w:rPr>
                <w:spacing w:val="-2"/>
                <w:w w:val="110"/>
              </w:rPr>
              <w:t>goals</w:t>
            </w:r>
          </w:p>
        </w:tc>
        <w:tc>
          <w:tcPr>
            <w:tcW w:w="5442" w:type="dxa"/>
          </w:tcPr>
          <w:p w14:paraId="077BB2AD" w14:textId="77777777" w:rsidR="00C220EB" w:rsidRDefault="00000000">
            <w:pPr>
              <w:pStyle w:val="TableParagraph"/>
              <w:ind w:left="129"/>
            </w:pPr>
            <w:r>
              <w:rPr>
                <w:w w:val="110"/>
              </w:rPr>
              <w:t>The introduction</w:t>
            </w:r>
            <w:r>
              <w:rPr>
                <w:spacing w:val="1"/>
                <w:w w:val="110"/>
              </w:rPr>
              <w:t xml:space="preserve"> </w:t>
            </w:r>
            <w:r>
              <w:rPr>
                <w:w w:val="110"/>
              </w:rPr>
              <w:t>describes</w:t>
            </w:r>
            <w:r>
              <w:rPr>
                <w:spacing w:val="1"/>
                <w:w w:val="110"/>
              </w:rPr>
              <w:t xml:space="preserve"> </w:t>
            </w:r>
            <w:r>
              <w:rPr>
                <w:w w:val="110"/>
              </w:rPr>
              <w:t>which</w:t>
            </w:r>
            <w:r>
              <w:rPr>
                <w:spacing w:val="1"/>
                <w:w w:val="110"/>
              </w:rPr>
              <w:t xml:space="preserve"> </w:t>
            </w:r>
            <w:r>
              <w:rPr>
                <w:w w:val="110"/>
              </w:rPr>
              <w:t>parts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spacing w:val="-2"/>
                <w:w w:val="110"/>
              </w:rPr>
              <w:t>initial</w:t>
            </w:r>
          </w:p>
        </w:tc>
        <w:tc>
          <w:tcPr>
            <w:tcW w:w="1444" w:type="dxa"/>
          </w:tcPr>
          <w:p w14:paraId="077BB2AE" w14:textId="77777777" w:rsidR="00C220EB" w:rsidRDefault="00C220EB">
            <w:pPr>
              <w:pStyle w:val="TableParagraph"/>
              <w:spacing w:line="240" w:lineRule="auto"/>
              <w:rPr>
                <w:sz w:val="20"/>
              </w:rPr>
            </w:pPr>
          </w:p>
        </w:tc>
      </w:tr>
      <w:tr w:rsidR="00C220EB" w14:paraId="077BB2B4" w14:textId="77777777">
        <w:trPr>
          <w:trHeight w:val="270"/>
        </w:trPr>
        <w:tc>
          <w:tcPr>
            <w:tcW w:w="628" w:type="dxa"/>
          </w:tcPr>
          <w:p w14:paraId="077BB2B0" w14:textId="77777777" w:rsidR="00C220EB" w:rsidRDefault="00C220EB">
            <w:pPr>
              <w:pStyle w:val="TableParagraph"/>
              <w:spacing w:line="240" w:lineRule="auto"/>
              <w:rPr>
                <w:sz w:val="20"/>
              </w:rPr>
            </w:pPr>
          </w:p>
        </w:tc>
        <w:tc>
          <w:tcPr>
            <w:tcW w:w="2272" w:type="dxa"/>
          </w:tcPr>
          <w:p w14:paraId="077BB2B1" w14:textId="77777777" w:rsidR="00C220EB" w:rsidRDefault="00C220EB">
            <w:pPr>
              <w:pStyle w:val="TableParagraph"/>
              <w:spacing w:line="240" w:lineRule="auto"/>
              <w:rPr>
                <w:sz w:val="20"/>
              </w:rPr>
            </w:pPr>
          </w:p>
        </w:tc>
        <w:tc>
          <w:tcPr>
            <w:tcW w:w="5442" w:type="dxa"/>
          </w:tcPr>
          <w:p w14:paraId="077BB2B2" w14:textId="77777777" w:rsidR="00C220EB" w:rsidRDefault="00000000">
            <w:pPr>
              <w:pStyle w:val="TableParagraph"/>
              <w:ind w:left="129"/>
            </w:pPr>
            <w:r>
              <w:rPr>
                <w:w w:val="110"/>
              </w:rPr>
              <w:t>project</w:t>
            </w:r>
            <w:r>
              <w:rPr>
                <w:spacing w:val="1"/>
                <w:w w:val="110"/>
              </w:rPr>
              <w:t xml:space="preserve"> </w:t>
            </w:r>
            <w:r>
              <w:rPr>
                <w:w w:val="110"/>
              </w:rPr>
              <w:t>description</w:t>
            </w:r>
            <w:r>
              <w:rPr>
                <w:spacing w:val="1"/>
                <w:w w:val="110"/>
              </w:rPr>
              <w:t xml:space="preserve"> </w:t>
            </w:r>
            <w:r>
              <w:rPr>
                <w:w w:val="110"/>
              </w:rPr>
              <w:t>are</w:t>
            </w:r>
            <w:r>
              <w:rPr>
                <w:spacing w:val="1"/>
                <w:w w:val="110"/>
              </w:rPr>
              <w:t xml:space="preserve"> </w:t>
            </w:r>
            <w:r>
              <w:rPr>
                <w:w w:val="110"/>
              </w:rPr>
              <w:t>part</w:t>
            </w:r>
            <w:r>
              <w:rPr>
                <w:spacing w:val="1"/>
                <w:w w:val="110"/>
              </w:rPr>
              <w:t xml:space="preserve"> </w:t>
            </w:r>
            <w:r>
              <w:rPr>
                <w:w w:val="110"/>
              </w:rPr>
              <w:t>of</w:t>
            </w:r>
            <w:r>
              <w:rPr>
                <w:spacing w:val="2"/>
                <w:w w:val="110"/>
              </w:rPr>
              <w:t xml:space="preserve"> </w:t>
            </w:r>
            <w:r>
              <w:rPr>
                <w:w w:val="110"/>
              </w:rPr>
              <w:t>this</w:t>
            </w:r>
            <w:r>
              <w:rPr>
                <w:spacing w:val="1"/>
                <w:w w:val="110"/>
              </w:rPr>
              <w:t xml:space="preserve"> </w:t>
            </w:r>
            <w:r>
              <w:rPr>
                <w:spacing w:val="-2"/>
                <w:w w:val="110"/>
              </w:rPr>
              <w:t>document</w:t>
            </w:r>
          </w:p>
        </w:tc>
        <w:tc>
          <w:tcPr>
            <w:tcW w:w="1444" w:type="dxa"/>
          </w:tcPr>
          <w:p w14:paraId="077BB2B3" w14:textId="77777777" w:rsidR="00C220EB" w:rsidRDefault="00C220EB">
            <w:pPr>
              <w:pStyle w:val="TableParagraph"/>
              <w:spacing w:line="240" w:lineRule="auto"/>
              <w:rPr>
                <w:sz w:val="20"/>
              </w:rPr>
            </w:pPr>
          </w:p>
        </w:tc>
      </w:tr>
      <w:tr w:rsidR="00C220EB" w14:paraId="077BB2B9" w14:textId="77777777">
        <w:trPr>
          <w:trHeight w:val="270"/>
        </w:trPr>
        <w:tc>
          <w:tcPr>
            <w:tcW w:w="628" w:type="dxa"/>
          </w:tcPr>
          <w:p w14:paraId="077BB2B5" w14:textId="77777777" w:rsidR="00C220EB" w:rsidRDefault="00000000">
            <w:pPr>
              <w:pStyle w:val="TableParagraph"/>
              <w:ind w:left="1" w:right="60"/>
              <w:jc w:val="center"/>
            </w:pPr>
            <w:r>
              <w:rPr>
                <w:spacing w:val="-10"/>
              </w:rPr>
              <w:t>3</w:t>
            </w:r>
          </w:p>
        </w:tc>
        <w:tc>
          <w:tcPr>
            <w:tcW w:w="2272" w:type="dxa"/>
          </w:tcPr>
          <w:p w14:paraId="077BB2B6" w14:textId="77777777" w:rsidR="00C220EB" w:rsidRDefault="00000000">
            <w:pPr>
              <w:pStyle w:val="TableParagraph"/>
              <w:ind w:left="178"/>
            </w:pPr>
            <w:r>
              <w:rPr>
                <w:spacing w:val="-2"/>
                <w:w w:val="110"/>
              </w:rPr>
              <w:t>Insufficient</w:t>
            </w:r>
          </w:p>
        </w:tc>
        <w:tc>
          <w:tcPr>
            <w:tcW w:w="5442" w:type="dxa"/>
          </w:tcPr>
          <w:p w14:paraId="077BB2B7" w14:textId="77777777" w:rsidR="00C220EB" w:rsidRDefault="00000000">
            <w:pPr>
              <w:pStyle w:val="TableParagraph"/>
              <w:ind w:left="129"/>
            </w:pPr>
            <w:r>
              <w:t>Accept:</w:t>
            </w:r>
            <w:r>
              <w:rPr>
                <w:spacing w:val="55"/>
              </w:rPr>
              <w:t xml:space="preserve"> </w:t>
            </w:r>
            <w:r>
              <w:t>Nothing</w:t>
            </w:r>
            <w:r>
              <w:rPr>
                <w:spacing w:val="39"/>
              </w:rPr>
              <w:t xml:space="preserve"> </w:t>
            </w:r>
            <w:r>
              <w:rPr>
                <w:spacing w:val="-4"/>
              </w:rPr>
              <w:t>done</w:t>
            </w:r>
          </w:p>
        </w:tc>
        <w:tc>
          <w:tcPr>
            <w:tcW w:w="1444" w:type="dxa"/>
          </w:tcPr>
          <w:p w14:paraId="077BB2B8" w14:textId="77777777" w:rsidR="00C220EB" w:rsidRDefault="00000000">
            <w:pPr>
              <w:pStyle w:val="TableParagraph"/>
              <w:ind w:left="31"/>
              <w:jc w:val="center"/>
            </w:pPr>
            <w:r>
              <w:rPr>
                <w:spacing w:val="-2"/>
              </w:rPr>
              <w:t>23.10.2025</w:t>
            </w:r>
          </w:p>
        </w:tc>
      </w:tr>
      <w:tr w:rsidR="00C220EB" w14:paraId="077BB2BE" w14:textId="77777777">
        <w:trPr>
          <w:trHeight w:val="270"/>
        </w:trPr>
        <w:tc>
          <w:tcPr>
            <w:tcW w:w="628" w:type="dxa"/>
          </w:tcPr>
          <w:p w14:paraId="077BB2BA" w14:textId="77777777" w:rsidR="00C220EB" w:rsidRDefault="00C220EB">
            <w:pPr>
              <w:pStyle w:val="TableParagraph"/>
              <w:spacing w:line="240" w:lineRule="auto"/>
              <w:rPr>
                <w:sz w:val="20"/>
              </w:rPr>
            </w:pPr>
          </w:p>
        </w:tc>
        <w:tc>
          <w:tcPr>
            <w:tcW w:w="2272" w:type="dxa"/>
          </w:tcPr>
          <w:p w14:paraId="077BB2BB" w14:textId="77777777" w:rsidR="00C220EB" w:rsidRDefault="00000000">
            <w:pPr>
              <w:pStyle w:val="TableParagraph"/>
              <w:ind w:left="178"/>
            </w:pPr>
            <w:r>
              <w:rPr>
                <w:spacing w:val="-2"/>
                <w:w w:val="110"/>
              </w:rPr>
              <w:t>expertise</w:t>
            </w:r>
          </w:p>
        </w:tc>
        <w:tc>
          <w:tcPr>
            <w:tcW w:w="5442" w:type="dxa"/>
          </w:tcPr>
          <w:p w14:paraId="077BB2BC" w14:textId="77777777" w:rsidR="00C220EB" w:rsidRDefault="00C220EB">
            <w:pPr>
              <w:pStyle w:val="TableParagraph"/>
              <w:spacing w:line="240" w:lineRule="auto"/>
              <w:rPr>
                <w:sz w:val="20"/>
              </w:rPr>
            </w:pPr>
          </w:p>
        </w:tc>
        <w:tc>
          <w:tcPr>
            <w:tcW w:w="1444" w:type="dxa"/>
          </w:tcPr>
          <w:p w14:paraId="077BB2BD" w14:textId="77777777" w:rsidR="00C220EB" w:rsidRDefault="00C220EB">
            <w:pPr>
              <w:pStyle w:val="TableParagraph"/>
              <w:spacing w:line="240" w:lineRule="auto"/>
              <w:rPr>
                <w:sz w:val="20"/>
              </w:rPr>
            </w:pPr>
          </w:p>
        </w:tc>
      </w:tr>
      <w:tr w:rsidR="00C220EB" w14:paraId="077BB2C3" w14:textId="77777777">
        <w:trPr>
          <w:trHeight w:val="270"/>
        </w:trPr>
        <w:tc>
          <w:tcPr>
            <w:tcW w:w="628" w:type="dxa"/>
          </w:tcPr>
          <w:p w14:paraId="077BB2BF" w14:textId="77777777" w:rsidR="00C220EB" w:rsidRDefault="00000000">
            <w:pPr>
              <w:pStyle w:val="TableParagraph"/>
              <w:ind w:left="1" w:right="60"/>
              <w:jc w:val="center"/>
            </w:pPr>
            <w:r>
              <w:rPr>
                <w:spacing w:val="-10"/>
              </w:rPr>
              <w:t>4</w:t>
            </w:r>
          </w:p>
        </w:tc>
        <w:tc>
          <w:tcPr>
            <w:tcW w:w="2272" w:type="dxa"/>
          </w:tcPr>
          <w:p w14:paraId="077BB2C0" w14:textId="77777777" w:rsidR="00C220EB" w:rsidRDefault="00000000">
            <w:pPr>
              <w:pStyle w:val="TableParagraph"/>
              <w:ind w:left="178"/>
            </w:pPr>
            <w:r>
              <w:rPr>
                <w:spacing w:val="-2"/>
                <w:w w:val="115"/>
              </w:rPr>
              <w:t>Underestimated</w:t>
            </w:r>
          </w:p>
        </w:tc>
        <w:tc>
          <w:tcPr>
            <w:tcW w:w="5442" w:type="dxa"/>
          </w:tcPr>
          <w:p w14:paraId="077BB2C1" w14:textId="77777777" w:rsidR="00C220EB" w:rsidRDefault="00000000">
            <w:pPr>
              <w:pStyle w:val="TableParagraph"/>
              <w:ind w:left="129"/>
            </w:pPr>
            <w:r>
              <w:t>Accept:</w:t>
            </w:r>
            <w:r>
              <w:rPr>
                <w:spacing w:val="55"/>
              </w:rPr>
              <w:t xml:space="preserve"> </w:t>
            </w:r>
            <w:r>
              <w:t>Nothing</w:t>
            </w:r>
            <w:r>
              <w:rPr>
                <w:spacing w:val="39"/>
              </w:rPr>
              <w:t xml:space="preserve"> </w:t>
            </w:r>
            <w:r>
              <w:rPr>
                <w:spacing w:val="-4"/>
              </w:rPr>
              <w:t>done</w:t>
            </w:r>
          </w:p>
        </w:tc>
        <w:tc>
          <w:tcPr>
            <w:tcW w:w="1444" w:type="dxa"/>
          </w:tcPr>
          <w:p w14:paraId="077BB2C2" w14:textId="77777777" w:rsidR="00C220EB" w:rsidRDefault="00000000">
            <w:pPr>
              <w:pStyle w:val="TableParagraph"/>
              <w:ind w:left="31"/>
              <w:jc w:val="center"/>
            </w:pPr>
            <w:r>
              <w:rPr>
                <w:spacing w:val="-2"/>
              </w:rPr>
              <w:t>23.10.2025</w:t>
            </w:r>
          </w:p>
        </w:tc>
      </w:tr>
      <w:tr w:rsidR="00C220EB" w14:paraId="077BB2C8" w14:textId="77777777">
        <w:trPr>
          <w:trHeight w:val="270"/>
        </w:trPr>
        <w:tc>
          <w:tcPr>
            <w:tcW w:w="628" w:type="dxa"/>
          </w:tcPr>
          <w:p w14:paraId="077BB2C4" w14:textId="77777777" w:rsidR="00C220EB" w:rsidRDefault="00C220EB">
            <w:pPr>
              <w:pStyle w:val="TableParagraph"/>
              <w:spacing w:line="240" w:lineRule="auto"/>
              <w:rPr>
                <w:sz w:val="20"/>
              </w:rPr>
            </w:pPr>
          </w:p>
        </w:tc>
        <w:tc>
          <w:tcPr>
            <w:tcW w:w="2272" w:type="dxa"/>
          </w:tcPr>
          <w:p w14:paraId="077BB2C5" w14:textId="77777777" w:rsidR="00C220EB" w:rsidRDefault="00000000">
            <w:pPr>
              <w:pStyle w:val="TableParagraph"/>
              <w:ind w:left="178"/>
            </w:pPr>
            <w:r>
              <w:rPr>
                <w:spacing w:val="-2"/>
                <w:w w:val="110"/>
              </w:rPr>
              <w:t>time/effort</w:t>
            </w:r>
          </w:p>
        </w:tc>
        <w:tc>
          <w:tcPr>
            <w:tcW w:w="5442" w:type="dxa"/>
          </w:tcPr>
          <w:p w14:paraId="077BB2C6" w14:textId="77777777" w:rsidR="00C220EB" w:rsidRDefault="00C220EB">
            <w:pPr>
              <w:pStyle w:val="TableParagraph"/>
              <w:spacing w:line="240" w:lineRule="auto"/>
              <w:rPr>
                <w:sz w:val="20"/>
              </w:rPr>
            </w:pPr>
          </w:p>
        </w:tc>
        <w:tc>
          <w:tcPr>
            <w:tcW w:w="1444" w:type="dxa"/>
          </w:tcPr>
          <w:p w14:paraId="077BB2C7" w14:textId="77777777" w:rsidR="00C220EB" w:rsidRDefault="00C220EB">
            <w:pPr>
              <w:pStyle w:val="TableParagraph"/>
              <w:spacing w:line="240" w:lineRule="auto"/>
              <w:rPr>
                <w:sz w:val="20"/>
              </w:rPr>
            </w:pPr>
          </w:p>
        </w:tc>
      </w:tr>
      <w:tr w:rsidR="00C220EB" w14:paraId="077BB2CD" w14:textId="77777777">
        <w:trPr>
          <w:trHeight w:val="270"/>
        </w:trPr>
        <w:tc>
          <w:tcPr>
            <w:tcW w:w="628" w:type="dxa"/>
          </w:tcPr>
          <w:p w14:paraId="077BB2C9" w14:textId="77777777" w:rsidR="00C220EB" w:rsidRDefault="00000000">
            <w:pPr>
              <w:pStyle w:val="TableParagraph"/>
              <w:ind w:left="1" w:right="60"/>
              <w:jc w:val="center"/>
            </w:pPr>
            <w:r>
              <w:rPr>
                <w:spacing w:val="-10"/>
              </w:rPr>
              <w:t>5</w:t>
            </w:r>
          </w:p>
        </w:tc>
        <w:tc>
          <w:tcPr>
            <w:tcW w:w="2272" w:type="dxa"/>
          </w:tcPr>
          <w:p w14:paraId="077BB2CA" w14:textId="77777777" w:rsidR="00C220EB" w:rsidRDefault="00000000">
            <w:pPr>
              <w:pStyle w:val="TableParagraph"/>
              <w:ind w:left="178"/>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5442" w:type="dxa"/>
          </w:tcPr>
          <w:p w14:paraId="077BB2CB" w14:textId="77777777" w:rsidR="00C220EB" w:rsidRDefault="00000000">
            <w:pPr>
              <w:pStyle w:val="TableParagraph"/>
              <w:ind w:left="129"/>
            </w:pPr>
            <w:r>
              <w:t>Accept:</w:t>
            </w:r>
            <w:r>
              <w:rPr>
                <w:spacing w:val="55"/>
              </w:rPr>
              <w:t xml:space="preserve"> </w:t>
            </w:r>
            <w:r>
              <w:t>Nothing</w:t>
            </w:r>
            <w:r>
              <w:rPr>
                <w:spacing w:val="39"/>
              </w:rPr>
              <w:t xml:space="preserve"> </w:t>
            </w:r>
            <w:r>
              <w:rPr>
                <w:spacing w:val="-4"/>
              </w:rPr>
              <w:t>done</w:t>
            </w:r>
          </w:p>
        </w:tc>
        <w:tc>
          <w:tcPr>
            <w:tcW w:w="1444" w:type="dxa"/>
          </w:tcPr>
          <w:p w14:paraId="077BB2CC" w14:textId="77777777" w:rsidR="00C220EB" w:rsidRDefault="00000000">
            <w:pPr>
              <w:pStyle w:val="TableParagraph"/>
              <w:ind w:left="31"/>
              <w:jc w:val="center"/>
            </w:pPr>
            <w:r>
              <w:rPr>
                <w:spacing w:val="-2"/>
              </w:rPr>
              <w:t>23.10.2025</w:t>
            </w:r>
          </w:p>
        </w:tc>
      </w:tr>
      <w:tr w:rsidR="00C220EB" w14:paraId="077BB2D2" w14:textId="77777777">
        <w:trPr>
          <w:trHeight w:val="270"/>
        </w:trPr>
        <w:tc>
          <w:tcPr>
            <w:tcW w:w="628" w:type="dxa"/>
          </w:tcPr>
          <w:p w14:paraId="077BB2CE" w14:textId="77777777" w:rsidR="00C220EB" w:rsidRDefault="00000000">
            <w:pPr>
              <w:pStyle w:val="TableParagraph"/>
              <w:ind w:left="1" w:right="60"/>
              <w:jc w:val="center"/>
            </w:pPr>
            <w:r>
              <w:rPr>
                <w:spacing w:val="-10"/>
              </w:rPr>
              <w:t>6</w:t>
            </w:r>
          </w:p>
        </w:tc>
        <w:tc>
          <w:tcPr>
            <w:tcW w:w="2272" w:type="dxa"/>
          </w:tcPr>
          <w:p w14:paraId="077BB2CF" w14:textId="77777777" w:rsidR="00C220EB" w:rsidRDefault="00000000">
            <w:pPr>
              <w:pStyle w:val="TableParagraph"/>
              <w:ind w:left="178"/>
            </w:pPr>
            <w:r>
              <w:rPr>
                <w:w w:val="105"/>
              </w:rPr>
              <w:t>Work</w:t>
            </w:r>
            <w:r>
              <w:rPr>
                <w:spacing w:val="-14"/>
                <w:w w:val="105"/>
              </w:rPr>
              <w:t xml:space="preserve"> </w:t>
            </w:r>
            <w:r>
              <w:rPr>
                <w:spacing w:val="-2"/>
                <w:w w:val="110"/>
              </w:rPr>
              <w:t>projects</w:t>
            </w:r>
          </w:p>
        </w:tc>
        <w:tc>
          <w:tcPr>
            <w:tcW w:w="5442" w:type="dxa"/>
          </w:tcPr>
          <w:p w14:paraId="077BB2D0" w14:textId="77777777" w:rsidR="00C220EB" w:rsidRDefault="00000000">
            <w:pPr>
              <w:pStyle w:val="TableParagraph"/>
              <w:ind w:left="129"/>
            </w:pPr>
            <w:r>
              <w:rPr>
                <w:spacing w:val="-2"/>
                <w:w w:val="110"/>
              </w:rPr>
              <w:t>Added</w:t>
            </w:r>
            <w:r>
              <w:rPr>
                <w:spacing w:val="-12"/>
                <w:w w:val="110"/>
              </w:rPr>
              <w:t xml:space="preserve"> </w:t>
            </w:r>
            <w:r>
              <w:rPr>
                <w:spacing w:val="-2"/>
                <w:w w:val="110"/>
              </w:rPr>
              <w:t>blockers</w:t>
            </w:r>
            <w:r>
              <w:rPr>
                <w:spacing w:val="-12"/>
                <w:w w:val="110"/>
              </w:rPr>
              <w:t xml:space="preserve"> </w:t>
            </w:r>
            <w:r>
              <w:rPr>
                <w:spacing w:val="-2"/>
                <w:w w:val="110"/>
              </w:rPr>
              <w:t>in</w:t>
            </w:r>
            <w:r>
              <w:rPr>
                <w:spacing w:val="-11"/>
                <w:w w:val="110"/>
              </w:rPr>
              <w:t xml:space="preserve"> </w:t>
            </w:r>
            <w:r>
              <w:rPr>
                <w:spacing w:val="-2"/>
                <w:w w:val="110"/>
              </w:rPr>
              <w:t>Work</w:t>
            </w:r>
            <w:r>
              <w:rPr>
                <w:spacing w:val="-12"/>
                <w:w w:val="110"/>
              </w:rPr>
              <w:t xml:space="preserve"> </w:t>
            </w:r>
            <w:r>
              <w:rPr>
                <w:spacing w:val="-2"/>
                <w:w w:val="110"/>
              </w:rPr>
              <w:t>calendar,</w:t>
            </w:r>
            <w:r>
              <w:rPr>
                <w:spacing w:val="-11"/>
                <w:w w:val="110"/>
              </w:rPr>
              <w:t xml:space="preserve"> </w:t>
            </w:r>
            <w:r>
              <w:rPr>
                <w:spacing w:val="-2"/>
                <w:w w:val="110"/>
              </w:rPr>
              <w:t>Work</w:t>
            </w:r>
            <w:r>
              <w:rPr>
                <w:spacing w:val="-12"/>
                <w:w w:val="110"/>
              </w:rPr>
              <w:t xml:space="preserve"> </w:t>
            </w:r>
            <w:r>
              <w:rPr>
                <w:spacing w:val="-2"/>
                <w:w w:val="110"/>
              </w:rPr>
              <w:t>account</w:t>
            </w:r>
          </w:p>
        </w:tc>
        <w:tc>
          <w:tcPr>
            <w:tcW w:w="1444" w:type="dxa"/>
          </w:tcPr>
          <w:p w14:paraId="077BB2D1" w14:textId="77777777" w:rsidR="00C220EB" w:rsidRDefault="00000000">
            <w:pPr>
              <w:pStyle w:val="TableParagraph"/>
              <w:ind w:left="31"/>
              <w:jc w:val="center"/>
            </w:pPr>
            <w:r>
              <w:rPr>
                <w:spacing w:val="-2"/>
              </w:rPr>
              <w:t>10.10.2025</w:t>
            </w:r>
          </w:p>
        </w:tc>
      </w:tr>
      <w:tr w:rsidR="00C220EB" w14:paraId="077BB2D7" w14:textId="77777777">
        <w:trPr>
          <w:trHeight w:val="270"/>
        </w:trPr>
        <w:tc>
          <w:tcPr>
            <w:tcW w:w="628" w:type="dxa"/>
          </w:tcPr>
          <w:p w14:paraId="077BB2D3" w14:textId="77777777" w:rsidR="00C220EB" w:rsidRDefault="00C220EB">
            <w:pPr>
              <w:pStyle w:val="TableParagraph"/>
              <w:spacing w:line="240" w:lineRule="auto"/>
              <w:rPr>
                <w:sz w:val="20"/>
              </w:rPr>
            </w:pPr>
          </w:p>
        </w:tc>
        <w:tc>
          <w:tcPr>
            <w:tcW w:w="2272" w:type="dxa"/>
          </w:tcPr>
          <w:p w14:paraId="077BB2D4" w14:textId="77777777" w:rsidR="00C220EB" w:rsidRDefault="00C220EB">
            <w:pPr>
              <w:pStyle w:val="TableParagraph"/>
              <w:spacing w:line="240" w:lineRule="auto"/>
              <w:rPr>
                <w:sz w:val="20"/>
              </w:rPr>
            </w:pPr>
          </w:p>
        </w:tc>
        <w:tc>
          <w:tcPr>
            <w:tcW w:w="5442" w:type="dxa"/>
          </w:tcPr>
          <w:p w14:paraId="077BB2D5" w14:textId="77777777" w:rsidR="00C220EB" w:rsidRDefault="00000000">
            <w:pPr>
              <w:pStyle w:val="TableParagraph"/>
              <w:ind w:left="129"/>
            </w:pPr>
            <w:r>
              <w:rPr>
                <w:w w:val="110"/>
              </w:rPr>
              <w:t>invited</w:t>
            </w:r>
            <w:r>
              <w:rPr>
                <w:spacing w:val="-14"/>
                <w:w w:val="110"/>
              </w:rPr>
              <w:t xml:space="preserve"> </w:t>
            </w:r>
            <w:r>
              <w:rPr>
                <w:w w:val="110"/>
              </w:rPr>
              <w:t>to</w:t>
            </w:r>
            <w:r>
              <w:rPr>
                <w:spacing w:val="-13"/>
                <w:w w:val="110"/>
              </w:rPr>
              <w:t xml:space="preserve"> </w:t>
            </w:r>
            <w:r>
              <w:rPr>
                <w:w w:val="110"/>
              </w:rPr>
              <w:t>meeting</w:t>
            </w:r>
            <w:r>
              <w:rPr>
                <w:spacing w:val="-13"/>
                <w:w w:val="110"/>
              </w:rPr>
              <w:t xml:space="preserve"> </w:t>
            </w:r>
            <w:r>
              <w:rPr>
                <w:w w:val="110"/>
              </w:rPr>
              <w:t>series</w:t>
            </w:r>
            <w:r>
              <w:rPr>
                <w:spacing w:val="-13"/>
                <w:w w:val="110"/>
              </w:rPr>
              <w:t xml:space="preserve"> </w:t>
            </w:r>
            <w:r>
              <w:rPr>
                <w:w w:val="110"/>
              </w:rPr>
              <w:t>(Jour</w:t>
            </w:r>
            <w:r>
              <w:rPr>
                <w:spacing w:val="-13"/>
                <w:w w:val="110"/>
              </w:rPr>
              <w:t xml:space="preserve"> </w:t>
            </w:r>
            <w:r>
              <w:rPr>
                <w:w w:val="110"/>
              </w:rPr>
              <w:t>Fixe);</w:t>
            </w:r>
            <w:r>
              <w:rPr>
                <w:spacing w:val="-14"/>
                <w:w w:val="110"/>
              </w:rPr>
              <w:t xml:space="preserve"> </w:t>
            </w:r>
            <w:r>
              <w:rPr>
                <w:w w:val="110"/>
              </w:rPr>
              <w:t>study</w:t>
            </w:r>
            <w:r>
              <w:rPr>
                <w:spacing w:val="-13"/>
                <w:w w:val="110"/>
              </w:rPr>
              <w:t xml:space="preserve"> </w:t>
            </w:r>
            <w:r>
              <w:rPr>
                <w:spacing w:val="-2"/>
                <w:w w:val="110"/>
              </w:rPr>
              <w:t>account:</w:t>
            </w:r>
          </w:p>
        </w:tc>
        <w:tc>
          <w:tcPr>
            <w:tcW w:w="1444" w:type="dxa"/>
          </w:tcPr>
          <w:p w14:paraId="077BB2D6" w14:textId="77777777" w:rsidR="00C220EB" w:rsidRDefault="00C220EB">
            <w:pPr>
              <w:pStyle w:val="TableParagraph"/>
              <w:spacing w:line="240" w:lineRule="auto"/>
              <w:rPr>
                <w:sz w:val="20"/>
              </w:rPr>
            </w:pPr>
          </w:p>
        </w:tc>
      </w:tr>
      <w:tr w:rsidR="00C220EB" w14:paraId="077BB2DC" w14:textId="77777777">
        <w:trPr>
          <w:trHeight w:val="270"/>
        </w:trPr>
        <w:tc>
          <w:tcPr>
            <w:tcW w:w="628" w:type="dxa"/>
          </w:tcPr>
          <w:p w14:paraId="077BB2D8" w14:textId="77777777" w:rsidR="00C220EB" w:rsidRDefault="00C220EB">
            <w:pPr>
              <w:pStyle w:val="TableParagraph"/>
              <w:spacing w:line="240" w:lineRule="auto"/>
              <w:rPr>
                <w:sz w:val="20"/>
              </w:rPr>
            </w:pPr>
          </w:p>
        </w:tc>
        <w:tc>
          <w:tcPr>
            <w:tcW w:w="2272" w:type="dxa"/>
          </w:tcPr>
          <w:p w14:paraId="077BB2D9" w14:textId="77777777" w:rsidR="00C220EB" w:rsidRDefault="00C220EB">
            <w:pPr>
              <w:pStyle w:val="TableParagraph"/>
              <w:spacing w:line="240" w:lineRule="auto"/>
              <w:rPr>
                <w:sz w:val="20"/>
              </w:rPr>
            </w:pPr>
          </w:p>
        </w:tc>
        <w:tc>
          <w:tcPr>
            <w:tcW w:w="5442" w:type="dxa"/>
          </w:tcPr>
          <w:p w14:paraId="077BB2DA" w14:textId="77777777" w:rsidR="00C220EB" w:rsidRDefault="00000000">
            <w:pPr>
              <w:pStyle w:val="TableParagraph"/>
              <w:ind w:left="129"/>
            </w:pPr>
            <w:r>
              <w:rPr>
                <w:w w:val="110"/>
              </w:rPr>
              <w:t>set</w:t>
            </w:r>
            <w:r>
              <w:rPr>
                <w:spacing w:val="-4"/>
                <w:w w:val="110"/>
              </w:rPr>
              <w:t xml:space="preserve"> </w:t>
            </w:r>
            <w:r>
              <w:rPr>
                <w:w w:val="110"/>
              </w:rPr>
              <w:t>blockers</w:t>
            </w:r>
            <w:r>
              <w:rPr>
                <w:spacing w:val="-3"/>
                <w:w w:val="110"/>
              </w:rPr>
              <w:t xml:space="preserve"> </w:t>
            </w:r>
            <w:r>
              <w:rPr>
                <w:w w:val="110"/>
              </w:rPr>
              <w:t>on</w:t>
            </w:r>
            <w:r>
              <w:rPr>
                <w:spacing w:val="-4"/>
                <w:w w:val="110"/>
              </w:rPr>
              <w:t xml:space="preserve"> </w:t>
            </w:r>
            <w:r>
              <w:rPr>
                <w:w w:val="110"/>
              </w:rPr>
              <w:t>weekend;</w:t>
            </w:r>
            <w:r>
              <w:rPr>
                <w:spacing w:val="-3"/>
                <w:w w:val="110"/>
              </w:rPr>
              <w:t xml:space="preserve"> </w:t>
            </w:r>
            <w:r>
              <w:rPr>
                <w:w w:val="110"/>
              </w:rPr>
              <w:t>researched</w:t>
            </w:r>
            <w:r>
              <w:rPr>
                <w:spacing w:val="-4"/>
                <w:w w:val="110"/>
              </w:rPr>
              <w:t xml:space="preserve"> </w:t>
            </w:r>
            <w:r>
              <w:rPr>
                <w:w w:val="110"/>
              </w:rPr>
              <w:t>with</w:t>
            </w:r>
            <w:r>
              <w:rPr>
                <w:spacing w:val="-3"/>
                <w:w w:val="110"/>
              </w:rPr>
              <w:t xml:space="preserve"> </w:t>
            </w:r>
            <w:r>
              <w:rPr>
                <w:spacing w:val="-2"/>
                <w:w w:val="110"/>
              </w:rPr>
              <w:t>ChatGPT</w:t>
            </w:r>
          </w:p>
        </w:tc>
        <w:tc>
          <w:tcPr>
            <w:tcW w:w="1444" w:type="dxa"/>
          </w:tcPr>
          <w:p w14:paraId="077BB2DB" w14:textId="77777777" w:rsidR="00C220EB" w:rsidRDefault="00C220EB">
            <w:pPr>
              <w:pStyle w:val="TableParagraph"/>
              <w:spacing w:line="240" w:lineRule="auto"/>
              <w:rPr>
                <w:sz w:val="20"/>
              </w:rPr>
            </w:pPr>
          </w:p>
        </w:tc>
      </w:tr>
      <w:tr w:rsidR="00C220EB" w14:paraId="077BB2E1" w14:textId="77777777">
        <w:trPr>
          <w:trHeight w:val="270"/>
        </w:trPr>
        <w:tc>
          <w:tcPr>
            <w:tcW w:w="628" w:type="dxa"/>
          </w:tcPr>
          <w:p w14:paraId="077BB2DD" w14:textId="77777777" w:rsidR="00C220EB" w:rsidRDefault="00C220EB">
            <w:pPr>
              <w:pStyle w:val="TableParagraph"/>
              <w:spacing w:line="240" w:lineRule="auto"/>
              <w:rPr>
                <w:sz w:val="20"/>
              </w:rPr>
            </w:pPr>
          </w:p>
        </w:tc>
        <w:tc>
          <w:tcPr>
            <w:tcW w:w="2272" w:type="dxa"/>
          </w:tcPr>
          <w:p w14:paraId="077BB2DE" w14:textId="77777777" w:rsidR="00C220EB" w:rsidRDefault="00C220EB">
            <w:pPr>
              <w:pStyle w:val="TableParagraph"/>
              <w:spacing w:line="240" w:lineRule="auto"/>
              <w:rPr>
                <w:sz w:val="20"/>
              </w:rPr>
            </w:pPr>
          </w:p>
        </w:tc>
        <w:tc>
          <w:tcPr>
            <w:tcW w:w="5442" w:type="dxa"/>
          </w:tcPr>
          <w:p w14:paraId="077BB2DF" w14:textId="77777777" w:rsidR="00C220EB" w:rsidRDefault="00000000">
            <w:pPr>
              <w:pStyle w:val="TableParagraph"/>
              <w:ind w:left="129"/>
            </w:pPr>
            <w:r>
              <w:rPr>
                <w:w w:val="110"/>
              </w:rPr>
              <w:t>for</w:t>
            </w:r>
            <w:r>
              <w:rPr>
                <w:spacing w:val="-2"/>
                <w:w w:val="110"/>
              </w:rPr>
              <w:t xml:space="preserve"> </w:t>
            </w:r>
            <w:r>
              <w:rPr>
                <w:w w:val="110"/>
              </w:rPr>
              <w:t>optimal/minimal</w:t>
            </w:r>
            <w:r>
              <w:rPr>
                <w:spacing w:val="-1"/>
                <w:w w:val="110"/>
              </w:rPr>
              <w:t xml:space="preserve"> </w:t>
            </w:r>
            <w:r>
              <w:rPr>
                <w:w w:val="110"/>
              </w:rPr>
              <w:t>study</w:t>
            </w:r>
            <w:r>
              <w:rPr>
                <w:spacing w:val="-1"/>
                <w:w w:val="110"/>
              </w:rPr>
              <w:t xml:space="preserve"> </w:t>
            </w:r>
            <w:r>
              <w:rPr>
                <w:spacing w:val="-4"/>
                <w:w w:val="110"/>
              </w:rPr>
              <w:t>plan</w:t>
            </w:r>
          </w:p>
        </w:tc>
        <w:tc>
          <w:tcPr>
            <w:tcW w:w="1444" w:type="dxa"/>
          </w:tcPr>
          <w:p w14:paraId="077BB2E0" w14:textId="77777777" w:rsidR="00C220EB" w:rsidRDefault="00C220EB">
            <w:pPr>
              <w:pStyle w:val="TableParagraph"/>
              <w:spacing w:line="240" w:lineRule="auto"/>
              <w:rPr>
                <w:sz w:val="20"/>
              </w:rPr>
            </w:pPr>
          </w:p>
        </w:tc>
      </w:tr>
      <w:tr w:rsidR="00C220EB" w14:paraId="077BB2E6" w14:textId="77777777">
        <w:trPr>
          <w:trHeight w:val="270"/>
        </w:trPr>
        <w:tc>
          <w:tcPr>
            <w:tcW w:w="628" w:type="dxa"/>
          </w:tcPr>
          <w:p w14:paraId="077BB2E2" w14:textId="77777777" w:rsidR="00C220EB" w:rsidRDefault="00000000">
            <w:pPr>
              <w:pStyle w:val="TableParagraph"/>
              <w:ind w:left="1" w:right="60"/>
              <w:jc w:val="center"/>
            </w:pPr>
            <w:r>
              <w:rPr>
                <w:spacing w:val="-10"/>
              </w:rPr>
              <w:t>7</w:t>
            </w:r>
          </w:p>
        </w:tc>
        <w:tc>
          <w:tcPr>
            <w:tcW w:w="2272" w:type="dxa"/>
          </w:tcPr>
          <w:p w14:paraId="077BB2E3" w14:textId="77777777" w:rsidR="00C220EB" w:rsidRDefault="00000000">
            <w:pPr>
              <w:pStyle w:val="TableParagraph"/>
              <w:ind w:left="178"/>
            </w:pPr>
            <w:r>
              <w:rPr>
                <w:spacing w:val="-2"/>
                <w:w w:val="115"/>
              </w:rPr>
              <w:t>Procrastination</w:t>
            </w:r>
          </w:p>
        </w:tc>
        <w:tc>
          <w:tcPr>
            <w:tcW w:w="5442" w:type="dxa"/>
          </w:tcPr>
          <w:p w14:paraId="077BB2E4" w14:textId="77777777" w:rsidR="00C220EB" w:rsidRDefault="00000000">
            <w:pPr>
              <w:pStyle w:val="TableParagraph"/>
              <w:ind w:left="129"/>
            </w:pPr>
            <w:r>
              <w:t>Work</w:t>
            </w:r>
            <w:r>
              <w:rPr>
                <w:spacing w:val="32"/>
              </w:rPr>
              <w:t xml:space="preserve"> </w:t>
            </w:r>
            <w:r>
              <w:t>on</w:t>
            </w:r>
            <w:r>
              <w:rPr>
                <w:spacing w:val="32"/>
              </w:rPr>
              <w:t xml:space="preserve"> </w:t>
            </w:r>
            <w:r>
              <w:t>the</w:t>
            </w:r>
            <w:r>
              <w:rPr>
                <w:spacing w:val="33"/>
              </w:rPr>
              <w:t xml:space="preserve"> </w:t>
            </w:r>
            <w:r>
              <w:t>project</w:t>
            </w:r>
            <w:r>
              <w:rPr>
                <w:spacing w:val="32"/>
              </w:rPr>
              <w:t xml:space="preserve"> </w:t>
            </w:r>
            <w:r>
              <w:t>started</w:t>
            </w:r>
            <w:r>
              <w:rPr>
                <w:spacing w:val="33"/>
              </w:rPr>
              <w:t xml:space="preserve"> </w:t>
            </w:r>
            <w:r>
              <w:t>25.09.2025</w:t>
            </w:r>
            <w:r>
              <w:rPr>
                <w:spacing w:val="32"/>
              </w:rPr>
              <w:t xml:space="preserve"> </w:t>
            </w:r>
            <w:r>
              <w:rPr>
                <w:spacing w:val="-4"/>
              </w:rPr>
              <w:t>when</w:t>
            </w:r>
          </w:p>
        </w:tc>
        <w:tc>
          <w:tcPr>
            <w:tcW w:w="1444" w:type="dxa"/>
          </w:tcPr>
          <w:p w14:paraId="077BB2E5" w14:textId="77777777" w:rsidR="00C220EB" w:rsidRDefault="00000000">
            <w:pPr>
              <w:pStyle w:val="TableParagraph"/>
              <w:ind w:left="31"/>
              <w:jc w:val="center"/>
            </w:pPr>
            <w:r>
              <w:rPr>
                <w:spacing w:val="-2"/>
              </w:rPr>
              <w:t>17.10.2025</w:t>
            </w:r>
          </w:p>
        </w:tc>
      </w:tr>
      <w:tr w:rsidR="00C220EB" w14:paraId="077BB2EB" w14:textId="77777777">
        <w:trPr>
          <w:trHeight w:val="270"/>
        </w:trPr>
        <w:tc>
          <w:tcPr>
            <w:tcW w:w="628" w:type="dxa"/>
          </w:tcPr>
          <w:p w14:paraId="077BB2E7" w14:textId="77777777" w:rsidR="00C220EB" w:rsidRDefault="00C220EB">
            <w:pPr>
              <w:pStyle w:val="TableParagraph"/>
              <w:spacing w:line="240" w:lineRule="auto"/>
              <w:rPr>
                <w:sz w:val="20"/>
              </w:rPr>
            </w:pPr>
          </w:p>
        </w:tc>
        <w:tc>
          <w:tcPr>
            <w:tcW w:w="2272" w:type="dxa"/>
          </w:tcPr>
          <w:p w14:paraId="077BB2E8" w14:textId="77777777" w:rsidR="00C220EB" w:rsidRDefault="00C220EB">
            <w:pPr>
              <w:pStyle w:val="TableParagraph"/>
              <w:spacing w:line="240" w:lineRule="auto"/>
              <w:rPr>
                <w:sz w:val="20"/>
              </w:rPr>
            </w:pPr>
          </w:p>
        </w:tc>
        <w:tc>
          <w:tcPr>
            <w:tcW w:w="5442" w:type="dxa"/>
          </w:tcPr>
          <w:p w14:paraId="077BB2E9" w14:textId="77777777" w:rsidR="00C220EB" w:rsidRDefault="00000000">
            <w:pPr>
              <w:pStyle w:val="TableParagraph"/>
              <w:ind w:left="129"/>
            </w:pPr>
            <w:r>
              <w:rPr>
                <w:w w:val="110"/>
              </w:rPr>
              <w:t>attending</w:t>
            </w:r>
            <w:r>
              <w:rPr>
                <w:spacing w:val="-13"/>
                <w:w w:val="110"/>
              </w:rPr>
              <w:t xml:space="preserve"> </w:t>
            </w:r>
            <w:r>
              <w:rPr>
                <w:w w:val="110"/>
              </w:rPr>
              <w:t>data</w:t>
            </w:r>
            <w:r>
              <w:rPr>
                <w:spacing w:val="-12"/>
                <w:w w:val="110"/>
              </w:rPr>
              <w:t xml:space="preserve"> </w:t>
            </w:r>
            <w:r>
              <w:rPr>
                <w:w w:val="110"/>
              </w:rPr>
              <w:t>quality</w:t>
            </w:r>
            <w:r>
              <w:rPr>
                <w:spacing w:val="-12"/>
                <w:w w:val="110"/>
              </w:rPr>
              <w:t xml:space="preserve"> </w:t>
            </w:r>
            <w:r>
              <w:rPr>
                <w:w w:val="110"/>
              </w:rPr>
              <w:t>meeting</w:t>
            </w:r>
            <w:r>
              <w:rPr>
                <w:spacing w:val="-12"/>
                <w:w w:val="110"/>
              </w:rPr>
              <w:t xml:space="preserve"> </w:t>
            </w:r>
            <w:r>
              <w:rPr>
                <w:w w:val="110"/>
              </w:rPr>
              <w:t>at</w:t>
            </w:r>
            <w:r>
              <w:rPr>
                <w:spacing w:val="-12"/>
                <w:w w:val="110"/>
              </w:rPr>
              <w:t xml:space="preserve"> </w:t>
            </w:r>
            <w:r>
              <w:rPr>
                <w:w w:val="110"/>
              </w:rPr>
              <w:t>AWS,</w:t>
            </w:r>
            <w:r>
              <w:rPr>
                <w:spacing w:val="-12"/>
                <w:w w:val="110"/>
              </w:rPr>
              <w:t xml:space="preserve"> </w:t>
            </w:r>
            <w:r>
              <w:rPr>
                <w:w w:val="110"/>
              </w:rPr>
              <w:t>being</w:t>
            </w:r>
            <w:r>
              <w:rPr>
                <w:spacing w:val="-12"/>
                <w:w w:val="110"/>
              </w:rPr>
              <w:t xml:space="preserve"> </w:t>
            </w:r>
            <w:r>
              <w:rPr>
                <w:w w:val="110"/>
              </w:rPr>
              <w:t>part</w:t>
            </w:r>
            <w:r>
              <w:rPr>
                <w:spacing w:val="-12"/>
                <w:w w:val="110"/>
              </w:rPr>
              <w:t xml:space="preserve"> </w:t>
            </w:r>
            <w:r>
              <w:rPr>
                <w:spacing w:val="-5"/>
                <w:w w:val="110"/>
              </w:rPr>
              <w:t>of</w:t>
            </w:r>
          </w:p>
        </w:tc>
        <w:tc>
          <w:tcPr>
            <w:tcW w:w="1444" w:type="dxa"/>
          </w:tcPr>
          <w:p w14:paraId="077BB2EA" w14:textId="77777777" w:rsidR="00C220EB" w:rsidRDefault="00C220EB">
            <w:pPr>
              <w:pStyle w:val="TableParagraph"/>
              <w:spacing w:line="240" w:lineRule="auto"/>
              <w:rPr>
                <w:sz w:val="20"/>
              </w:rPr>
            </w:pPr>
          </w:p>
        </w:tc>
      </w:tr>
      <w:tr w:rsidR="00C220EB" w14:paraId="077BB2F0" w14:textId="77777777">
        <w:trPr>
          <w:trHeight w:val="270"/>
        </w:trPr>
        <w:tc>
          <w:tcPr>
            <w:tcW w:w="628" w:type="dxa"/>
          </w:tcPr>
          <w:p w14:paraId="077BB2EC" w14:textId="77777777" w:rsidR="00C220EB" w:rsidRDefault="00C220EB">
            <w:pPr>
              <w:pStyle w:val="TableParagraph"/>
              <w:spacing w:line="240" w:lineRule="auto"/>
              <w:rPr>
                <w:sz w:val="20"/>
              </w:rPr>
            </w:pPr>
          </w:p>
        </w:tc>
        <w:tc>
          <w:tcPr>
            <w:tcW w:w="2272" w:type="dxa"/>
          </w:tcPr>
          <w:p w14:paraId="077BB2ED" w14:textId="77777777" w:rsidR="00C220EB" w:rsidRDefault="00C220EB">
            <w:pPr>
              <w:pStyle w:val="TableParagraph"/>
              <w:spacing w:line="240" w:lineRule="auto"/>
              <w:rPr>
                <w:sz w:val="20"/>
              </w:rPr>
            </w:pPr>
          </w:p>
        </w:tc>
        <w:tc>
          <w:tcPr>
            <w:tcW w:w="5442" w:type="dxa"/>
          </w:tcPr>
          <w:p w14:paraId="077BB2EE" w14:textId="77777777" w:rsidR="00C220EB" w:rsidRDefault="00000000">
            <w:pPr>
              <w:pStyle w:val="TableParagraph"/>
              <w:ind w:left="129"/>
            </w:pPr>
            <w:r>
              <w:t>AWS</w:t>
            </w:r>
            <w:r>
              <w:rPr>
                <w:spacing w:val="38"/>
              </w:rPr>
              <w:t xml:space="preserve"> </w:t>
            </w:r>
            <w:r>
              <w:t>Modernisation</w:t>
            </w:r>
            <w:r>
              <w:rPr>
                <w:spacing w:val="38"/>
              </w:rPr>
              <w:t xml:space="preserve"> </w:t>
            </w:r>
            <w:r>
              <w:rPr>
                <w:spacing w:val="-2"/>
              </w:rPr>
              <w:t>initiative</w:t>
            </w:r>
          </w:p>
        </w:tc>
        <w:tc>
          <w:tcPr>
            <w:tcW w:w="1444" w:type="dxa"/>
          </w:tcPr>
          <w:p w14:paraId="077BB2EF" w14:textId="77777777" w:rsidR="00C220EB" w:rsidRDefault="00C220EB">
            <w:pPr>
              <w:pStyle w:val="TableParagraph"/>
              <w:spacing w:line="240" w:lineRule="auto"/>
              <w:rPr>
                <w:sz w:val="20"/>
              </w:rPr>
            </w:pPr>
          </w:p>
        </w:tc>
      </w:tr>
      <w:tr w:rsidR="00C220EB" w14:paraId="077BB2F5" w14:textId="77777777">
        <w:trPr>
          <w:trHeight w:val="270"/>
        </w:trPr>
        <w:tc>
          <w:tcPr>
            <w:tcW w:w="628" w:type="dxa"/>
          </w:tcPr>
          <w:p w14:paraId="077BB2F1" w14:textId="77777777" w:rsidR="00C220EB" w:rsidRDefault="00000000">
            <w:pPr>
              <w:pStyle w:val="TableParagraph"/>
              <w:ind w:left="1" w:right="60"/>
              <w:jc w:val="center"/>
            </w:pPr>
            <w:r>
              <w:rPr>
                <w:spacing w:val="-10"/>
              </w:rPr>
              <w:t>8</w:t>
            </w:r>
          </w:p>
        </w:tc>
        <w:tc>
          <w:tcPr>
            <w:tcW w:w="2272" w:type="dxa"/>
          </w:tcPr>
          <w:p w14:paraId="077BB2F2" w14:textId="77777777" w:rsidR="00C220EB" w:rsidRDefault="00000000">
            <w:pPr>
              <w:pStyle w:val="TableParagraph"/>
              <w:ind w:left="178"/>
            </w:pPr>
            <w:r>
              <w:rPr>
                <w:w w:val="105"/>
              </w:rPr>
              <w:t>Unavailability</w:t>
            </w:r>
            <w:r>
              <w:rPr>
                <w:spacing w:val="11"/>
                <w:w w:val="110"/>
              </w:rPr>
              <w:t xml:space="preserve"> </w:t>
            </w:r>
            <w:r>
              <w:rPr>
                <w:spacing w:val="-5"/>
                <w:w w:val="110"/>
              </w:rPr>
              <w:t>of</w:t>
            </w:r>
          </w:p>
        </w:tc>
        <w:tc>
          <w:tcPr>
            <w:tcW w:w="5442" w:type="dxa"/>
          </w:tcPr>
          <w:p w14:paraId="077BB2F3" w14:textId="77777777" w:rsidR="00C220EB" w:rsidRDefault="00000000">
            <w:pPr>
              <w:pStyle w:val="TableParagraph"/>
              <w:ind w:left="129"/>
            </w:pPr>
            <w:r>
              <w:rPr>
                <w:w w:val="110"/>
              </w:rPr>
              <w:t>Contact</w:t>
            </w:r>
            <w:r>
              <w:rPr>
                <w:spacing w:val="-4"/>
                <w:w w:val="110"/>
              </w:rPr>
              <w:t xml:space="preserve"> </w:t>
            </w:r>
            <w:r>
              <w:rPr>
                <w:w w:val="110"/>
              </w:rPr>
              <w:t>of</w:t>
            </w:r>
            <w:r>
              <w:rPr>
                <w:spacing w:val="-4"/>
                <w:w w:val="110"/>
              </w:rPr>
              <w:t xml:space="preserve"> </w:t>
            </w:r>
            <w:r>
              <w:rPr>
                <w:w w:val="110"/>
              </w:rPr>
              <w:t>partner</w:t>
            </w:r>
            <w:r>
              <w:rPr>
                <w:spacing w:val="-4"/>
                <w:w w:val="110"/>
              </w:rPr>
              <w:t xml:space="preserve"> </w:t>
            </w:r>
            <w:r>
              <w:rPr>
                <w:w w:val="110"/>
              </w:rPr>
              <w:t>provided</w:t>
            </w:r>
            <w:r>
              <w:rPr>
                <w:spacing w:val="-4"/>
                <w:w w:val="110"/>
              </w:rPr>
              <w:t xml:space="preserve"> </w:t>
            </w:r>
            <w:r>
              <w:rPr>
                <w:w w:val="110"/>
              </w:rPr>
              <w:t>in</w:t>
            </w:r>
            <w:r>
              <w:rPr>
                <w:spacing w:val="-4"/>
                <w:w w:val="110"/>
              </w:rPr>
              <w:t xml:space="preserve"> </w:t>
            </w:r>
            <w:r>
              <w:rPr>
                <w:w w:val="110"/>
              </w:rPr>
              <w:t>Teams</w:t>
            </w:r>
            <w:r>
              <w:rPr>
                <w:spacing w:val="-4"/>
                <w:w w:val="110"/>
              </w:rPr>
              <w:t xml:space="preserve"> </w:t>
            </w:r>
            <w:r>
              <w:rPr>
                <w:w w:val="110"/>
              </w:rPr>
              <w:t>and</w:t>
            </w:r>
            <w:r>
              <w:rPr>
                <w:spacing w:val="-3"/>
                <w:w w:val="110"/>
              </w:rPr>
              <w:t xml:space="preserve"> </w:t>
            </w:r>
            <w:r>
              <w:rPr>
                <w:w w:val="110"/>
              </w:rPr>
              <w:t>added</w:t>
            </w:r>
            <w:r>
              <w:rPr>
                <w:spacing w:val="-4"/>
                <w:w w:val="110"/>
              </w:rPr>
              <w:t xml:space="preserve"> </w:t>
            </w:r>
            <w:r>
              <w:rPr>
                <w:spacing w:val="-5"/>
                <w:w w:val="110"/>
              </w:rPr>
              <w:t>to</w:t>
            </w:r>
          </w:p>
        </w:tc>
        <w:tc>
          <w:tcPr>
            <w:tcW w:w="1444" w:type="dxa"/>
          </w:tcPr>
          <w:p w14:paraId="077BB2F4" w14:textId="77777777" w:rsidR="00C220EB" w:rsidRDefault="00000000">
            <w:pPr>
              <w:pStyle w:val="TableParagraph"/>
              <w:ind w:left="31"/>
              <w:jc w:val="center"/>
            </w:pPr>
            <w:r>
              <w:rPr>
                <w:spacing w:val="-2"/>
              </w:rPr>
              <w:t>23.10.2025</w:t>
            </w:r>
          </w:p>
        </w:tc>
      </w:tr>
      <w:tr w:rsidR="00C220EB" w14:paraId="077BB2FA" w14:textId="77777777">
        <w:trPr>
          <w:trHeight w:val="270"/>
        </w:trPr>
        <w:tc>
          <w:tcPr>
            <w:tcW w:w="628" w:type="dxa"/>
          </w:tcPr>
          <w:p w14:paraId="077BB2F6" w14:textId="77777777" w:rsidR="00C220EB" w:rsidRDefault="00C220EB">
            <w:pPr>
              <w:pStyle w:val="TableParagraph"/>
              <w:spacing w:line="240" w:lineRule="auto"/>
              <w:rPr>
                <w:sz w:val="20"/>
              </w:rPr>
            </w:pPr>
          </w:p>
        </w:tc>
        <w:tc>
          <w:tcPr>
            <w:tcW w:w="2272" w:type="dxa"/>
          </w:tcPr>
          <w:p w14:paraId="077BB2F7" w14:textId="77777777" w:rsidR="00C220EB" w:rsidRDefault="00000000">
            <w:pPr>
              <w:pStyle w:val="TableParagraph"/>
              <w:ind w:left="178"/>
            </w:pPr>
            <w:r>
              <w:rPr>
                <w:w w:val="110"/>
              </w:rPr>
              <w:t>main</w:t>
            </w:r>
            <w:r>
              <w:rPr>
                <w:spacing w:val="2"/>
                <w:w w:val="110"/>
              </w:rPr>
              <w:t xml:space="preserve"> </w:t>
            </w:r>
            <w:r>
              <w:rPr>
                <w:w w:val="110"/>
              </w:rPr>
              <w:t>project</w:t>
            </w:r>
            <w:r>
              <w:rPr>
                <w:spacing w:val="3"/>
                <w:w w:val="110"/>
              </w:rPr>
              <w:t xml:space="preserve"> </w:t>
            </w:r>
            <w:r>
              <w:rPr>
                <w:spacing w:val="-2"/>
                <w:w w:val="110"/>
              </w:rPr>
              <w:t>staff</w:t>
            </w:r>
          </w:p>
        </w:tc>
        <w:tc>
          <w:tcPr>
            <w:tcW w:w="5442" w:type="dxa"/>
          </w:tcPr>
          <w:p w14:paraId="077BB2F8" w14:textId="77777777" w:rsidR="00C220EB" w:rsidRDefault="00000000">
            <w:pPr>
              <w:pStyle w:val="TableParagraph"/>
              <w:ind w:left="129"/>
            </w:pPr>
            <w:r>
              <w:rPr>
                <w:w w:val="105"/>
              </w:rPr>
              <w:t>Miro</w:t>
            </w:r>
            <w:r>
              <w:rPr>
                <w:spacing w:val="-1"/>
                <w:w w:val="105"/>
              </w:rPr>
              <w:t xml:space="preserve"> </w:t>
            </w:r>
            <w:r>
              <w:rPr>
                <w:spacing w:val="-2"/>
                <w:w w:val="110"/>
              </w:rPr>
              <w:t>board</w:t>
            </w:r>
          </w:p>
        </w:tc>
        <w:tc>
          <w:tcPr>
            <w:tcW w:w="1444" w:type="dxa"/>
          </w:tcPr>
          <w:p w14:paraId="077BB2F9" w14:textId="77777777" w:rsidR="00C220EB" w:rsidRDefault="00C220EB">
            <w:pPr>
              <w:pStyle w:val="TableParagraph"/>
              <w:spacing w:line="240" w:lineRule="auto"/>
              <w:rPr>
                <w:sz w:val="20"/>
              </w:rPr>
            </w:pPr>
          </w:p>
        </w:tc>
      </w:tr>
      <w:tr w:rsidR="00C220EB" w14:paraId="077BB2FF" w14:textId="77777777">
        <w:trPr>
          <w:trHeight w:val="310"/>
        </w:trPr>
        <w:tc>
          <w:tcPr>
            <w:tcW w:w="628" w:type="dxa"/>
            <w:tcBorders>
              <w:bottom w:val="single" w:sz="6" w:space="0" w:color="000000"/>
            </w:tcBorders>
          </w:tcPr>
          <w:p w14:paraId="077BB2FB" w14:textId="77777777" w:rsidR="00C220EB" w:rsidRDefault="00C220EB">
            <w:pPr>
              <w:pStyle w:val="TableParagraph"/>
              <w:spacing w:line="240" w:lineRule="auto"/>
              <w:rPr>
                <w:sz w:val="20"/>
              </w:rPr>
            </w:pPr>
          </w:p>
        </w:tc>
        <w:tc>
          <w:tcPr>
            <w:tcW w:w="2272" w:type="dxa"/>
            <w:tcBorders>
              <w:bottom w:val="single" w:sz="6" w:space="0" w:color="000000"/>
            </w:tcBorders>
          </w:tcPr>
          <w:p w14:paraId="077BB2FC" w14:textId="77777777" w:rsidR="00C220EB" w:rsidRDefault="00000000">
            <w:pPr>
              <w:pStyle w:val="TableParagraph"/>
              <w:ind w:left="178"/>
            </w:pPr>
            <w:r>
              <w:rPr>
                <w:w w:val="110"/>
              </w:rPr>
              <w:t>(e.g.,</w:t>
            </w:r>
            <w:r>
              <w:rPr>
                <w:spacing w:val="-15"/>
                <w:w w:val="110"/>
              </w:rPr>
              <w:t xml:space="preserve"> </w:t>
            </w:r>
            <w:r>
              <w:rPr>
                <w:w w:val="110"/>
              </w:rPr>
              <w:t>due</w:t>
            </w:r>
            <w:r>
              <w:rPr>
                <w:spacing w:val="-15"/>
                <w:w w:val="110"/>
              </w:rPr>
              <w:t xml:space="preserve"> </w:t>
            </w:r>
            <w:r>
              <w:rPr>
                <w:w w:val="110"/>
              </w:rPr>
              <w:t>to</w:t>
            </w:r>
            <w:r>
              <w:rPr>
                <w:spacing w:val="-14"/>
                <w:w w:val="110"/>
              </w:rPr>
              <w:t xml:space="preserve"> </w:t>
            </w:r>
            <w:r>
              <w:rPr>
                <w:spacing w:val="-2"/>
                <w:w w:val="110"/>
              </w:rPr>
              <w:t>illness)</w:t>
            </w:r>
          </w:p>
        </w:tc>
        <w:tc>
          <w:tcPr>
            <w:tcW w:w="5442" w:type="dxa"/>
            <w:tcBorders>
              <w:bottom w:val="single" w:sz="6" w:space="0" w:color="000000"/>
            </w:tcBorders>
          </w:tcPr>
          <w:p w14:paraId="077BB2FD" w14:textId="77777777" w:rsidR="00C220EB" w:rsidRDefault="00C220EB">
            <w:pPr>
              <w:pStyle w:val="TableParagraph"/>
              <w:spacing w:line="240" w:lineRule="auto"/>
              <w:rPr>
                <w:sz w:val="20"/>
              </w:rPr>
            </w:pPr>
          </w:p>
        </w:tc>
        <w:tc>
          <w:tcPr>
            <w:tcW w:w="1444" w:type="dxa"/>
            <w:tcBorders>
              <w:bottom w:val="single" w:sz="6" w:space="0" w:color="000000"/>
            </w:tcBorders>
          </w:tcPr>
          <w:p w14:paraId="077BB2FE" w14:textId="77777777" w:rsidR="00C220EB" w:rsidRDefault="00C220EB">
            <w:pPr>
              <w:pStyle w:val="TableParagraph"/>
              <w:spacing w:line="240" w:lineRule="auto"/>
              <w:rPr>
                <w:sz w:val="20"/>
              </w:rPr>
            </w:pPr>
          </w:p>
        </w:tc>
      </w:tr>
    </w:tbl>
    <w:p w14:paraId="077BB300" w14:textId="77777777" w:rsidR="00C220EB" w:rsidRDefault="00000000">
      <w:pPr>
        <w:spacing w:before="77"/>
        <w:ind w:right="1176"/>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077BB301" w14:textId="77777777" w:rsidR="00C220EB" w:rsidRDefault="00000000">
      <w:pPr>
        <w:pStyle w:val="BodyText"/>
        <w:spacing w:before="6"/>
        <w:rPr>
          <w:sz w:val="5"/>
        </w:rPr>
      </w:pPr>
      <w:r>
        <w:rPr>
          <w:noProof/>
          <w:sz w:val="5"/>
        </w:rPr>
        <mc:AlternateContent>
          <mc:Choice Requires="wps">
            <w:drawing>
              <wp:anchor distT="0" distB="0" distL="0" distR="0" simplePos="0" relativeHeight="487598080" behindDoc="1" locked="0" layoutInCell="1" allowOverlap="1" wp14:anchorId="077BB840" wp14:editId="077BB841">
                <wp:simplePos x="0" y="0"/>
                <wp:positionH relativeFrom="page">
                  <wp:posOffset>672246</wp:posOffset>
                </wp:positionH>
                <wp:positionV relativeFrom="paragraph">
                  <wp:posOffset>55559</wp:posOffset>
                </wp:positionV>
                <wp:extent cx="621601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1270"/>
                        </a:xfrm>
                        <a:custGeom>
                          <a:avLst/>
                          <a:gdLst/>
                          <a:ahLst/>
                          <a:cxnLst/>
                          <a:rect l="l" t="t" r="r" b="b"/>
                          <a:pathLst>
                            <a:path w="6216015">
                              <a:moveTo>
                                <a:pt x="0" y="0"/>
                              </a:moveTo>
                              <a:lnTo>
                                <a:pt x="621549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9328pt;margin-top:4.374756pt;width:489.45pt;height:.1pt;mso-position-horizontal-relative:page;mso-position-vertical-relative:paragraph;z-index:-15718400;mso-wrap-distance-left:0;mso-wrap-distance-right:0" id="docshape50" coordorigin="1059,87" coordsize="9789,0" path="m1059,87l10847,87e" filled="false" stroked="true" strokeweight=".873pt" strokecolor="#000000">
                <v:path arrowok="t"/>
                <v:stroke dashstyle="solid"/>
                <w10:wrap type="topAndBottom"/>
              </v:shape>
            </w:pict>
          </mc:Fallback>
        </mc:AlternateContent>
      </w:r>
    </w:p>
    <w:p w14:paraId="077BB302" w14:textId="77777777" w:rsidR="00C220EB" w:rsidRDefault="00C220EB">
      <w:pPr>
        <w:pStyle w:val="BodyText"/>
        <w:rPr>
          <w:sz w:val="5"/>
        </w:rPr>
        <w:sectPr w:rsidR="00C220EB">
          <w:pgSz w:w="11910" w:h="16840"/>
          <w:pgMar w:top="440" w:right="0" w:bottom="1720" w:left="708" w:header="227" w:footer="1540" w:gutter="0"/>
          <w:cols w:space="720"/>
        </w:sectPr>
      </w:pPr>
    </w:p>
    <w:p w14:paraId="077BB303" w14:textId="77777777" w:rsidR="00C220EB" w:rsidRDefault="00C220EB">
      <w:pPr>
        <w:pStyle w:val="BodyText"/>
        <w:spacing w:before="126"/>
      </w:pPr>
    </w:p>
    <w:p w14:paraId="077BB304" w14:textId="77777777" w:rsidR="00C220EB" w:rsidRDefault="00000000">
      <w:pPr>
        <w:pStyle w:val="Heading4"/>
        <w:spacing w:after="41"/>
        <w:ind w:left="3184"/>
        <w:rPr>
          <w:rFonts w:ascii="Cambria" w:hAnsi="Cambria"/>
        </w:rPr>
      </w:pPr>
      <w:r>
        <w:rPr>
          <w:rFonts w:ascii="Cambria" w:hAnsi="Cambria"/>
          <w:spacing w:val="-2"/>
        </w:rPr>
        <w:t>Table</w:t>
      </w:r>
      <w:r>
        <w:rPr>
          <w:rFonts w:ascii="Cambria" w:hAnsi="Cambria"/>
          <w:spacing w:val="-3"/>
        </w:rPr>
        <w:t xml:space="preserve"> </w:t>
      </w:r>
      <w:r>
        <w:rPr>
          <w:rFonts w:ascii="Cambria" w:hAnsi="Cambria"/>
          <w:spacing w:val="-2"/>
        </w:rPr>
        <w:t>2.4 –</w:t>
      </w:r>
      <w:r>
        <w:rPr>
          <w:rFonts w:ascii="Cambria" w:hAnsi="Cambria"/>
          <w:spacing w:val="-3"/>
        </w:rPr>
        <w:t xml:space="preserve"> </w:t>
      </w:r>
      <w:r>
        <w:rPr>
          <w:rFonts w:ascii="Cambria" w:hAnsi="Cambria"/>
          <w:spacing w:val="-2"/>
        </w:rPr>
        <w:t>continued from</w:t>
      </w:r>
      <w:r>
        <w:rPr>
          <w:rFonts w:ascii="Cambria" w:hAnsi="Cambria"/>
          <w:spacing w:val="-3"/>
        </w:rPr>
        <w:t xml:space="preserve"> </w:t>
      </w:r>
      <w:r>
        <w:rPr>
          <w:rFonts w:ascii="Cambria" w:hAnsi="Cambria"/>
          <w:spacing w:val="-2"/>
        </w:rPr>
        <w:t xml:space="preserve">previous </w:t>
      </w:r>
      <w:r>
        <w:rPr>
          <w:rFonts w:ascii="Cambria" w:hAnsi="Cambria"/>
          <w:spacing w:val="-4"/>
        </w:rPr>
        <w:t>page</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9"/>
        <w:gridCol w:w="5446"/>
        <w:gridCol w:w="1436"/>
      </w:tblGrid>
      <w:tr w:rsidR="00C220EB" w14:paraId="077BB309" w14:textId="77777777">
        <w:trPr>
          <w:trHeight w:val="376"/>
        </w:trPr>
        <w:tc>
          <w:tcPr>
            <w:tcW w:w="628" w:type="dxa"/>
            <w:tcBorders>
              <w:top w:val="single" w:sz="8" w:space="0" w:color="000000"/>
              <w:bottom w:val="single" w:sz="6" w:space="0" w:color="000000"/>
            </w:tcBorders>
          </w:tcPr>
          <w:p w14:paraId="077BB305" w14:textId="77777777" w:rsidR="00C220EB" w:rsidRDefault="00000000">
            <w:pPr>
              <w:pStyle w:val="TableParagraph"/>
              <w:spacing w:before="46" w:line="240" w:lineRule="auto"/>
              <w:ind w:left="1" w:right="60"/>
              <w:jc w:val="center"/>
              <w:rPr>
                <w:rFonts w:ascii="Cambria"/>
                <w:b/>
              </w:rPr>
            </w:pPr>
            <w:r>
              <w:rPr>
                <w:rFonts w:ascii="Cambria"/>
                <w:b/>
                <w:spacing w:val="-5"/>
                <w:w w:val="110"/>
              </w:rPr>
              <w:t>No.</w:t>
            </w:r>
          </w:p>
        </w:tc>
        <w:tc>
          <w:tcPr>
            <w:tcW w:w="2279" w:type="dxa"/>
            <w:tcBorders>
              <w:top w:val="single" w:sz="8" w:space="0" w:color="000000"/>
              <w:bottom w:val="single" w:sz="6" w:space="0" w:color="000000"/>
            </w:tcBorders>
          </w:tcPr>
          <w:p w14:paraId="077BB306" w14:textId="77777777" w:rsidR="00C220EB" w:rsidRDefault="00000000">
            <w:pPr>
              <w:pStyle w:val="TableParagraph"/>
              <w:spacing w:before="46" w:line="240" w:lineRule="auto"/>
              <w:ind w:left="178"/>
              <w:rPr>
                <w:rFonts w:ascii="Cambria"/>
                <w:b/>
              </w:rPr>
            </w:pPr>
            <w:r>
              <w:rPr>
                <w:rFonts w:ascii="Cambria"/>
                <w:b/>
                <w:spacing w:val="-4"/>
              </w:rPr>
              <w:t>Risk</w:t>
            </w:r>
          </w:p>
        </w:tc>
        <w:tc>
          <w:tcPr>
            <w:tcW w:w="5446" w:type="dxa"/>
            <w:tcBorders>
              <w:top w:val="single" w:sz="8" w:space="0" w:color="000000"/>
              <w:bottom w:val="single" w:sz="6" w:space="0" w:color="000000"/>
            </w:tcBorders>
          </w:tcPr>
          <w:p w14:paraId="077BB307" w14:textId="77777777" w:rsidR="00C220EB" w:rsidRDefault="00000000">
            <w:pPr>
              <w:pStyle w:val="TableParagraph"/>
              <w:spacing w:before="46" w:line="240" w:lineRule="auto"/>
              <w:ind w:left="122"/>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36" w:type="dxa"/>
            <w:tcBorders>
              <w:top w:val="single" w:sz="8" w:space="0" w:color="000000"/>
              <w:bottom w:val="single" w:sz="6" w:space="0" w:color="000000"/>
            </w:tcBorders>
          </w:tcPr>
          <w:p w14:paraId="077BB308" w14:textId="77777777" w:rsidR="00C220EB" w:rsidRDefault="00000000">
            <w:pPr>
              <w:pStyle w:val="TableParagraph"/>
              <w:spacing w:before="46" w:line="240" w:lineRule="auto"/>
              <w:ind w:left="17"/>
              <w:jc w:val="center"/>
              <w:rPr>
                <w:rFonts w:ascii="Cambria"/>
                <w:b/>
              </w:rPr>
            </w:pPr>
            <w:r>
              <w:rPr>
                <w:rFonts w:ascii="Cambria"/>
                <w:b/>
                <w:spacing w:val="-4"/>
              </w:rPr>
              <w:t>When</w:t>
            </w:r>
          </w:p>
        </w:tc>
      </w:tr>
      <w:tr w:rsidR="00C220EB" w14:paraId="077BB30E" w14:textId="77777777">
        <w:trPr>
          <w:trHeight w:val="335"/>
        </w:trPr>
        <w:tc>
          <w:tcPr>
            <w:tcW w:w="628" w:type="dxa"/>
            <w:tcBorders>
              <w:top w:val="single" w:sz="6" w:space="0" w:color="000000"/>
            </w:tcBorders>
          </w:tcPr>
          <w:p w14:paraId="077BB30A" w14:textId="77777777" w:rsidR="00C220EB" w:rsidRDefault="00000000">
            <w:pPr>
              <w:pStyle w:val="TableParagraph"/>
              <w:spacing w:before="49" w:line="240" w:lineRule="auto"/>
              <w:ind w:left="1" w:right="60"/>
              <w:jc w:val="center"/>
            </w:pPr>
            <w:r>
              <w:rPr>
                <w:spacing w:val="-10"/>
                <w:w w:val="105"/>
              </w:rPr>
              <w:t>9</w:t>
            </w:r>
          </w:p>
        </w:tc>
        <w:tc>
          <w:tcPr>
            <w:tcW w:w="2279" w:type="dxa"/>
            <w:tcBorders>
              <w:top w:val="single" w:sz="6" w:space="0" w:color="000000"/>
            </w:tcBorders>
          </w:tcPr>
          <w:p w14:paraId="077BB30B" w14:textId="77777777" w:rsidR="00C220EB" w:rsidRDefault="00000000">
            <w:pPr>
              <w:pStyle w:val="TableParagraph"/>
              <w:spacing w:before="49" w:line="240" w:lineRule="auto"/>
              <w:ind w:left="178"/>
            </w:pPr>
            <w:r>
              <w:rPr>
                <w:w w:val="105"/>
              </w:rPr>
              <w:t>Unavailability</w:t>
            </w:r>
            <w:r>
              <w:rPr>
                <w:spacing w:val="11"/>
                <w:w w:val="110"/>
              </w:rPr>
              <w:t xml:space="preserve"> </w:t>
            </w:r>
            <w:r>
              <w:rPr>
                <w:spacing w:val="-5"/>
                <w:w w:val="110"/>
              </w:rPr>
              <w:t>of</w:t>
            </w:r>
          </w:p>
        </w:tc>
        <w:tc>
          <w:tcPr>
            <w:tcW w:w="5446" w:type="dxa"/>
            <w:tcBorders>
              <w:top w:val="single" w:sz="6" w:space="0" w:color="000000"/>
            </w:tcBorders>
          </w:tcPr>
          <w:p w14:paraId="077BB30C" w14:textId="77777777" w:rsidR="00C220EB" w:rsidRDefault="00000000">
            <w:pPr>
              <w:pStyle w:val="TableParagraph"/>
              <w:spacing w:before="49" w:line="240" w:lineRule="auto"/>
              <w:ind w:left="122"/>
            </w:pPr>
            <w:r>
              <w:rPr>
                <w:w w:val="110"/>
              </w:rPr>
              <w:t>Asked</w:t>
            </w:r>
            <w:r>
              <w:rPr>
                <w:spacing w:val="-10"/>
                <w:w w:val="110"/>
              </w:rPr>
              <w:t xml:space="preserve"> </w:t>
            </w:r>
            <w:r>
              <w:rPr>
                <w:w w:val="110"/>
              </w:rPr>
              <w:t>for</w:t>
            </w:r>
            <w:r>
              <w:rPr>
                <w:spacing w:val="-9"/>
                <w:w w:val="110"/>
              </w:rPr>
              <w:t xml:space="preserve"> </w:t>
            </w:r>
            <w:r>
              <w:rPr>
                <w:w w:val="110"/>
              </w:rPr>
              <w:t>contact,</w:t>
            </w:r>
            <w:r>
              <w:rPr>
                <w:spacing w:val="-9"/>
                <w:w w:val="110"/>
              </w:rPr>
              <w:t xml:space="preserve"> </w:t>
            </w:r>
            <w:r>
              <w:rPr>
                <w:w w:val="110"/>
              </w:rPr>
              <w:t>confirmed</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Jürgen</w:t>
            </w:r>
            <w:r>
              <w:rPr>
                <w:spacing w:val="-10"/>
                <w:w w:val="110"/>
              </w:rPr>
              <w:t xml:space="preserve"> </w:t>
            </w:r>
            <w:r>
              <w:rPr>
                <w:spacing w:val="-2"/>
                <w:w w:val="110"/>
              </w:rPr>
              <w:t>Vogel</w:t>
            </w:r>
          </w:p>
        </w:tc>
        <w:tc>
          <w:tcPr>
            <w:tcW w:w="1436" w:type="dxa"/>
            <w:tcBorders>
              <w:top w:val="single" w:sz="6" w:space="0" w:color="000000"/>
            </w:tcBorders>
          </w:tcPr>
          <w:p w14:paraId="077BB30D" w14:textId="77777777" w:rsidR="00C220EB" w:rsidRDefault="00000000">
            <w:pPr>
              <w:pStyle w:val="TableParagraph"/>
              <w:spacing w:before="49" w:line="240" w:lineRule="auto"/>
              <w:ind w:left="17"/>
              <w:jc w:val="center"/>
            </w:pPr>
            <w:r>
              <w:rPr>
                <w:spacing w:val="-2"/>
              </w:rPr>
              <w:t>23.10.2025</w:t>
            </w:r>
          </w:p>
        </w:tc>
      </w:tr>
      <w:tr w:rsidR="00C220EB" w14:paraId="077BB313" w14:textId="77777777">
        <w:trPr>
          <w:trHeight w:val="270"/>
        </w:trPr>
        <w:tc>
          <w:tcPr>
            <w:tcW w:w="628" w:type="dxa"/>
          </w:tcPr>
          <w:p w14:paraId="077BB30F" w14:textId="77777777" w:rsidR="00C220EB" w:rsidRDefault="00C220EB">
            <w:pPr>
              <w:pStyle w:val="TableParagraph"/>
              <w:spacing w:line="240" w:lineRule="auto"/>
              <w:rPr>
                <w:sz w:val="20"/>
              </w:rPr>
            </w:pPr>
          </w:p>
        </w:tc>
        <w:tc>
          <w:tcPr>
            <w:tcW w:w="2279" w:type="dxa"/>
          </w:tcPr>
          <w:p w14:paraId="077BB310" w14:textId="77777777" w:rsidR="00C220EB" w:rsidRDefault="00000000">
            <w:pPr>
              <w:pStyle w:val="TableParagraph"/>
              <w:ind w:left="178"/>
            </w:pPr>
            <w:r>
              <w:rPr>
                <w:spacing w:val="-2"/>
                <w:w w:val="110"/>
              </w:rPr>
              <w:t>advisor</w:t>
            </w:r>
            <w:r>
              <w:rPr>
                <w:spacing w:val="-5"/>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5446" w:type="dxa"/>
          </w:tcPr>
          <w:p w14:paraId="077BB311" w14:textId="77777777" w:rsidR="00C220EB" w:rsidRDefault="00C220EB">
            <w:pPr>
              <w:pStyle w:val="TableParagraph"/>
              <w:spacing w:line="240" w:lineRule="auto"/>
              <w:rPr>
                <w:sz w:val="20"/>
              </w:rPr>
            </w:pPr>
          </w:p>
        </w:tc>
        <w:tc>
          <w:tcPr>
            <w:tcW w:w="1436" w:type="dxa"/>
          </w:tcPr>
          <w:p w14:paraId="077BB312" w14:textId="77777777" w:rsidR="00C220EB" w:rsidRDefault="00C220EB">
            <w:pPr>
              <w:pStyle w:val="TableParagraph"/>
              <w:spacing w:line="240" w:lineRule="auto"/>
              <w:rPr>
                <w:sz w:val="20"/>
              </w:rPr>
            </w:pPr>
          </w:p>
        </w:tc>
      </w:tr>
      <w:tr w:rsidR="00C220EB" w14:paraId="077BB318" w14:textId="77777777">
        <w:trPr>
          <w:trHeight w:val="270"/>
        </w:trPr>
        <w:tc>
          <w:tcPr>
            <w:tcW w:w="628" w:type="dxa"/>
          </w:tcPr>
          <w:p w14:paraId="077BB314" w14:textId="77777777" w:rsidR="00C220EB" w:rsidRDefault="00C220EB">
            <w:pPr>
              <w:pStyle w:val="TableParagraph"/>
              <w:spacing w:line="240" w:lineRule="auto"/>
              <w:rPr>
                <w:sz w:val="20"/>
              </w:rPr>
            </w:pPr>
          </w:p>
        </w:tc>
        <w:tc>
          <w:tcPr>
            <w:tcW w:w="2279" w:type="dxa"/>
          </w:tcPr>
          <w:p w14:paraId="077BB315" w14:textId="77777777" w:rsidR="00C220EB" w:rsidRDefault="00000000">
            <w:pPr>
              <w:pStyle w:val="TableParagraph"/>
              <w:ind w:left="178"/>
            </w:pPr>
            <w:r>
              <w:rPr>
                <w:w w:val="110"/>
              </w:rPr>
              <w:t>illness,</w:t>
            </w:r>
            <w:r>
              <w:rPr>
                <w:spacing w:val="-5"/>
                <w:w w:val="110"/>
              </w:rPr>
              <w:t xml:space="preserve"> </w:t>
            </w:r>
            <w:r>
              <w:rPr>
                <w:spacing w:val="-2"/>
                <w:w w:val="115"/>
              </w:rPr>
              <w:t>accident,</w:t>
            </w:r>
          </w:p>
        </w:tc>
        <w:tc>
          <w:tcPr>
            <w:tcW w:w="5446" w:type="dxa"/>
          </w:tcPr>
          <w:p w14:paraId="077BB316" w14:textId="77777777" w:rsidR="00C220EB" w:rsidRDefault="00C220EB">
            <w:pPr>
              <w:pStyle w:val="TableParagraph"/>
              <w:spacing w:line="240" w:lineRule="auto"/>
              <w:rPr>
                <w:sz w:val="20"/>
              </w:rPr>
            </w:pPr>
          </w:p>
        </w:tc>
        <w:tc>
          <w:tcPr>
            <w:tcW w:w="1436" w:type="dxa"/>
          </w:tcPr>
          <w:p w14:paraId="077BB317" w14:textId="77777777" w:rsidR="00C220EB" w:rsidRDefault="00C220EB">
            <w:pPr>
              <w:pStyle w:val="TableParagraph"/>
              <w:spacing w:line="240" w:lineRule="auto"/>
              <w:rPr>
                <w:sz w:val="20"/>
              </w:rPr>
            </w:pPr>
          </w:p>
        </w:tc>
      </w:tr>
      <w:tr w:rsidR="00C220EB" w14:paraId="077BB31D" w14:textId="77777777">
        <w:trPr>
          <w:trHeight w:val="270"/>
        </w:trPr>
        <w:tc>
          <w:tcPr>
            <w:tcW w:w="628" w:type="dxa"/>
          </w:tcPr>
          <w:p w14:paraId="077BB319" w14:textId="77777777" w:rsidR="00C220EB" w:rsidRDefault="00C220EB">
            <w:pPr>
              <w:pStyle w:val="TableParagraph"/>
              <w:spacing w:line="240" w:lineRule="auto"/>
              <w:rPr>
                <w:sz w:val="20"/>
              </w:rPr>
            </w:pPr>
          </w:p>
        </w:tc>
        <w:tc>
          <w:tcPr>
            <w:tcW w:w="2279" w:type="dxa"/>
          </w:tcPr>
          <w:p w14:paraId="077BB31A" w14:textId="77777777" w:rsidR="00C220EB" w:rsidRDefault="00000000">
            <w:pPr>
              <w:pStyle w:val="TableParagraph"/>
              <w:ind w:left="178"/>
            </w:pPr>
            <w:r>
              <w:rPr>
                <w:spacing w:val="-4"/>
                <w:w w:val="110"/>
              </w:rPr>
              <w:t>etc.)</w:t>
            </w:r>
          </w:p>
        </w:tc>
        <w:tc>
          <w:tcPr>
            <w:tcW w:w="5446" w:type="dxa"/>
          </w:tcPr>
          <w:p w14:paraId="077BB31B" w14:textId="77777777" w:rsidR="00C220EB" w:rsidRDefault="00C220EB">
            <w:pPr>
              <w:pStyle w:val="TableParagraph"/>
              <w:spacing w:line="240" w:lineRule="auto"/>
              <w:rPr>
                <w:sz w:val="20"/>
              </w:rPr>
            </w:pPr>
          </w:p>
        </w:tc>
        <w:tc>
          <w:tcPr>
            <w:tcW w:w="1436" w:type="dxa"/>
          </w:tcPr>
          <w:p w14:paraId="077BB31C" w14:textId="77777777" w:rsidR="00C220EB" w:rsidRDefault="00C220EB">
            <w:pPr>
              <w:pStyle w:val="TableParagraph"/>
              <w:spacing w:line="240" w:lineRule="auto"/>
              <w:rPr>
                <w:sz w:val="20"/>
              </w:rPr>
            </w:pPr>
          </w:p>
        </w:tc>
      </w:tr>
      <w:tr w:rsidR="00C220EB" w14:paraId="077BB322" w14:textId="77777777">
        <w:trPr>
          <w:trHeight w:val="270"/>
        </w:trPr>
        <w:tc>
          <w:tcPr>
            <w:tcW w:w="628" w:type="dxa"/>
          </w:tcPr>
          <w:p w14:paraId="077BB31E" w14:textId="77777777" w:rsidR="00C220EB" w:rsidRDefault="00000000">
            <w:pPr>
              <w:pStyle w:val="TableParagraph"/>
              <w:ind w:left="1" w:right="60"/>
              <w:jc w:val="center"/>
            </w:pPr>
            <w:r>
              <w:rPr>
                <w:spacing w:val="-5"/>
              </w:rPr>
              <w:t>10</w:t>
            </w:r>
          </w:p>
        </w:tc>
        <w:tc>
          <w:tcPr>
            <w:tcW w:w="2279" w:type="dxa"/>
          </w:tcPr>
          <w:p w14:paraId="077BB31F" w14:textId="77777777" w:rsidR="00C220EB" w:rsidRDefault="00000000">
            <w:pPr>
              <w:pStyle w:val="TableParagraph"/>
              <w:ind w:left="178"/>
            </w:pPr>
            <w:r>
              <w:rPr>
                <w:w w:val="105"/>
              </w:rPr>
              <w:t>Software</w:t>
            </w:r>
            <w:r>
              <w:rPr>
                <w:spacing w:val="-1"/>
                <w:w w:val="105"/>
              </w:rPr>
              <w:t xml:space="preserve"> </w:t>
            </w:r>
            <w:r>
              <w:rPr>
                <w:spacing w:val="-2"/>
                <w:w w:val="110"/>
              </w:rPr>
              <w:t>Version/Li-</w:t>
            </w:r>
          </w:p>
        </w:tc>
        <w:tc>
          <w:tcPr>
            <w:tcW w:w="5446" w:type="dxa"/>
          </w:tcPr>
          <w:p w14:paraId="077BB320"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21" w14:textId="77777777" w:rsidR="00C220EB" w:rsidRDefault="00000000">
            <w:pPr>
              <w:pStyle w:val="TableParagraph"/>
              <w:ind w:left="17"/>
              <w:jc w:val="center"/>
            </w:pPr>
            <w:r>
              <w:rPr>
                <w:spacing w:val="-2"/>
              </w:rPr>
              <w:t>23.10.2025</w:t>
            </w:r>
          </w:p>
        </w:tc>
      </w:tr>
      <w:tr w:rsidR="00C220EB" w14:paraId="077BB327" w14:textId="77777777">
        <w:trPr>
          <w:trHeight w:val="270"/>
        </w:trPr>
        <w:tc>
          <w:tcPr>
            <w:tcW w:w="628" w:type="dxa"/>
          </w:tcPr>
          <w:p w14:paraId="077BB323" w14:textId="77777777" w:rsidR="00C220EB" w:rsidRDefault="00C220EB">
            <w:pPr>
              <w:pStyle w:val="TableParagraph"/>
              <w:spacing w:line="240" w:lineRule="auto"/>
              <w:rPr>
                <w:sz w:val="20"/>
              </w:rPr>
            </w:pPr>
          </w:p>
        </w:tc>
        <w:tc>
          <w:tcPr>
            <w:tcW w:w="2279" w:type="dxa"/>
          </w:tcPr>
          <w:p w14:paraId="077BB324" w14:textId="77777777" w:rsidR="00C220EB" w:rsidRDefault="00000000">
            <w:pPr>
              <w:pStyle w:val="TableParagraph"/>
              <w:ind w:left="178"/>
            </w:pPr>
            <w:r>
              <w:rPr>
                <w:spacing w:val="-2"/>
                <w:w w:val="110"/>
              </w:rPr>
              <w:t>brary/Dependency</w:t>
            </w:r>
          </w:p>
        </w:tc>
        <w:tc>
          <w:tcPr>
            <w:tcW w:w="5446" w:type="dxa"/>
          </w:tcPr>
          <w:p w14:paraId="077BB325" w14:textId="77777777" w:rsidR="00C220EB" w:rsidRDefault="00C220EB">
            <w:pPr>
              <w:pStyle w:val="TableParagraph"/>
              <w:spacing w:line="240" w:lineRule="auto"/>
              <w:rPr>
                <w:sz w:val="20"/>
              </w:rPr>
            </w:pPr>
          </w:p>
        </w:tc>
        <w:tc>
          <w:tcPr>
            <w:tcW w:w="1436" w:type="dxa"/>
          </w:tcPr>
          <w:p w14:paraId="077BB326" w14:textId="77777777" w:rsidR="00C220EB" w:rsidRDefault="00C220EB">
            <w:pPr>
              <w:pStyle w:val="TableParagraph"/>
              <w:spacing w:line="240" w:lineRule="auto"/>
              <w:rPr>
                <w:sz w:val="20"/>
              </w:rPr>
            </w:pPr>
          </w:p>
        </w:tc>
      </w:tr>
      <w:tr w:rsidR="00C220EB" w14:paraId="077BB32C" w14:textId="77777777">
        <w:trPr>
          <w:trHeight w:val="270"/>
        </w:trPr>
        <w:tc>
          <w:tcPr>
            <w:tcW w:w="628" w:type="dxa"/>
          </w:tcPr>
          <w:p w14:paraId="077BB328" w14:textId="77777777" w:rsidR="00C220EB" w:rsidRDefault="00000000">
            <w:pPr>
              <w:pStyle w:val="TableParagraph"/>
              <w:ind w:left="1" w:right="60"/>
              <w:jc w:val="center"/>
            </w:pPr>
            <w:r>
              <w:rPr>
                <w:spacing w:val="-5"/>
                <w:w w:val="95"/>
              </w:rPr>
              <w:t>11</w:t>
            </w:r>
          </w:p>
        </w:tc>
        <w:tc>
          <w:tcPr>
            <w:tcW w:w="2279" w:type="dxa"/>
          </w:tcPr>
          <w:p w14:paraId="077BB329" w14:textId="77777777" w:rsidR="00C220EB" w:rsidRDefault="00000000">
            <w:pPr>
              <w:pStyle w:val="TableParagraph"/>
              <w:ind w:left="178"/>
            </w:pPr>
            <w:r>
              <w:rPr>
                <w:w w:val="110"/>
              </w:rPr>
              <w:t>Hardware</w:t>
            </w:r>
            <w:r>
              <w:rPr>
                <w:spacing w:val="-13"/>
                <w:w w:val="110"/>
              </w:rPr>
              <w:t xml:space="preserve"> </w:t>
            </w:r>
            <w:r>
              <w:rPr>
                <w:spacing w:val="-5"/>
                <w:w w:val="110"/>
              </w:rPr>
              <w:t>is</w:t>
            </w:r>
          </w:p>
        </w:tc>
        <w:tc>
          <w:tcPr>
            <w:tcW w:w="5446" w:type="dxa"/>
          </w:tcPr>
          <w:p w14:paraId="077BB32A" w14:textId="77777777" w:rsidR="00C220EB" w:rsidRDefault="00000000">
            <w:pPr>
              <w:pStyle w:val="TableParagraph"/>
              <w:ind w:left="122"/>
            </w:pPr>
            <w:r>
              <w:rPr>
                <w:w w:val="110"/>
              </w:rPr>
              <w:t>Second</w:t>
            </w:r>
            <w:r>
              <w:rPr>
                <w:spacing w:val="-10"/>
                <w:w w:val="110"/>
              </w:rPr>
              <w:t xml:space="preserve"> </w:t>
            </w:r>
            <w:r>
              <w:rPr>
                <w:w w:val="110"/>
              </w:rPr>
              <w:t>laptop</w:t>
            </w:r>
            <w:r>
              <w:rPr>
                <w:spacing w:val="-10"/>
                <w:w w:val="110"/>
              </w:rPr>
              <w:t xml:space="preserve"> </w:t>
            </w:r>
            <w:r>
              <w:rPr>
                <w:w w:val="110"/>
              </w:rPr>
              <w:t>is</w:t>
            </w:r>
            <w:r>
              <w:rPr>
                <w:spacing w:val="-9"/>
                <w:w w:val="110"/>
              </w:rPr>
              <w:t xml:space="preserve"> </w:t>
            </w:r>
            <w:r>
              <w:rPr>
                <w:w w:val="110"/>
              </w:rPr>
              <w:t>available</w:t>
            </w:r>
            <w:r>
              <w:rPr>
                <w:spacing w:val="-10"/>
                <w:w w:val="110"/>
              </w:rPr>
              <w:t xml:space="preserve"> </w:t>
            </w:r>
            <w:r>
              <w:rPr>
                <w:w w:val="110"/>
              </w:rPr>
              <w:t>at</w:t>
            </w:r>
            <w:r>
              <w:rPr>
                <w:spacing w:val="-9"/>
                <w:w w:val="110"/>
              </w:rPr>
              <w:t xml:space="preserve"> </w:t>
            </w:r>
            <w:r>
              <w:rPr>
                <w:w w:val="110"/>
              </w:rPr>
              <w:t>home;</w:t>
            </w:r>
            <w:r>
              <w:rPr>
                <w:spacing w:val="-10"/>
                <w:w w:val="110"/>
              </w:rPr>
              <w:t xml:space="preserve"> </w:t>
            </w:r>
            <w:r>
              <w:rPr>
                <w:w w:val="110"/>
              </w:rPr>
              <w:t>the</w:t>
            </w:r>
            <w:r>
              <w:rPr>
                <w:spacing w:val="-9"/>
                <w:w w:val="110"/>
              </w:rPr>
              <w:t xml:space="preserve"> </w:t>
            </w:r>
            <w:r>
              <w:rPr>
                <w:spacing w:val="-2"/>
                <w:w w:val="110"/>
              </w:rPr>
              <w:t>LaTeX</w:t>
            </w:r>
          </w:p>
        </w:tc>
        <w:tc>
          <w:tcPr>
            <w:tcW w:w="1436" w:type="dxa"/>
          </w:tcPr>
          <w:p w14:paraId="077BB32B" w14:textId="77777777" w:rsidR="00C220EB" w:rsidRDefault="00000000">
            <w:pPr>
              <w:pStyle w:val="TableParagraph"/>
              <w:ind w:left="17"/>
              <w:jc w:val="center"/>
            </w:pPr>
            <w:r>
              <w:rPr>
                <w:spacing w:val="-2"/>
              </w:rPr>
              <w:t>23.10.2025</w:t>
            </w:r>
          </w:p>
        </w:tc>
      </w:tr>
      <w:tr w:rsidR="00C220EB" w14:paraId="077BB331" w14:textId="77777777">
        <w:trPr>
          <w:trHeight w:val="270"/>
        </w:trPr>
        <w:tc>
          <w:tcPr>
            <w:tcW w:w="628" w:type="dxa"/>
          </w:tcPr>
          <w:p w14:paraId="077BB32D" w14:textId="77777777" w:rsidR="00C220EB" w:rsidRDefault="00C220EB">
            <w:pPr>
              <w:pStyle w:val="TableParagraph"/>
              <w:spacing w:line="240" w:lineRule="auto"/>
              <w:rPr>
                <w:sz w:val="20"/>
              </w:rPr>
            </w:pPr>
          </w:p>
        </w:tc>
        <w:tc>
          <w:tcPr>
            <w:tcW w:w="2279" w:type="dxa"/>
          </w:tcPr>
          <w:p w14:paraId="077BB32E" w14:textId="77777777" w:rsidR="00C220EB" w:rsidRDefault="00000000">
            <w:pPr>
              <w:pStyle w:val="TableParagraph"/>
              <w:ind w:left="178"/>
            </w:pPr>
            <w:r>
              <w:rPr>
                <w:spacing w:val="-2"/>
                <w:w w:val="110"/>
              </w:rPr>
              <w:t>damaged</w:t>
            </w:r>
          </w:p>
        </w:tc>
        <w:tc>
          <w:tcPr>
            <w:tcW w:w="5446" w:type="dxa"/>
          </w:tcPr>
          <w:p w14:paraId="077BB32F" w14:textId="77777777" w:rsidR="00C220EB" w:rsidRDefault="00000000">
            <w:pPr>
              <w:pStyle w:val="TableParagraph"/>
              <w:ind w:left="122"/>
            </w:pPr>
            <w:r>
              <w:rPr>
                <w:w w:val="110"/>
              </w:rPr>
              <w:t>document</w:t>
            </w:r>
            <w:r>
              <w:rPr>
                <w:spacing w:val="-5"/>
                <w:w w:val="110"/>
              </w:rPr>
              <w:t xml:space="preserve"> </w:t>
            </w:r>
            <w:r>
              <w:rPr>
                <w:w w:val="110"/>
              </w:rPr>
              <w:t>is</w:t>
            </w:r>
            <w:r>
              <w:rPr>
                <w:spacing w:val="-4"/>
                <w:w w:val="110"/>
              </w:rPr>
              <w:t xml:space="preserve"> </w:t>
            </w:r>
            <w:r>
              <w:rPr>
                <w:w w:val="110"/>
              </w:rPr>
              <w:t>a</w:t>
            </w:r>
            <w:r>
              <w:rPr>
                <w:spacing w:val="-4"/>
                <w:w w:val="110"/>
              </w:rPr>
              <w:t xml:space="preserve"> </w:t>
            </w:r>
            <w:r>
              <w:rPr>
                <w:w w:val="110"/>
              </w:rPr>
              <w:t>GitHub</w:t>
            </w:r>
            <w:r>
              <w:rPr>
                <w:spacing w:val="-4"/>
                <w:w w:val="110"/>
              </w:rPr>
              <w:t xml:space="preserve"> </w:t>
            </w:r>
            <w:r>
              <w:rPr>
                <w:w w:val="110"/>
              </w:rPr>
              <w:t>project;</w:t>
            </w:r>
            <w:r>
              <w:rPr>
                <w:spacing w:val="-5"/>
                <w:w w:val="110"/>
              </w:rPr>
              <w:t xml:space="preserve"> </w:t>
            </w:r>
            <w:r>
              <w:rPr>
                <w:w w:val="110"/>
              </w:rPr>
              <w:t>documentation</w:t>
            </w:r>
            <w:r>
              <w:rPr>
                <w:spacing w:val="-4"/>
                <w:w w:val="110"/>
              </w:rPr>
              <w:t xml:space="preserve"> </w:t>
            </w:r>
            <w:r>
              <w:rPr>
                <w:w w:val="110"/>
              </w:rPr>
              <w:t>is</w:t>
            </w:r>
            <w:r>
              <w:rPr>
                <w:spacing w:val="-4"/>
                <w:w w:val="110"/>
              </w:rPr>
              <w:t xml:space="preserve"> </w:t>
            </w:r>
            <w:r>
              <w:rPr>
                <w:spacing w:val="-5"/>
                <w:w w:val="110"/>
              </w:rPr>
              <w:t>on</w:t>
            </w:r>
          </w:p>
        </w:tc>
        <w:tc>
          <w:tcPr>
            <w:tcW w:w="1436" w:type="dxa"/>
          </w:tcPr>
          <w:p w14:paraId="077BB330" w14:textId="77777777" w:rsidR="00C220EB" w:rsidRDefault="00C220EB">
            <w:pPr>
              <w:pStyle w:val="TableParagraph"/>
              <w:spacing w:line="240" w:lineRule="auto"/>
              <w:rPr>
                <w:sz w:val="20"/>
              </w:rPr>
            </w:pPr>
          </w:p>
        </w:tc>
      </w:tr>
      <w:tr w:rsidR="00C220EB" w14:paraId="077BB336" w14:textId="77777777">
        <w:trPr>
          <w:trHeight w:val="270"/>
        </w:trPr>
        <w:tc>
          <w:tcPr>
            <w:tcW w:w="628" w:type="dxa"/>
          </w:tcPr>
          <w:p w14:paraId="077BB332" w14:textId="77777777" w:rsidR="00C220EB" w:rsidRDefault="00C220EB">
            <w:pPr>
              <w:pStyle w:val="TableParagraph"/>
              <w:spacing w:line="240" w:lineRule="auto"/>
              <w:rPr>
                <w:sz w:val="20"/>
              </w:rPr>
            </w:pPr>
          </w:p>
        </w:tc>
        <w:tc>
          <w:tcPr>
            <w:tcW w:w="2279" w:type="dxa"/>
          </w:tcPr>
          <w:p w14:paraId="077BB333" w14:textId="77777777" w:rsidR="00C220EB" w:rsidRDefault="00C220EB">
            <w:pPr>
              <w:pStyle w:val="TableParagraph"/>
              <w:spacing w:line="240" w:lineRule="auto"/>
              <w:rPr>
                <w:sz w:val="20"/>
              </w:rPr>
            </w:pPr>
          </w:p>
        </w:tc>
        <w:tc>
          <w:tcPr>
            <w:tcW w:w="5446" w:type="dxa"/>
          </w:tcPr>
          <w:p w14:paraId="077BB334" w14:textId="77777777" w:rsidR="00C220EB" w:rsidRDefault="00000000">
            <w:pPr>
              <w:pStyle w:val="TableParagraph"/>
              <w:ind w:left="122"/>
            </w:pPr>
            <w:r>
              <w:rPr>
                <w:w w:val="110"/>
              </w:rPr>
              <w:t>Miro.</w:t>
            </w:r>
            <w:r>
              <w:rPr>
                <w:spacing w:val="-3"/>
                <w:w w:val="110"/>
              </w:rPr>
              <w:t xml:space="preserve"> </w:t>
            </w:r>
            <w:r>
              <w:rPr>
                <w:w w:val="110"/>
              </w:rPr>
              <w:t>Work</w:t>
            </w:r>
            <w:r>
              <w:rPr>
                <w:spacing w:val="-11"/>
                <w:w w:val="110"/>
              </w:rPr>
              <w:t xml:space="preserve"> </w:t>
            </w:r>
            <w:r>
              <w:rPr>
                <w:w w:val="110"/>
              </w:rPr>
              <w:t>laptop</w:t>
            </w:r>
            <w:r>
              <w:rPr>
                <w:spacing w:val="-11"/>
                <w:w w:val="110"/>
              </w:rPr>
              <w:t xml:space="preserve"> </w:t>
            </w:r>
            <w:r>
              <w:rPr>
                <w:w w:val="110"/>
              </w:rPr>
              <w:t>can</w:t>
            </w:r>
            <w:r>
              <w:rPr>
                <w:spacing w:val="-11"/>
                <w:w w:val="110"/>
              </w:rPr>
              <w:t xml:space="preserve"> </w:t>
            </w:r>
            <w:r>
              <w:rPr>
                <w:w w:val="110"/>
              </w:rPr>
              <w:t>also</w:t>
            </w:r>
            <w:r>
              <w:rPr>
                <w:spacing w:val="-11"/>
                <w:w w:val="110"/>
              </w:rPr>
              <w:t xml:space="preserve"> </w:t>
            </w:r>
            <w:r>
              <w:rPr>
                <w:w w:val="110"/>
              </w:rPr>
              <w:t>be</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most</w:t>
            </w:r>
            <w:r>
              <w:rPr>
                <w:spacing w:val="-11"/>
                <w:w w:val="110"/>
              </w:rPr>
              <w:t xml:space="preserve"> </w:t>
            </w:r>
            <w:r>
              <w:rPr>
                <w:spacing w:val="-2"/>
                <w:w w:val="110"/>
              </w:rPr>
              <w:t>tasks,</w:t>
            </w:r>
          </w:p>
        </w:tc>
        <w:tc>
          <w:tcPr>
            <w:tcW w:w="1436" w:type="dxa"/>
          </w:tcPr>
          <w:p w14:paraId="077BB335" w14:textId="77777777" w:rsidR="00C220EB" w:rsidRDefault="00C220EB">
            <w:pPr>
              <w:pStyle w:val="TableParagraph"/>
              <w:spacing w:line="240" w:lineRule="auto"/>
              <w:rPr>
                <w:sz w:val="20"/>
              </w:rPr>
            </w:pPr>
          </w:p>
        </w:tc>
      </w:tr>
      <w:tr w:rsidR="00C220EB" w14:paraId="077BB33B" w14:textId="77777777">
        <w:trPr>
          <w:trHeight w:val="270"/>
        </w:trPr>
        <w:tc>
          <w:tcPr>
            <w:tcW w:w="628" w:type="dxa"/>
          </w:tcPr>
          <w:p w14:paraId="077BB337" w14:textId="77777777" w:rsidR="00C220EB" w:rsidRDefault="00C220EB">
            <w:pPr>
              <w:pStyle w:val="TableParagraph"/>
              <w:spacing w:line="240" w:lineRule="auto"/>
              <w:rPr>
                <w:sz w:val="20"/>
              </w:rPr>
            </w:pPr>
          </w:p>
        </w:tc>
        <w:tc>
          <w:tcPr>
            <w:tcW w:w="2279" w:type="dxa"/>
          </w:tcPr>
          <w:p w14:paraId="077BB338" w14:textId="77777777" w:rsidR="00C220EB" w:rsidRDefault="00C220EB">
            <w:pPr>
              <w:pStyle w:val="TableParagraph"/>
              <w:spacing w:line="240" w:lineRule="auto"/>
              <w:rPr>
                <w:sz w:val="20"/>
              </w:rPr>
            </w:pPr>
          </w:p>
        </w:tc>
        <w:tc>
          <w:tcPr>
            <w:tcW w:w="5446" w:type="dxa"/>
          </w:tcPr>
          <w:p w14:paraId="077BB339" w14:textId="77777777" w:rsidR="00C220EB" w:rsidRDefault="00000000">
            <w:pPr>
              <w:pStyle w:val="TableParagraph"/>
              <w:ind w:left="122"/>
            </w:pPr>
            <w:r>
              <w:t>but</w:t>
            </w:r>
            <w:r>
              <w:rPr>
                <w:spacing w:val="13"/>
              </w:rPr>
              <w:t xml:space="preserve"> </w:t>
            </w:r>
            <w:r>
              <w:t>has</w:t>
            </w:r>
            <w:r>
              <w:rPr>
                <w:spacing w:val="14"/>
              </w:rPr>
              <w:t xml:space="preserve"> </w:t>
            </w:r>
            <w:r>
              <w:t>no</w:t>
            </w:r>
            <w:r>
              <w:rPr>
                <w:spacing w:val="14"/>
              </w:rPr>
              <w:t xml:space="preserve"> </w:t>
            </w:r>
            <w:r>
              <w:t>LaTeX</w:t>
            </w:r>
            <w:r>
              <w:rPr>
                <w:spacing w:val="14"/>
              </w:rPr>
              <w:t xml:space="preserve"> </w:t>
            </w:r>
            <w:r>
              <w:rPr>
                <w:spacing w:val="-2"/>
              </w:rPr>
              <w:t>installed</w:t>
            </w:r>
          </w:p>
        </w:tc>
        <w:tc>
          <w:tcPr>
            <w:tcW w:w="1436" w:type="dxa"/>
          </w:tcPr>
          <w:p w14:paraId="077BB33A" w14:textId="77777777" w:rsidR="00C220EB" w:rsidRDefault="00C220EB">
            <w:pPr>
              <w:pStyle w:val="TableParagraph"/>
              <w:spacing w:line="240" w:lineRule="auto"/>
              <w:rPr>
                <w:sz w:val="20"/>
              </w:rPr>
            </w:pPr>
          </w:p>
        </w:tc>
      </w:tr>
      <w:tr w:rsidR="00C220EB" w14:paraId="077BB340" w14:textId="77777777">
        <w:trPr>
          <w:trHeight w:val="270"/>
        </w:trPr>
        <w:tc>
          <w:tcPr>
            <w:tcW w:w="628" w:type="dxa"/>
          </w:tcPr>
          <w:p w14:paraId="077BB33C" w14:textId="77777777" w:rsidR="00C220EB" w:rsidRDefault="00000000">
            <w:pPr>
              <w:pStyle w:val="TableParagraph"/>
              <w:ind w:left="1" w:right="60"/>
              <w:jc w:val="center"/>
            </w:pPr>
            <w:r>
              <w:rPr>
                <w:spacing w:val="-5"/>
              </w:rPr>
              <w:t>12</w:t>
            </w:r>
          </w:p>
        </w:tc>
        <w:tc>
          <w:tcPr>
            <w:tcW w:w="2279" w:type="dxa"/>
          </w:tcPr>
          <w:p w14:paraId="077BB33D" w14:textId="77777777" w:rsidR="00C220EB" w:rsidRDefault="00000000">
            <w:pPr>
              <w:pStyle w:val="TableParagraph"/>
              <w:ind w:left="178"/>
            </w:pPr>
            <w:r>
              <w:rPr>
                <w:w w:val="105"/>
              </w:rPr>
              <w:t>Data</w:t>
            </w:r>
            <w:r>
              <w:rPr>
                <w:spacing w:val="-3"/>
                <w:w w:val="110"/>
              </w:rPr>
              <w:t xml:space="preserve"> </w:t>
            </w:r>
            <w:r>
              <w:rPr>
                <w:spacing w:val="-2"/>
                <w:w w:val="110"/>
              </w:rPr>
              <w:t>related</w:t>
            </w:r>
          </w:p>
        </w:tc>
        <w:tc>
          <w:tcPr>
            <w:tcW w:w="5446" w:type="dxa"/>
          </w:tcPr>
          <w:p w14:paraId="077BB33E"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3F" w14:textId="77777777" w:rsidR="00C220EB" w:rsidRDefault="00000000">
            <w:pPr>
              <w:pStyle w:val="TableParagraph"/>
              <w:ind w:left="17" w:right="1"/>
              <w:jc w:val="center"/>
            </w:pPr>
            <w:r>
              <w:rPr>
                <w:spacing w:val="-2"/>
              </w:rPr>
              <w:t>23.10.2025</w:t>
            </w:r>
          </w:p>
        </w:tc>
      </w:tr>
      <w:tr w:rsidR="00C220EB" w14:paraId="077BB345" w14:textId="77777777">
        <w:trPr>
          <w:trHeight w:val="270"/>
        </w:trPr>
        <w:tc>
          <w:tcPr>
            <w:tcW w:w="628" w:type="dxa"/>
          </w:tcPr>
          <w:p w14:paraId="077BB341" w14:textId="77777777" w:rsidR="00C220EB" w:rsidRDefault="00000000">
            <w:pPr>
              <w:pStyle w:val="TableParagraph"/>
              <w:ind w:left="1" w:right="60"/>
              <w:jc w:val="center"/>
            </w:pPr>
            <w:r>
              <w:rPr>
                <w:spacing w:val="-5"/>
              </w:rPr>
              <w:t>13</w:t>
            </w:r>
          </w:p>
        </w:tc>
        <w:tc>
          <w:tcPr>
            <w:tcW w:w="2279" w:type="dxa"/>
          </w:tcPr>
          <w:p w14:paraId="077BB342" w14:textId="77777777" w:rsidR="00C220EB" w:rsidRDefault="00000000">
            <w:pPr>
              <w:pStyle w:val="TableParagraph"/>
              <w:ind w:left="178"/>
            </w:pPr>
            <w:r>
              <w:rPr>
                <w:w w:val="105"/>
              </w:rPr>
              <w:t>Not</w:t>
            </w:r>
            <w:r>
              <w:rPr>
                <w:spacing w:val="-12"/>
                <w:w w:val="105"/>
              </w:rPr>
              <w:t xml:space="preserve"> </w:t>
            </w:r>
            <w:r>
              <w:rPr>
                <w:spacing w:val="-2"/>
                <w:w w:val="110"/>
              </w:rPr>
              <w:t>reproducible</w:t>
            </w:r>
          </w:p>
        </w:tc>
        <w:tc>
          <w:tcPr>
            <w:tcW w:w="5446" w:type="dxa"/>
          </w:tcPr>
          <w:p w14:paraId="077BB343" w14:textId="77777777" w:rsidR="00C220EB" w:rsidRDefault="00000000">
            <w:pPr>
              <w:pStyle w:val="TableParagraph"/>
              <w:ind w:left="122"/>
            </w:pPr>
            <w:r>
              <w:t>GitHub</w:t>
            </w:r>
            <w:r>
              <w:rPr>
                <w:spacing w:val="21"/>
              </w:rPr>
              <w:t xml:space="preserve"> </w:t>
            </w:r>
            <w:r>
              <w:t>project</w:t>
            </w:r>
            <w:r>
              <w:rPr>
                <w:spacing w:val="21"/>
              </w:rPr>
              <w:t xml:space="preserve"> </w:t>
            </w:r>
            <w:r>
              <w:t>for</w:t>
            </w:r>
            <w:r>
              <w:rPr>
                <w:spacing w:val="21"/>
              </w:rPr>
              <w:t xml:space="preserve"> </w:t>
            </w:r>
            <w:r>
              <w:t>LaTeX</w:t>
            </w:r>
            <w:r>
              <w:rPr>
                <w:spacing w:val="21"/>
              </w:rPr>
              <w:t xml:space="preserve"> </w:t>
            </w:r>
            <w:r>
              <w:rPr>
                <w:spacing w:val="-2"/>
              </w:rPr>
              <w:t>document</w:t>
            </w:r>
          </w:p>
        </w:tc>
        <w:tc>
          <w:tcPr>
            <w:tcW w:w="1436" w:type="dxa"/>
          </w:tcPr>
          <w:p w14:paraId="077BB344" w14:textId="77777777" w:rsidR="00C220EB" w:rsidRDefault="00000000">
            <w:pPr>
              <w:pStyle w:val="TableParagraph"/>
              <w:ind w:left="17"/>
              <w:jc w:val="center"/>
            </w:pPr>
            <w:r>
              <w:rPr>
                <w:spacing w:val="-2"/>
              </w:rPr>
              <w:t>10.10.2025</w:t>
            </w:r>
          </w:p>
        </w:tc>
      </w:tr>
      <w:tr w:rsidR="00C220EB" w14:paraId="077BB34A" w14:textId="77777777">
        <w:trPr>
          <w:trHeight w:val="270"/>
        </w:trPr>
        <w:tc>
          <w:tcPr>
            <w:tcW w:w="628" w:type="dxa"/>
          </w:tcPr>
          <w:p w14:paraId="077BB346" w14:textId="77777777" w:rsidR="00C220EB" w:rsidRDefault="00C220EB">
            <w:pPr>
              <w:pStyle w:val="TableParagraph"/>
              <w:spacing w:line="240" w:lineRule="auto"/>
              <w:rPr>
                <w:sz w:val="20"/>
              </w:rPr>
            </w:pPr>
          </w:p>
        </w:tc>
        <w:tc>
          <w:tcPr>
            <w:tcW w:w="2279" w:type="dxa"/>
          </w:tcPr>
          <w:p w14:paraId="077BB347" w14:textId="77777777" w:rsidR="00C220EB" w:rsidRDefault="00000000">
            <w:pPr>
              <w:pStyle w:val="TableParagraph"/>
              <w:ind w:left="178"/>
            </w:pPr>
            <w:r>
              <w:rPr>
                <w:spacing w:val="-4"/>
                <w:w w:val="110"/>
              </w:rPr>
              <w:t>work</w:t>
            </w:r>
          </w:p>
        </w:tc>
        <w:tc>
          <w:tcPr>
            <w:tcW w:w="5446" w:type="dxa"/>
          </w:tcPr>
          <w:p w14:paraId="077BB348" w14:textId="77777777" w:rsidR="00C220EB" w:rsidRDefault="00C220EB">
            <w:pPr>
              <w:pStyle w:val="TableParagraph"/>
              <w:spacing w:line="240" w:lineRule="auto"/>
              <w:rPr>
                <w:sz w:val="20"/>
              </w:rPr>
            </w:pPr>
          </w:p>
        </w:tc>
        <w:tc>
          <w:tcPr>
            <w:tcW w:w="1436" w:type="dxa"/>
          </w:tcPr>
          <w:p w14:paraId="077BB349" w14:textId="77777777" w:rsidR="00C220EB" w:rsidRDefault="00C220EB">
            <w:pPr>
              <w:pStyle w:val="TableParagraph"/>
              <w:spacing w:line="240" w:lineRule="auto"/>
              <w:rPr>
                <w:sz w:val="20"/>
              </w:rPr>
            </w:pPr>
          </w:p>
        </w:tc>
      </w:tr>
      <w:tr w:rsidR="00C220EB" w14:paraId="077BB34F" w14:textId="77777777">
        <w:trPr>
          <w:trHeight w:val="270"/>
        </w:trPr>
        <w:tc>
          <w:tcPr>
            <w:tcW w:w="628" w:type="dxa"/>
          </w:tcPr>
          <w:p w14:paraId="077BB34B" w14:textId="77777777" w:rsidR="00C220EB" w:rsidRDefault="00000000">
            <w:pPr>
              <w:pStyle w:val="TableParagraph"/>
              <w:ind w:left="1" w:right="60"/>
              <w:jc w:val="center"/>
            </w:pPr>
            <w:r>
              <w:rPr>
                <w:spacing w:val="-5"/>
              </w:rPr>
              <w:t>14</w:t>
            </w:r>
          </w:p>
        </w:tc>
        <w:tc>
          <w:tcPr>
            <w:tcW w:w="2279" w:type="dxa"/>
          </w:tcPr>
          <w:p w14:paraId="077BB34C" w14:textId="77777777" w:rsidR="00C220EB" w:rsidRDefault="00000000">
            <w:pPr>
              <w:pStyle w:val="TableParagraph"/>
              <w:ind w:left="178"/>
            </w:pPr>
            <w:r>
              <w:rPr>
                <w:w w:val="110"/>
              </w:rPr>
              <w:t>Plagiarism</w:t>
            </w:r>
            <w:r>
              <w:rPr>
                <w:spacing w:val="-10"/>
                <w:w w:val="110"/>
              </w:rPr>
              <w:t xml:space="preserve"> </w:t>
            </w:r>
            <w:r>
              <w:rPr>
                <w:w w:val="110"/>
              </w:rPr>
              <w:t>or</w:t>
            </w:r>
            <w:r>
              <w:rPr>
                <w:spacing w:val="-9"/>
                <w:w w:val="110"/>
              </w:rPr>
              <w:t xml:space="preserve"> </w:t>
            </w:r>
            <w:r>
              <w:rPr>
                <w:spacing w:val="-2"/>
                <w:w w:val="110"/>
              </w:rPr>
              <w:t>wrong</w:t>
            </w:r>
          </w:p>
        </w:tc>
        <w:tc>
          <w:tcPr>
            <w:tcW w:w="5446" w:type="dxa"/>
          </w:tcPr>
          <w:p w14:paraId="077BB34D" w14:textId="77777777" w:rsidR="00C220EB" w:rsidRDefault="00000000">
            <w:pPr>
              <w:pStyle w:val="TableParagraph"/>
              <w:ind w:left="122"/>
            </w:pPr>
            <w:r>
              <w:t>JabRef</w:t>
            </w:r>
            <w:r>
              <w:rPr>
                <w:spacing w:val="32"/>
              </w:rPr>
              <w:t xml:space="preserve"> </w:t>
            </w:r>
            <w:r>
              <w:t>used</w:t>
            </w:r>
            <w:r>
              <w:rPr>
                <w:spacing w:val="33"/>
              </w:rPr>
              <w:t xml:space="preserve"> </w:t>
            </w:r>
            <w:r>
              <w:t>as</w:t>
            </w:r>
            <w:r>
              <w:rPr>
                <w:spacing w:val="33"/>
              </w:rPr>
              <w:t xml:space="preserve"> </w:t>
            </w:r>
            <w:r>
              <w:t>GUI</w:t>
            </w:r>
            <w:r>
              <w:rPr>
                <w:spacing w:val="33"/>
              </w:rPr>
              <w:t xml:space="preserve"> </w:t>
            </w:r>
            <w:r>
              <w:t>for</w:t>
            </w:r>
            <w:r>
              <w:rPr>
                <w:spacing w:val="32"/>
              </w:rPr>
              <w:t xml:space="preserve"> </w:t>
            </w:r>
            <w:r>
              <w:t>bibliography;</w:t>
            </w:r>
            <w:r>
              <w:rPr>
                <w:spacing w:val="33"/>
              </w:rPr>
              <w:t xml:space="preserve"> </w:t>
            </w:r>
            <w:r>
              <w:t>Biber</w:t>
            </w:r>
            <w:r>
              <w:rPr>
                <w:spacing w:val="33"/>
              </w:rPr>
              <w:t xml:space="preserve"> </w:t>
            </w:r>
            <w:r>
              <w:t>used</w:t>
            </w:r>
            <w:r>
              <w:rPr>
                <w:spacing w:val="33"/>
              </w:rPr>
              <w:t xml:space="preserve"> </w:t>
            </w:r>
            <w:r>
              <w:rPr>
                <w:spacing w:val="-5"/>
              </w:rPr>
              <w:t>for</w:t>
            </w:r>
          </w:p>
        </w:tc>
        <w:tc>
          <w:tcPr>
            <w:tcW w:w="1436" w:type="dxa"/>
          </w:tcPr>
          <w:p w14:paraId="077BB34E" w14:textId="77777777" w:rsidR="00C220EB" w:rsidRDefault="00000000">
            <w:pPr>
              <w:pStyle w:val="TableParagraph"/>
              <w:ind w:left="17"/>
              <w:jc w:val="center"/>
            </w:pPr>
            <w:r>
              <w:rPr>
                <w:spacing w:val="-2"/>
              </w:rPr>
              <w:t>17.10.2025</w:t>
            </w:r>
          </w:p>
        </w:tc>
      </w:tr>
      <w:tr w:rsidR="00C220EB" w14:paraId="077BB354" w14:textId="77777777">
        <w:trPr>
          <w:trHeight w:val="270"/>
        </w:trPr>
        <w:tc>
          <w:tcPr>
            <w:tcW w:w="628" w:type="dxa"/>
          </w:tcPr>
          <w:p w14:paraId="077BB350" w14:textId="77777777" w:rsidR="00C220EB" w:rsidRDefault="00C220EB">
            <w:pPr>
              <w:pStyle w:val="TableParagraph"/>
              <w:spacing w:line="240" w:lineRule="auto"/>
              <w:rPr>
                <w:sz w:val="20"/>
              </w:rPr>
            </w:pPr>
          </w:p>
        </w:tc>
        <w:tc>
          <w:tcPr>
            <w:tcW w:w="2279" w:type="dxa"/>
          </w:tcPr>
          <w:p w14:paraId="077BB351" w14:textId="77777777" w:rsidR="00C220EB" w:rsidRDefault="00000000">
            <w:pPr>
              <w:pStyle w:val="TableParagraph"/>
              <w:ind w:left="178"/>
            </w:pPr>
            <w:r>
              <w:rPr>
                <w:spacing w:val="-2"/>
                <w:w w:val="110"/>
              </w:rPr>
              <w:t>citation</w:t>
            </w:r>
          </w:p>
        </w:tc>
        <w:tc>
          <w:tcPr>
            <w:tcW w:w="5446" w:type="dxa"/>
          </w:tcPr>
          <w:p w14:paraId="077BB352" w14:textId="77777777" w:rsidR="00C220EB" w:rsidRDefault="00000000">
            <w:pPr>
              <w:pStyle w:val="TableParagraph"/>
              <w:ind w:left="122"/>
            </w:pPr>
            <w:r>
              <w:rPr>
                <w:spacing w:val="-2"/>
                <w:w w:val="110"/>
              </w:rPr>
              <w:t>build</w:t>
            </w:r>
          </w:p>
        </w:tc>
        <w:tc>
          <w:tcPr>
            <w:tcW w:w="1436" w:type="dxa"/>
          </w:tcPr>
          <w:p w14:paraId="077BB353" w14:textId="77777777" w:rsidR="00C220EB" w:rsidRDefault="00C220EB">
            <w:pPr>
              <w:pStyle w:val="TableParagraph"/>
              <w:spacing w:line="240" w:lineRule="auto"/>
              <w:rPr>
                <w:sz w:val="20"/>
              </w:rPr>
            </w:pPr>
          </w:p>
        </w:tc>
      </w:tr>
      <w:tr w:rsidR="00C220EB" w14:paraId="077BB359" w14:textId="77777777">
        <w:trPr>
          <w:trHeight w:val="270"/>
        </w:trPr>
        <w:tc>
          <w:tcPr>
            <w:tcW w:w="628" w:type="dxa"/>
          </w:tcPr>
          <w:p w14:paraId="077BB355" w14:textId="77777777" w:rsidR="00C220EB" w:rsidRDefault="00000000">
            <w:pPr>
              <w:pStyle w:val="TableParagraph"/>
              <w:ind w:left="1" w:right="60"/>
              <w:jc w:val="center"/>
            </w:pPr>
            <w:r>
              <w:rPr>
                <w:spacing w:val="-5"/>
              </w:rPr>
              <w:t>15</w:t>
            </w:r>
          </w:p>
        </w:tc>
        <w:tc>
          <w:tcPr>
            <w:tcW w:w="2279" w:type="dxa"/>
          </w:tcPr>
          <w:p w14:paraId="077BB356" w14:textId="77777777" w:rsidR="00C220EB" w:rsidRDefault="00000000">
            <w:pPr>
              <w:pStyle w:val="TableParagraph"/>
              <w:ind w:left="178"/>
            </w:pPr>
            <w:r>
              <w:rPr>
                <w:spacing w:val="-2"/>
                <w:w w:val="110"/>
              </w:rPr>
              <w:t>Copyright</w:t>
            </w:r>
          </w:p>
        </w:tc>
        <w:tc>
          <w:tcPr>
            <w:tcW w:w="5446" w:type="dxa"/>
          </w:tcPr>
          <w:p w14:paraId="077BB357"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58" w14:textId="77777777" w:rsidR="00C220EB" w:rsidRDefault="00000000">
            <w:pPr>
              <w:pStyle w:val="TableParagraph"/>
              <w:ind w:left="17"/>
              <w:jc w:val="center"/>
            </w:pPr>
            <w:r>
              <w:rPr>
                <w:spacing w:val="-2"/>
              </w:rPr>
              <w:t>10.10.2025</w:t>
            </w:r>
          </w:p>
        </w:tc>
      </w:tr>
      <w:tr w:rsidR="00C220EB" w14:paraId="077BB35E" w14:textId="77777777">
        <w:trPr>
          <w:trHeight w:val="270"/>
        </w:trPr>
        <w:tc>
          <w:tcPr>
            <w:tcW w:w="628" w:type="dxa"/>
          </w:tcPr>
          <w:p w14:paraId="077BB35A" w14:textId="77777777" w:rsidR="00C220EB" w:rsidRDefault="00000000">
            <w:pPr>
              <w:pStyle w:val="TableParagraph"/>
              <w:ind w:left="1" w:right="60"/>
              <w:jc w:val="center"/>
            </w:pPr>
            <w:r>
              <w:rPr>
                <w:spacing w:val="-5"/>
              </w:rPr>
              <w:t>16</w:t>
            </w:r>
          </w:p>
        </w:tc>
        <w:tc>
          <w:tcPr>
            <w:tcW w:w="2279" w:type="dxa"/>
          </w:tcPr>
          <w:p w14:paraId="077BB35B" w14:textId="77777777" w:rsidR="00C220EB" w:rsidRDefault="00000000">
            <w:pPr>
              <w:pStyle w:val="TableParagraph"/>
              <w:ind w:left="178"/>
            </w:pPr>
            <w:r>
              <w:rPr>
                <w:w w:val="105"/>
              </w:rPr>
              <w:t>Bad</w:t>
            </w:r>
            <w:r>
              <w:rPr>
                <w:spacing w:val="-12"/>
                <w:w w:val="105"/>
              </w:rPr>
              <w:t xml:space="preserve"> </w:t>
            </w:r>
            <w:r>
              <w:rPr>
                <w:spacing w:val="-2"/>
                <w:w w:val="110"/>
              </w:rPr>
              <w:t>communication</w:t>
            </w:r>
          </w:p>
        </w:tc>
        <w:tc>
          <w:tcPr>
            <w:tcW w:w="5446" w:type="dxa"/>
          </w:tcPr>
          <w:p w14:paraId="077BB35C" w14:textId="77777777" w:rsidR="00C220EB" w:rsidRDefault="00000000">
            <w:pPr>
              <w:pStyle w:val="TableParagraph"/>
              <w:ind w:left="122"/>
            </w:pPr>
            <w:r>
              <w:t>Jour</w:t>
            </w:r>
            <w:r>
              <w:rPr>
                <w:spacing w:val="19"/>
              </w:rPr>
              <w:t xml:space="preserve"> </w:t>
            </w:r>
            <w:r>
              <w:t>Fixe</w:t>
            </w:r>
            <w:r>
              <w:rPr>
                <w:spacing w:val="19"/>
              </w:rPr>
              <w:t xml:space="preserve"> </w:t>
            </w:r>
            <w:r>
              <w:rPr>
                <w:spacing w:val="-2"/>
              </w:rPr>
              <w:t>setup</w:t>
            </w:r>
          </w:p>
        </w:tc>
        <w:tc>
          <w:tcPr>
            <w:tcW w:w="1436" w:type="dxa"/>
          </w:tcPr>
          <w:p w14:paraId="077BB35D" w14:textId="77777777" w:rsidR="00C220EB" w:rsidRDefault="00000000">
            <w:pPr>
              <w:pStyle w:val="TableParagraph"/>
              <w:ind w:left="17"/>
              <w:jc w:val="center"/>
            </w:pPr>
            <w:r>
              <w:rPr>
                <w:spacing w:val="-2"/>
                <w:w w:val="105"/>
              </w:rPr>
              <w:t>26.09.2025</w:t>
            </w:r>
          </w:p>
        </w:tc>
      </w:tr>
      <w:tr w:rsidR="00C220EB" w14:paraId="077BB363" w14:textId="77777777">
        <w:trPr>
          <w:trHeight w:val="270"/>
        </w:trPr>
        <w:tc>
          <w:tcPr>
            <w:tcW w:w="628" w:type="dxa"/>
          </w:tcPr>
          <w:p w14:paraId="077BB35F" w14:textId="77777777" w:rsidR="00C220EB" w:rsidRDefault="00C220EB">
            <w:pPr>
              <w:pStyle w:val="TableParagraph"/>
              <w:spacing w:line="240" w:lineRule="auto"/>
              <w:rPr>
                <w:sz w:val="20"/>
              </w:rPr>
            </w:pPr>
          </w:p>
        </w:tc>
        <w:tc>
          <w:tcPr>
            <w:tcW w:w="2279" w:type="dxa"/>
          </w:tcPr>
          <w:p w14:paraId="077BB360" w14:textId="77777777" w:rsidR="00C220EB" w:rsidRDefault="00000000">
            <w:pPr>
              <w:pStyle w:val="TableParagraph"/>
              <w:ind w:left="178"/>
            </w:pPr>
            <w:r>
              <w:rPr>
                <w:w w:val="110"/>
              </w:rPr>
              <w:t>with</w:t>
            </w:r>
            <w:r>
              <w:rPr>
                <w:spacing w:val="-2"/>
                <w:w w:val="110"/>
              </w:rPr>
              <w:t xml:space="preserve"> </w:t>
            </w:r>
            <w:r>
              <w:rPr>
                <w:w w:val="110"/>
              </w:rPr>
              <w:t>stakeholder</w:t>
            </w:r>
            <w:r>
              <w:rPr>
                <w:spacing w:val="-2"/>
                <w:w w:val="110"/>
              </w:rPr>
              <w:t xml:space="preserve"> </w:t>
            </w:r>
            <w:r>
              <w:rPr>
                <w:spacing w:val="-5"/>
                <w:w w:val="110"/>
              </w:rPr>
              <w:t>or</w:t>
            </w:r>
          </w:p>
        </w:tc>
        <w:tc>
          <w:tcPr>
            <w:tcW w:w="5446" w:type="dxa"/>
          </w:tcPr>
          <w:p w14:paraId="077BB361" w14:textId="77777777" w:rsidR="00C220EB" w:rsidRDefault="00C220EB">
            <w:pPr>
              <w:pStyle w:val="TableParagraph"/>
              <w:spacing w:line="240" w:lineRule="auto"/>
              <w:rPr>
                <w:sz w:val="20"/>
              </w:rPr>
            </w:pPr>
          </w:p>
        </w:tc>
        <w:tc>
          <w:tcPr>
            <w:tcW w:w="1436" w:type="dxa"/>
          </w:tcPr>
          <w:p w14:paraId="077BB362" w14:textId="77777777" w:rsidR="00C220EB" w:rsidRDefault="00C220EB">
            <w:pPr>
              <w:pStyle w:val="TableParagraph"/>
              <w:spacing w:line="240" w:lineRule="auto"/>
              <w:rPr>
                <w:sz w:val="20"/>
              </w:rPr>
            </w:pPr>
          </w:p>
        </w:tc>
      </w:tr>
      <w:tr w:rsidR="00C220EB" w14:paraId="077BB368" w14:textId="77777777">
        <w:trPr>
          <w:trHeight w:val="270"/>
        </w:trPr>
        <w:tc>
          <w:tcPr>
            <w:tcW w:w="628" w:type="dxa"/>
          </w:tcPr>
          <w:p w14:paraId="077BB364" w14:textId="77777777" w:rsidR="00C220EB" w:rsidRDefault="00C220EB">
            <w:pPr>
              <w:pStyle w:val="TableParagraph"/>
              <w:spacing w:line="240" w:lineRule="auto"/>
              <w:rPr>
                <w:sz w:val="20"/>
              </w:rPr>
            </w:pPr>
          </w:p>
        </w:tc>
        <w:tc>
          <w:tcPr>
            <w:tcW w:w="2279" w:type="dxa"/>
          </w:tcPr>
          <w:p w14:paraId="077BB365" w14:textId="77777777" w:rsidR="00C220EB" w:rsidRDefault="00000000">
            <w:pPr>
              <w:pStyle w:val="TableParagraph"/>
              <w:ind w:left="178"/>
            </w:pPr>
            <w:r>
              <w:rPr>
                <w:spacing w:val="-2"/>
                <w:w w:val="110"/>
              </w:rPr>
              <w:t>advisor</w:t>
            </w:r>
          </w:p>
        </w:tc>
        <w:tc>
          <w:tcPr>
            <w:tcW w:w="5446" w:type="dxa"/>
          </w:tcPr>
          <w:p w14:paraId="077BB366" w14:textId="77777777" w:rsidR="00C220EB" w:rsidRDefault="00C220EB">
            <w:pPr>
              <w:pStyle w:val="TableParagraph"/>
              <w:spacing w:line="240" w:lineRule="auto"/>
              <w:rPr>
                <w:sz w:val="20"/>
              </w:rPr>
            </w:pPr>
          </w:p>
        </w:tc>
        <w:tc>
          <w:tcPr>
            <w:tcW w:w="1436" w:type="dxa"/>
          </w:tcPr>
          <w:p w14:paraId="077BB367" w14:textId="77777777" w:rsidR="00C220EB" w:rsidRDefault="00C220EB">
            <w:pPr>
              <w:pStyle w:val="TableParagraph"/>
              <w:spacing w:line="240" w:lineRule="auto"/>
              <w:rPr>
                <w:sz w:val="20"/>
              </w:rPr>
            </w:pPr>
          </w:p>
        </w:tc>
      </w:tr>
      <w:tr w:rsidR="00C220EB" w14:paraId="077BB36D" w14:textId="77777777">
        <w:trPr>
          <w:trHeight w:val="270"/>
        </w:trPr>
        <w:tc>
          <w:tcPr>
            <w:tcW w:w="628" w:type="dxa"/>
          </w:tcPr>
          <w:p w14:paraId="077BB369" w14:textId="77777777" w:rsidR="00C220EB" w:rsidRDefault="00000000">
            <w:pPr>
              <w:pStyle w:val="TableParagraph"/>
              <w:ind w:left="1" w:right="60"/>
              <w:jc w:val="center"/>
            </w:pPr>
            <w:r>
              <w:rPr>
                <w:spacing w:val="-5"/>
              </w:rPr>
              <w:t>17</w:t>
            </w:r>
          </w:p>
        </w:tc>
        <w:tc>
          <w:tcPr>
            <w:tcW w:w="2279" w:type="dxa"/>
          </w:tcPr>
          <w:p w14:paraId="077BB36A" w14:textId="77777777" w:rsidR="00C220EB" w:rsidRDefault="00000000">
            <w:pPr>
              <w:pStyle w:val="TableParagraph"/>
              <w:ind w:left="178"/>
            </w:pPr>
            <w:r>
              <w:rPr>
                <w:spacing w:val="-2"/>
                <w:w w:val="110"/>
              </w:rPr>
              <w:t>Insufficient</w:t>
            </w:r>
          </w:p>
        </w:tc>
        <w:tc>
          <w:tcPr>
            <w:tcW w:w="5446" w:type="dxa"/>
          </w:tcPr>
          <w:p w14:paraId="077BB36B" w14:textId="77777777" w:rsidR="00C220EB" w:rsidRDefault="00000000">
            <w:pPr>
              <w:pStyle w:val="TableParagraph"/>
              <w:ind w:left="122"/>
            </w:pPr>
            <w:r>
              <w:rPr>
                <w:w w:val="110"/>
              </w:rPr>
              <w:t>Keep</w:t>
            </w:r>
            <w:r>
              <w:rPr>
                <w:spacing w:val="-11"/>
                <w:w w:val="110"/>
              </w:rPr>
              <w:t xml:space="preserve"> </w:t>
            </w:r>
            <w:r>
              <w:rPr>
                <w:w w:val="110"/>
              </w:rPr>
              <w:t>exchange</w:t>
            </w:r>
            <w:r>
              <w:rPr>
                <w:spacing w:val="-11"/>
                <w:w w:val="110"/>
              </w:rPr>
              <w:t xml:space="preserve"> </w:t>
            </w:r>
            <w:r>
              <w:rPr>
                <w:w w:val="110"/>
              </w:rPr>
              <w:t>channels</w:t>
            </w:r>
            <w:r>
              <w:rPr>
                <w:spacing w:val="-11"/>
                <w:w w:val="110"/>
              </w:rPr>
              <w:t xml:space="preserve"> </w:t>
            </w:r>
            <w:r>
              <w:rPr>
                <w:w w:val="110"/>
              </w:rPr>
              <w:t>active</w:t>
            </w:r>
            <w:r>
              <w:rPr>
                <w:spacing w:val="-10"/>
                <w:w w:val="110"/>
              </w:rPr>
              <w:t xml:space="preserve"> </w:t>
            </w:r>
            <w:r>
              <w:rPr>
                <w:w w:val="110"/>
              </w:rPr>
              <w:t>when</w:t>
            </w:r>
            <w:r>
              <w:rPr>
                <w:spacing w:val="-11"/>
                <w:w w:val="110"/>
              </w:rPr>
              <w:t xml:space="preserve"> </w:t>
            </w:r>
            <w:r>
              <w:rPr>
                <w:w w:val="110"/>
              </w:rPr>
              <w:t>changing</w:t>
            </w:r>
            <w:r>
              <w:rPr>
                <w:spacing w:val="-11"/>
                <w:w w:val="110"/>
              </w:rPr>
              <w:t xml:space="preserve"> </w:t>
            </w:r>
            <w:r>
              <w:rPr>
                <w:spacing w:val="-4"/>
                <w:w w:val="110"/>
              </w:rPr>
              <w:t>team</w:t>
            </w:r>
          </w:p>
        </w:tc>
        <w:tc>
          <w:tcPr>
            <w:tcW w:w="1436" w:type="dxa"/>
          </w:tcPr>
          <w:p w14:paraId="077BB36C" w14:textId="77777777" w:rsidR="00C220EB" w:rsidRDefault="00000000">
            <w:pPr>
              <w:pStyle w:val="TableParagraph"/>
              <w:ind w:left="17"/>
              <w:jc w:val="center"/>
            </w:pPr>
            <w:r>
              <w:rPr>
                <w:spacing w:val="-2"/>
                <w:w w:val="105"/>
              </w:rPr>
              <w:t>26.09.2025</w:t>
            </w:r>
          </w:p>
        </w:tc>
      </w:tr>
      <w:tr w:rsidR="00C220EB" w14:paraId="077BB372" w14:textId="77777777">
        <w:trPr>
          <w:trHeight w:val="270"/>
        </w:trPr>
        <w:tc>
          <w:tcPr>
            <w:tcW w:w="628" w:type="dxa"/>
          </w:tcPr>
          <w:p w14:paraId="077BB36E" w14:textId="77777777" w:rsidR="00C220EB" w:rsidRDefault="00C220EB">
            <w:pPr>
              <w:pStyle w:val="TableParagraph"/>
              <w:spacing w:line="240" w:lineRule="auto"/>
              <w:rPr>
                <w:sz w:val="20"/>
              </w:rPr>
            </w:pPr>
          </w:p>
        </w:tc>
        <w:tc>
          <w:tcPr>
            <w:tcW w:w="2279" w:type="dxa"/>
          </w:tcPr>
          <w:p w14:paraId="077BB36F" w14:textId="77777777" w:rsidR="00C220EB" w:rsidRDefault="00000000">
            <w:pPr>
              <w:pStyle w:val="TableParagraph"/>
              <w:ind w:left="178"/>
            </w:pPr>
            <w:r>
              <w:rPr>
                <w:w w:val="110"/>
              </w:rPr>
              <w:t>exchange</w:t>
            </w:r>
            <w:r>
              <w:rPr>
                <w:spacing w:val="-12"/>
                <w:w w:val="110"/>
              </w:rPr>
              <w:t xml:space="preserve"> </w:t>
            </w:r>
            <w:r>
              <w:rPr>
                <w:spacing w:val="-4"/>
                <w:w w:val="110"/>
              </w:rPr>
              <w:t>with</w:t>
            </w:r>
          </w:p>
        </w:tc>
        <w:tc>
          <w:tcPr>
            <w:tcW w:w="5446" w:type="dxa"/>
          </w:tcPr>
          <w:p w14:paraId="077BB370" w14:textId="77777777" w:rsidR="00C220EB" w:rsidRDefault="00C220EB">
            <w:pPr>
              <w:pStyle w:val="TableParagraph"/>
              <w:spacing w:line="240" w:lineRule="auto"/>
              <w:rPr>
                <w:sz w:val="20"/>
              </w:rPr>
            </w:pPr>
          </w:p>
        </w:tc>
        <w:tc>
          <w:tcPr>
            <w:tcW w:w="1436" w:type="dxa"/>
          </w:tcPr>
          <w:p w14:paraId="077BB371" w14:textId="77777777" w:rsidR="00C220EB" w:rsidRDefault="00C220EB">
            <w:pPr>
              <w:pStyle w:val="TableParagraph"/>
              <w:spacing w:line="240" w:lineRule="auto"/>
              <w:rPr>
                <w:sz w:val="20"/>
              </w:rPr>
            </w:pPr>
          </w:p>
        </w:tc>
      </w:tr>
      <w:tr w:rsidR="00C220EB" w14:paraId="077BB377" w14:textId="77777777">
        <w:trPr>
          <w:trHeight w:val="270"/>
        </w:trPr>
        <w:tc>
          <w:tcPr>
            <w:tcW w:w="628" w:type="dxa"/>
          </w:tcPr>
          <w:p w14:paraId="077BB373" w14:textId="77777777" w:rsidR="00C220EB" w:rsidRDefault="00C220EB">
            <w:pPr>
              <w:pStyle w:val="TableParagraph"/>
              <w:spacing w:line="240" w:lineRule="auto"/>
              <w:rPr>
                <w:sz w:val="20"/>
              </w:rPr>
            </w:pPr>
          </w:p>
        </w:tc>
        <w:tc>
          <w:tcPr>
            <w:tcW w:w="2279" w:type="dxa"/>
          </w:tcPr>
          <w:p w14:paraId="077BB374" w14:textId="77777777" w:rsidR="00C220EB" w:rsidRDefault="00000000">
            <w:pPr>
              <w:pStyle w:val="TableParagraph"/>
              <w:ind w:left="178"/>
            </w:pPr>
            <w:r>
              <w:rPr>
                <w:w w:val="110"/>
              </w:rPr>
              <w:t>external</w:t>
            </w:r>
            <w:r>
              <w:rPr>
                <w:spacing w:val="15"/>
                <w:w w:val="115"/>
              </w:rPr>
              <w:t xml:space="preserve"> </w:t>
            </w:r>
            <w:r>
              <w:rPr>
                <w:spacing w:val="-2"/>
                <w:w w:val="115"/>
              </w:rPr>
              <w:t>partners</w:t>
            </w:r>
          </w:p>
        </w:tc>
        <w:tc>
          <w:tcPr>
            <w:tcW w:w="5446" w:type="dxa"/>
          </w:tcPr>
          <w:p w14:paraId="077BB375" w14:textId="77777777" w:rsidR="00C220EB" w:rsidRDefault="00C220EB">
            <w:pPr>
              <w:pStyle w:val="TableParagraph"/>
              <w:spacing w:line="240" w:lineRule="auto"/>
              <w:rPr>
                <w:sz w:val="20"/>
              </w:rPr>
            </w:pPr>
          </w:p>
        </w:tc>
        <w:tc>
          <w:tcPr>
            <w:tcW w:w="1436" w:type="dxa"/>
          </w:tcPr>
          <w:p w14:paraId="077BB376" w14:textId="77777777" w:rsidR="00C220EB" w:rsidRDefault="00C220EB">
            <w:pPr>
              <w:pStyle w:val="TableParagraph"/>
              <w:spacing w:line="240" w:lineRule="auto"/>
              <w:rPr>
                <w:sz w:val="20"/>
              </w:rPr>
            </w:pPr>
          </w:p>
        </w:tc>
      </w:tr>
      <w:tr w:rsidR="00C220EB" w14:paraId="077BB37C" w14:textId="77777777">
        <w:trPr>
          <w:trHeight w:val="270"/>
        </w:trPr>
        <w:tc>
          <w:tcPr>
            <w:tcW w:w="628" w:type="dxa"/>
          </w:tcPr>
          <w:p w14:paraId="077BB378" w14:textId="77777777" w:rsidR="00C220EB" w:rsidRDefault="00000000">
            <w:pPr>
              <w:pStyle w:val="TableParagraph"/>
              <w:ind w:right="60"/>
              <w:jc w:val="center"/>
            </w:pPr>
            <w:r>
              <w:rPr>
                <w:spacing w:val="-5"/>
              </w:rPr>
              <w:t>18</w:t>
            </w:r>
          </w:p>
        </w:tc>
        <w:tc>
          <w:tcPr>
            <w:tcW w:w="2279" w:type="dxa"/>
          </w:tcPr>
          <w:p w14:paraId="077BB379" w14:textId="77777777" w:rsidR="00C220EB" w:rsidRDefault="00000000">
            <w:pPr>
              <w:pStyle w:val="TableParagraph"/>
              <w:ind w:left="178"/>
            </w:pPr>
            <w:r>
              <w:rPr>
                <w:w w:val="110"/>
              </w:rPr>
              <w:t>Unforeseen</w:t>
            </w:r>
            <w:r>
              <w:rPr>
                <w:spacing w:val="-6"/>
                <w:w w:val="110"/>
              </w:rPr>
              <w:t xml:space="preserve"> </w:t>
            </w:r>
            <w:r>
              <w:rPr>
                <w:spacing w:val="-2"/>
                <w:w w:val="110"/>
              </w:rPr>
              <w:t>family</w:t>
            </w:r>
          </w:p>
        </w:tc>
        <w:tc>
          <w:tcPr>
            <w:tcW w:w="5446" w:type="dxa"/>
          </w:tcPr>
          <w:p w14:paraId="077BB37A"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7B" w14:textId="77777777" w:rsidR="00C220EB" w:rsidRDefault="00000000">
            <w:pPr>
              <w:pStyle w:val="TableParagraph"/>
              <w:ind w:left="17"/>
              <w:jc w:val="center"/>
            </w:pPr>
            <w:r>
              <w:rPr>
                <w:spacing w:val="-2"/>
              </w:rPr>
              <w:t>23.10.2025</w:t>
            </w:r>
          </w:p>
        </w:tc>
      </w:tr>
      <w:tr w:rsidR="00C220EB" w14:paraId="077BB381" w14:textId="77777777">
        <w:trPr>
          <w:trHeight w:val="270"/>
        </w:trPr>
        <w:tc>
          <w:tcPr>
            <w:tcW w:w="628" w:type="dxa"/>
          </w:tcPr>
          <w:p w14:paraId="077BB37D" w14:textId="77777777" w:rsidR="00C220EB" w:rsidRDefault="00C220EB">
            <w:pPr>
              <w:pStyle w:val="TableParagraph"/>
              <w:spacing w:line="240" w:lineRule="auto"/>
              <w:rPr>
                <w:sz w:val="20"/>
              </w:rPr>
            </w:pPr>
          </w:p>
        </w:tc>
        <w:tc>
          <w:tcPr>
            <w:tcW w:w="2279" w:type="dxa"/>
          </w:tcPr>
          <w:p w14:paraId="077BB37E" w14:textId="77777777" w:rsidR="00C220EB" w:rsidRDefault="00000000">
            <w:pPr>
              <w:pStyle w:val="TableParagraph"/>
              <w:ind w:left="178"/>
            </w:pPr>
            <w:r>
              <w:rPr>
                <w:spacing w:val="-2"/>
                <w:w w:val="110"/>
              </w:rPr>
              <w:t>crisis</w:t>
            </w:r>
          </w:p>
        </w:tc>
        <w:tc>
          <w:tcPr>
            <w:tcW w:w="5446" w:type="dxa"/>
          </w:tcPr>
          <w:p w14:paraId="077BB37F" w14:textId="77777777" w:rsidR="00C220EB" w:rsidRDefault="00C220EB">
            <w:pPr>
              <w:pStyle w:val="TableParagraph"/>
              <w:spacing w:line="240" w:lineRule="auto"/>
              <w:rPr>
                <w:sz w:val="20"/>
              </w:rPr>
            </w:pPr>
          </w:p>
        </w:tc>
        <w:tc>
          <w:tcPr>
            <w:tcW w:w="1436" w:type="dxa"/>
          </w:tcPr>
          <w:p w14:paraId="077BB380" w14:textId="77777777" w:rsidR="00C220EB" w:rsidRDefault="00C220EB">
            <w:pPr>
              <w:pStyle w:val="TableParagraph"/>
              <w:spacing w:line="240" w:lineRule="auto"/>
              <w:rPr>
                <w:sz w:val="20"/>
              </w:rPr>
            </w:pPr>
          </w:p>
        </w:tc>
      </w:tr>
      <w:tr w:rsidR="00C220EB" w14:paraId="077BB386" w14:textId="77777777">
        <w:trPr>
          <w:trHeight w:val="270"/>
        </w:trPr>
        <w:tc>
          <w:tcPr>
            <w:tcW w:w="628" w:type="dxa"/>
          </w:tcPr>
          <w:p w14:paraId="077BB382" w14:textId="77777777" w:rsidR="00C220EB" w:rsidRDefault="00000000">
            <w:pPr>
              <w:pStyle w:val="TableParagraph"/>
              <w:ind w:left="2" w:right="60"/>
              <w:jc w:val="center"/>
            </w:pPr>
            <w:r>
              <w:rPr>
                <w:spacing w:val="-5"/>
              </w:rPr>
              <w:t>19</w:t>
            </w:r>
          </w:p>
        </w:tc>
        <w:tc>
          <w:tcPr>
            <w:tcW w:w="2279" w:type="dxa"/>
          </w:tcPr>
          <w:p w14:paraId="077BB383" w14:textId="77777777" w:rsidR="00C220EB" w:rsidRDefault="00000000">
            <w:pPr>
              <w:pStyle w:val="TableParagraph"/>
              <w:ind w:left="178"/>
            </w:pPr>
            <w:r>
              <w:rPr>
                <w:w w:val="110"/>
              </w:rPr>
              <w:t>General</w:t>
            </w:r>
            <w:r>
              <w:rPr>
                <w:spacing w:val="-14"/>
                <w:w w:val="110"/>
              </w:rPr>
              <w:t xml:space="preserve"> </w:t>
            </w:r>
            <w:r>
              <w:rPr>
                <w:spacing w:val="-2"/>
                <w:w w:val="110"/>
              </w:rPr>
              <w:t>force</w:t>
            </w:r>
          </w:p>
        </w:tc>
        <w:tc>
          <w:tcPr>
            <w:tcW w:w="5446" w:type="dxa"/>
          </w:tcPr>
          <w:p w14:paraId="077BB384" w14:textId="77777777" w:rsidR="00C220EB"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077BB385" w14:textId="77777777" w:rsidR="00C220EB" w:rsidRDefault="00000000">
            <w:pPr>
              <w:pStyle w:val="TableParagraph"/>
              <w:ind w:left="17"/>
              <w:jc w:val="center"/>
            </w:pPr>
            <w:r>
              <w:rPr>
                <w:spacing w:val="-2"/>
              </w:rPr>
              <w:t>23.10.2025</w:t>
            </w:r>
          </w:p>
        </w:tc>
      </w:tr>
      <w:tr w:rsidR="00C220EB" w14:paraId="077BB38B" w14:textId="77777777">
        <w:trPr>
          <w:trHeight w:val="311"/>
        </w:trPr>
        <w:tc>
          <w:tcPr>
            <w:tcW w:w="628" w:type="dxa"/>
            <w:tcBorders>
              <w:bottom w:val="single" w:sz="8" w:space="0" w:color="000000"/>
            </w:tcBorders>
          </w:tcPr>
          <w:p w14:paraId="077BB387" w14:textId="77777777" w:rsidR="00C220EB" w:rsidRDefault="00C220EB">
            <w:pPr>
              <w:pStyle w:val="TableParagraph"/>
              <w:spacing w:line="240" w:lineRule="auto"/>
              <w:rPr>
                <w:sz w:val="20"/>
              </w:rPr>
            </w:pPr>
          </w:p>
        </w:tc>
        <w:tc>
          <w:tcPr>
            <w:tcW w:w="2279" w:type="dxa"/>
            <w:tcBorders>
              <w:bottom w:val="single" w:sz="8" w:space="0" w:color="000000"/>
            </w:tcBorders>
          </w:tcPr>
          <w:p w14:paraId="077BB388" w14:textId="77777777" w:rsidR="00C220EB" w:rsidRDefault="00000000">
            <w:pPr>
              <w:pStyle w:val="TableParagraph"/>
              <w:ind w:left="178"/>
            </w:pPr>
            <w:r>
              <w:rPr>
                <w:spacing w:val="-2"/>
                <w:w w:val="115"/>
              </w:rPr>
              <w:t>majeure</w:t>
            </w:r>
          </w:p>
        </w:tc>
        <w:tc>
          <w:tcPr>
            <w:tcW w:w="5446" w:type="dxa"/>
            <w:tcBorders>
              <w:bottom w:val="single" w:sz="8" w:space="0" w:color="000000"/>
            </w:tcBorders>
          </w:tcPr>
          <w:p w14:paraId="077BB389" w14:textId="77777777" w:rsidR="00C220EB" w:rsidRDefault="00C220EB">
            <w:pPr>
              <w:pStyle w:val="TableParagraph"/>
              <w:spacing w:line="240" w:lineRule="auto"/>
              <w:rPr>
                <w:sz w:val="20"/>
              </w:rPr>
            </w:pPr>
          </w:p>
        </w:tc>
        <w:tc>
          <w:tcPr>
            <w:tcW w:w="1436" w:type="dxa"/>
            <w:tcBorders>
              <w:bottom w:val="single" w:sz="8" w:space="0" w:color="000000"/>
            </w:tcBorders>
          </w:tcPr>
          <w:p w14:paraId="077BB38A" w14:textId="77777777" w:rsidR="00C220EB" w:rsidRDefault="00C220EB">
            <w:pPr>
              <w:pStyle w:val="TableParagraph"/>
              <w:spacing w:line="240" w:lineRule="auto"/>
              <w:rPr>
                <w:sz w:val="20"/>
              </w:rPr>
            </w:pPr>
          </w:p>
        </w:tc>
      </w:tr>
    </w:tbl>
    <w:p w14:paraId="077BB38C" w14:textId="77777777" w:rsidR="00C220EB" w:rsidRDefault="00C220EB">
      <w:pPr>
        <w:pStyle w:val="BodyText"/>
        <w:rPr>
          <w:rFonts w:ascii="Cambria"/>
          <w:b/>
          <w:sz w:val="24"/>
        </w:rPr>
      </w:pPr>
    </w:p>
    <w:p w14:paraId="077BB38D" w14:textId="77777777" w:rsidR="00C220EB" w:rsidRDefault="00C220EB">
      <w:pPr>
        <w:pStyle w:val="BodyText"/>
        <w:spacing w:before="103"/>
        <w:rPr>
          <w:rFonts w:ascii="Cambria"/>
          <w:b/>
          <w:sz w:val="24"/>
        </w:rPr>
      </w:pPr>
    </w:p>
    <w:p w14:paraId="077BB38E" w14:textId="77777777" w:rsidR="00C220EB" w:rsidRDefault="00000000">
      <w:pPr>
        <w:pStyle w:val="Heading3"/>
        <w:spacing w:before="1"/>
        <w:jc w:val="both"/>
      </w:pPr>
      <w:r>
        <w:rPr>
          <w:color w:val="697D90"/>
          <w:spacing w:val="-6"/>
        </w:rPr>
        <w:t>Ongoing</w:t>
      </w:r>
      <w:r>
        <w:rPr>
          <w:color w:val="697D90"/>
          <w:spacing w:val="-4"/>
        </w:rPr>
        <w:t xml:space="preserve"> </w:t>
      </w:r>
      <w:r>
        <w:rPr>
          <w:color w:val="697D90"/>
          <w:spacing w:val="-6"/>
        </w:rPr>
        <w:t>risk</w:t>
      </w:r>
      <w:r>
        <w:rPr>
          <w:color w:val="697D90"/>
          <w:spacing w:val="-4"/>
        </w:rPr>
        <w:t xml:space="preserve"> </w:t>
      </w:r>
      <w:r>
        <w:rPr>
          <w:color w:val="697D90"/>
          <w:spacing w:val="-6"/>
        </w:rPr>
        <w:t>monitoring</w:t>
      </w:r>
    </w:p>
    <w:p w14:paraId="077BB38F" w14:textId="77777777" w:rsidR="00C220EB" w:rsidRDefault="00000000">
      <w:pPr>
        <w:pStyle w:val="BodyText"/>
        <w:spacing w:before="188" w:line="256" w:lineRule="auto"/>
        <w:ind w:left="142" w:right="848"/>
        <w:jc w:val="both"/>
      </w:pPr>
      <w:r>
        <w:rPr>
          <w:spacing w:val="-2"/>
          <w:w w:val="115"/>
        </w:rPr>
        <w:t>A</w:t>
      </w:r>
      <w:r>
        <w:rPr>
          <w:spacing w:val="-9"/>
          <w:w w:val="115"/>
        </w:rPr>
        <w:t xml:space="preserve"> </w:t>
      </w:r>
      <w:r>
        <w:rPr>
          <w:spacing w:val="-2"/>
          <w:w w:val="115"/>
        </w:rPr>
        <w:t>critical</w:t>
      </w:r>
      <w:r>
        <w:rPr>
          <w:spacing w:val="-8"/>
          <w:w w:val="115"/>
        </w:rPr>
        <w:t xml:space="preserve"> </w:t>
      </w:r>
      <w:r>
        <w:rPr>
          <w:spacing w:val="-2"/>
          <w:w w:val="115"/>
        </w:rPr>
        <w:t>step</w:t>
      </w:r>
      <w:r>
        <w:rPr>
          <w:spacing w:val="-9"/>
          <w:w w:val="115"/>
        </w:rPr>
        <w:t xml:space="preserve"> </w:t>
      </w:r>
      <w:r>
        <w:rPr>
          <w:spacing w:val="-2"/>
          <w:w w:val="115"/>
        </w:rPr>
        <w:t>in</w:t>
      </w:r>
      <w:r>
        <w:rPr>
          <w:spacing w:val="-9"/>
          <w:w w:val="115"/>
        </w:rPr>
        <w:t xml:space="preserve"> </w:t>
      </w:r>
      <w:r>
        <w:rPr>
          <w:spacing w:val="-2"/>
          <w:w w:val="115"/>
        </w:rPr>
        <w:t>the</w:t>
      </w:r>
      <w:r>
        <w:rPr>
          <w:spacing w:val="-9"/>
          <w:w w:val="115"/>
        </w:rPr>
        <w:t xml:space="preserve"> </w:t>
      </w:r>
      <w:r>
        <w:rPr>
          <w:spacing w:val="-2"/>
          <w:w w:val="115"/>
        </w:rPr>
        <w:t>risk</w:t>
      </w:r>
      <w:r>
        <w:rPr>
          <w:spacing w:val="-8"/>
          <w:w w:val="115"/>
        </w:rPr>
        <w:t xml:space="preserve"> </w:t>
      </w:r>
      <w:r>
        <w:rPr>
          <w:spacing w:val="-2"/>
          <w:w w:val="115"/>
        </w:rPr>
        <w:t>management</w:t>
      </w:r>
      <w:r>
        <w:rPr>
          <w:spacing w:val="-9"/>
          <w:w w:val="115"/>
        </w:rPr>
        <w:t xml:space="preserve"> </w:t>
      </w:r>
      <w:r>
        <w:rPr>
          <w:spacing w:val="-2"/>
          <w:w w:val="115"/>
        </w:rPr>
        <w:t>process</w:t>
      </w:r>
      <w:r>
        <w:rPr>
          <w:spacing w:val="-9"/>
          <w:w w:val="115"/>
        </w:rPr>
        <w:t xml:space="preserve"> </w:t>
      </w:r>
      <w:r>
        <w:rPr>
          <w:spacing w:val="-2"/>
          <w:w w:val="115"/>
        </w:rPr>
        <w:t>is</w:t>
      </w:r>
      <w:r>
        <w:rPr>
          <w:spacing w:val="-8"/>
          <w:w w:val="115"/>
        </w:rPr>
        <w:t xml:space="preserve"> </w:t>
      </w:r>
      <w:r>
        <w:rPr>
          <w:spacing w:val="-2"/>
          <w:w w:val="115"/>
        </w:rPr>
        <w:t>ongoing</w:t>
      </w:r>
      <w:r>
        <w:rPr>
          <w:spacing w:val="-9"/>
          <w:w w:val="115"/>
        </w:rPr>
        <w:t xml:space="preserve"> </w:t>
      </w:r>
      <w:r>
        <w:rPr>
          <w:spacing w:val="-2"/>
          <w:w w:val="115"/>
        </w:rPr>
        <w:t>monitoring.</w:t>
      </w:r>
      <w:r>
        <w:rPr>
          <w:spacing w:val="17"/>
          <w:w w:val="115"/>
        </w:rPr>
        <w:t xml:space="preserve"> </w:t>
      </w:r>
      <w:r>
        <w:rPr>
          <w:spacing w:val="-2"/>
          <w:w w:val="115"/>
        </w:rPr>
        <w:t>Monitoring</w:t>
      </w:r>
      <w:r>
        <w:rPr>
          <w:spacing w:val="-9"/>
          <w:w w:val="115"/>
        </w:rPr>
        <w:t xml:space="preserve"> </w:t>
      </w:r>
      <w:r>
        <w:rPr>
          <w:spacing w:val="-2"/>
          <w:w w:val="115"/>
        </w:rPr>
        <w:t>the</w:t>
      </w:r>
      <w:r>
        <w:rPr>
          <w:spacing w:val="-9"/>
          <w:w w:val="115"/>
        </w:rPr>
        <w:t xml:space="preserve"> </w:t>
      </w:r>
      <w:r>
        <w:rPr>
          <w:spacing w:val="-2"/>
          <w:w w:val="115"/>
        </w:rPr>
        <w:t>risks</w:t>
      </w:r>
      <w:r>
        <w:rPr>
          <w:spacing w:val="-9"/>
          <w:w w:val="115"/>
        </w:rPr>
        <w:t xml:space="preserve"> </w:t>
      </w:r>
      <w:r>
        <w:rPr>
          <w:spacing w:val="-2"/>
          <w:w w:val="115"/>
        </w:rPr>
        <w:t>ensures</w:t>
      </w:r>
      <w:r>
        <w:rPr>
          <w:spacing w:val="-8"/>
          <w:w w:val="115"/>
        </w:rPr>
        <w:t xml:space="preserve"> </w:t>
      </w:r>
      <w:r>
        <w:rPr>
          <w:spacing w:val="-2"/>
          <w:w w:val="115"/>
        </w:rPr>
        <w:t xml:space="preserve">that </w:t>
      </w:r>
      <w:r>
        <w:rPr>
          <w:w w:val="115"/>
        </w:rPr>
        <w:t>the</w:t>
      </w:r>
      <w:r>
        <w:rPr>
          <w:spacing w:val="-16"/>
          <w:w w:val="115"/>
        </w:rPr>
        <w:t xml:space="preserve"> </w:t>
      </w:r>
      <w:r>
        <w:rPr>
          <w:w w:val="115"/>
        </w:rPr>
        <w:t>defined</w:t>
      </w:r>
      <w:r>
        <w:rPr>
          <w:spacing w:val="-16"/>
          <w:w w:val="115"/>
        </w:rPr>
        <w:t xml:space="preserve"> </w:t>
      </w:r>
      <w:r>
        <w:rPr>
          <w:w w:val="115"/>
        </w:rPr>
        <w:t>measures</w:t>
      </w:r>
      <w:r>
        <w:rPr>
          <w:spacing w:val="-16"/>
          <w:w w:val="115"/>
        </w:rPr>
        <w:t xml:space="preserve"> </w:t>
      </w:r>
      <w:r>
        <w:rPr>
          <w:w w:val="115"/>
        </w:rPr>
        <w:t>remain</w:t>
      </w:r>
      <w:r>
        <w:rPr>
          <w:spacing w:val="-16"/>
          <w:w w:val="115"/>
        </w:rPr>
        <w:t xml:space="preserve"> </w:t>
      </w:r>
      <w:r>
        <w:rPr>
          <w:w w:val="115"/>
        </w:rPr>
        <w:t>valid</w:t>
      </w:r>
      <w:r>
        <w:rPr>
          <w:spacing w:val="-16"/>
          <w:w w:val="115"/>
        </w:rPr>
        <w:t xml:space="preserve"> </w:t>
      </w:r>
      <w:r>
        <w:rPr>
          <w:w w:val="115"/>
        </w:rPr>
        <w:t>and</w:t>
      </w:r>
      <w:r>
        <w:rPr>
          <w:spacing w:val="-15"/>
          <w:w w:val="115"/>
        </w:rPr>
        <w:t xml:space="preserve"> </w:t>
      </w:r>
      <w:r>
        <w:rPr>
          <w:w w:val="115"/>
        </w:rPr>
        <w:t>that</w:t>
      </w:r>
      <w:r>
        <w:rPr>
          <w:spacing w:val="-16"/>
          <w:w w:val="115"/>
        </w:rPr>
        <w:t xml:space="preserve"> </w:t>
      </w:r>
      <w:r>
        <w:rPr>
          <w:w w:val="115"/>
        </w:rPr>
        <w:t>any</w:t>
      </w:r>
      <w:r>
        <w:rPr>
          <w:spacing w:val="-16"/>
          <w:w w:val="115"/>
        </w:rPr>
        <w:t xml:space="preserve"> </w:t>
      </w:r>
      <w:r>
        <w:rPr>
          <w:w w:val="115"/>
        </w:rPr>
        <w:t>risks</w:t>
      </w:r>
      <w:r>
        <w:rPr>
          <w:spacing w:val="-16"/>
          <w:w w:val="115"/>
        </w:rPr>
        <w:t xml:space="preserve"> </w:t>
      </w:r>
      <w:r>
        <w:rPr>
          <w:w w:val="115"/>
        </w:rPr>
        <w:t>that</w:t>
      </w:r>
      <w:r>
        <w:rPr>
          <w:spacing w:val="-16"/>
          <w:w w:val="115"/>
        </w:rPr>
        <w:t xml:space="preserve"> </w:t>
      </w:r>
      <w:r>
        <w:rPr>
          <w:w w:val="115"/>
        </w:rPr>
        <w:t>may</w:t>
      </w:r>
      <w:r>
        <w:rPr>
          <w:spacing w:val="-15"/>
          <w:w w:val="115"/>
        </w:rPr>
        <w:t xml:space="preserve"> </w:t>
      </w:r>
      <w:r>
        <w:rPr>
          <w:w w:val="115"/>
        </w:rPr>
        <w:t>materialise</w:t>
      </w:r>
      <w:r>
        <w:rPr>
          <w:spacing w:val="-16"/>
          <w:w w:val="115"/>
        </w:rPr>
        <w:t xml:space="preserve"> </w:t>
      </w:r>
      <w:r>
        <w:rPr>
          <w:w w:val="115"/>
        </w:rPr>
        <w:t>are</w:t>
      </w:r>
      <w:r>
        <w:rPr>
          <w:spacing w:val="-16"/>
          <w:w w:val="115"/>
        </w:rPr>
        <w:t xml:space="preserve"> </w:t>
      </w:r>
      <w:r>
        <w:rPr>
          <w:w w:val="115"/>
        </w:rPr>
        <w:t>identified.</w:t>
      </w:r>
      <w:r>
        <w:rPr>
          <w:spacing w:val="-16"/>
          <w:w w:val="115"/>
        </w:rPr>
        <w:t xml:space="preserve"> </w:t>
      </w:r>
      <w:r>
        <w:rPr>
          <w:w w:val="115"/>
        </w:rPr>
        <w:t>If</w:t>
      </w:r>
      <w:r>
        <w:rPr>
          <w:spacing w:val="-16"/>
          <w:w w:val="115"/>
        </w:rPr>
        <w:t xml:space="preserve"> </w:t>
      </w:r>
      <w:r>
        <w:rPr>
          <w:w w:val="115"/>
        </w:rPr>
        <w:t>a</w:t>
      </w:r>
      <w:r>
        <w:rPr>
          <w:spacing w:val="-15"/>
          <w:w w:val="115"/>
        </w:rPr>
        <w:t xml:space="preserve"> </w:t>
      </w:r>
      <w:r>
        <w:rPr>
          <w:w w:val="115"/>
        </w:rPr>
        <w:t>new</w:t>
      </w:r>
      <w:r>
        <w:rPr>
          <w:spacing w:val="-16"/>
          <w:w w:val="115"/>
        </w:rPr>
        <w:t xml:space="preserve"> </w:t>
      </w:r>
      <w:r>
        <w:rPr>
          <w:w w:val="115"/>
        </w:rPr>
        <w:t>risk</w:t>
      </w:r>
      <w:r>
        <w:rPr>
          <w:spacing w:val="-16"/>
          <w:w w:val="115"/>
        </w:rPr>
        <w:t xml:space="preserve"> </w:t>
      </w:r>
      <w:r>
        <w:rPr>
          <w:w w:val="115"/>
        </w:rPr>
        <w:t xml:space="preserve">is </w:t>
      </w:r>
      <w:r>
        <w:rPr>
          <w:w w:val="110"/>
        </w:rPr>
        <w:t>identified</w:t>
      </w:r>
      <w:r>
        <w:rPr>
          <w:spacing w:val="-16"/>
          <w:w w:val="110"/>
        </w:rPr>
        <w:t xml:space="preserve"> </w:t>
      </w:r>
      <w:r>
        <w:rPr>
          <w:w w:val="110"/>
        </w:rPr>
        <w:t>or</w:t>
      </w:r>
      <w:r>
        <w:rPr>
          <w:spacing w:val="-15"/>
          <w:w w:val="110"/>
        </w:rPr>
        <w:t xml:space="preserve"> </w:t>
      </w:r>
      <w:r>
        <w:rPr>
          <w:w w:val="110"/>
        </w:rPr>
        <w:t>causes</w:t>
      </w:r>
      <w:r>
        <w:rPr>
          <w:spacing w:val="-15"/>
          <w:w w:val="110"/>
        </w:rPr>
        <w:t xml:space="preserve"> </w:t>
      </w:r>
      <w:r>
        <w:rPr>
          <w:w w:val="110"/>
        </w:rPr>
        <w:t>a</w:t>
      </w:r>
      <w:r>
        <w:rPr>
          <w:spacing w:val="-15"/>
          <w:w w:val="110"/>
        </w:rPr>
        <w:t xml:space="preserve"> </w:t>
      </w:r>
      <w:r>
        <w:rPr>
          <w:w w:val="110"/>
        </w:rPr>
        <w:t>disruption</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it</w:t>
      </w:r>
      <w:r>
        <w:rPr>
          <w:spacing w:val="-16"/>
          <w:w w:val="110"/>
        </w:rPr>
        <w:t xml:space="preserve"> </w:t>
      </w:r>
      <w:r>
        <w:rPr>
          <w:w w:val="110"/>
        </w:rPr>
        <w:t>will</w:t>
      </w:r>
      <w:r>
        <w:rPr>
          <w:spacing w:val="-15"/>
          <w:w w:val="110"/>
        </w:rPr>
        <w:t xml:space="preserve"> </w:t>
      </w:r>
      <w:r>
        <w:rPr>
          <w:w w:val="110"/>
        </w:rPr>
        <w:t>be</w:t>
      </w:r>
      <w:r>
        <w:rPr>
          <w:spacing w:val="-15"/>
          <w:w w:val="110"/>
        </w:rPr>
        <w:t xml:space="preserve"> </w:t>
      </w:r>
      <w:r>
        <w:rPr>
          <w:w w:val="110"/>
        </w:rPr>
        <w:t>documented.</w:t>
      </w:r>
      <w:r>
        <w:rPr>
          <w:spacing w:val="4"/>
          <w:w w:val="110"/>
        </w:rPr>
        <w:t xml:space="preserve"> </w:t>
      </w:r>
      <w:r>
        <w:rPr>
          <w:w w:val="110"/>
        </w:rPr>
        <w:t>Additionally,</w:t>
      </w:r>
      <w:r>
        <w:rPr>
          <w:spacing w:val="-12"/>
          <w:w w:val="110"/>
        </w:rPr>
        <w:t xml:space="preserve"> </w:t>
      </w:r>
      <w:r>
        <w:rPr>
          <w:w w:val="110"/>
        </w:rPr>
        <w:t>an</w:t>
      </w:r>
      <w:r>
        <w:rPr>
          <w:spacing w:val="-16"/>
          <w:w w:val="110"/>
        </w:rPr>
        <w:t xml:space="preserve"> </w:t>
      </w:r>
      <w:r>
        <w:rPr>
          <w:w w:val="110"/>
        </w:rPr>
        <w:t>appropriate</w:t>
      </w:r>
      <w:r>
        <w:rPr>
          <w:spacing w:val="-15"/>
          <w:w w:val="110"/>
        </w:rPr>
        <w:t xml:space="preserve"> </w:t>
      </w:r>
      <w:r>
        <w:rPr>
          <w:w w:val="110"/>
        </w:rPr>
        <w:t>measure to</w:t>
      </w:r>
      <w:r>
        <w:rPr>
          <w:spacing w:val="-12"/>
          <w:w w:val="110"/>
        </w:rPr>
        <w:t xml:space="preserve"> </w:t>
      </w:r>
      <w:r>
        <w:rPr>
          <w:w w:val="110"/>
        </w:rPr>
        <w:t>handle</w:t>
      </w:r>
      <w:r>
        <w:rPr>
          <w:spacing w:val="-12"/>
          <w:w w:val="110"/>
        </w:rPr>
        <w:t xml:space="preserve"> </w:t>
      </w:r>
      <w:r>
        <w:rPr>
          <w:w w:val="110"/>
        </w:rPr>
        <w:t>its</w:t>
      </w:r>
      <w:r>
        <w:rPr>
          <w:spacing w:val="-12"/>
          <w:w w:val="110"/>
        </w:rPr>
        <w:t xml:space="preserve"> </w:t>
      </w:r>
      <w:r>
        <w:rPr>
          <w:w w:val="110"/>
        </w:rPr>
        <w:t>impact</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defined. Monitoring</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performed</w:t>
      </w:r>
      <w:r>
        <w:rPr>
          <w:spacing w:val="-12"/>
          <w:w w:val="110"/>
        </w:rPr>
        <w:t xml:space="preserve"> </w:t>
      </w:r>
      <w:r>
        <w:rPr>
          <w:w w:val="110"/>
        </w:rPr>
        <w:t>every</w:t>
      </w:r>
      <w:r>
        <w:rPr>
          <w:spacing w:val="-12"/>
          <w:w w:val="110"/>
        </w:rPr>
        <w:t xml:space="preserve"> </w:t>
      </w:r>
      <w:r>
        <w:rPr>
          <w:w w:val="110"/>
        </w:rPr>
        <w:t>second</w:t>
      </w:r>
      <w:r>
        <w:rPr>
          <w:spacing w:val="-12"/>
          <w:w w:val="110"/>
        </w:rPr>
        <w:t xml:space="preserve"> </w:t>
      </w:r>
      <w:r>
        <w:rPr>
          <w:w w:val="110"/>
        </w:rPr>
        <w:t>Friday</w:t>
      </w:r>
      <w:r>
        <w:rPr>
          <w:spacing w:val="-12"/>
          <w:w w:val="110"/>
        </w:rPr>
        <w:t xml:space="preserve"> </w:t>
      </w:r>
      <w:r>
        <w:rPr>
          <w:w w:val="110"/>
        </w:rPr>
        <w:t>of</w:t>
      </w:r>
      <w:r>
        <w:rPr>
          <w:spacing w:val="-12"/>
          <w:w w:val="110"/>
        </w:rPr>
        <w:t xml:space="preserve"> </w:t>
      </w:r>
      <w:r>
        <w:rPr>
          <w:w w:val="110"/>
        </w:rPr>
        <w:t xml:space="preserve">each month. Detailed information about the risk monitoring process is provided in the appendix </w:t>
      </w:r>
      <w:hyperlink w:anchor="_bookmark203" w:history="1">
        <w:r>
          <w:rPr>
            <w:w w:val="110"/>
          </w:rPr>
          <w:t>C.</w:t>
        </w:r>
      </w:hyperlink>
      <w:r>
        <w:rPr>
          <w:w w:val="110"/>
        </w:rPr>
        <w:t xml:space="preserve"> These risk </w:t>
      </w:r>
      <w:r>
        <w:rPr>
          <w:w w:val="115"/>
        </w:rPr>
        <w:t>check-ins</w:t>
      </w:r>
      <w:r>
        <w:rPr>
          <w:spacing w:val="-16"/>
          <w:w w:val="115"/>
        </w:rPr>
        <w:t xml:space="preserve"> </w:t>
      </w:r>
      <w:r>
        <w:rPr>
          <w:w w:val="115"/>
        </w:rPr>
        <w:t>will</w:t>
      </w:r>
      <w:r>
        <w:rPr>
          <w:spacing w:val="-16"/>
          <w:w w:val="115"/>
        </w:rPr>
        <w:t xml:space="preserve"> </w:t>
      </w:r>
      <w:r>
        <w:rPr>
          <w:w w:val="115"/>
        </w:rPr>
        <w:t>contain</w:t>
      </w:r>
      <w:r>
        <w:rPr>
          <w:spacing w:val="-16"/>
          <w:w w:val="115"/>
        </w:rPr>
        <w:t xml:space="preserve"> </w:t>
      </w:r>
      <w:r>
        <w:rPr>
          <w:w w:val="115"/>
        </w:rPr>
        <w:t>the</w:t>
      </w:r>
      <w:r>
        <w:rPr>
          <w:spacing w:val="-15"/>
          <w:w w:val="115"/>
        </w:rPr>
        <w:t xml:space="preserve"> </w:t>
      </w:r>
      <w:r>
        <w:rPr>
          <w:w w:val="115"/>
        </w:rPr>
        <w:t>following</w:t>
      </w:r>
      <w:r>
        <w:rPr>
          <w:spacing w:val="-16"/>
          <w:w w:val="115"/>
        </w:rPr>
        <w:t xml:space="preserve"> </w:t>
      </w:r>
      <w:r>
        <w:rPr>
          <w:w w:val="115"/>
        </w:rPr>
        <w:t>information:</w:t>
      </w:r>
    </w:p>
    <w:p w14:paraId="077BB390" w14:textId="77777777" w:rsidR="00C220EB" w:rsidRDefault="00000000">
      <w:pPr>
        <w:pStyle w:val="BodyText"/>
        <w:spacing w:before="116"/>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Number</w:t>
      </w:r>
      <w:r>
        <w:rPr>
          <w:spacing w:val="-7"/>
          <w:w w:val="110"/>
        </w:rPr>
        <w:t xml:space="preserve"> </w:t>
      </w:r>
      <w:r>
        <w:rPr>
          <w:w w:val="110"/>
        </w:rPr>
        <w:t>of</w:t>
      </w:r>
      <w:r>
        <w:rPr>
          <w:spacing w:val="-8"/>
          <w:w w:val="110"/>
        </w:rPr>
        <w:t xml:space="preserve"> </w:t>
      </w:r>
      <w:r>
        <w:rPr>
          <w:w w:val="110"/>
        </w:rPr>
        <w:t>risk:</w:t>
      </w:r>
      <w:r>
        <w:rPr>
          <w:spacing w:val="3"/>
          <w:w w:val="110"/>
        </w:rPr>
        <w:t xml:space="preserve"> </w:t>
      </w:r>
      <w:r>
        <w:rPr>
          <w:w w:val="110"/>
        </w:rPr>
        <w:t>same</w:t>
      </w:r>
      <w:r>
        <w:rPr>
          <w:spacing w:val="-8"/>
          <w:w w:val="110"/>
        </w:rPr>
        <w:t xml:space="preserve"> </w:t>
      </w:r>
      <w:r>
        <w:rPr>
          <w:w w:val="110"/>
        </w:rPr>
        <w:t>as</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tables</w:t>
      </w:r>
      <w:r>
        <w:rPr>
          <w:spacing w:val="-7"/>
          <w:w w:val="110"/>
        </w:rPr>
        <w:t xml:space="preserve"> </w:t>
      </w:r>
      <w:r>
        <w:rPr>
          <w:spacing w:val="-2"/>
          <w:w w:val="110"/>
        </w:rPr>
        <w:t>above</w:t>
      </w:r>
    </w:p>
    <w:p w14:paraId="077BB391" w14:textId="77777777" w:rsidR="00C220EB" w:rsidRDefault="00000000">
      <w:pPr>
        <w:pStyle w:val="BodyText"/>
        <w:spacing w:before="104"/>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Name</w:t>
      </w:r>
      <w:r>
        <w:rPr>
          <w:spacing w:val="-9"/>
          <w:w w:val="110"/>
        </w:rPr>
        <w:t xml:space="preserve"> </w:t>
      </w:r>
      <w:r>
        <w:rPr>
          <w:w w:val="110"/>
        </w:rPr>
        <w:t>of</w:t>
      </w:r>
      <w:r>
        <w:rPr>
          <w:spacing w:val="-10"/>
          <w:w w:val="110"/>
        </w:rPr>
        <w:t xml:space="preserve"> </w:t>
      </w:r>
      <w:r>
        <w:rPr>
          <w:w w:val="110"/>
        </w:rPr>
        <w:t>risk: same</w:t>
      </w:r>
      <w:r>
        <w:rPr>
          <w:spacing w:val="-9"/>
          <w:w w:val="110"/>
        </w:rPr>
        <w:t xml:space="preserve"> </w:t>
      </w:r>
      <w:r>
        <w:rPr>
          <w:w w:val="110"/>
        </w:rPr>
        <w:t>as</w:t>
      </w:r>
      <w:r>
        <w:rPr>
          <w:spacing w:val="-9"/>
          <w:w w:val="110"/>
        </w:rPr>
        <w:t xml:space="preserve"> </w:t>
      </w:r>
      <w:r>
        <w:rPr>
          <w:w w:val="110"/>
        </w:rPr>
        <w:t>in</w:t>
      </w:r>
      <w:r>
        <w:rPr>
          <w:spacing w:val="-10"/>
          <w:w w:val="110"/>
        </w:rPr>
        <w:t xml:space="preserve"> </w:t>
      </w:r>
      <w:r>
        <w:rPr>
          <w:w w:val="110"/>
        </w:rPr>
        <w:t>the</w:t>
      </w:r>
      <w:r>
        <w:rPr>
          <w:spacing w:val="-9"/>
          <w:w w:val="110"/>
        </w:rPr>
        <w:t xml:space="preserve"> </w:t>
      </w:r>
      <w:r>
        <w:rPr>
          <w:w w:val="110"/>
        </w:rPr>
        <w:t>tables</w:t>
      </w:r>
      <w:r>
        <w:rPr>
          <w:spacing w:val="-9"/>
          <w:w w:val="110"/>
        </w:rPr>
        <w:t xml:space="preserve"> </w:t>
      </w:r>
      <w:r>
        <w:rPr>
          <w:spacing w:val="-2"/>
          <w:w w:val="110"/>
        </w:rPr>
        <w:t>above</w:t>
      </w:r>
    </w:p>
    <w:p w14:paraId="077BB392" w14:textId="77777777" w:rsidR="00C220EB" w:rsidRDefault="00000000">
      <w:pPr>
        <w:pStyle w:val="BodyText"/>
        <w:spacing w:before="103"/>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Occurred: did</w:t>
      </w:r>
      <w:r>
        <w:rPr>
          <w:spacing w:val="-9"/>
          <w:w w:val="110"/>
        </w:rPr>
        <w:t xml:space="preserve"> </w:t>
      </w:r>
      <w:r>
        <w:rPr>
          <w:w w:val="110"/>
        </w:rPr>
        <w:t>the</w:t>
      </w:r>
      <w:r>
        <w:rPr>
          <w:spacing w:val="-10"/>
          <w:w w:val="110"/>
        </w:rPr>
        <w:t xml:space="preserve"> </w:t>
      </w:r>
      <w:r>
        <w:rPr>
          <w:w w:val="110"/>
        </w:rPr>
        <w:t>risk</w:t>
      </w:r>
      <w:r>
        <w:rPr>
          <w:spacing w:val="-9"/>
          <w:w w:val="110"/>
        </w:rPr>
        <w:t xml:space="preserve"> </w:t>
      </w:r>
      <w:r>
        <w:rPr>
          <w:w w:val="110"/>
        </w:rPr>
        <w:t>occur</w:t>
      </w:r>
      <w:r>
        <w:rPr>
          <w:spacing w:val="-9"/>
          <w:w w:val="110"/>
        </w:rPr>
        <w:t xml:space="preserve"> </w:t>
      </w:r>
      <w:r>
        <w:rPr>
          <w:w w:val="110"/>
        </w:rPr>
        <w:t>(yes</w:t>
      </w:r>
      <w:r>
        <w:rPr>
          <w:spacing w:val="-10"/>
          <w:w w:val="110"/>
        </w:rPr>
        <w:t xml:space="preserve"> </w:t>
      </w:r>
      <w:r>
        <w:rPr>
          <w:w w:val="110"/>
        </w:rPr>
        <w:t>or</w:t>
      </w:r>
      <w:r>
        <w:rPr>
          <w:spacing w:val="-9"/>
          <w:w w:val="110"/>
        </w:rPr>
        <w:t xml:space="preserve"> </w:t>
      </w:r>
      <w:r>
        <w:rPr>
          <w:spacing w:val="-4"/>
          <w:w w:val="110"/>
        </w:rPr>
        <w:t>no)?</w:t>
      </w:r>
    </w:p>
    <w:p w14:paraId="077BB393" w14:textId="77777777" w:rsidR="00C220EB" w:rsidRDefault="00000000">
      <w:pPr>
        <w:pStyle w:val="BodyText"/>
        <w:spacing w:before="104"/>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Details:</w:t>
      </w:r>
      <w:r>
        <w:rPr>
          <w:spacing w:val="-14"/>
          <w:w w:val="110"/>
        </w:rPr>
        <w:t xml:space="preserve"> </w:t>
      </w:r>
      <w:r>
        <w:rPr>
          <w:w w:val="110"/>
        </w:rPr>
        <w:t>what</w:t>
      </w:r>
      <w:r>
        <w:rPr>
          <w:spacing w:val="-15"/>
          <w:w w:val="110"/>
        </w:rPr>
        <w:t xml:space="preserve"> </w:t>
      </w:r>
      <w:r>
        <w:rPr>
          <w:spacing w:val="-2"/>
          <w:w w:val="110"/>
        </w:rPr>
        <w:t>happened?</w:t>
      </w:r>
    </w:p>
    <w:p w14:paraId="077BB394" w14:textId="77777777" w:rsidR="00C220EB" w:rsidRDefault="00000000">
      <w:pPr>
        <w:pStyle w:val="BodyText"/>
        <w:spacing w:before="103"/>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Cause:</w:t>
      </w:r>
      <w:r>
        <w:rPr>
          <w:spacing w:val="-10"/>
          <w:w w:val="110"/>
        </w:rPr>
        <w:t xml:space="preserve"> </w:t>
      </w:r>
      <w:r>
        <w:rPr>
          <w:w w:val="110"/>
        </w:rPr>
        <w:t>brief</w:t>
      </w:r>
      <w:r>
        <w:rPr>
          <w:spacing w:val="-15"/>
          <w:w w:val="110"/>
        </w:rPr>
        <w:t xml:space="preserve"> </w:t>
      </w:r>
      <w:r>
        <w:rPr>
          <w:w w:val="110"/>
        </w:rPr>
        <w:t>analysis</w:t>
      </w:r>
      <w:r>
        <w:rPr>
          <w:spacing w:val="-15"/>
          <w:w w:val="110"/>
        </w:rPr>
        <w:t xml:space="preserve"> </w:t>
      </w:r>
      <w:r>
        <w:rPr>
          <w:w w:val="110"/>
        </w:rPr>
        <w:t>of</w:t>
      </w:r>
      <w:r>
        <w:rPr>
          <w:spacing w:val="-16"/>
          <w:w w:val="110"/>
        </w:rPr>
        <w:t xml:space="preserve"> </w:t>
      </w:r>
      <w:r>
        <w:rPr>
          <w:w w:val="110"/>
        </w:rPr>
        <w:t>why</w:t>
      </w:r>
      <w:r>
        <w:rPr>
          <w:spacing w:val="-15"/>
          <w:w w:val="110"/>
        </w:rPr>
        <w:t xml:space="preserve"> </w:t>
      </w:r>
      <w:r>
        <w:rPr>
          <w:w w:val="110"/>
        </w:rPr>
        <w:t>it</w:t>
      </w:r>
      <w:r>
        <w:rPr>
          <w:spacing w:val="-15"/>
          <w:w w:val="110"/>
        </w:rPr>
        <w:t xml:space="preserve"> </w:t>
      </w:r>
      <w:r>
        <w:rPr>
          <w:spacing w:val="-2"/>
          <w:w w:val="110"/>
        </w:rPr>
        <w:t>happened</w:t>
      </w:r>
    </w:p>
    <w:p w14:paraId="077BB395" w14:textId="77777777" w:rsidR="00C220EB" w:rsidRDefault="00000000">
      <w:pPr>
        <w:pStyle w:val="BodyText"/>
        <w:spacing w:before="104"/>
        <w:ind w:left="40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Measures</w:t>
      </w:r>
      <w:r>
        <w:rPr>
          <w:spacing w:val="-7"/>
          <w:w w:val="110"/>
        </w:rPr>
        <w:t xml:space="preserve"> </w:t>
      </w:r>
      <w:r>
        <w:rPr>
          <w:w w:val="110"/>
        </w:rPr>
        <w:t>taken:</w:t>
      </w:r>
      <w:r>
        <w:rPr>
          <w:spacing w:val="3"/>
          <w:w w:val="110"/>
        </w:rPr>
        <w:t xml:space="preserve"> </w:t>
      </w:r>
      <w:r>
        <w:rPr>
          <w:w w:val="110"/>
        </w:rPr>
        <w:t>what</w:t>
      </w:r>
      <w:r>
        <w:rPr>
          <w:spacing w:val="-7"/>
          <w:w w:val="110"/>
        </w:rPr>
        <w:t xml:space="preserve"> </w:t>
      </w:r>
      <w:r>
        <w:rPr>
          <w:w w:val="110"/>
        </w:rPr>
        <w:t>measures</w:t>
      </w:r>
      <w:r>
        <w:rPr>
          <w:spacing w:val="-6"/>
          <w:w w:val="110"/>
        </w:rPr>
        <w:t xml:space="preserve"> </w:t>
      </w:r>
      <w:r>
        <w:rPr>
          <w:w w:val="110"/>
        </w:rPr>
        <w:t>have</w:t>
      </w:r>
      <w:r>
        <w:rPr>
          <w:spacing w:val="-7"/>
          <w:w w:val="110"/>
        </w:rPr>
        <w:t xml:space="preserve"> </w:t>
      </w:r>
      <w:r>
        <w:rPr>
          <w:w w:val="110"/>
        </w:rPr>
        <w:t>been</w:t>
      </w:r>
      <w:r>
        <w:rPr>
          <w:spacing w:val="-7"/>
          <w:w w:val="110"/>
        </w:rPr>
        <w:t xml:space="preserve"> </w:t>
      </w:r>
      <w:r>
        <w:rPr>
          <w:spacing w:val="-2"/>
          <w:w w:val="110"/>
        </w:rPr>
        <w:t>taken?</w:t>
      </w:r>
    </w:p>
    <w:p w14:paraId="077BB396" w14:textId="77777777" w:rsidR="00C220EB" w:rsidRDefault="00000000">
      <w:pPr>
        <w:pStyle w:val="BodyText"/>
        <w:spacing w:before="103"/>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Measure</w:t>
      </w:r>
      <w:r>
        <w:rPr>
          <w:spacing w:val="-7"/>
          <w:w w:val="110"/>
        </w:rPr>
        <w:t xml:space="preserve"> </w:t>
      </w:r>
      <w:r>
        <w:rPr>
          <w:w w:val="110"/>
        </w:rPr>
        <w:t>date:</w:t>
      </w:r>
      <w:r>
        <w:rPr>
          <w:spacing w:val="2"/>
          <w:w w:val="110"/>
        </w:rPr>
        <w:t xml:space="preserve"> </w:t>
      </w:r>
      <w:r>
        <w:rPr>
          <w:w w:val="110"/>
        </w:rPr>
        <w:t>on</w:t>
      </w:r>
      <w:r>
        <w:rPr>
          <w:spacing w:val="-7"/>
          <w:w w:val="110"/>
        </w:rPr>
        <w:t xml:space="preserve"> </w:t>
      </w:r>
      <w:r>
        <w:rPr>
          <w:w w:val="110"/>
        </w:rPr>
        <w:t>what</w:t>
      </w:r>
      <w:r>
        <w:rPr>
          <w:spacing w:val="-7"/>
          <w:w w:val="110"/>
        </w:rPr>
        <w:t xml:space="preserve"> </w:t>
      </w:r>
      <w:r>
        <w:rPr>
          <w:w w:val="110"/>
        </w:rPr>
        <w:t>date</w:t>
      </w:r>
      <w:r>
        <w:rPr>
          <w:spacing w:val="-8"/>
          <w:w w:val="110"/>
        </w:rPr>
        <w:t xml:space="preserve"> </w:t>
      </w:r>
      <w:r>
        <w:rPr>
          <w:w w:val="110"/>
        </w:rPr>
        <w:t>were</w:t>
      </w:r>
      <w:r>
        <w:rPr>
          <w:spacing w:val="-7"/>
          <w:w w:val="110"/>
        </w:rPr>
        <w:t xml:space="preserve"> </w:t>
      </w:r>
      <w:r>
        <w:rPr>
          <w:w w:val="110"/>
        </w:rPr>
        <w:t>measures</w:t>
      </w:r>
      <w:r>
        <w:rPr>
          <w:spacing w:val="-8"/>
          <w:w w:val="110"/>
        </w:rPr>
        <w:t xml:space="preserve"> </w:t>
      </w:r>
      <w:r>
        <w:rPr>
          <w:spacing w:val="-2"/>
          <w:w w:val="110"/>
        </w:rPr>
        <w:t>taken?</w:t>
      </w:r>
    </w:p>
    <w:p w14:paraId="077BB397" w14:textId="77777777" w:rsidR="00C220EB" w:rsidRDefault="00C220EB">
      <w:pPr>
        <w:pStyle w:val="BodyText"/>
        <w:sectPr w:rsidR="00C220EB">
          <w:pgSz w:w="11910" w:h="16840"/>
          <w:pgMar w:top="440" w:right="0" w:bottom="1720" w:left="708" w:header="227" w:footer="1540" w:gutter="0"/>
          <w:cols w:space="720"/>
        </w:sectPr>
      </w:pPr>
    </w:p>
    <w:p w14:paraId="077BB398" w14:textId="77777777" w:rsidR="00C220EB" w:rsidRDefault="00C220EB">
      <w:pPr>
        <w:pStyle w:val="BodyText"/>
        <w:spacing w:before="116"/>
        <w:rPr>
          <w:sz w:val="24"/>
        </w:rPr>
      </w:pPr>
    </w:p>
    <w:p w14:paraId="077BB399" w14:textId="77777777" w:rsidR="00C220EB" w:rsidRDefault="00000000">
      <w:pPr>
        <w:pStyle w:val="Heading3"/>
        <w:jc w:val="both"/>
      </w:pPr>
      <w:r>
        <w:rPr>
          <w:color w:val="697D90"/>
          <w:spacing w:val="-2"/>
        </w:rPr>
        <w:t>Risk</w:t>
      </w:r>
      <w:r>
        <w:rPr>
          <w:color w:val="697D90"/>
          <w:spacing w:val="-13"/>
        </w:rPr>
        <w:t xml:space="preserve"> </w:t>
      </w:r>
      <w:r>
        <w:rPr>
          <w:color w:val="697D90"/>
          <w:spacing w:val="-2"/>
        </w:rPr>
        <w:t>review</w:t>
      </w:r>
      <w:r>
        <w:rPr>
          <w:color w:val="697D90"/>
          <w:spacing w:val="-12"/>
        </w:rPr>
        <w:t xml:space="preserve"> </w:t>
      </w:r>
      <w:r>
        <w:rPr>
          <w:color w:val="697D90"/>
          <w:spacing w:val="-2"/>
        </w:rPr>
        <w:t>at</w:t>
      </w:r>
      <w:r>
        <w:rPr>
          <w:color w:val="697D90"/>
          <w:spacing w:val="-12"/>
        </w:rPr>
        <w:t xml:space="preserve"> </w:t>
      </w:r>
      <w:r>
        <w:rPr>
          <w:color w:val="697D90"/>
          <w:spacing w:val="-2"/>
        </w:rPr>
        <w:t>project</w:t>
      </w:r>
      <w:r>
        <w:rPr>
          <w:color w:val="697D90"/>
          <w:spacing w:val="-13"/>
        </w:rPr>
        <w:t xml:space="preserve"> </w:t>
      </w:r>
      <w:r>
        <w:rPr>
          <w:color w:val="697D90"/>
          <w:spacing w:val="-2"/>
        </w:rPr>
        <w:t>completion</w:t>
      </w:r>
    </w:p>
    <w:p w14:paraId="077BB39A" w14:textId="77777777" w:rsidR="00C220EB" w:rsidRDefault="00000000">
      <w:pPr>
        <w:pStyle w:val="BodyText"/>
        <w:spacing w:before="170" w:line="256" w:lineRule="auto"/>
        <w:ind w:left="142" w:right="848"/>
        <w:jc w:val="both"/>
      </w:pPr>
      <w:r>
        <w:rPr>
          <w:w w:val="110"/>
        </w:rPr>
        <w:t>Finally, a review of the risks will be held at the end of the project.</w:t>
      </w:r>
      <w:r>
        <w:rPr>
          <w:spacing w:val="40"/>
          <w:w w:val="110"/>
        </w:rPr>
        <w:t xml:space="preserve"> </w:t>
      </w:r>
      <w:r>
        <w:rPr>
          <w:w w:val="110"/>
        </w:rPr>
        <w:t>This will address which risks came into effect and which did not.</w:t>
      </w:r>
      <w:r>
        <w:rPr>
          <w:spacing w:val="40"/>
          <w:w w:val="110"/>
        </w:rPr>
        <w:t xml:space="preserve"> </w:t>
      </w:r>
      <w:r>
        <w:rPr>
          <w:w w:val="110"/>
        </w:rPr>
        <w:t>Additionally, changes to the perception of the risks will be documented. Because</w:t>
      </w:r>
      <w:r>
        <w:rPr>
          <w:spacing w:val="-13"/>
          <w:w w:val="110"/>
        </w:rPr>
        <w:t xml:space="preserve"> </w:t>
      </w:r>
      <w:r>
        <w:rPr>
          <w:w w:val="110"/>
        </w:rPr>
        <w:t>this</w:t>
      </w:r>
      <w:r>
        <w:rPr>
          <w:spacing w:val="-13"/>
          <w:w w:val="110"/>
        </w:rPr>
        <w:t xml:space="preserve"> </w:t>
      </w:r>
      <w:r>
        <w:rPr>
          <w:w w:val="110"/>
        </w:rPr>
        <w:t>current</w:t>
      </w:r>
      <w:r>
        <w:rPr>
          <w:spacing w:val="-13"/>
          <w:w w:val="110"/>
        </w:rPr>
        <w:t xml:space="preserve"> </w:t>
      </w:r>
      <w:r>
        <w:rPr>
          <w:w w:val="110"/>
        </w:rPr>
        <w:t>project</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first</w:t>
      </w:r>
      <w:r>
        <w:rPr>
          <w:spacing w:val="-13"/>
          <w:w w:val="110"/>
        </w:rPr>
        <w:t xml:space="preserve"> </w:t>
      </w:r>
      <w:r>
        <w:rPr>
          <w:w w:val="110"/>
        </w:rPr>
        <w:t>part</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three</w:t>
      </w:r>
      <w:r>
        <w:rPr>
          <w:spacing w:val="-13"/>
          <w:w w:val="110"/>
        </w:rPr>
        <w:t xml:space="preserve"> </w:t>
      </w:r>
      <w:r>
        <w:rPr>
          <w:w w:val="110"/>
        </w:rPr>
        <w:t>project</w:t>
      </w:r>
      <w:r>
        <w:rPr>
          <w:spacing w:val="-13"/>
          <w:w w:val="110"/>
        </w:rPr>
        <w:t xml:space="preserve"> </w:t>
      </w:r>
      <w:r>
        <w:rPr>
          <w:w w:val="110"/>
        </w:rPr>
        <w:t>series(Project</w:t>
      </w:r>
      <w:r>
        <w:rPr>
          <w:spacing w:val="-13"/>
          <w:w w:val="110"/>
        </w:rPr>
        <w:t xml:space="preserve"> </w:t>
      </w:r>
      <w:r>
        <w:rPr>
          <w:w w:val="110"/>
        </w:rPr>
        <w:t>1,</w:t>
      </w:r>
      <w:r>
        <w:rPr>
          <w:spacing w:val="-12"/>
          <w:w w:val="110"/>
        </w:rPr>
        <w:t xml:space="preserve"> </w:t>
      </w:r>
      <w:r>
        <w:rPr>
          <w:w w:val="110"/>
        </w:rPr>
        <w:t>Project</w:t>
      </w:r>
      <w:r>
        <w:rPr>
          <w:spacing w:val="-13"/>
          <w:w w:val="110"/>
        </w:rPr>
        <w:t xml:space="preserve"> </w:t>
      </w:r>
      <w:r>
        <w:rPr>
          <w:w w:val="110"/>
        </w:rPr>
        <w:t>2,</w:t>
      </w:r>
      <w:r>
        <w:rPr>
          <w:spacing w:val="-12"/>
          <w:w w:val="110"/>
        </w:rPr>
        <w:t xml:space="preserve"> </w:t>
      </w:r>
      <w:r>
        <w:rPr>
          <w:w w:val="110"/>
        </w:rPr>
        <w:t>Master</w:t>
      </w:r>
      <w:r>
        <w:rPr>
          <w:spacing w:val="-13"/>
          <w:w w:val="110"/>
        </w:rPr>
        <w:t xml:space="preserve"> </w:t>
      </w:r>
      <w:r>
        <w:rPr>
          <w:w w:val="110"/>
        </w:rPr>
        <w:t>Thesis)</w:t>
      </w:r>
      <w:r>
        <w:rPr>
          <w:spacing w:val="-13"/>
          <w:w w:val="110"/>
        </w:rPr>
        <w:t xml:space="preserve"> </w:t>
      </w:r>
      <w:r>
        <w:rPr>
          <w:w w:val="110"/>
        </w:rPr>
        <w:t>any suggestions to improve the following project will to be described.</w:t>
      </w:r>
    </w:p>
    <w:p w14:paraId="077BB39B"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39C" w14:textId="77777777" w:rsidR="00C220EB" w:rsidRDefault="00000000">
      <w:pPr>
        <w:pStyle w:val="Heading1"/>
        <w:numPr>
          <w:ilvl w:val="0"/>
          <w:numId w:val="11"/>
        </w:numPr>
        <w:tabs>
          <w:tab w:val="left" w:pos="698"/>
        </w:tabs>
        <w:spacing w:before="26" w:line="240" w:lineRule="auto"/>
        <w:ind w:left="698" w:hanging="556"/>
      </w:pPr>
      <w:bookmarkStart w:id="94" w:name="Topic_of_this_research"/>
      <w:bookmarkStart w:id="95" w:name="_bookmark65"/>
      <w:bookmarkEnd w:id="94"/>
      <w:bookmarkEnd w:id="95"/>
      <w:r>
        <w:rPr>
          <w:color w:val="697D90"/>
          <w:spacing w:val="-4"/>
        </w:rPr>
        <w:lastRenderedPageBreak/>
        <w:t>Topic</w:t>
      </w:r>
      <w:r>
        <w:rPr>
          <w:color w:val="697D90"/>
          <w:spacing w:val="-25"/>
        </w:rPr>
        <w:t xml:space="preserve"> </w:t>
      </w:r>
      <w:r>
        <w:rPr>
          <w:color w:val="697D90"/>
          <w:spacing w:val="-4"/>
        </w:rPr>
        <w:t>of</w:t>
      </w:r>
      <w:r>
        <w:rPr>
          <w:color w:val="697D90"/>
          <w:spacing w:val="-24"/>
        </w:rPr>
        <w:t xml:space="preserve"> </w:t>
      </w:r>
      <w:r>
        <w:rPr>
          <w:color w:val="697D90"/>
          <w:spacing w:val="-4"/>
        </w:rPr>
        <w:t>this</w:t>
      </w:r>
      <w:r>
        <w:rPr>
          <w:color w:val="697D90"/>
          <w:spacing w:val="-24"/>
        </w:rPr>
        <w:t xml:space="preserve"> </w:t>
      </w:r>
      <w:r>
        <w:rPr>
          <w:color w:val="697D90"/>
          <w:spacing w:val="-4"/>
        </w:rPr>
        <w:t>research</w:t>
      </w:r>
    </w:p>
    <w:p w14:paraId="077BB39D" w14:textId="77777777" w:rsidR="00C220EB" w:rsidRDefault="00C220EB">
      <w:pPr>
        <w:pStyle w:val="BodyText"/>
        <w:spacing w:before="115"/>
        <w:rPr>
          <w:rFonts w:ascii="Arial"/>
          <w:b/>
          <w:sz w:val="41"/>
        </w:rPr>
      </w:pPr>
    </w:p>
    <w:p w14:paraId="077BB39E" w14:textId="77777777" w:rsidR="00C220EB" w:rsidRDefault="00000000">
      <w:pPr>
        <w:pStyle w:val="BodyText"/>
        <w:spacing w:line="256" w:lineRule="auto"/>
        <w:ind w:left="142" w:right="848"/>
        <w:jc w:val="both"/>
      </w:pPr>
      <w:r>
        <w:rPr>
          <w:w w:val="110"/>
        </w:rPr>
        <w:t>This</w:t>
      </w:r>
      <w:r>
        <w:rPr>
          <w:spacing w:val="-11"/>
          <w:w w:val="110"/>
        </w:rPr>
        <w:t xml:space="preserve"> </w:t>
      </w:r>
      <w:r>
        <w:rPr>
          <w:w w:val="110"/>
        </w:rPr>
        <w:t>chapter</w:t>
      </w:r>
      <w:r>
        <w:rPr>
          <w:spacing w:val="-11"/>
          <w:w w:val="110"/>
        </w:rPr>
        <w:t xml:space="preserve"> </w:t>
      </w:r>
      <w:r>
        <w:rPr>
          <w:w w:val="110"/>
        </w:rPr>
        <w:t>creates</w:t>
      </w:r>
      <w:r>
        <w:rPr>
          <w:spacing w:val="-11"/>
          <w:w w:val="110"/>
        </w:rPr>
        <w:t xml:space="preserve"> </w:t>
      </w:r>
      <w:r>
        <w:rPr>
          <w:w w:val="110"/>
        </w:rPr>
        <w:t>the</w:t>
      </w:r>
      <w:r>
        <w:rPr>
          <w:spacing w:val="-11"/>
          <w:w w:val="110"/>
        </w:rPr>
        <w:t xml:space="preserve"> </w:t>
      </w:r>
      <w:r>
        <w:rPr>
          <w:w w:val="110"/>
        </w:rPr>
        <w:t>research</w:t>
      </w:r>
      <w:r>
        <w:rPr>
          <w:spacing w:val="-11"/>
          <w:w w:val="110"/>
        </w:rPr>
        <w:t xml:space="preserve"> </w:t>
      </w:r>
      <w:r>
        <w:rPr>
          <w:w w:val="110"/>
        </w:rPr>
        <w:t>foundation</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whole</w:t>
      </w:r>
      <w:r>
        <w:rPr>
          <w:spacing w:val="-11"/>
          <w:w w:val="110"/>
        </w:rPr>
        <w:t xml:space="preserve"> </w:t>
      </w:r>
      <w:r>
        <w:rPr>
          <w:w w:val="110"/>
        </w:rPr>
        <w:t>project.</w:t>
      </w:r>
      <w:r>
        <w:rPr>
          <w:spacing w:val="14"/>
          <w:w w:val="110"/>
        </w:rPr>
        <w:t xml:space="preserve"> </w:t>
      </w:r>
      <w:r>
        <w:rPr>
          <w:w w:val="110"/>
        </w:rPr>
        <w:t>It</w:t>
      </w:r>
      <w:r>
        <w:rPr>
          <w:spacing w:val="-11"/>
          <w:w w:val="110"/>
        </w:rPr>
        <w:t xml:space="preserve"> </w:t>
      </w:r>
      <w:r>
        <w:rPr>
          <w:w w:val="110"/>
        </w:rPr>
        <w:t>first</w:t>
      </w:r>
      <w:r>
        <w:rPr>
          <w:spacing w:val="-11"/>
          <w:w w:val="110"/>
        </w:rPr>
        <w:t xml:space="preserve"> </w:t>
      </w:r>
      <w:r>
        <w:rPr>
          <w:w w:val="110"/>
        </w:rPr>
        <w:t>states</w:t>
      </w:r>
      <w:r>
        <w:rPr>
          <w:spacing w:val="-11"/>
          <w:w w:val="110"/>
        </w:rPr>
        <w:t xml:space="preserve"> </w:t>
      </w:r>
      <w:r>
        <w:rPr>
          <w:w w:val="110"/>
        </w:rPr>
        <w:t>the</w:t>
      </w:r>
      <w:r>
        <w:rPr>
          <w:spacing w:val="-11"/>
          <w:w w:val="110"/>
        </w:rPr>
        <w:t xml:space="preserve"> </w:t>
      </w:r>
      <w:r>
        <w:rPr>
          <w:w w:val="110"/>
        </w:rPr>
        <w:t>problem</w:t>
      </w:r>
      <w:r>
        <w:rPr>
          <w:spacing w:val="-11"/>
          <w:w w:val="110"/>
        </w:rPr>
        <w:t xml:space="preserve"> </w:t>
      </w:r>
      <w:r>
        <w:rPr>
          <w:w w:val="110"/>
        </w:rPr>
        <w:t>addressed</w:t>
      </w:r>
      <w:r>
        <w:rPr>
          <w:spacing w:val="-11"/>
          <w:w w:val="110"/>
        </w:rPr>
        <w:t xml:space="preserve"> </w:t>
      </w:r>
      <w:r>
        <w:rPr>
          <w:w w:val="110"/>
        </w:rPr>
        <w:t>and derives</w:t>
      </w:r>
      <w:r>
        <w:rPr>
          <w:spacing w:val="-10"/>
          <w:w w:val="110"/>
        </w:rPr>
        <w:t xml:space="preserve"> </w:t>
      </w:r>
      <w:r>
        <w:rPr>
          <w:w w:val="110"/>
        </w:rPr>
        <w:t>the</w:t>
      </w:r>
      <w:r>
        <w:rPr>
          <w:spacing w:val="-10"/>
          <w:w w:val="110"/>
        </w:rPr>
        <w:t xml:space="preserve"> </w:t>
      </w:r>
      <w:r>
        <w:rPr>
          <w:w w:val="110"/>
        </w:rPr>
        <w:t>research</w:t>
      </w:r>
      <w:r>
        <w:rPr>
          <w:spacing w:val="-10"/>
          <w:w w:val="110"/>
        </w:rPr>
        <w:t xml:space="preserve"> </w:t>
      </w:r>
      <w:r>
        <w:rPr>
          <w:w w:val="110"/>
        </w:rPr>
        <w:t>question. Based</w:t>
      </w:r>
      <w:r>
        <w:rPr>
          <w:spacing w:val="-10"/>
          <w:w w:val="110"/>
        </w:rPr>
        <w:t xml:space="preserve"> </w:t>
      </w:r>
      <w:r>
        <w:rPr>
          <w:w w:val="110"/>
        </w:rPr>
        <w:t>on</w:t>
      </w:r>
      <w:r>
        <w:rPr>
          <w:spacing w:val="-10"/>
          <w:w w:val="110"/>
        </w:rPr>
        <w:t xml:space="preserve"> </w:t>
      </w:r>
      <w:r>
        <w:rPr>
          <w:w w:val="110"/>
        </w:rPr>
        <w:t>this,</w:t>
      </w:r>
      <w:r>
        <w:rPr>
          <w:spacing w:val="-9"/>
          <w:w w:val="110"/>
        </w:rPr>
        <w:t xml:space="preserve"> </w:t>
      </w:r>
      <w:r>
        <w:rPr>
          <w:w w:val="110"/>
        </w:rPr>
        <w:t>the</w:t>
      </w:r>
      <w:r>
        <w:rPr>
          <w:spacing w:val="-10"/>
          <w:w w:val="110"/>
        </w:rPr>
        <w:t xml:space="preserve"> </w:t>
      </w:r>
      <w:r>
        <w:rPr>
          <w:w w:val="110"/>
        </w:rPr>
        <w:t>project’s</w:t>
      </w:r>
      <w:r>
        <w:rPr>
          <w:spacing w:val="-10"/>
          <w:w w:val="110"/>
        </w:rPr>
        <w:t xml:space="preserve"> </w:t>
      </w:r>
      <w:r>
        <w:rPr>
          <w:w w:val="110"/>
        </w:rPr>
        <w:t>SMART</w:t>
      </w:r>
      <w:r>
        <w:rPr>
          <w:spacing w:val="-10"/>
          <w:w w:val="110"/>
        </w:rPr>
        <w:t xml:space="preserve"> </w:t>
      </w:r>
      <w:r>
        <w:rPr>
          <w:w w:val="110"/>
        </w:rPr>
        <w:t>goals</w:t>
      </w:r>
      <w:r>
        <w:rPr>
          <w:spacing w:val="-10"/>
          <w:w w:val="110"/>
        </w:rPr>
        <w:t xml:space="preserve"> </w:t>
      </w:r>
      <w:r>
        <w:rPr>
          <w:w w:val="110"/>
        </w:rPr>
        <w:t>are</w:t>
      </w:r>
      <w:r>
        <w:rPr>
          <w:spacing w:val="-10"/>
          <w:w w:val="110"/>
        </w:rPr>
        <w:t xml:space="preserve"> </w:t>
      </w:r>
      <w:r>
        <w:rPr>
          <w:w w:val="110"/>
        </w:rPr>
        <w:t>defined</w:t>
      </w:r>
      <w:r>
        <w:rPr>
          <w:spacing w:val="-10"/>
          <w:w w:val="110"/>
        </w:rPr>
        <w:t xml:space="preserve"> </w:t>
      </w:r>
      <w:r>
        <w:rPr>
          <w:w w:val="110"/>
        </w:rPr>
        <w:t>to</w:t>
      </w:r>
      <w:r>
        <w:rPr>
          <w:spacing w:val="-10"/>
          <w:w w:val="110"/>
        </w:rPr>
        <w:t xml:space="preserve"> </w:t>
      </w:r>
      <w:r>
        <w:rPr>
          <w:w w:val="110"/>
        </w:rPr>
        <w:t>provide</w:t>
      </w:r>
      <w:r>
        <w:rPr>
          <w:spacing w:val="-10"/>
          <w:w w:val="110"/>
        </w:rPr>
        <w:t xml:space="preserve"> </w:t>
      </w:r>
      <w:r>
        <w:rPr>
          <w:w w:val="110"/>
        </w:rPr>
        <w:t>clear</w:t>
      </w:r>
      <w:r>
        <w:rPr>
          <w:spacing w:val="-10"/>
          <w:w w:val="110"/>
        </w:rPr>
        <w:t xml:space="preserve"> </w:t>
      </w:r>
      <w:r>
        <w:rPr>
          <w:w w:val="110"/>
        </w:rPr>
        <w:t>guid-</w:t>
      </w:r>
      <w:r>
        <w:rPr>
          <w:spacing w:val="-2"/>
          <w:w w:val="115"/>
        </w:rPr>
        <w:t>ance</w:t>
      </w:r>
      <w:r>
        <w:rPr>
          <w:spacing w:val="-12"/>
          <w:w w:val="115"/>
        </w:rPr>
        <w:t xml:space="preserve"> </w:t>
      </w:r>
      <w:r>
        <w:rPr>
          <w:spacing w:val="-2"/>
          <w:w w:val="115"/>
        </w:rPr>
        <w:t>for</w:t>
      </w:r>
      <w:r>
        <w:rPr>
          <w:spacing w:val="-12"/>
          <w:w w:val="115"/>
        </w:rPr>
        <w:t xml:space="preserve"> </w:t>
      </w:r>
      <w:r>
        <w:rPr>
          <w:spacing w:val="-2"/>
          <w:w w:val="115"/>
        </w:rPr>
        <w:t>the</w:t>
      </w:r>
      <w:r>
        <w:rPr>
          <w:spacing w:val="-12"/>
          <w:w w:val="115"/>
        </w:rPr>
        <w:t xml:space="preserve"> </w:t>
      </w:r>
      <w:r>
        <w:rPr>
          <w:spacing w:val="-2"/>
          <w:w w:val="115"/>
        </w:rPr>
        <w:t>following</w:t>
      </w:r>
      <w:r>
        <w:rPr>
          <w:spacing w:val="-12"/>
          <w:w w:val="115"/>
        </w:rPr>
        <w:t xml:space="preserve"> </w:t>
      </w:r>
      <w:r>
        <w:rPr>
          <w:spacing w:val="-2"/>
          <w:w w:val="115"/>
        </w:rPr>
        <w:t>work.</w:t>
      </w:r>
      <w:r>
        <w:rPr>
          <w:spacing w:val="10"/>
          <w:w w:val="115"/>
        </w:rPr>
        <w:t xml:space="preserve"> </w:t>
      </w:r>
      <w:r>
        <w:rPr>
          <w:spacing w:val="-2"/>
          <w:w w:val="115"/>
        </w:rPr>
        <w:t>The</w:t>
      </w:r>
      <w:r>
        <w:rPr>
          <w:spacing w:val="-12"/>
          <w:w w:val="115"/>
        </w:rPr>
        <w:t xml:space="preserve"> </w:t>
      </w:r>
      <w:r>
        <w:rPr>
          <w:spacing w:val="-2"/>
          <w:w w:val="115"/>
        </w:rPr>
        <w:t>chapter</w:t>
      </w:r>
      <w:r>
        <w:rPr>
          <w:spacing w:val="-12"/>
          <w:w w:val="115"/>
        </w:rPr>
        <w:t xml:space="preserve"> </w:t>
      </w:r>
      <w:r>
        <w:rPr>
          <w:spacing w:val="-2"/>
          <w:w w:val="115"/>
        </w:rPr>
        <w:t>identifies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r>
        <w:rPr>
          <w:spacing w:val="-2"/>
          <w:w w:val="115"/>
        </w:rPr>
        <w:t>gap</w:t>
      </w:r>
      <w:r>
        <w:rPr>
          <w:spacing w:val="-12"/>
          <w:w w:val="115"/>
        </w:rPr>
        <w:t xml:space="preserve"> </w:t>
      </w:r>
      <w:r>
        <w:rPr>
          <w:spacing w:val="-2"/>
          <w:w w:val="115"/>
        </w:rPr>
        <w:t>that</w:t>
      </w:r>
      <w:r>
        <w:rPr>
          <w:spacing w:val="-12"/>
          <w:w w:val="115"/>
        </w:rPr>
        <w:t xml:space="preserve"> </w:t>
      </w:r>
      <w:r>
        <w:rPr>
          <w:spacing w:val="-2"/>
          <w:w w:val="115"/>
        </w:rPr>
        <w:t>motivates</w:t>
      </w:r>
      <w:r>
        <w:rPr>
          <w:spacing w:val="-12"/>
          <w:w w:val="115"/>
        </w:rPr>
        <w:t xml:space="preserve"> </w:t>
      </w:r>
      <w:r>
        <w:rPr>
          <w:spacing w:val="-2"/>
          <w:w w:val="115"/>
        </w:rPr>
        <w:t>all</w:t>
      </w:r>
      <w:r>
        <w:rPr>
          <w:spacing w:val="-12"/>
          <w:w w:val="115"/>
        </w:rPr>
        <w:t xml:space="preserve"> </w:t>
      </w:r>
      <w:r>
        <w:rPr>
          <w:spacing w:val="-2"/>
          <w:w w:val="115"/>
        </w:rPr>
        <w:t>subsequent</w:t>
      </w:r>
      <w:r>
        <w:rPr>
          <w:spacing w:val="-12"/>
          <w:w w:val="115"/>
        </w:rPr>
        <w:t xml:space="preserve"> </w:t>
      </w:r>
      <w:r>
        <w:rPr>
          <w:spacing w:val="-2"/>
          <w:w w:val="115"/>
        </w:rPr>
        <w:t xml:space="preserve">work. </w:t>
      </w:r>
      <w:r>
        <w:rPr>
          <w:w w:val="110"/>
        </w:rPr>
        <w:t>Finally,</w:t>
      </w:r>
      <w:r>
        <w:rPr>
          <w:spacing w:val="-2"/>
          <w:w w:val="110"/>
        </w:rPr>
        <w:t xml:space="preserve"> </w:t>
      </w:r>
      <w:r>
        <w:rPr>
          <w:w w:val="110"/>
        </w:rPr>
        <w:t>core</w:t>
      </w:r>
      <w:r>
        <w:rPr>
          <w:spacing w:val="-3"/>
          <w:w w:val="110"/>
        </w:rPr>
        <w:t xml:space="preserve"> </w:t>
      </w:r>
      <w:r>
        <w:rPr>
          <w:w w:val="110"/>
        </w:rPr>
        <w:t>definitions</w:t>
      </w:r>
      <w:r>
        <w:rPr>
          <w:spacing w:val="-3"/>
          <w:w w:val="110"/>
        </w:rPr>
        <w:t xml:space="preserve"> </w:t>
      </w:r>
      <w:r>
        <w:rPr>
          <w:w w:val="110"/>
        </w:rPr>
        <w:t>related</w:t>
      </w:r>
      <w:r>
        <w:rPr>
          <w:spacing w:val="-3"/>
          <w:w w:val="110"/>
        </w:rPr>
        <w:t xml:space="preserve"> </w:t>
      </w:r>
      <w:r>
        <w:rPr>
          <w:w w:val="110"/>
        </w:rPr>
        <w:t>to</w:t>
      </w:r>
      <w:r>
        <w:rPr>
          <w:spacing w:val="-3"/>
          <w:w w:val="110"/>
        </w:rPr>
        <w:t xml:space="preserve"> </w:t>
      </w:r>
      <w:r>
        <w:rPr>
          <w:w w:val="110"/>
        </w:rPr>
        <w:t>data</w:t>
      </w:r>
      <w:r>
        <w:rPr>
          <w:spacing w:val="-2"/>
          <w:w w:val="110"/>
        </w:rPr>
        <w:t xml:space="preserve"> </w:t>
      </w:r>
      <w:r>
        <w:rPr>
          <w:w w:val="110"/>
        </w:rPr>
        <w:t>quality</w:t>
      </w:r>
      <w:r>
        <w:rPr>
          <w:spacing w:val="-3"/>
          <w:w w:val="110"/>
        </w:rPr>
        <w:t xml:space="preserve"> </w:t>
      </w:r>
      <w:r>
        <w:rPr>
          <w:w w:val="110"/>
        </w:rPr>
        <w:t>and</w:t>
      </w:r>
      <w:r>
        <w:rPr>
          <w:spacing w:val="-3"/>
          <w:w w:val="110"/>
        </w:rPr>
        <w:t xml:space="preserve"> </w:t>
      </w:r>
      <w:r>
        <w:rPr>
          <w:w w:val="110"/>
        </w:rPr>
        <w:t>data</w:t>
      </w:r>
      <w:r>
        <w:rPr>
          <w:spacing w:val="-3"/>
          <w:w w:val="110"/>
        </w:rPr>
        <w:t xml:space="preserve"> </w:t>
      </w:r>
      <w:r>
        <w:rPr>
          <w:w w:val="110"/>
        </w:rPr>
        <w:t>availability</w:t>
      </w:r>
      <w:r>
        <w:rPr>
          <w:spacing w:val="-2"/>
          <w:w w:val="110"/>
        </w:rPr>
        <w:t xml:space="preserve"> </w:t>
      </w:r>
      <w:r>
        <w:rPr>
          <w:w w:val="110"/>
        </w:rPr>
        <w:t>are</w:t>
      </w:r>
      <w:r>
        <w:rPr>
          <w:spacing w:val="-3"/>
          <w:w w:val="110"/>
        </w:rPr>
        <w:t xml:space="preserve"> </w:t>
      </w:r>
      <w:r>
        <w:rPr>
          <w:w w:val="110"/>
        </w:rPr>
        <w:t>outlined</w:t>
      </w:r>
      <w:r>
        <w:rPr>
          <w:spacing w:val="-3"/>
          <w:w w:val="110"/>
        </w:rPr>
        <w:t xml:space="preserve"> </w:t>
      </w:r>
      <w:r>
        <w:rPr>
          <w:w w:val="110"/>
        </w:rPr>
        <w:t>to</w:t>
      </w:r>
      <w:r>
        <w:rPr>
          <w:spacing w:val="-3"/>
          <w:w w:val="110"/>
        </w:rPr>
        <w:t xml:space="preserve"> </w:t>
      </w:r>
      <w:r>
        <w:rPr>
          <w:w w:val="110"/>
        </w:rPr>
        <w:t>provide</w:t>
      </w:r>
      <w:r>
        <w:rPr>
          <w:spacing w:val="-3"/>
          <w:w w:val="110"/>
        </w:rPr>
        <w:t xml:space="preserve"> </w:t>
      </w:r>
      <w:r>
        <w:rPr>
          <w:w w:val="110"/>
        </w:rPr>
        <w:t>the</w:t>
      </w:r>
      <w:r>
        <w:rPr>
          <w:spacing w:val="-2"/>
          <w:w w:val="110"/>
        </w:rPr>
        <w:t xml:space="preserve"> </w:t>
      </w:r>
      <w:r>
        <w:rPr>
          <w:w w:val="110"/>
        </w:rPr>
        <w:t xml:space="preserve">theoretical </w:t>
      </w:r>
      <w:r>
        <w:rPr>
          <w:w w:val="115"/>
        </w:rPr>
        <w:t>basis</w:t>
      </w:r>
      <w:r>
        <w:rPr>
          <w:spacing w:val="-12"/>
          <w:w w:val="115"/>
        </w:rPr>
        <w:t xml:space="preserve"> </w:t>
      </w:r>
      <w:r>
        <w:rPr>
          <w:w w:val="115"/>
        </w:rPr>
        <w:t>for</w:t>
      </w:r>
      <w:r>
        <w:rPr>
          <w:spacing w:val="-12"/>
          <w:w w:val="115"/>
        </w:rPr>
        <w:t xml:space="preserve"> </w:t>
      </w:r>
      <w:r>
        <w:rPr>
          <w:w w:val="115"/>
        </w:rPr>
        <w:t>the</w:t>
      </w:r>
      <w:r>
        <w:rPr>
          <w:spacing w:val="-12"/>
          <w:w w:val="115"/>
        </w:rPr>
        <w:t xml:space="preserve"> </w:t>
      </w:r>
      <w:r>
        <w:rPr>
          <w:w w:val="115"/>
        </w:rPr>
        <w:t>analysis</w:t>
      </w:r>
      <w:r>
        <w:rPr>
          <w:spacing w:val="-12"/>
          <w:w w:val="115"/>
        </w:rPr>
        <w:t xml:space="preserve"> </w:t>
      </w:r>
      <w:r>
        <w:rPr>
          <w:w w:val="115"/>
        </w:rPr>
        <w:t>and</w:t>
      </w:r>
      <w:r>
        <w:rPr>
          <w:spacing w:val="-12"/>
          <w:w w:val="115"/>
        </w:rPr>
        <w:t xml:space="preserve"> </w:t>
      </w:r>
      <w:r>
        <w:rPr>
          <w:w w:val="115"/>
        </w:rPr>
        <w:t>implementation</w:t>
      </w:r>
      <w:r>
        <w:rPr>
          <w:spacing w:val="-12"/>
          <w:w w:val="115"/>
        </w:rPr>
        <w:t xml:space="preserve"> </w:t>
      </w:r>
      <w:r>
        <w:rPr>
          <w:w w:val="115"/>
        </w:rPr>
        <w:t>that</w:t>
      </w:r>
      <w:r>
        <w:rPr>
          <w:spacing w:val="-12"/>
          <w:w w:val="115"/>
        </w:rPr>
        <w:t xml:space="preserve"> </w:t>
      </w:r>
      <w:r>
        <w:rPr>
          <w:w w:val="115"/>
        </w:rPr>
        <w:t>follow.</w:t>
      </w:r>
    </w:p>
    <w:p w14:paraId="077BB39F" w14:textId="77777777" w:rsidR="00C220EB" w:rsidRDefault="00C220EB">
      <w:pPr>
        <w:pStyle w:val="BodyText"/>
      </w:pPr>
    </w:p>
    <w:p w14:paraId="077BB3A0" w14:textId="77777777" w:rsidR="00C220EB" w:rsidRDefault="00C220EB">
      <w:pPr>
        <w:pStyle w:val="BodyText"/>
        <w:spacing w:before="34"/>
      </w:pPr>
    </w:p>
    <w:p w14:paraId="077BB3A1" w14:textId="77777777" w:rsidR="00C220EB" w:rsidRDefault="00000000">
      <w:pPr>
        <w:pStyle w:val="Heading2"/>
        <w:numPr>
          <w:ilvl w:val="1"/>
          <w:numId w:val="11"/>
        </w:numPr>
        <w:tabs>
          <w:tab w:val="left" w:pos="771"/>
        </w:tabs>
        <w:ind w:left="771" w:hanging="629"/>
      </w:pPr>
      <w:bookmarkStart w:id="96" w:name="Problem_statement"/>
      <w:bookmarkStart w:id="97" w:name="_bookmark66"/>
      <w:bookmarkEnd w:id="96"/>
      <w:bookmarkEnd w:id="97"/>
      <w:r>
        <w:rPr>
          <w:color w:val="697D90"/>
        </w:rPr>
        <w:t>Problem</w:t>
      </w:r>
      <w:r>
        <w:rPr>
          <w:color w:val="697D90"/>
          <w:spacing w:val="2"/>
        </w:rPr>
        <w:t xml:space="preserve"> </w:t>
      </w:r>
      <w:r>
        <w:rPr>
          <w:color w:val="697D90"/>
          <w:spacing w:val="-2"/>
        </w:rPr>
        <w:t>statement</w:t>
      </w:r>
    </w:p>
    <w:p w14:paraId="077BB3A2" w14:textId="77777777" w:rsidR="00C220EB" w:rsidRDefault="00000000">
      <w:pPr>
        <w:pStyle w:val="BodyText"/>
        <w:spacing w:before="246" w:line="256" w:lineRule="auto"/>
        <w:ind w:left="142" w:right="841"/>
        <w:jc w:val="both"/>
      </w:pPr>
      <w:commentRangeStart w:id="98"/>
      <w:r>
        <w:rPr>
          <w:spacing w:val="-2"/>
          <w:w w:val="110"/>
        </w:rPr>
        <w:t>Based</w:t>
      </w:r>
      <w:r>
        <w:rPr>
          <w:spacing w:val="-11"/>
          <w:w w:val="110"/>
        </w:rPr>
        <w:t xml:space="preserve"> </w:t>
      </w:r>
      <w:r>
        <w:rPr>
          <w:spacing w:val="-2"/>
          <w:w w:val="110"/>
        </w:rPr>
        <w:t>on</w:t>
      </w:r>
      <w:r>
        <w:rPr>
          <w:spacing w:val="-9"/>
          <w:w w:val="110"/>
        </w:rPr>
        <w:t xml:space="preserve"> </w:t>
      </w:r>
      <w:r>
        <w:rPr>
          <w:spacing w:val="-2"/>
          <w:w w:val="110"/>
        </w:rPr>
        <w:t>the</w:t>
      </w:r>
      <w:r>
        <w:rPr>
          <w:spacing w:val="-11"/>
          <w:w w:val="110"/>
        </w:rPr>
        <w:t xml:space="preserve"> </w:t>
      </w:r>
      <w:r>
        <w:rPr>
          <w:spacing w:val="-2"/>
          <w:w w:val="110"/>
        </w:rPr>
        <w:t>work</w:t>
      </w:r>
      <w:r>
        <w:rPr>
          <w:spacing w:val="-11"/>
          <w:w w:val="110"/>
        </w:rPr>
        <w:t xml:space="preserve"> </w:t>
      </w:r>
      <w:r>
        <w:rPr>
          <w:spacing w:val="-2"/>
          <w:w w:val="110"/>
        </w:rPr>
        <w:t>performed</w:t>
      </w:r>
      <w:r>
        <w:rPr>
          <w:spacing w:val="-11"/>
          <w:w w:val="110"/>
        </w:rPr>
        <w:t xml:space="preserve"> </w:t>
      </w:r>
      <w:r>
        <w:rPr>
          <w:spacing w:val="-2"/>
          <w:w w:val="110"/>
        </w:rPr>
        <w:t>in</w:t>
      </w:r>
      <w:r>
        <w:rPr>
          <w:spacing w:val="-9"/>
          <w:w w:val="110"/>
        </w:rPr>
        <w:t xml:space="preserve"> </w:t>
      </w:r>
      <w:r>
        <w:rPr>
          <w:spacing w:val="-2"/>
          <w:w w:val="110"/>
        </w:rPr>
        <w:t>previous</w:t>
      </w:r>
      <w:r>
        <w:rPr>
          <w:spacing w:val="-11"/>
          <w:w w:val="110"/>
        </w:rPr>
        <w:t xml:space="preserve"> </w:t>
      </w:r>
      <w:commentRangeStart w:id="99"/>
      <w:r>
        <w:rPr>
          <w:spacing w:val="-2"/>
          <w:w w:val="110"/>
        </w:rPr>
        <w:t>research</w:t>
      </w:r>
      <w:r>
        <w:rPr>
          <w:spacing w:val="-11"/>
          <w:w w:val="110"/>
        </w:rPr>
        <w:t xml:space="preserve"> </w:t>
      </w:r>
      <w:r>
        <w:rPr>
          <w:spacing w:val="-2"/>
          <w:w w:val="110"/>
        </w:rPr>
        <w:t>Roccaro</w:t>
      </w:r>
      <w:r>
        <w:rPr>
          <w:spacing w:val="-9"/>
          <w:w w:val="110"/>
        </w:rPr>
        <w:t xml:space="preserve"> </w:t>
      </w:r>
      <w:hyperlink w:anchor="_bookmark188" w:history="1">
        <w:r>
          <w:rPr>
            <w:color w:val="000098"/>
            <w:spacing w:val="-2"/>
            <w:w w:val="110"/>
          </w:rPr>
          <w:t>2026</w:t>
        </w:r>
      </w:hyperlink>
      <w:r>
        <w:rPr>
          <w:spacing w:val="-2"/>
          <w:w w:val="110"/>
        </w:rPr>
        <w:t>,</w:t>
      </w:r>
      <w:r>
        <w:rPr>
          <w:spacing w:val="-4"/>
          <w:w w:val="110"/>
        </w:rPr>
        <w:t xml:space="preserve"> </w:t>
      </w:r>
      <w:r>
        <w:rPr>
          <w:spacing w:val="-2"/>
          <w:w w:val="110"/>
        </w:rPr>
        <w:t>which</w:t>
      </w:r>
      <w:r>
        <w:rPr>
          <w:spacing w:val="-11"/>
          <w:w w:val="110"/>
        </w:rPr>
        <w:t xml:space="preserve"> </w:t>
      </w:r>
      <w:commentRangeEnd w:id="99"/>
      <w:r w:rsidR="00882AE3">
        <w:rPr>
          <w:rStyle w:val="CommentReference"/>
          <w:spacing w:val="-2"/>
          <w:w w:val="110"/>
          <w:sz w:val="22"/>
          <w:szCs w:val="22"/>
        </w:rPr>
        <w:commentReference w:id="99"/>
      </w:r>
      <w:r>
        <w:rPr>
          <w:spacing w:val="-2"/>
          <w:w w:val="110"/>
        </w:rPr>
        <w:t>analysed</w:t>
      </w:r>
      <w:r>
        <w:rPr>
          <w:spacing w:val="-11"/>
          <w:w w:val="110"/>
        </w:rPr>
        <w:t xml:space="preserve"> </w:t>
      </w:r>
      <w:r>
        <w:rPr>
          <w:spacing w:val="-2"/>
          <w:w w:val="110"/>
        </w:rPr>
        <w:t>the</w:t>
      </w:r>
      <w:r>
        <w:rPr>
          <w:spacing w:val="-11"/>
          <w:w w:val="110"/>
        </w:rPr>
        <w:t xml:space="preserve"> </w:t>
      </w:r>
      <w:r>
        <w:rPr>
          <w:spacing w:val="-2"/>
          <w:w w:val="110"/>
        </w:rPr>
        <w:t>existing</w:t>
      </w:r>
      <w:r>
        <w:rPr>
          <w:spacing w:val="-9"/>
          <w:w w:val="110"/>
        </w:rPr>
        <w:t xml:space="preserve"> </w:t>
      </w:r>
      <w:r>
        <w:rPr>
          <w:spacing w:val="-2"/>
          <w:w w:val="110"/>
        </w:rPr>
        <w:t>data</w:t>
      </w:r>
      <w:r>
        <w:rPr>
          <w:spacing w:val="-11"/>
          <w:w w:val="110"/>
        </w:rPr>
        <w:t xml:space="preserve"> </w:t>
      </w:r>
      <w:r>
        <w:rPr>
          <w:spacing w:val="-2"/>
          <w:w w:val="110"/>
        </w:rPr>
        <w:t xml:space="preserve">pipelines </w:t>
      </w:r>
      <w:r>
        <w:rPr>
          <w:w w:val="110"/>
        </w:rPr>
        <w:t>at</w:t>
      </w:r>
      <w:r>
        <w:rPr>
          <w:spacing w:val="-4"/>
          <w:w w:val="110"/>
        </w:rPr>
        <w:t xml:space="preserve"> </w:t>
      </w:r>
      <w:r>
        <w:rPr>
          <w:w w:val="110"/>
        </w:rPr>
        <w:t>Swiss</w:t>
      </w:r>
      <w:r>
        <w:rPr>
          <w:spacing w:val="-3"/>
          <w:w w:val="110"/>
        </w:rPr>
        <w:t xml:space="preserve"> </w:t>
      </w:r>
      <w:r>
        <w:rPr>
          <w:w w:val="110"/>
        </w:rPr>
        <w:t>Post</w:t>
      </w:r>
      <w:r>
        <w:rPr>
          <w:spacing w:val="-4"/>
          <w:w w:val="110"/>
        </w:rPr>
        <w:t xml:space="preserve"> </w:t>
      </w:r>
      <w:r>
        <w:rPr>
          <w:w w:val="110"/>
        </w:rPr>
        <w:t>in</w:t>
      </w:r>
      <w:r>
        <w:rPr>
          <w:spacing w:val="-3"/>
          <w:w w:val="110"/>
        </w:rPr>
        <w:t xml:space="preserve"> </w:t>
      </w:r>
      <w:r>
        <w:rPr>
          <w:w w:val="110"/>
        </w:rPr>
        <w:t>regards</w:t>
      </w:r>
      <w:r>
        <w:rPr>
          <w:spacing w:val="-4"/>
          <w:w w:val="110"/>
        </w:rPr>
        <w:t xml:space="preserve"> </w:t>
      </w:r>
      <w:r>
        <w:rPr>
          <w:w w:val="110"/>
        </w:rPr>
        <w:t>to</w:t>
      </w:r>
      <w:r>
        <w:rPr>
          <w:spacing w:val="-4"/>
          <w:w w:val="110"/>
        </w:rPr>
        <w:t xml:space="preserve"> </w:t>
      </w:r>
      <w:r>
        <w:rPr>
          <w:w w:val="110"/>
        </w:rPr>
        <w:t>operative</w:t>
      </w:r>
      <w:r>
        <w:rPr>
          <w:spacing w:val="-3"/>
          <w:w w:val="110"/>
        </w:rPr>
        <w:t xml:space="preserve"> </w:t>
      </w:r>
      <w:r>
        <w:rPr>
          <w:w w:val="110"/>
        </w:rPr>
        <w:t xml:space="preserve">reporting. </w:t>
      </w:r>
      <w:commentRangeEnd w:id="98"/>
      <w:r w:rsidR="00175386">
        <w:rPr>
          <w:rStyle w:val="CommentReference"/>
          <w:w w:val="110"/>
          <w:sz w:val="22"/>
          <w:szCs w:val="22"/>
        </w:rPr>
        <w:commentReference w:id="98"/>
      </w:r>
      <w:r>
        <w:rPr>
          <w:w w:val="110"/>
        </w:rPr>
        <w:t>The</w:t>
      </w:r>
      <w:r>
        <w:rPr>
          <w:spacing w:val="-4"/>
          <w:w w:val="110"/>
        </w:rPr>
        <w:t xml:space="preserve"> </w:t>
      </w:r>
      <w:r>
        <w:rPr>
          <w:w w:val="110"/>
        </w:rPr>
        <w:t>next</w:t>
      </w:r>
      <w:r>
        <w:rPr>
          <w:spacing w:val="-3"/>
          <w:w w:val="110"/>
        </w:rPr>
        <w:t xml:space="preserve"> </w:t>
      </w:r>
      <w:r>
        <w:rPr>
          <w:w w:val="110"/>
        </w:rPr>
        <w:t>logical</w:t>
      </w:r>
      <w:r>
        <w:rPr>
          <w:spacing w:val="-4"/>
          <w:w w:val="110"/>
        </w:rPr>
        <w:t xml:space="preserve"> </w:t>
      </w:r>
      <w:r>
        <w:rPr>
          <w:w w:val="110"/>
        </w:rPr>
        <w:t>steps</w:t>
      </w:r>
      <w:r>
        <w:rPr>
          <w:spacing w:val="-4"/>
          <w:w w:val="110"/>
        </w:rPr>
        <w:t xml:space="preserve"> </w:t>
      </w:r>
      <w:r>
        <w:rPr>
          <w:w w:val="110"/>
        </w:rPr>
        <w:t>were</w:t>
      </w:r>
      <w:r>
        <w:rPr>
          <w:spacing w:val="-3"/>
          <w:w w:val="110"/>
        </w:rPr>
        <w:t xml:space="preserve"> </w:t>
      </w:r>
      <w:r>
        <w:rPr>
          <w:w w:val="110"/>
        </w:rPr>
        <w:t>to</w:t>
      </w:r>
      <w:r>
        <w:rPr>
          <w:spacing w:val="-4"/>
          <w:w w:val="110"/>
        </w:rPr>
        <w:t xml:space="preserve"> </w:t>
      </w:r>
      <w:r>
        <w:rPr>
          <w:w w:val="110"/>
        </w:rPr>
        <w:t>adapt</w:t>
      </w:r>
      <w:r>
        <w:rPr>
          <w:spacing w:val="-3"/>
          <w:w w:val="110"/>
        </w:rPr>
        <w:t xml:space="preserve"> </w:t>
      </w:r>
      <w:r>
        <w:rPr>
          <w:w w:val="110"/>
        </w:rPr>
        <w:t>the</w:t>
      </w:r>
      <w:r>
        <w:rPr>
          <w:spacing w:val="-4"/>
          <w:w w:val="110"/>
        </w:rPr>
        <w:t xml:space="preserve"> </w:t>
      </w:r>
      <w:r>
        <w:rPr>
          <w:w w:val="110"/>
        </w:rPr>
        <w:t>existing</w:t>
      </w:r>
      <w:r>
        <w:rPr>
          <w:spacing w:val="-4"/>
          <w:w w:val="110"/>
        </w:rPr>
        <w:t xml:space="preserve"> </w:t>
      </w:r>
      <w:r>
        <w:rPr>
          <w:w w:val="110"/>
        </w:rPr>
        <w:t>reports</w:t>
      </w:r>
      <w:r>
        <w:rPr>
          <w:spacing w:val="-3"/>
          <w:w w:val="110"/>
        </w:rPr>
        <w:t xml:space="preserve"> </w:t>
      </w:r>
      <w:r>
        <w:rPr>
          <w:w w:val="110"/>
        </w:rPr>
        <w:t xml:space="preserve">to </w:t>
      </w:r>
      <w:r>
        <w:rPr>
          <w:w w:val="115"/>
        </w:rPr>
        <w:t>new</w:t>
      </w:r>
      <w:r>
        <w:rPr>
          <w:spacing w:val="-16"/>
          <w:w w:val="115"/>
        </w:rPr>
        <w:t xml:space="preserve"> </w:t>
      </w:r>
      <w:r>
        <w:rPr>
          <w:w w:val="115"/>
        </w:rPr>
        <w:t>reporting</w:t>
      </w:r>
      <w:r>
        <w:rPr>
          <w:spacing w:val="-16"/>
          <w:w w:val="115"/>
        </w:rPr>
        <w:t xml:space="preserve"> </w:t>
      </w:r>
      <w:r>
        <w:rPr>
          <w:w w:val="115"/>
        </w:rPr>
        <w:t>plattforms.</w:t>
      </w:r>
      <w:r>
        <w:rPr>
          <w:spacing w:val="-2"/>
          <w:w w:val="115"/>
        </w:rPr>
        <w:t xml:space="preserve"> </w:t>
      </w:r>
      <w:r>
        <w:rPr>
          <w:w w:val="115"/>
        </w:rPr>
        <w:t>However</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meantime</w:t>
      </w:r>
      <w:r>
        <w:rPr>
          <w:spacing w:val="-16"/>
          <w:w w:val="115"/>
        </w:rPr>
        <w:t xml:space="preserve"> </w:t>
      </w:r>
      <w:r>
        <w:rPr>
          <w:w w:val="115"/>
        </w:rPr>
        <w:t>the</w:t>
      </w:r>
      <w:r>
        <w:rPr>
          <w:spacing w:val="-15"/>
          <w:w w:val="115"/>
        </w:rPr>
        <w:t xml:space="preserve"> </w:t>
      </w:r>
      <w:r>
        <w:rPr>
          <w:w w:val="115"/>
        </w:rPr>
        <w:t>reporting</w:t>
      </w:r>
      <w:r>
        <w:rPr>
          <w:spacing w:val="-16"/>
          <w:w w:val="115"/>
        </w:rPr>
        <w:t xml:space="preserve"> </w:t>
      </w:r>
      <w:commentRangeStart w:id="100"/>
      <w:r>
        <w:rPr>
          <w:w w:val="115"/>
        </w:rPr>
        <w:t>datapipelines</w:t>
      </w:r>
      <w:r>
        <w:rPr>
          <w:spacing w:val="-16"/>
          <w:w w:val="115"/>
        </w:rPr>
        <w:t xml:space="preserve"> </w:t>
      </w:r>
      <w:commentRangeEnd w:id="100"/>
      <w:r w:rsidR="00882AE3">
        <w:rPr>
          <w:rStyle w:val="CommentReference"/>
          <w:w w:val="115"/>
          <w:sz w:val="22"/>
          <w:szCs w:val="22"/>
        </w:rPr>
        <w:commentReference w:id="100"/>
      </w:r>
      <w:r>
        <w:rPr>
          <w:w w:val="115"/>
        </w:rPr>
        <w:t>were</w:t>
      </w:r>
      <w:r>
        <w:rPr>
          <w:spacing w:val="-16"/>
          <w:w w:val="115"/>
        </w:rPr>
        <w:t xml:space="preserve"> </w:t>
      </w:r>
      <w:r>
        <w:rPr>
          <w:w w:val="115"/>
        </w:rPr>
        <w:t>updated.</w:t>
      </w:r>
      <w:r>
        <w:rPr>
          <w:spacing w:val="7"/>
          <w:w w:val="115"/>
        </w:rPr>
        <w:t xml:space="preserve"> </w:t>
      </w:r>
      <w:r>
        <w:rPr>
          <w:w w:val="115"/>
        </w:rPr>
        <w:t>The</w:t>
      </w:r>
      <w:r>
        <w:rPr>
          <w:spacing w:val="-16"/>
          <w:w w:val="115"/>
        </w:rPr>
        <w:t xml:space="preserve"> </w:t>
      </w:r>
      <w:r>
        <w:rPr>
          <w:w w:val="115"/>
        </w:rPr>
        <w:t xml:space="preserve">old </w:t>
      </w:r>
      <w:r>
        <w:rPr>
          <w:w w:val="110"/>
        </w:rPr>
        <w:t>data pipelines were kept online, however all updates are only performed on the new ones. Due to this de-velopment</w:t>
      </w:r>
      <w:r>
        <w:rPr>
          <w:spacing w:val="-12"/>
          <w:w w:val="110"/>
        </w:rPr>
        <w:t xml:space="preserve"> </w:t>
      </w:r>
      <w:r>
        <w:rPr>
          <w:w w:val="110"/>
        </w:rPr>
        <w:t>the</w:t>
      </w:r>
      <w:r>
        <w:rPr>
          <w:spacing w:val="-12"/>
          <w:w w:val="110"/>
        </w:rPr>
        <w:t xml:space="preserve"> </w:t>
      </w:r>
      <w:r>
        <w:rPr>
          <w:w w:val="110"/>
        </w:rPr>
        <w:t>focus</w:t>
      </w:r>
      <w:r>
        <w:rPr>
          <w:spacing w:val="-12"/>
          <w:w w:val="110"/>
        </w:rPr>
        <w:t xml:space="preserve"> </w:t>
      </w:r>
      <w:r>
        <w:rPr>
          <w:w w:val="110"/>
        </w:rPr>
        <w:t>of</w:t>
      </w:r>
      <w:r>
        <w:rPr>
          <w:spacing w:val="-12"/>
          <w:w w:val="110"/>
        </w:rPr>
        <w:t xml:space="preserve"> </w:t>
      </w:r>
      <w:r>
        <w:rPr>
          <w:w w:val="110"/>
        </w:rPr>
        <w:t>this</w:t>
      </w:r>
      <w:r>
        <w:rPr>
          <w:spacing w:val="-12"/>
          <w:w w:val="110"/>
        </w:rPr>
        <w:t xml:space="preserve"> </w:t>
      </w:r>
      <w:r>
        <w:rPr>
          <w:w w:val="110"/>
        </w:rPr>
        <w:t>project</w:t>
      </w:r>
      <w:r>
        <w:rPr>
          <w:spacing w:val="-12"/>
          <w:w w:val="110"/>
        </w:rPr>
        <w:t xml:space="preserve"> </w:t>
      </w:r>
      <w:r>
        <w:rPr>
          <w:w w:val="110"/>
        </w:rPr>
        <w:t>is</w:t>
      </w:r>
      <w:r>
        <w:rPr>
          <w:spacing w:val="-12"/>
          <w:w w:val="110"/>
        </w:rPr>
        <w:t xml:space="preserve"> </w:t>
      </w:r>
      <w:r>
        <w:rPr>
          <w:w w:val="110"/>
        </w:rPr>
        <w:t>to</w:t>
      </w:r>
      <w:r>
        <w:rPr>
          <w:spacing w:val="-12"/>
          <w:w w:val="110"/>
        </w:rPr>
        <w:t xml:space="preserve"> </w:t>
      </w:r>
      <w:r>
        <w:rPr>
          <w:w w:val="110"/>
        </w:rPr>
        <w:t>follow</w:t>
      </w:r>
      <w:r>
        <w:rPr>
          <w:spacing w:val="-12"/>
          <w:w w:val="110"/>
        </w:rPr>
        <w:t xml:space="preserve"> </w:t>
      </w:r>
      <w:r>
        <w:rPr>
          <w:w w:val="110"/>
        </w:rPr>
        <w:t>these</w:t>
      </w:r>
      <w:r>
        <w:rPr>
          <w:spacing w:val="-12"/>
          <w:w w:val="110"/>
        </w:rPr>
        <w:t xml:space="preserve"> </w:t>
      </w:r>
      <w:r>
        <w:rPr>
          <w:w w:val="110"/>
        </w:rPr>
        <w:t>changes</w:t>
      </w:r>
      <w:r>
        <w:rPr>
          <w:spacing w:val="-12"/>
          <w:w w:val="110"/>
        </w:rPr>
        <w:t xml:space="preserve"> </w:t>
      </w:r>
      <w:r>
        <w:rPr>
          <w:w w:val="110"/>
        </w:rPr>
        <w:t>and</w:t>
      </w:r>
      <w:r>
        <w:rPr>
          <w:spacing w:val="-12"/>
          <w:w w:val="110"/>
        </w:rPr>
        <w:t xml:space="preserve"> </w:t>
      </w:r>
      <w:r>
        <w:rPr>
          <w:w w:val="110"/>
        </w:rPr>
        <w:t>helping</w:t>
      </w:r>
      <w:r>
        <w:rPr>
          <w:spacing w:val="-12"/>
          <w:w w:val="110"/>
        </w:rPr>
        <w:t xml:space="preserve"> </w:t>
      </w:r>
      <w:r>
        <w:rPr>
          <w:w w:val="110"/>
        </w:rPr>
        <w:t>the</w:t>
      </w:r>
      <w:r>
        <w:rPr>
          <w:spacing w:val="-12"/>
          <w:w w:val="110"/>
        </w:rPr>
        <w:t xml:space="preserve"> </w:t>
      </w:r>
      <w:r>
        <w:rPr>
          <w:w w:val="110"/>
        </w:rPr>
        <w:t>team</w:t>
      </w:r>
      <w:r>
        <w:rPr>
          <w:spacing w:val="-12"/>
          <w:w w:val="110"/>
        </w:rPr>
        <w:t xml:space="preserve"> </w:t>
      </w:r>
      <w:r>
        <w:rPr>
          <w:w w:val="110"/>
        </w:rPr>
        <w:t>in</w:t>
      </w:r>
      <w:r>
        <w:rPr>
          <w:spacing w:val="-12"/>
          <w:w w:val="110"/>
        </w:rPr>
        <w:t xml:space="preserve"> </w:t>
      </w:r>
      <w:r>
        <w:rPr>
          <w:w w:val="110"/>
        </w:rPr>
        <w:t>getting</w:t>
      </w:r>
      <w:r>
        <w:rPr>
          <w:spacing w:val="-12"/>
          <w:w w:val="110"/>
        </w:rPr>
        <w:t xml:space="preserve"> </w:t>
      </w:r>
      <w:r>
        <w:rPr>
          <w:w w:val="110"/>
        </w:rPr>
        <w:t>a</w:t>
      </w:r>
      <w:r>
        <w:rPr>
          <w:spacing w:val="-12"/>
          <w:w w:val="110"/>
        </w:rPr>
        <w:t xml:space="preserve"> </w:t>
      </w:r>
      <w:r>
        <w:rPr>
          <w:w w:val="110"/>
        </w:rPr>
        <w:t>better</w:t>
      </w:r>
      <w:r>
        <w:rPr>
          <w:spacing w:val="-12"/>
          <w:w w:val="110"/>
        </w:rPr>
        <w:t xml:space="preserve"> </w:t>
      </w:r>
      <w:r>
        <w:rPr>
          <w:w w:val="110"/>
        </w:rPr>
        <w:t xml:space="preserve">check </w:t>
      </w:r>
      <w:r>
        <w:rPr>
          <w:w w:val="115"/>
        </w:rPr>
        <w:t>of</w:t>
      </w:r>
      <w:r>
        <w:rPr>
          <w:spacing w:val="-16"/>
          <w:w w:val="115"/>
        </w:rPr>
        <w:t xml:space="preserve"> </w:t>
      </w:r>
      <w:r>
        <w:rPr>
          <w:w w:val="115"/>
        </w:rPr>
        <w:t>the</w:t>
      </w:r>
      <w:r>
        <w:rPr>
          <w:spacing w:val="-16"/>
          <w:w w:val="115"/>
        </w:rPr>
        <w:t xml:space="preserve"> </w:t>
      </w:r>
      <w:r>
        <w:rPr>
          <w:w w:val="115"/>
        </w:rPr>
        <w:t>existing</w:t>
      </w:r>
      <w:r>
        <w:rPr>
          <w:spacing w:val="-16"/>
          <w:w w:val="115"/>
        </w:rPr>
        <w:t xml:space="preserve"> </w:t>
      </w:r>
      <w:r>
        <w:rPr>
          <w:w w:val="115"/>
        </w:rPr>
        <w:t>data.</w:t>
      </w:r>
      <w:r>
        <w:rPr>
          <w:spacing w:val="1"/>
          <w:w w:val="115"/>
        </w:rPr>
        <w:t xml:space="preserve"> </w:t>
      </w:r>
      <w:r>
        <w:rPr>
          <w:w w:val="115"/>
        </w:rPr>
        <w:t>Furthermore</w:t>
      </w:r>
      <w:r>
        <w:rPr>
          <w:spacing w:val="-16"/>
          <w:w w:val="115"/>
        </w:rPr>
        <w:t xml:space="preserve"> </w:t>
      </w:r>
      <w:r>
        <w:rPr>
          <w:w w:val="115"/>
        </w:rPr>
        <w:t>it</w:t>
      </w:r>
      <w:r>
        <w:rPr>
          <w:spacing w:val="-15"/>
          <w:w w:val="115"/>
        </w:rPr>
        <w:t xml:space="preserve"> </w:t>
      </w:r>
      <w:r>
        <w:rPr>
          <w:w w:val="115"/>
        </w:rPr>
        <w:t>was</w:t>
      </w:r>
      <w:r>
        <w:rPr>
          <w:spacing w:val="-16"/>
          <w:w w:val="115"/>
        </w:rPr>
        <w:t xml:space="preserve"> </w:t>
      </w:r>
      <w:r>
        <w:rPr>
          <w:w w:val="115"/>
        </w:rPr>
        <w:t>most</w:t>
      </w:r>
      <w:r>
        <w:rPr>
          <w:spacing w:val="-16"/>
          <w:w w:val="115"/>
        </w:rPr>
        <w:t xml:space="preserve"> </w:t>
      </w:r>
      <w:r>
        <w:rPr>
          <w:w w:val="115"/>
        </w:rPr>
        <w:t>important</w:t>
      </w:r>
      <w:r>
        <w:rPr>
          <w:spacing w:val="-16"/>
          <w:w w:val="115"/>
        </w:rPr>
        <w:t xml:space="preserve"> </w:t>
      </w:r>
      <w:r>
        <w:rPr>
          <w:w w:val="115"/>
        </w:rPr>
        <w:t>to</w:t>
      </w:r>
      <w:r>
        <w:rPr>
          <w:spacing w:val="-16"/>
          <w:w w:val="115"/>
        </w:rPr>
        <w:t xml:space="preserve"> </w:t>
      </w:r>
      <w:r>
        <w:rPr>
          <w:w w:val="115"/>
        </w:rPr>
        <w:t>perform</w:t>
      </w:r>
      <w:r>
        <w:rPr>
          <w:spacing w:val="-15"/>
          <w:w w:val="115"/>
        </w:rPr>
        <w:t xml:space="preserve"> </w:t>
      </w:r>
      <w:r>
        <w:rPr>
          <w:w w:val="115"/>
        </w:rPr>
        <w:t>the</w:t>
      </w:r>
      <w:r>
        <w:rPr>
          <w:spacing w:val="-16"/>
          <w:w w:val="115"/>
        </w:rPr>
        <w:t xml:space="preserve"> </w:t>
      </w:r>
      <w:r>
        <w:rPr>
          <w:w w:val="115"/>
        </w:rPr>
        <w:t>groundwork</w:t>
      </w:r>
      <w:r>
        <w:rPr>
          <w:spacing w:val="-16"/>
          <w:w w:val="115"/>
        </w:rPr>
        <w:t xml:space="preserve"> </w:t>
      </w:r>
      <w:r>
        <w:rPr>
          <w:w w:val="115"/>
        </w:rPr>
        <w:t>for</w:t>
      </w:r>
      <w:r>
        <w:rPr>
          <w:spacing w:val="-16"/>
          <w:w w:val="115"/>
        </w:rPr>
        <w:t xml:space="preserve"> </w:t>
      </w:r>
      <w:commentRangeStart w:id="101"/>
      <w:r>
        <w:rPr>
          <w:w w:val="115"/>
        </w:rPr>
        <w:t>the</w:t>
      </w:r>
      <w:r>
        <w:rPr>
          <w:spacing w:val="-16"/>
          <w:w w:val="115"/>
        </w:rPr>
        <w:t xml:space="preserve"> </w:t>
      </w:r>
      <w:r>
        <w:rPr>
          <w:w w:val="115"/>
        </w:rPr>
        <w:t xml:space="preserve">upcomming </w:t>
      </w:r>
      <w:commentRangeEnd w:id="101"/>
      <w:r w:rsidR="00882AE3">
        <w:rPr>
          <w:rStyle w:val="CommentReference"/>
          <w:w w:val="115"/>
          <w:sz w:val="22"/>
          <w:szCs w:val="22"/>
        </w:rPr>
        <w:commentReference w:id="101"/>
      </w:r>
      <w:r>
        <w:rPr>
          <w:w w:val="115"/>
        </w:rPr>
        <w:t>master</w:t>
      </w:r>
      <w:r>
        <w:rPr>
          <w:spacing w:val="-16"/>
          <w:w w:val="115"/>
        </w:rPr>
        <w:t xml:space="preserve"> </w:t>
      </w:r>
      <w:r>
        <w:rPr>
          <w:w w:val="115"/>
        </w:rPr>
        <w:t>thesis.</w:t>
      </w:r>
      <w:r>
        <w:rPr>
          <w:spacing w:val="-9"/>
          <w:w w:val="115"/>
        </w:rPr>
        <w:t xml:space="preserve"> </w:t>
      </w:r>
      <w:r>
        <w:rPr>
          <w:w w:val="115"/>
        </w:rPr>
        <w:t>Thus</w:t>
      </w:r>
      <w:r>
        <w:rPr>
          <w:spacing w:val="-16"/>
          <w:w w:val="115"/>
        </w:rPr>
        <w:t xml:space="preserve"> </w:t>
      </w:r>
      <w:r>
        <w:rPr>
          <w:w w:val="115"/>
        </w:rPr>
        <w:t>checking</w:t>
      </w:r>
      <w:r>
        <w:rPr>
          <w:spacing w:val="-16"/>
          <w:w w:val="115"/>
        </w:rPr>
        <w:t xml:space="preserve"> </w:t>
      </w:r>
      <w:r>
        <w:rPr>
          <w:w w:val="115"/>
        </w:rPr>
        <w:t>if</w:t>
      </w:r>
      <w:r>
        <w:rPr>
          <w:spacing w:val="-16"/>
          <w:w w:val="115"/>
        </w:rPr>
        <w:t xml:space="preserve"> </w:t>
      </w:r>
      <w:r>
        <w:rPr>
          <w:w w:val="115"/>
        </w:rPr>
        <w:t>the</w:t>
      </w:r>
      <w:r>
        <w:rPr>
          <w:spacing w:val="-16"/>
          <w:w w:val="115"/>
        </w:rPr>
        <w:t xml:space="preserve"> </w:t>
      </w:r>
      <w:r>
        <w:rPr>
          <w:w w:val="115"/>
        </w:rPr>
        <w:t>provided</w:t>
      </w:r>
      <w:r>
        <w:rPr>
          <w:spacing w:val="-15"/>
          <w:w w:val="115"/>
        </w:rPr>
        <w:t xml:space="preserve"> </w:t>
      </w:r>
      <w:r>
        <w:rPr>
          <w:w w:val="115"/>
        </w:rPr>
        <w:t>tools</w:t>
      </w:r>
      <w:r>
        <w:rPr>
          <w:spacing w:val="-16"/>
          <w:w w:val="115"/>
        </w:rPr>
        <w:t xml:space="preserve"> </w:t>
      </w:r>
      <w:r>
        <w:rPr>
          <w:w w:val="115"/>
        </w:rPr>
        <w:t>can</w:t>
      </w:r>
      <w:r>
        <w:rPr>
          <w:spacing w:val="-16"/>
          <w:w w:val="115"/>
        </w:rPr>
        <w:t xml:space="preserve"> </w:t>
      </w:r>
      <w:r>
        <w:rPr>
          <w:w w:val="115"/>
        </w:rPr>
        <w:t>be</w:t>
      </w:r>
      <w:r>
        <w:rPr>
          <w:spacing w:val="-16"/>
          <w:w w:val="115"/>
        </w:rPr>
        <w:t xml:space="preserve"> </w:t>
      </w:r>
      <w:r>
        <w:rPr>
          <w:w w:val="115"/>
        </w:rPr>
        <w:t>used</w:t>
      </w:r>
      <w:r>
        <w:rPr>
          <w:spacing w:val="-16"/>
          <w:w w:val="115"/>
        </w:rPr>
        <w:t xml:space="preserve"> </w:t>
      </w:r>
      <w:r>
        <w:rPr>
          <w:w w:val="115"/>
        </w:rPr>
        <w:t>as</w:t>
      </w:r>
      <w:r>
        <w:rPr>
          <w:spacing w:val="-15"/>
          <w:w w:val="115"/>
        </w:rPr>
        <w:t xml:space="preserve"> </w:t>
      </w:r>
      <w:r>
        <w:rPr>
          <w:w w:val="115"/>
        </w:rPr>
        <w:t>basis</w:t>
      </w:r>
      <w:r>
        <w:rPr>
          <w:spacing w:val="-16"/>
          <w:w w:val="115"/>
        </w:rPr>
        <w:t xml:space="preserve"> </w:t>
      </w:r>
      <w:r>
        <w:rPr>
          <w:w w:val="115"/>
        </w:rPr>
        <w:t>of</w:t>
      </w:r>
      <w:r>
        <w:rPr>
          <w:spacing w:val="-16"/>
          <w:w w:val="115"/>
        </w:rPr>
        <w:t xml:space="preserve"> </w:t>
      </w:r>
      <w:r>
        <w:rPr>
          <w:w w:val="115"/>
        </w:rPr>
        <w:t>a</w:t>
      </w:r>
      <w:r>
        <w:rPr>
          <w:spacing w:val="-16"/>
          <w:w w:val="115"/>
        </w:rPr>
        <w:t xml:space="preserve"> </w:t>
      </w:r>
      <w:r>
        <w:rPr>
          <w:w w:val="115"/>
        </w:rPr>
        <w:t>usecase</w:t>
      </w:r>
      <w:r>
        <w:rPr>
          <w:spacing w:val="-16"/>
          <w:w w:val="115"/>
        </w:rPr>
        <w:t xml:space="preserve"> </w:t>
      </w:r>
      <w:r>
        <w:rPr>
          <w:w w:val="115"/>
        </w:rPr>
        <w:t>deepened</w:t>
      </w:r>
      <w:r>
        <w:rPr>
          <w:spacing w:val="-15"/>
          <w:w w:val="115"/>
        </w:rPr>
        <w:t xml:space="preserve"> </w:t>
      </w:r>
      <w:r>
        <w:rPr>
          <w:w w:val="115"/>
        </w:rPr>
        <w:t>in</w:t>
      </w:r>
      <w:r>
        <w:rPr>
          <w:spacing w:val="-16"/>
          <w:w w:val="115"/>
        </w:rPr>
        <w:t xml:space="preserve"> </w:t>
      </w:r>
      <w:r>
        <w:rPr>
          <w:w w:val="115"/>
        </w:rPr>
        <w:t>thesis.</w:t>
      </w:r>
    </w:p>
    <w:p w14:paraId="077BB3A3" w14:textId="77777777" w:rsidR="00C220EB" w:rsidRDefault="00000000">
      <w:pPr>
        <w:pStyle w:val="BodyText"/>
        <w:spacing w:before="140" w:line="256" w:lineRule="auto"/>
        <w:ind w:left="142" w:right="848"/>
        <w:jc w:val="both"/>
      </w:pPr>
      <w:commentRangeStart w:id="102"/>
      <w:r>
        <w:rPr>
          <w:w w:val="110"/>
        </w:rPr>
        <w:t xml:space="preserve">Explain new data pipelines explain new data structure Change in reporting pipelines and data structure setup of data quality management at swiss post not yet defined usage of the </w:t>
      </w:r>
      <w:commentRangeStart w:id="103"/>
      <w:r>
        <w:rPr>
          <w:w w:val="110"/>
        </w:rPr>
        <w:t xml:space="preserve">dataquallity </w:t>
      </w:r>
      <w:commentRangeEnd w:id="103"/>
      <w:r w:rsidR="00882AE3">
        <w:rPr>
          <w:rStyle w:val="CommentReference"/>
          <w:w w:val="110"/>
          <w:sz w:val="22"/>
          <w:szCs w:val="22"/>
        </w:rPr>
        <w:commentReference w:id="103"/>
      </w:r>
      <w:r>
        <w:rPr>
          <w:w w:val="110"/>
        </w:rPr>
        <w:t>management to be tested for usage in future work</w:t>
      </w:r>
      <w:commentRangeEnd w:id="102"/>
      <w:r w:rsidR="00175386">
        <w:rPr>
          <w:rStyle w:val="CommentReference"/>
          <w:sz w:val="22"/>
          <w:szCs w:val="22"/>
        </w:rPr>
        <w:commentReference w:id="102"/>
      </w:r>
    </w:p>
    <w:p w14:paraId="077BB3A4" w14:textId="77777777" w:rsidR="00C220EB" w:rsidRDefault="00C220EB">
      <w:pPr>
        <w:pStyle w:val="BodyText"/>
        <w:spacing w:before="218"/>
      </w:pPr>
    </w:p>
    <w:p w14:paraId="077BB3A5" w14:textId="77777777" w:rsidR="00C220EB" w:rsidRDefault="00000000">
      <w:pPr>
        <w:pStyle w:val="Heading3"/>
        <w:jc w:val="both"/>
      </w:pPr>
      <w:r>
        <w:rPr>
          <w:color w:val="697D90"/>
          <w:spacing w:val="-2"/>
        </w:rPr>
        <w:t>Problem</w:t>
      </w:r>
      <w:r>
        <w:rPr>
          <w:color w:val="697D90"/>
          <w:spacing w:val="-14"/>
        </w:rPr>
        <w:t xml:space="preserve"> </w:t>
      </w:r>
      <w:r>
        <w:rPr>
          <w:color w:val="697D90"/>
          <w:spacing w:val="-2"/>
        </w:rPr>
        <w:t>generalisation</w:t>
      </w:r>
    </w:p>
    <w:p w14:paraId="077BB3A6" w14:textId="77777777" w:rsidR="00C220EB" w:rsidRDefault="00000000">
      <w:pPr>
        <w:pStyle w:val="BodyText"/>
        <w:spacing w:before="171" w:line="256" w:lineRule="auto"/>
        <w:ind w:left="142" w:right="848"/>
        <w:jc w:val="both"/>
      </w:pPr>
      <w:commentRangeStart w:id="104"/>
      <w:r>
        <w:rPr>
          <w:w w:val="110"/>
        </w:rPr>
        <w:t>This project is the important step towards setting the groupwork for the upcomming master thesis.</w:t>
      </w:r>
      <w:r>
        <w:rPr>
          <w:spacing w:val="40"/>
          <w:w w:val="110"/>
        </w:rPr>
        <w:t xml:space="preserve"> </w:t>
      </w:r>
      <w:r>
        <w:rPr>
          <w:w w:val="110"/>
        </w:rPr>
        <w:t xml:space="preserve">It is confirming possible tools </w:t>
      </w:r>
      <w:commentRangeStart w:id="105"/>
      <w:r>
        <w:rPr>
          <w:w w:val="110"/>
        </w:rPr>
        <w:t>beeing</w:t>
      </w:r>
      <w:commentRangeEnd w:id="105"/>
      <w:r w:rsidR="00882AE3">
        <w:rPr>
          <w:rStyle w:val="CommentReference"/>
          <w:w w:val="110"/>
          <w:sz w:val="22"/>
          <w:szCs w:val="22"/>
        </w:rPr>
        <w:commentReference w:id="105"/>
      </w:r>
      <w:r>
        <w:rPr>
          <w:w w:val="110"/>
        </w:rPr>
        <w:t xml:space="preserve"> available for ....</w:t>
      </w:r>
      <w:commentRangeEnd w:id="104"/>
      <w:r w:rsidR="00C35D33">
        <w:rPr>
          <w:rStyle w:val="CommentReference"/>
          <w:sz w:val="22"/>
          <w:szCs w:val="22"/>
        </w:rPr>
        <w:commentReference w:id="104"/>
      </w:r>
    </w:p>
    <w:p w14:paraId="077BB3A7" w14:textId="77777777" w:rsidR="00C220EB" w:rsidRDefault="00000000">
      <w:pPr>
        <w:pStyle w:val="BodyText"/>
        <w:spacing w:before="139" w:line="256" w:lineRule="auto"/>
        <w:ind w:left="142" w:right="848"/>
        <w:jc w:val="both"/>
      </w:pPr>
      <w:r>
        <w:rPr>
          <w:w w:val="110"/>
        </w:rPr>
        <w:t>When</w:t>
      </w:r>
      <w:r>
        <w:rPr>
          <w:spacing w:val="-6"/>
          <w:w w:val="110"/>
        </w:rPr>
        <w:t xml:space="preserve"> </w:t>
      </w:r>
      <w:r>
        <w:rPr>
          <w:w w:val="110"/>
        </w:rPr>
        <w:t>taking</w:t>
      </w:r>
      <w:r>
        <w:rPr>
          <w:spacing w:val="-6"/>
          <w:w w:val="110"/>
        </w:rPr>
        <w:t xml:space="preserve"> </w:t>
      </w:r>
      <w:r>
        <w:rPr>
          <w:w w:val="110"/>
        </w:rPr>
        <w:t>a</w:t>
      </w:r>
      <w:r>
        <w:rPr>
          <w:spacing w:val="-6"/>
          <w:w w:val="110"/>
        </w:rPr>
        <w:t xml:space="preserve"> </w:t>
      </w:r>
      <w:r>
        <w:rPr>
          <w:w w:val="110"/>
        </w:rPr>
        <w:t>step</w:t>
      </w:r>
      <w:r>
        <w:rPr>
          <w:spacing w:val="-6"/>
          <w:w w:val="110"/>
        </w:rPr>
        <w:t xml:space="preserve"> </w:t>
      </w:r>
      <w:r>
        <w:rPr>
          <w:w w:val="110"/>
        </w:rPr>
        <w:t>back</w:t>
      </w:r>
      <w:r>
        <w:rPr>
          <w:spacing w:val="-6"/>
          <w:w w:val="110"/>
        </w:rPr>
        <w:t xml:space="preserve"> </w:t>
      </w:r>
      <w:r>
        <w:rPr>
          <w:w w:val="110"/>
        </w:rPr>
        <w:t>from</w:t>
      </w:r>
      <w:r>
        <w:rPr>
          <w:spacing w:val="-6"/>
          <w:w w:val="110"/>
        </w:rPr>
        <w:t xml:space="preserve"> </w:t>
      </w:r>
      <w:r>
        <w:rPr>
          <w:w w:val="110"/>
        </w:rPr>
        <w:t>the</w:t>
      </w:r>
      <w:r>
        <w:rPr>
          <w:spacing w:val="-6"/>
          <w:w w:val="110"/>
        </w:rPr>
        <w:t xml:space="preserve"> </w:t>
      </w:r>
      <w:r>
        <w:rPr>
          <w:w w:val="110"/>
        </w:rPr>
        <w:t>very</w:t>
      </w:r>
      <w:r>
        <w:rPr>
          <w:spacing w:val="-6"/>
          <w:w w:val="110"/>
        </w:rPr>
        <w:t xml:space="preserve"> </w:t>
      </w:r>
      <w:r>
        <w:rPr>
          <w:w w:val="110"/>
        </w:rPr>
        <w:t>specific</w:t>
      </w:r>
      <w:r>
        <w:rPr>
          <w:spacing w:val="-6"/>
          <w:w w:val="110"/>
        </w:rPr>
        <w:t xml:space="preserve"> </w:t>
      </w:r>
      <w:r>
        <w:rPr>
          <w:w w:val="110"/>
        </w:rPr>
        <w:t>problem</w:t>
      </w:r>
      <w:r>
        <w:rPr>
          <w:spacing w:val="-6"/>
          <w:w w:val="110"/>
        </w:rPr>
        <w:t xml:space="preserve"> </w:t>
      </w:r>
      <w:r>
        <w:rPr>
          <w:w w:val="110"/>
        </w:rPr>
        <w:t>statement,</w:t>
      </w:r>
      <w:r>
        <w:rPr>
          <w:spacing w:val="-4"/>
          <w:w w:val="110"/>
        </w:rPr>
        <w:t xml:space="preserve"> </w:t>
      </w:r>
      <w:r>
        <w:rPr>
          <w:w w:val="110"/>
        </w:rPr>
        <w:t>it</w:t>
      </w:r>
      <w:r>
        <w:rPr>
          <w:spacing w:val="-6"/>
          <w:w w:val="110"/>
        </w:rPr>
        <w:t xml:space="preserve"> </w:t>
      </w:r>
      <w:r>
        <w:rPr>
          <w:w w:val="110"/>
        </w:rPr>
        <w:t>is</w:t>
      </w:r>
      <w:r>
        <w:rPr>
          <w:spacing w:val="-6"/>
          <w:w w:val="110"/>
        </w:rPr>
        <w:t xml:space="preserve"> </w:t>
      </w:r>
      <w:r>
        <w:rPr>
          <w:w w:val="110"/>
        </w:rPr>
        <w:t>observed</w:t>
      </w:r>
      <w:r>
        <w:rPr>
          <w:spacing w:val="-6"/>
          <w:w w:val="110"/>
        </w:rPr>
        <w:t xml:space="preserve"> </w:t>
      </w:r>
      <w:r>
        <w:rPr>
          <w:w w:val="110"/>
        </w:rPr>
        <w:t>that</w:t>
      </w:r>
      <w:r>
        <w:rPr>
          <w:spacing w:val="-6"/>
          <w:w w:val="110"/>
        </w:rPr>
        <w:t xml:space="preserve"> </w:t>
      </w:r>
      <w:r>
        <w:rPr>
          <w:w w:val="110"/>
        </w:rPr>
        <w:t>the</w:t>
      </w:r>
      <w:r>
        <w:rPr>
          <w:spacing w:val="-6"/>
          <w:w w:val="110"/>
        </w:rPr>
        <w:t xml:space="preserve"> </w:t>
      </w:r>
      <w:r>
        <w:rPr>
          <w:w w:val="110"/>
        </w:rPr>
        <w:t>problem</w:t>
      </w:r>
      <w:r>
        <w:rPr>
          <w:spacing w:val="-6"/>
          <w:w w:val="110"/>
        </w:rPr>
        <w:t xml:space="preserve"> </w:t>
      </w:r>
      <w:r>
        <w:rPr>
          <w:w w:val="110"/>
        </w:rPr>
        <w:t>is</w:t>
      </w:r>
      <w:r>
        <w:rPr>
          <w:spacing w:val="-6"/>
          <w:w w:val="110"/>
        </w:rPr>
        <w:t xml:space="preserve"> </w:t>
      </w:r>
      <w:r>
        <w:rPr>
          <w:w w:val="110"/>
        </w:rPr>
        <w:t>more generally known as missing formalisation.</w:t>
      </w:r>
      <w:r>
        <w:rPr>
          <w:spacing w:val="40"/>
          <w:w w:val="110"/>
        </w:rPr>
        <w:t xml:space="preserve"> </w:t>
      </w:r>
      <w:r>
        <w:rPr>
          <w:w w:val="110"/>
        </w:rPr>
        <w:t>While initial steps towards running data quality checks with the report mentioned in the business criticality section have been initiated, the rules according to which data quality checks are to be executed, for example when data is considered acceptable or not, were not available at the start of this project.</w:t>
      </w:r>
      <w:r>
        <w:rPr>
          <w:spacing w:val="40"/>
          <w:w w:val="110"/>
        </w:rPr>
        <w:t xml:space="preserve"> </w:t>
      </w:r>
      <w:r>
        <w:rPr>
          <w:w w:val="110"/>
        </w:rPr>
        <w:t>This also applies to the methods by which data quality should be measured, which are not defined. Furthermore, within IT it is not defined who is responsible for running these checks.</w:t>
      </w:r>
      <w:r>
        <w:rPr>
          <w:spacing w:val="40"/>
          <w:w w:val="110"/>
        </w:rPr>
        <w:t xml:space="preserve"> </w:t>
      </w:r>
      <w:r>
        <w:rPr>
          <w:w w:val="110"/>
        </w:rPr>
        <w:t>This situation is a common problem occurring in data-driven companies that lack clear definitions</w:t>
      </w:r>
      <w:r>
        <w:rPr>
          <w:spacing w:val="-6"/>
          <w:w w:val="110"/>
        </w:rPr>
        <w:t xml:space="preserve"> </w:t>
      </w:r>
      <w:r>
        <w:rPr>
          <w:w w:val="110"/>
        </w:rPr>
        <w:t>of</w:t>
      </w:r>
      <w:r>
        <w:rPr>
          <w:spacing w:val="-6"/>
          <w:w w:val="110"/>
        </w:rPr>
        <w:t xml:space="preserve"> </w:t>
      </w:r>
      <w:r>
        <w:rPr>
          <w:w w:val="110"/>
        </w:rPr>
        <w:t>responsibilities</w:t>
      </w:r>
      <w:r>
        <w:rPr>
          <w:spacing w:val="-6"/>
          <w:w w:val="110"/>
        </w:rPr>
        <w:t xml:space="preserve"> </w:t>
      </w:r>
      <w:r>
        <w:rPr>
          <w:w w:val="110"/>
        </w:rPr>
        <w:t>for</w:t>
      </w:r>
      <w:r>
        <w:rPr>
          <w:spacing w:val="-6"/>
          <w:w w:val="110"/>
        </w:rPr>
        <w:t xml:space="preserve"> </w:t>
      </w:r>
      <w:r>
        <w:rPr>
          <w:w w:val="110"/>
        </w:rPr>
        <w:t>data</w:t>
      </w:r>
      <w:r>
        <w:rPr>
          <w:spacing w:val="-6"/>
          <w:w w:val="110"/>
        </w:rPr>
        <w:t xml:space="preserve"> </w:t>
      </w:r>
      <w:r>
        <w:rPr>
          <w:w w:val="110"/>
        </w:rPr>
        <w:t>quality</w:t>
      </w:r>
      <w:r>
        <w:rPr>
          <w:spacing w:val="-6"/>
          <w:w w:val="110"/>
        </w:rPr>
        <w:t xml:space="preserve"> </w:t>
      </w:r>
      <w:r>
        <w:rPr>
          <w:w w:val="110"/>
        </w:rPr>
        <w:t>management. Such</w:t>
      </w:r>
      <w:r>
        <w:rPr>
          <w:spacing w:val="-6"/>
          <w:w w:val="110"/>
        </w:rPr>
        <w:t xml:space="preserve"> </w:t>
      </w:r>
      <w:r>
        <w:rPr>
          <w:w w:val="110"/>
        </w:rPr>
        <w:t>definitions</w:t>
      </w:r>
      <w:r>
        <w:rPr>
          <w:spacing w:val="-6"/>
          <w:w w:val="110"/>
        </w:rPr>
        <w:t xml:space="preserve"> </w:t>
      </w:r>
      <w:r>
        <w:rPr>
          <w:w w:val="110"/>
        </w:rPr>
        <w:t>need</w:t>
      </w:r>
      <w:r>
        <w:rPr>
          <w:spacing w:val="-6"/>
          <w:w w:val="110"/>
        </w:rPr>
        <w:t xml:space="preserve"> </w:t>
      </w:r>
      <w:r>
        <w:rPr>
          <w:w w:val="110"/>
        </w:rPr>
        <w:t>to</w:t>
      </w:r>
      <w:r>
        <w:rPr>
          <w:spacing w:val="-6"/>
          <w:w w:val="110"/>
        </w:rPr>
        <w:t xml:space="preserve"> </w:t>
      </w:r>
      <w:r>
        <w:rPr>
          <w:w w:val="110"/>
        </w:rPr>
        <w:t>clarify</w:t>
      </w:r>
      <w:r>
        <w:rPr>
          <w:spacing w:val="-6"/>
          <w:w w:val="110"/>
        </w:rPr>
        <w:t xml:space="preserve"> </w:t>
      </w:r>
      <w:r>
        <w:rPr>
          <w:w w:val="110"/>
        </w:rPr>
        <w:t>who</w:t>
      </w:r>
      <w:r>
        <w:rPr>
          <w:spacing w:val="-6"/>
          <w:w w:val="110"/>
        </w:rPr>
        <w:t xml:space="preserve"> </w:t>
      </w:r>
      <w:r>
        <w:rPr>
          <w:w w:val="110"/>
        </w:rPr>
        <w:t>performs data</w:t>
      </w:r>
      <w:r>
        <w:rPr>
          <w:spacing w:val="-10"/>
          <w:w w:val="110"/>
        </w:rPr>
        <w:t xml:space="preserve"> </w:t>
      </w:r>
      <w:r>
        <w:rPr>
          <w:w w:val="110"/>
        </w:rPr>
        <w:t>quality</w:t>
      </w:r>
      <w:r>
        <w:rPr>
          <w:spacing w:val="-10"/>
          <w:w w:val="110"/>
        </w:rPr>
        <w:t xml:space="preserve"> </w:t>
      </w:r>
      <w:r>
        <w:rPr>
          <w:w w:val="110"/>
        </w:rPr>
        <w:t>checks,</w:t>
      </w:r>
      <w:r>
        <w:rPr>
          <w:spacing w:val="-8"/>
          <w:w w:val="110"/>
        </w:rPr>
        <w:t xml:space="preserve"> </w:t>
      </w:r>
      <w:r>
        <w:rPr>
          <w:w w:val="110"/>
        </w:rPr>
        <w:t>how</w:t>
      </w:r>
      <w:r>
        <w:rPr>
          <w:spacing w:val="-10"/>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checks</w:t>
      </w:r>
      <w:r>
        <w:rPr>
          <w:spacing w:val="-10"/>
          <w:w w:val="110"/>
        </w:rPr>
        <w:t xml:space="preserve"> </w:t>
      </w:r>
      <w:r>
        <w:rPr>
          <w:w w:val="110"/>
        </w:rPr>
        <w:t>are</w:t>
      </w:r>
      <w:r>
        <w:rPr>
          <w:spacing w:val="-10"/>
          <w:w w:val="110"/>
        </w:rPr>
        <w:t xml:space="preserve"> </w:t>
      </w:r>
      <w:r>
        <w:rPr>
          <w:w w:val="110"/>
        </w:rPr>
        <w:t>performed,</w:t>
      </w:r>
      <w:r>
        <w:rPr>
          <w:spacing w:val="-8"/>
          <w:w w:val="110"/>
        </w:rPr>
        <w:t xml:space="preserve"> </w:t>
      </w:r>
      <w:r>
        <w:rPr>
          <w:w w:val="110"/>
        </w:rPr>
        <w:t>which</w:t>
      </w:r>
      <w:r>
        <w:rPr>
          <w:spacing w:val="-10"/>
          <w:w w:val="110"/>
        </w:rPr>
        <w:t xml:space="preserve"> </w:t>
      </w:r>
      <w:r>
        <w:rPr>
          <w:w w:val="110"/>
        </w:rPr>
        <w:t>dimensions</w:t>
      </w:r>
      <w:r>
        <w:rPr>
          <w:spacing w:val="-10"/>
          <w:w w:val="110"/>
        </w:rPr>
        <w:t xml:space="preserve"> </w:t>
      </w:r>
      <w:r>
        <w:rPr>
          <w:w w:val="110"/>
        </w:rPr>
        <w:t>are</w:t>
      </w:r>
      <w:r>
        <w:rPr>
          <w:spacing w:val="-10"/>
          <w:w w:val="110"/>
        </w:rPr>
        <w:t xml:space="preserve"> </w:t>
      </w:r>
      <w:r>
        <w:rPr>
          <w:w w:val="110"/>
        </w:rPr>
        <w:t>checked</w:t>
      </w:r>
      <w:r>
        <w:rPr>
          <w:spacing w:val="-10"/>
          <w:w w:val="110"/>
        </w:rPr>
        <w:t xml:space="preserve"> </w:t>
      </w:r>
      <w:r>
        <w:rPr>
          <w:w w:val="110"/>
        </w:rPr>
        <w:t>by</w:t>
      </w:r>
      <w:r>
        <w:rPr>
          <w:spacing w:val="-10"/>
          <w:w w:val="110"/>
        </w:rPr>
        <w:t xml:space="preserve"> </w:t>
      </w:r>
      <w:r>
        <w:rPr>
          <w:w w:val="110"/>
        </w:rPr>
        <w:t>data</w:t>
      </w:r>
      <w:r>
        <w:rPr>
          <w:spacing w:val="-10"/>
          <w:w w:val="110"/>
        </w:rPr>
        <w:t xml:space="preserve"> </w:t>
      </w:r>
      <w:r>
        <w:rPr>
          <w:w w:val="110"/>
        </w:rPr>
        <w:t>quality checks, and which data quality dimensions exist that could be assessed.</w:t>
      </w:r>
    </w:p>
    <w:p w14:paraId="077BB3A8" w14:textId="77777777" w:rsidR="00C220EB" w:rsidRDefault="00C220EB">
      <w:pPr>
        <w:pStyle w:val="BodyText"/>
      </w:pPr>
    </w:p>
    <w:p w14:paraId="077BB3A9" w14:textId="77777777" w:rsidR="00C220EB" w:rsidRDefault="00C220EB">
      <w:pPr>
        <w:pStyle w:val="BodyText"/>
        <w:spacing w:before="35"/>
      </w:pPr>
    </w:p>
    <w:p w14:paraId="077BB3AA" w14:textId="77777777" w:rsidR="00C220EB" w:rsidRDefault="00000000">
      <w:pPr>
        <w:pStyle w:val="Heading2"/>
        <w:numPr>
          <w:ilvl w:val="1"/>
          <w:numId w:val="11"/>
        </w:numPr>
        <w:tabs>
          <w:tab w:val="left" w:pos="771"/>
        </w:tabs>
        <w:ind w:left="771" w:hanging="629"/>
      </w:pPr>
      <w:bookmarkStart w:id="106" w:name="Research_gap"/>
      <w:bookmarkStart w:id="107" w:name="_bookmark67"/>
      <w:bookmarkEnd w:id="106"/>
      <w:bookmarkEnd w:id="107"/>
      <w:r>
        <w:rPr>
          <w:color w:val="697D90"/>
          <w:spacing w:val="-6"/>
        </w:rPr>
        <w:t>Research</w:t>
      </w:r>
      <w:r>
        <w:rPr>
          <w:color w:val="697D90"/>
          <w:spacing w:val="-7"/>
        </w:rPr>
        <w:t xml:space="preserve"> </w:t>
      </w:r>
      <w:r>
        <w:rPr>
          <w:color w:val="697D90"/>
          <w:spacing w:val="-5"/>
        </w:rPr>
        <w:t>gap</w:t>
      </w:r>
    </w:p>
    <w:p w14:paraId="077BB3AB" w14:textId="77777777" w:rsidR="00C220EB" w:rsidRDefault="00000000">
      <w:pPr>
        <w:pStyle w:val="BodyText"/>
        <w:spacing w:before="246" w:line="256" w:lineRule="auto"/>
        <w:ind w:left="142" w:right="848"/>
        <w:jc w:val="both"/>
      </w:pPr>
      <w:r>
        <w:rPr>
          <w:w w:val="110"/>
        </w:rPr>
        <w:t xml:space="preserve">Given this problem statement, the following questions are to be researched in more detail within the next </w:t>
      </w:r>
      <w:r>
        <w:rPr>
          <w:w w:val="115"/>
        </w:rPr>
        <w:t>two</w:t>
      </w:r>
      <w:r>
        <w:rPr>
          <w:spacing w:val="-6"/>
          <w:w w:val="115"/>
        </w:rPr>
        <w:t xml:space="preserve"> </w:t>
      </w:r>
      <w:r>
        <w:rPr>
          <w:w w:val="115"/>
        </w:rPr>
        <w:t>chapters.</w:t>
      </w:r>
      <w:r>
        <w:rPr>
          <w:spacing w:val="34"/>
          <w:w w:val="115"/>
        </w:rPr>
        <w:t xml:space="preserve"> </w:t>
      </w:r>
      <w:r>
        <w:rPr>
          <w:w w:val="115"/>
        </w:rPr>
        <w:t>First,</w:t>
      </w:r>
      <w:r>
        <w:rPr>
          <w:spacing w:val="-2"/>
          <w:w w:val="115"/>
        </w:rPr>
        <w:t xml:space="preserve"> </w:t>
      </w:r>
      <w:r>
        <w:rPr>
          <w:w w:val="115"/>
        </w:rPr>
        <w:t>a</w:t>
      </w:r>
      <w:r>
        <w:rPr>
          <w:spacing w:val="-6"/>
          <w:w w:val="115"/>
        </w:rPr>
        <w:t xml:space="preserve"> </w:t>
      </w:r>
      <w:r>
        <w:rPr>
          <w:w w:val="115"/>
        </w:rPr>
        <w:t>theoretical</w:t>
      </w:r>
      <w:r>
        <w:rPr>
          <w:spacing w:val="-6"/>
          <w:w w:val="115"/>
        </w:rPr>
        <w:t xml:space="preserve"> </w:t>
      </w:r>
      <w:r>
        <w:rPr>
          <w:w w:val="115"/>
        </w:rPr>
        <w:t>introduction</w:t>
      </w:r>
      <w:r>
        <w:rPr>
          <w:spacing w:val="-6"/>
          <w:w w:val="115"/>
        </w:rPr>
        <w:t xml:space="preserve"> </w:t>
      </w:r>
      <w:r>
        <w:rPr>
          <w:w w:val="115"/>
        </w:rPr>
        <w:t>of</w:t>
      </w:r>
      <w:r>
        <w:rPr>
          <w:spacing w:val="-7"/>
          <w:w w:val="115"/>
        </w:rPr>
        <w:t xml:space="preserve"> </w:t>
      </w:r>
      <w:r>
        <w:rPr>
          <w:w w:val="115"/>
        </w:rPr>
        <w:t>the</w:t>
      </w:r>
      <w:r>
        <w:rPr>
          <w:spacing w:val="-6"/>
          <w:w w:val="115"/>
        </w:rPr>
        <w:t xml:space="preserve"> </w:t>
      </w:r>
      <w:r>
        <w:rPr>
          <w:w w:val="115"/>
        </w:rPr>
        <w:t>terms</w:t>
      </w:r>
      <w:r>
        <w:rPr>
          <w:spacing w:val="-6"/>
          <w:w w:val="115"/>
        </w:rPr>
        <w:t xml:space="preserve"> </w:t>
      </w:r>
      <w:r>
        <w:rPr>
          <w:w w:val="115"/>
        </w:rPr>
        <w:t>is</w:t>
      </w:r>
      <w:r>
        <w:rPr>
          <w:spacing w:val="-6"/>
          <w:w w:val="115"/>
        </w:rPr>
        <w:t xml:space="preserve"> </w:t>
      </w:r>
      <w:r>
        <w:rPr>
          <w:w w:val="115"/>
        </w:rPr>
        <w:t>provided; in</w:t>
      </w:r>
      <w:r>
        <w:rPr>
          <w:spacing w:val="-6"/>
          <w:w w:val="115"/>
        </w:rPr>
        <w:t xml:space="preserve"> </w:t>
      </w:r>
      <w:r>
        <w:rPr>
          <w:w w:val="115"/>
        </w:rPr>
        <w:t>later</w:t>
      </w:r>
      <w:r>
        <w:rPr>
          <w:spacing w:val="-6"/>
          <w:w w:val="115"/>
        </w:rPr>
        <w:t xml:space="preserve"> </w:t>
      </w:r>
      <w:r>
        <w:rPr>
          <w:w w:val="115"/>
        </w:rPr>
        <w:t>chapters,</w:t>
      </w:r>
      <w:r>
        <w:rPr>
          <w:spacing w:val="-2"/>
          <w:w w:val="115"/>
        </w:rPr>
        <w:t xml:space="preserve"> </w:t>
      </w:r>
      <w:r>
        <w:rPr>
          <w:w w:val="115"/>
        </w:rPr>
        <w:t>their</w:t>
      </w:r>
      <w:r>
        <w:rPr>
          <w:spacing w:val="-6"/>
          <w:w w:val="115"/>
        </w:rPr>
        <w:t xml:space="preserve"> </w:t>
      </w:r>
      <w:r>
        <w:rPr>
          <w:w w:val="115"/>
        </w:rPr>
        <w:t>specific meaning</w:t>
      </w:r>
      <w:r>
        <w:rPr>
          <w:spacing w:val="-7"/>
          <w:w w:val="115"/>
        </w:rPr>
        <w:t xml:space="preserve"> </w:t>
      </w:r>
      <w:r>
        <w:rPr>
          <w:w w:val="115"/>
        </w:rPr>
        <w:t>in</w:t>
      </w:r>
      <w:r>
        <w:rPr>
          <w:spacing w:val="-7"/>
          <w:w w:val="115"/>
        </w:rPr>
        <w:t xml:space="preserve"> </w:t>
      </w:r>
      <w:r>
        <w:rPr>
          <w:w w:val="115"/>
        </w:rPr>
        <w:t>the</w:t>
      </w:r>
      <w:r>
        <w:rPr>
          <w:spacing w:val="-7"/>
          <w:w w:val="115"/>
        </w:rPr>
        <w:t xml:space="preserve"> </w:t>
      </w:r>
      <w:r>
        <w:rPr>
          <w:w w:val="115"/>
        </w:rPr>
        <w:t>context</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is</w:t>
      </w:r>
      <w:r>
        <w:rPr>
          <w:spacing w:val="-7"/>
          <w:w w:val="115"/>
        </w:rPr>
        <w:t xml:space="preserve"> </w:t>
      </w:r>
      <w:r>
        <w:rPr>
          <w:w w:val="115"/>
        </w:rPr>
        <w:t>discussed:</w:t>
      </w:r>
    </w:p>
    <w:p w14:paraId="077BB3AC" w14:textId="77777777" w:rsidR="00C220EB" w:rsidRDefault="00C220EB">
      <w:pPr>
        <w:pStyle w:val="BodyText"/>
        <w:spacing w:line="256" w:lineRule="auto"/>
        <w:jc w:val="both"/>
        <w:sectPr w:rsidR="00C220EB">
          <w:headerReference w:type="default" r:id="rId89"/>
          <w:footerReference w:type="even" r:id="rId90"/>
          <w:footerReference w:type="default" r:id="rId91"/>
          <w:pgSz w:w="11910" w:h="16840"/>
          <w:pgMar w:top="1900" w:right="0" w:bottom="1720" w:left="708" w:header="0" w:footer="1540" w:gutter="0"/>
          <w:pgNumType w:start="35"/>
          <w:cols w:space="720"/>
        </w:sectPr>
      </w:pPr>
    </w:p>
    <w:p w14:paraId="077BB3AD" w14:textId="77777777" w:rsidR="00C220EB" w:rsidRDefault="00C220EB">
      <w:pPr>
        <w:pStyle w:val="BodyText"/>
        <w:spacing w:before="33"/>
        <w:rPr>
          <w:sz w:val="28"/>
        </w:rPr>
      </w:pPr>
    </w:p>
    <w:p w14:paraId="077BB3AE" w14:textId="77777777" w:rsidR="00C220EB" w:rsidRDefault="00000000">
      <w:pPr>
        <w:pStyle w:val="Heading2"/>
        <w:numPr>
          <w:ilvl w:val="1"/>
          <w:numId w:val="11"/>
        </w:numPr>
        <w:tabs>
          <w:tab w:val="left" w:pos="771"/>
        </w:tabs>
        <w:ind w:left="771" w:hanging="629"/>
      </w:pPr>
      <w:bookmarkStart w:id="108" w:name="High_level_research_question"/>
      <w:bookmarkStart w:id="109" w:name="_bookmark68"/>
      <w:bookmarkStart w:id="110" w:name="_bookmark69"/>
      <w:bookmarkEnd w:id="108"/>
      <w:bookmarkEnd w:id="109"/>
      <w:bookmarkEnd w:id="110"/>
      <w:r>
        <w:rPr>
          <w:color w:val="697D90"/>
        </w:rPr>
        <w:t>High</w:t>
      </w:r>
      <w:r>
        <w:rPr>
          <w:color w:val="697D90"/>
          <w:spacing w:val="-8"/>
        </w:rPr>
        <w:t xml:space="preserve"> </w:t>
      </w:r>
      <w:r>
        <w:rPr>
          <w:color w:val="697D90"/>
        </w:rPr>
        <w:t>level</w:t>
      </w:r>
      <w:r>
        <w:rPr>
          <w:color w:val="697D90"/>
          <w:spacing w:val="-8"/>
        </w:rPr>
        <w:t xml:space="preserve"> </w:t>
      </w:r>
      <w:r>
        <w:rPr>
          <w:color w:val="697D90"/>
        </w:rPr>
        <w:t>research</w:t>
      </w:r>
      <w:r>
        <w:rPr>
          <w:color w:val="697D90"/>
          <w:spacing w:val="-8"/>
        </w:rPr>
        <w:t xml:space="preserve"> </w:t>
      </w:r>
      <w:r>
        <w:rPr>
          <w:color w:val="697D90"/>
          <w:spacing w:val="-2"/>
        </w:rPr>
        <w:t>question</w:t>
      </w:r>
    </w:p>
    <w:p w14:paraId="077BB3AF" w14:textId="77777777" w:rsidR="00C220EB" w:rsidRDefault="00000000">
      <w:pPr>
        <w:pStyle w:val="BodyText"/>
        <w:spacing w:before="244" w:line="256" w:lineRule="auto"/>
        <w:ind w:left="142" w:right="848"/>
        <w:jc w:val="both"/>
      </w:pPr>
      <w:r>
        <w:rPr>
          <w:w w:val="110"/>
        </w:rPr>
        <w:t xml:space="preserve">What is the next meaningful step to take in order to improve </w:t>
      </w:r>
      <w:hyperlink w:anchor="_bookmark140" w:history="1">
        <w:r>
          <w:rPr>
            <w:w w:val="110"/>
          </w:rPr>
          <w:t>data availability</w:t>
        </w:r>
      </w:hyperlink>
      <w:r>
        <w:rPr>
          <w:w w:val="110"/>
        </w:rPr>
        <w:t xml:space="preserve"> and </w:t>
      </w:r>
      <w:hyperlink w:anchor="_bookmark141" w:history="1">
        <w:r>
          <w:rPr>
            <w:w w:val="110"/>
          </w:rPr>
          <w:t>data quality</w:t>
        </w:r>
      </w:hyperlink>
      <w:r>
        <w:rPr>
          <w:w w:val="110"/>
        </w:rPr>
        <w:t xml:space="preserve"> within the </w:t>
      </w:r>
      <w:hyperlink w:anchor="_bookmark146" w:history="1">
        <w:r>
          <w:rPr>
            <w:spacing w:val="-2"/>
            <w:w w:val="110"/>
          </w:rPr>
          <w:t>DWH</w:t>
        </w:r>
        <w:r>
          <w:rPr>
            <w:spacing w:val="-11"/>
            <w:w w:val="110"/>
          </w:rPr>
          <w:t xml:space="preserve"> </w:t>
        </w:r>
        <w:r>
          <w:rPr>
            <w:spacing w:val="-2"/>
            <w:w w:val="110"/>
          </w:rPr>
          <w:t>LS</w:t>
        </w:r>
        <w:r>
          <w:rPr>
            <w:spacing w:val="-11"/>
            <w:w w:val="110"/>
          </w:rPr>
          <w:t xml:space="preserve"> </w:t>
        </w:r>
        <w:r>
          <w:rPr>
            <w:spacing w:val="-2"/>
            <w:w w:val="110"/>
          </w:rPr>
          <w:t>OPS</w:t>
        </w:r>
      </w:hyperlink>
      <w:r>
        <w:rPr>
          <w:spacing w:val="-11"/>
          <w:w w:val="110"/>
        </w:rPr>
        <w:t xml:space="preserve"> </w:t>
      </w:r>
      <w:r>
        <w:rPr>
          <w:spacing w:val="-2"/>
          <w:w w:val="110"/>
        </w:rPr>
        <w:t>team</w:t>
      </w:r>
      <w:r>
        <w:rPr>
          <w:spacing w:val="-11"/>
          <w:w w:val="110"/>
        </w:rPr>
        <w:t xml:space="preserve"> </w:t>
      </w:r>
      <w:r>
        <w:rPr>
          <w:spacing w:val="-2"/>
          <w:w w:val="110"/>
        </w:rPr>
        <w:t>at</w:t>
      </w:r>
      <w:r>
        <w:rPr>
          <w:spacing w:val="-11"/>
          <w:w w:val="110"/>
        </w:rPr>
        <w:t xml:space="preserve"> </w:t>
      </w:r>
      <w:r>
        <w:rPr>
          <w:spacing w:val="-2"/>
          <w:w w:val="110"/>
        </w:rPr>
        <w:t>Swiss</w:t>
      </w:r>
      <w:r>
        <w:rPr>
          <w:spacing w:val="-11"/>
          <w:w w:val="110"/>
        </w:rPr>
        <w:t xml:space="preserve"> </w:t>
      </w:r>
      <w:r>
        <w:rPr>
          <w:spacing w:val="-2"/>
          <w:w w:val="110"/>
        </w:rPr>
        <w:t>Post? How</w:t>
      </w:r>
      <w:r>
        <w:rPr>
          <w:spacing w:val="-11"/>
          <w:w w:val="110"/>
        </w:rPr>
        <w:t xml:space="preserve"> </w:t>
      </w:r>
      <w:r>
        <w:rPr>
          <w:spacing w:val="-2"/>
          <w:w w:val="110"/>
        </w:rPr>
        <w:t>can</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and</w:t>
      </w:r>
      <w:r>
        <w:rPr>
          <w:spacing w:val="-11"/>
          <w:w w:val="110"/>
        </w:rPr>
        <w:t xml:space="preserve"> </w:t>
      </w:r>
      <w:r>
        <w:rPr>
          <w:spacing w:val="-2"/>
          <w:w w:val="110"/>
        </w:rPr>
        <w:t>IT</w:t>
      </w:r>
      <w:r>
        <w:rPr>
          <w:spacing w:val="-11"/>
          <w:w w:val="110"/>
        </w:rPr>
        <w:t xml:space="preserve"> </w:t>
      </w:r>
      <w:r>
        <w:rPr>
          <w:spacing w:val="-2"/>
          <w:w w:val="110"/>
        </w:rPr>
        <w:t>be</w:t>
      </w:r>
      <w:r>
        <w:rPr>
          <w:spacing w:val="-11"/>
          <w:w w:val="110"/>
        </w:rPr>
        <w:t xml:space="preserve"> </w:t>
      </w:r>
      <w:r>
        <w:rPr>
          <w:spacing w:val="-2"/>
          <w:w w:val="110"/>
        </w:rPr>
        <w:t>supported</w:t>
      </w:r>
      <w:r>
        <w:rPr>
          <w:spacing w:val="-11"/>
          <w:w w:val="110"/>
        </w:rPr>
        <w:t xml:space="preserve"> </w:t>
      </w:r>
      <w:r>
        <w:rPr>
          <w:spacing w:val="-2"/>
          <w:w w:val="110"/>
        </w:rPr>
        <w:t>in</w:t>
      </w:r>
      <w:r>
        <w:rPr>
          <w:spacing w:val="-11"/>
          <w:w w:val="110"/>
        </w:rPr>
        <w:t xml:space="preserve"> </w:t>
      </w:r>
      <w:r>
        <w:rPr>
          <w:spacing w:val="-2"/>
          <w:w w:val="110"/>
        </w:rPr>
        <w:t>achieving</w:t>
      </w:r>
      <w:r>
        <w:rPr>
          <w:spacing w:val="-11"/>
          <w:w w:val="110"/>
        </w:rPr>
        <w:t xml:space="preserve"> </w:t>
      </w:r>
      <w:r>
        <w:rPr>
          <w:spacing w:val="-2"/>
          <w:w w:val="110"/>
        </w:rPr>
        <w:t>their</w:t>
      </w:r>
      <w:r>
        <w:rPr>
          <w:spacing w:val="-11"/>
          <w:w w:val="110"/>
        </w:rPr>
        <w:t xml:space="preserve"> </w:t>
      </w:r>
      <w:r>
        <w:rPr>
          <w:spacing w:val="-2"/>
          <w:w w:val="110"/>
        </w:rPr>
        <w:t xml:space="preserve">objectives? </w:t>
      </w:r>
      <w:r>
        <w:rPr>
          <w:w w:val="115"/>
        </w:rPr>
        <w:t>While</w:t>
      </w:r>
      <w:r>
        <w:rPr>
          <w:spacing w:val="-16"/>
          <w:w w:val="115"/>
        </w:rPr>
        <w:t xml:space="preserve"> </w:t>
      </w:r>
      <w:r>
        <w:rPr>
          <w:w w:val="115"/>
        </w:rPr>
        <w:t>the</w:t>
      </w:r>
      <w:r>
        <w:rPr>
          <w:spacing w:val="-16"/>
          <w:w w:val="115"/>
        </w:rPr>
        <w:t xml:space="preserve"> </w:t>
      </w:r>
      <w:r>
        <w:rPr>
          <w:w w:val="115"/>
        </w:rPr>
        <w:t>solutions</w:t>
      </w:r>
      <w:r>
        <w:rPr>
          <w:spacing w:val="-16"/>
          <w:w w:val="115"/>
        </w:rPr>
        <w:t xml:space="preserve"> </w:t>
      </w:r>
      <w:r>
        <w:rPr>
          <w:w w:val="115"/>
        </w:rPr>
        <w:t>should</w:t>
      </w:r>
      <w:r>
        <w:rPr>
          <w:spacing w:val="-16"/>
          <w:w w:val="115"/>
        </w:rPr>
        <w:t xml:space="preserve"> </w:t>
      </w:r>
      <w:r>
        <w:rPr>
          <w:w w:val="115"/>
        </w:rPr>
        <w:t>be</w:t>
      </w:r>
      <w:r>
        <w:rPr>
          <w:spacing w:val="-16"/>
          <w:w w:val="115"/>
        </w:rPr>
        <w:t xml:space="preserve"> </w:t>
      </w:r>
      <w:r>
        <w:rPr>
          <w:w w:val="115"/>
        </w:rPr>
        <w:t>as</w:t>
      </w:r>
      <w:r>
        <w:rPr>
          <w:spacing w:val="-15"/>
          <w:w w:val="115"/>
        </w:rPr>
        <w:t xml:space="preserve"> </w:t>
      </w:r>
      <w:r>
        <w:rPr>
          <w:w w:val="115"/>
        </w:rPr>
        <w:t>simple</w:t>
      </w:r>
      <w:r>
        <w:rPr>
          <w:spacing w:val="-16"/>
          <w:w w:val="115"/>
        </w:rPr>
        <w:t xml:space="preserve"> </w:t>
      </w:r>
      <w:r>
        <w:rPr>
          <w:w w:val="115"/>
        </w:rPr>
        <w:t>as</w:t>
      </w:r>
      <w:r>
        <w:rPr>
          <w:spacing w:val="-16"/>
          <w:w w:val="115"/>
        </w:rPr>
        <w:t xml:space="preserve"> </w:t>
      </w:r>
      <w:r>
        <w:rPr>
          <w:w w:val="115"/>
        </w:rPr>
        <w:t>possible,</w:t>
      </w:r>
      <w:r>
        <w:rPr>
          <w:spacing w:val="-16"/>
          <w:w w:val="115"/>
        </w:rPr>
        <w:t xml:space="preserve"> </w:t>
      </w:r>
      <w:r>
        <w:rPr>
          <w:w w:val="115"/>
        </w:rPr>
        <w:t>they</w:t>
      </w:r>
      <w:r>
        <w:rPr>
          <w:spacing w:val="-16"/>
          <w:w w:val="115"/>
        </w:rPr>
        <w:t xml:space="preserve"> </w:t>
      </w:r>
      <w:r>
        <w:rPr>
          <w:w w:val="115"/>
        </w:rPr>
        <w:t>should</w:t>
      </w:r>
      <w:r>
        <w:rPr>
          <w:spacing w:val="-15"/>
          <w:w w:val="115"/>
        </w:rPr>
        <w:t xml:space="preserve"> </w:t>
      </w:r>
      <w:r>
        <w:rPr>
          <w:w w:val="115"/>
        </w:rPr>
        <w:t>be</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best</w:t>
      </w:r>
      <w:r>
        <w:rPr>
          <w:spacing w:val="-16"/>
          <w:w w:val="115"/>
        </w:rPr>
        <w:t xml:space="preserve"> </w:t>
      </w:r>
      <w:r>
        <w:rPr>
          <w:w w:val="115"/>
        </w:rPr>
        <w:t>practices</w:t>
      </w:r>
      <w:r>
        <w:rPr>
          <w:spacing w:val="-15"/>
          <w:w w:val="115"/>
        </w:rPr>
        <w:t xml:space="preserve"> </w:t>
      </w:r>
      <w:r>
        <w:rPr>
          <w:w w:val="115"/>
        </w:rPr>
        <w:t>and</w:t>
      </w:r>
      <w:r>
        <w:rPr>
          <w:spacing w:val="-16"/>
          <w:w w:val="115"/>
        </w:rPr>
        <w:t xml:space="preserve"> </w:t>
      </w:r>
      <w:r>
        <w:rPr>
          <w:w w:val="115"/>
        </w:rPr>
        <w:t>verified through</w:t>
      </w:r>
      <w:r>
        <w:rPr>
          <w:spacing w:val="-16"/>
          <w:w w:val="115"/>
        </w:rPr>
        <w:t xml:space="preserve"> </w:t>
      </w:r>
      <w:r>
        <w:rPr>
          <w:w w:val="115"/>
        </w:rPr>
        <w:t>scientific</w:t>
      </w:r>
      <w:r>
        <w:rPr>
          <w:spacing w:val="-16"/>
          <w:w w:val="115"/>
        </w:rPr>
        <w:t xml:space="preserve"> </w:t>
      </w:r>
      <w:r>
        <w:rPr>
          <w:w w:val="115"/>
        </w:rPr>
        <w:t>research.</w:t>
      </w:r>
      <w:r>
        <w:rPr>
          <w:spacing w:val="-16"/>
          <w:w w:val="115"/>
        </w:rPr>
        <w:t xml:space="preserve"> </w:t>
      </w:r>
      <w:r>
        <w:rPr>
          <w:w w:val="115"/>
        </w:rPr>
        <w:t>The</w:t>
      </w:r>
      <w:r>
        <w:rPr>
          <w:spacing w:val="-16"/>
          <w:w w:val="115"/>
        </w:rPr>
        <w:t xml:space="preserve"> </w:t>
      </w:r>
      <w:r>
        <w:rPr>
          <w:w w:val="115"/>
        </w:rPr>
        <w:t>research</w:t>
      </w:r>
      <w:r>
        <w:rPr>
          <w:spacing w:val="-16"/>
          <w:w w:val="115"/>
        </w:rPr>
        <w:t xml:space="preserve"> </w:t>
      </w:r>
      <w:r>
        <w:rPr>
          <w:w w:val="115"/>
        </w:rPr>
        <w:t>gap</w:t>
      </w:r>
      <w:r>
        <w:rPr>
          <w:spacing w:val="-15"/>
          <w:w w:val="115"/>
        </w:rPr>
        <w:t xml:space="preserve"> </w:t>
      </w:r>
      <w:r>
        <w:rPr>
          <w:w w:val="115"/>
        </w:rPr>
        <w:t>is</w:t>
      </w:r>
      <w:r>
        <w:rPr>
          <w:spacing w:val="-16"/>
          <w:w w:val="115"/>
        </w:rPr>
        <w:t xml:space="preserve"> </w:t>
      </w:r>
      <w:r>
        <w:rPr>
          <w:w w:val="115"/>
        </w:rPr>
        <w:t>addressed</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solution</w:t>
      </w:r>
      <w:r>
        <w:rPr>
          <w:spacing w:val="-15"/>
          <w:w w:val="115"/>
        </w:rPr>
        <w:t xml:space="preserve"> </w:t>
      </w:r>
      <w:r>
        <w:rPr>
          <w:w w:val="115"/>
        </w:rPr>
        <w:t>and</w:t>
      </w:r>
      <w:r>
        <w:rPr>
          <w:spacing w:val="-16"/>
          <w:w w:val="115"/>
        </w:rPr>
        <w:t xml:space="preserve"> </w:t>
      </w:r>
      <w:r>
        <w:rPr>
          <w:w w:val="115"/>
        </w:rPr>
        <w:t>implementation</w:t>
      </w:r>
      <w:r>
        <w:rPr>
          <w:spacing w:val="-16"/>
          <w:w w:val="115"/>
        </w:rPr>
        <w:t xml:space="preserve"> </w:t>
      </w:r>
      <w:r>
        <w:rPr>
          <w:w w:val="115"/>
        </w:rPr>
        <w:t>chapters. The</w:t>
      </w:r>
      <w:r>
        <w:rPr>
          <w:spacing w:val="-8"/>
          <w:w w:val="115"/>
        </w:rPr>
        <w:t xml:space="preserve"> </w:t>
      </w:r>
      <w:r>
        <w:rPr>
          <w:w w:val="115"/>
        </w:rPr>
        <w:t>main</w:t>
      </w:r>
      <w:r>
        <w:rPr>
          <w:spacing w:val="-8"/>
          <w:w w:val="115"/>
        </w:rPr>
        <w:t xml:space="preserve"> </w:t>
      </w:r>
      <w:r>
        <w:rPr>
          <w:w w:val="115"/>
        </w:rPr>
        <w:t>goal</w:t>
      </w:r>
      <w:r>
        <w:rPr>
          <w:spacing w:val="-8"/>
          <w:w w:val="115"/>
        </w:rPr>
        <w:t xml:space="preserve"> </w:t>
      </w:r>
      <w:r>
        <w:rPr>
          <w:w w:val="115"/>
        </w:rPr>
        <w:t>is</w:t>
      </w:r>
      <w:r>
        <w:rPr>
          <w:spacing w:val="-8"/>
          <w:w w:val="115"/>
        </w:rPr>
        <w:t xml:space="preserve"> </w:t>
      </w:r>
      <w:r>
        <w:rPr>
          <w:w w:val="115"/>
        </w:rPr>
        <w:t>to</w:t>
      </w:r>
      <w:r>
        <w:rPr>
          <w:spacing w:val="-8"/>
          <w:w w:val="115"/>
        </w:rPr>
        <w:t xml:space="preserve"> </w:t>
      </w:r>
      <w:r>
        <w:rPr>
          <w:w w:val="115"/>
        </w:rPr>
        <w:t>ensure</w:t>
      </w:r>
      <w:r>
        <w:rPr>
          <w:spacing w:val="-8"/>
          <w:w w:val="115"/>
        </w:rPr>
        <w:t xml:space="preserve"> </w:t>
      </w:r>
      <w:r>
        <w:rPr>
          <w:w w:val="115"/>
        </w:rPr>
        <w:t>that</w:t>
      </w:r>
      <w:r>
        <w:rPr>
          <w:spacing w:val="-8"/>
          <w:w w:val="115"/>
        </w:rPr>
        <w:t xml:space="preserve"> </w:t>
      </w:r>
      <w:r>
        <w:rPr>
          <w:w w:val="115"/>
        </w:rPr>
        <w:t>the</w:t>
      </w:r>
      <w:r>
        <w:rPr>
          <w:spacing w:val="-8"/>
          <w:w w:val="115"/>
        </w:rPr>
        <w:t xml:space="preserve"> </w:t>
      </w:r>
      <w:r>
        <w:rPr>
          <w:w w:val="115"/>
        </w:rPr>
        <w:t>conducted</w:t>
      </w:r>
      <w:r>
        <w:rPr>
          <w:spacing w:val="-8"/>
          <w:w w:val="115"/>
        </w:rPr>
        <w:t xml:space="preserve"> </w:t>
      </w:r>
      <w:r>
        <w:rPr>
          <w:w w:val="115"/>
        </w:rPr>
        <w:t>research</w:t>
      </w:r>
      <w:r>
        <w:rPr>
          <w:spacing w:val="-8"/>
          <w:w w:val="115"/>
        </w:rPr>
        <w:t xml:space="preserve"> </w:t>
      </w:r>
      <w:r>
        <w:rPr>
          <w:w w:val="115"/>
        </w:rPr>
        <w:t>provides</w:t>
      </w:r>
      <w:r>
        <w:rPr>
          <w:spacing w:val="-8"/>
          <w:w w:val="115"/>
        </w:rPr>
        <w:t xml:space="preserve"> </w:t>
      </w:r>
      <w:r>
        <w:rPr>
          <w:w w:val="115"/>
        </w:rPr>
        <w:t>tangible</w:t>
      </w:r>
      <w:r>
        <w:rPr>
          <w:spacing w:val="-8"/>
          <w:w w:val="115"/>
        </w:rPr>
        <w:t xml:space="preserve"> </w:t>
      </w:r>
      <w:r>
        <w:rPr>
          <w:w w:val="115"/>
        </w:rPr>
        <w:t>benefits</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team</w:t>
      </w:r>
      <w:r>
        <w:rPr>
          <w:spacing w:val="-8"/>
          <w:w w:val="115"/>
        </w:rPr>
        <w:t xml:space="preserve"> </w:t>
      </w:r>
      <w:r>
        <w:rPr>
          <w:w w:val="115"/>
        </w:rPr>
        <w:t>and</w:t>
      </w:r>
      <w:r>
        <w:rPr>
          <w:spacing w:val="-8"/>
          <w:w w:val="115"/>
        </w:rPr>
        <w:t xml:space="preserve"> </w:t>
      </w:r>
      <w:r>
        <w:rPr>
          <w:w w:val="115"/>
        </w:rPr>
        <w:t>con-tributes to future improvements.</w:t>
      </w:r>
      <w:r>
        <w:rPr>
          <w:spacing w:val="40"/>
          <w:w w:val="115"/>
        </w:rPr>
        <w:t xml:space="preserve"> </w:t>
      </w:r>
      <w:r>
        <w:rPr>
          <w:w w:val="115"/>
        </w:rPr>
        <w:t xml:space="preserve">It is particularly important for the team that the research results are </w:t>
      </w:r>
      <w:r>
        <w:rPr>
          <w:spacing w:val="-2"/>
          <w:w w:val="115"/>
        </w:rPr>
        <w:t>presented</w:t>
      </w:r>
      <w:r>
        <w:rPr>
          <w:spacing w:val="-8"/>
          <w:w w:val="115"/>
        </w:rPr>
        <w:t xml:space="preserve"> </w:t>
      </w:r>
      <w:r>
        <w:rPr>
          <w:spacing w:val="-2"/>
          <w:w w:val="115"/>
        </w:rPr>
        <w:t>continuously,</w:t>
      </w:r>
      <w:r>
        <w:rPr>
          <w:spacing w:val="-8"/>
          <w:w w:val="115"/>
        </w:rPr>
        <w:t xml:space="preserve"> </w:t>
      </w:r>
      <w:r>
        <w:rPr>
          <w:spacing w:val="-2"/>
          <w:w w:val="115"/>
        </w:rPr>
        <w:t>so</w:t>
      </w:r>
      <w:r>
        <w:rPr>
          <w:spacing w:val="-8"/>
          <w:w w:val="115"/>
        </w:rPr>
        <w:t xml:space="preserve"> </w:t>
      </w:r>
      <w:r>
        <w:rPr>
          <w:spacing w:val="-2"/>
          <w:w w:val="115"/>
        </w:rPr>
        <w:t>that</w:t>
      </w:r>
      <w:r>
        <w:rPr>
          <w:spacing w:val="-8"/>
          <w:w w:val="115"/>
        </w:rPr>
        <w:t xml:space="preserve"> </w:t>
      </w:r>
      <w:r>
        <w:rPr>
          <w:spacing w:val="-2"/>
          <w:w w:val="115"/>
        </w:rPr>
        <w:t>progress,</w:t>
      </w:r>
      <w:r>
        <w:rPr>
          <w:spacing w:val="-8"/>
          <w:w w:val="115"/>
        </w:rPr>
        <w:t xml:space="preserve"> </w:t>
      </w:r>
      <w:r>
        <w:rPr>
          <w:spacing w:val="-2"/>
          <w:w w:val="115"/>
        </w:rPr>
        <w:t>as</w:t>
      </w:r>
      <w:r>
        <w:rPr>
          <w:spacing w:val="-8"/>
          <w:w w:val="115"/>
        </w:rPr>
        <w:t xml:space="preserve"> </w:t>
      </w:r>
      <w:r>
        <w:rPr>
          <w:spacing w:val="-2"/>
          <w:w w:val="115"/>
        </w:rPr>
        <w:t>well</w:t>
      </w:r>
      <w:r>
        <w:rPr>
          <w:spacing w:val="-8"/>
          <w:w w:val="115"/>
        </w:rPr>
        <w:t xml:space="preserve"> </w:t>
      </w:r>
      <w:r>
        <w:rPr>
          <w:spacing w:val="-2"/>
          <w:w w:val="115"/>
        </w:rPr>
        <w:t>as</w:t>
      </w:r>
      <w:r>
        <w:rPr>
          <w:spacing w:val="-8"/>
          <w:w w:val="115"/>
        </w:rPr>
        <w:t xml:space="preserve"> </w:t>
      </w:r>
      <w:r>
        <w:rPr>
          <w:spacing w:val="-2"/>
          <w:w w:val="115"/>
        </w:rPr>
        <w:t>potential</w:t>
      </w:r>
      <w:r>
        <w:rPr>
          <w:spacing w:val="-8"/>
          <w:w w:val="115"/>
        </w:rPr>
        <w:t xml:space="preserve"> </w:t>
      </w:r>
      <w:r>
        <w:rPr>
          <w:spacing w:val="-2"/>
          <w:w w:val="115"/>
        </w:rPr>
        <w:t>deviations</w:t>
      </w:r>
      <w:r>
        <w:rPr>
          <w:spacing w:val="-8"/>
          <w:w w:val="115"/>
        </w:rPr>
        <w:t xml:space="preserve"> </w:t>
      </w:r>
      <w:r>
        <w:rPr>
          <w:spacing w:val="-2"/>
          <w:w w:val="115"/>
        </w:rPr>
        <w:t>and</w:t>
      </w:r>
      <w:r>
        <w:rPr>
          <w:spacing w:val="-8"/>
          <w:w w:val="115"/>
        </w:rPr>
        <w:t xml:space="preserve"> </w:t>
      </w:r>
      <w:r>
        <w:rPr>
          <w:spacing w:val="-2"/>
          <w:w w:val="115"/>
        </w:rPr>
        <w:t>changes,</w:t>
      </w:r>
      <w:r>
        <w:rPr>
          <w:spacing w:val="-8"/>
          <w:w w:val="115"/>
        </w:rPr>
        <w:t xml:space="preserve"> </w:t>
      </w:r>
      <w:r>
        <w:rPr>
          <w:spacing w:val="-2"/>
          <w:w w:val="115"/>
        </w:rPr>
        <w:t>can</w:t>
      </w:r>
      <w:r>
        <w:rPr>
          <w:spacing w:val="-8"/>
          <w:w w:val="115"/>
        </w:rPr>
        <w:t xml:space="preserve"> </w:t>
      </w:r>
      <w:r>
        <w:rPr>
          <w:spacing w:val="-2"/>
          <w:w w:val="115"/>
        </w:rPr>
        <w:t>be</w:t>
      </w:r>
      <w:r>
        <w:rPr>
          <w:spacing w:val="-8"/>
          <w:w w:val="115"/>
        </w:rPr>
        <w:t xml:space="preserve"> </w:t>
      </w:r>
      <w:r>
        <w:rPr>
          <w:spacing w:val="-2"/>
          <w:w w:val="115"/>
        </w:rPr>
        <w:t>discussed.</w:t>
      </w:r>
    </w:p>
    <w:p w14:paraId="077BB3B0" w14:textId="77777777" w:rsidR="00C220EB" w:rsidRDefault="00C220EB">
      <w:pPr>
        <w:pStyle w:val="BodyText"/>
      </w:pPr>
    </w:p>
    <w:p w14:paraId="077BB3B1" w14:textId="77777777" w:rsidR="00C220EB" w:rsidRDefault="00C220EB">
      <w:pPr>
        <w:pStyle w:val="BodyText"/>
        <w:spacing w:before="25"/>
      </w:pPr>
    </w:p>
    <w:p w14:paraId="077BB3B2" w14:textId="77777777" w:rsidR="00C220EB" w:rsidRDefault="00000000">
      <w:pPr>
        <w:pStyle w:val="Heading2"/>
        <w:numPr>
          <w:ilvl w:val="1"/>
          <w:numId w:val="11"/>
        </w:numPr>
        <w:tabs>
          <w:tab w:val="left" w:pos="771"/>
        </w:tabs>
        <w:ind w:left="771" w:hanging="629"/>
      </w:pPr>
      <w:bookmarkStart w:id="111" w:name="Success_definition"/>
      <w:bookmarkStart w:id="112" w:name="_bookmark70"/>
      <w:bookmarkEnd w:id="111"/>
      <w:bookmarkEnd w:id="112"/>
      <w:r>
        <w:rPr>
          <w:color w:val="697D90"/>
          <w:w w:val="90"/>
        </w:rPr>
        <w:t>Success</w:t>
      </w:r>
      <w:r>
        <w:rPr>
          <w:color w:val="697D90"/>
          <w:spacing w:val="16"/>
        </w:rPr>
        <w:t xml:space="preserve"> </w:t>
      </w:r>
      <w:r>
        <w:rPr>
          <w:color w:val="697D90"/>
          <w:spacing w:val="-2"/>
        </w:rPr>
        <w:t>definition</w:t>
      </w:r>
    </w:p>
    <w:p w14:paraId="077BB3B3" w14:textId="77777777" w:rsidR="00C220EB" w:rsidRDefault="00000000">
      <w:pPr>
        <w:pStyle w:val="BodyText"/>
        <w:spacing w:before="245" w:line="256" w:lineRule="auto"/>
        <w:ind w:left="142" w:right="848"/>
        <w:jc w:val="both"/>
      </w:pPr>
      <w:r>
        <w:rPr>
          <w:spacing w:val="-2"/>
          <w:w w:val="115"/>
        </w:rPr>
        <w:t>The</w:t>
      </w:r>
      <w:r>
        <w:rPr>
          <w:spacing w:val="-9"/>
          <w:w w:val="115"/>
        </w:rPr>
        <w:t xml:space="preserve"> </w:t>
      </w:r>
      <w:r>
        <w:rPr>
          <w:spacing w:val="-2"/>
          <w:w w:val="115"/>
        </w:rPr>
        <w:t>success</w:t>
      </w:r>
      <w:r>
        <w:rPr>
          <w:spacing w:val="-9"/>
          <w:w w:val="115"/>
        </w:rPr>
        <w:t xml:space="preserve"> </w:t>
      </w:r>
      <w:r>
        <w:rPr>
          <w:spacing w:val="-2"/>
          <w:w w:val="115"/>
        </w:rPr>
        <w:t>criteria</w:t>
      </w:r>
      <w:r>
        <w:rPr>
          <w:spacing w:val="-9"/>
          <w:w w:val="115"/>
        </w:rPr>
        <w:t xml:space="preserve"> </w:t>
      </w:r>
      <w:r>
        <w:rPr>
          <w:spacing w:val="-2"/>
          <w:w w:val="115"/>
        </w:rPr>
        <w:t>of</w:t>
      </w:r>
      <w:r>
        <w:rPr>
          <w:spacing w:val="-9"/>
          <w:w w:val="115"/>
        </w:rPr>
        <w:t xml:space="preserve"> </w:t>
      </w:r>
      <w:r>
        <w:rPr>
          <w:spacing w:val="-2"/>
          <w:w w:val="115"/>
        </w:rPr>
        <w:t>this</w:t>
      </w:r>
      <w:r>
        <w:rPr>
          <w:spacing w:val="-9"/>
          <w:w w:val="115"/>
        </w:rPr>
        <w:t xml:space="preserve"> </w:t>
      </w:r>
      <w:r>
        <w:rPr>
          <w:spacing w:val="-2"/>
          <w:w w:val="115"/>
        </w:rPr>
        <w:t>project</w:t>
      </w:r>
      <w:r>
        <w:rPr>
          <w:spacing w:val="-9"/>
          <w:w w:val="115"/>
        </w:rPr>
        <w:t xml:space="preserve"> </w:t>
      </w:r>
      <w:r>
        <w:rPr>
          <w:spacing w:val="-2"/>
          <w:w w:val="115"/>
        </w:rPr>
        <w:t>are</w:t>
      </w:r>
      <w:r>
        <w:rPr>
          <w:spacing w:val="-9"/>
          <w:w w:val="115"/>
        </w:rPr>
        <w:t xml:space="preserve"> </w:t>
      </w:r>
      <w:r>
        <w:rPr>
          <w:spacing w:val="-2"/>
          <w:w w:val="115"/>
        </w:rPr>
        <w:t>threefold</w:t>
      </w:r>
      <w:r>
        <w:rPr>
          <w:spacing w:val="-9"/>
          <w:w w:val="115"/>
        </w:rPr>
        <w:t xml:space="preserve"> </w:t>
      </w:r>
      <w:r>
        <w:rPr>
          <w:spacing w:val="-2"/>
          <w:w w:val="115"/>
        </w:rPr>
        <w:t>and</w:t>
      </w:r>
      <w:r>
        <w:rPr>
          <w:spacing w:val="-9"/>
          <w:w w:val="115"/>
        </w:rPr>
        <w:t xml:space="preserve"> </w:t>
      </w:r>
      <w:r>
        <w:rPr>
          <w:spacing w:val="-2"/>
          <w:w w:val="115"/>
        </w:rPr>
        <w:t>are</w:t>
      </w:r>
      <w:r>
        <w:rPr>
          <w:spacing w:val="-9"/>
          <w:w w:val="115"/>
        </w:rPr>
        <w:t xml:space="preserve"> </w:t>
      </w:r>
      <w:r>
        <w:rPr>
          <w:spacing w:val="-2"/>
          <w:w w:val="115"/>
        </w:rPr>
        <w:t>defined</w:t>
      </w:r>
      <w:r>
        <w:rPr>
          <w:spacing w:val="-9"/>
          <w:w w:val="115"/>
        </w:rPr>
        <w:t xml:space="preserve"> </w:t>
      </w:r>
      <w:r>
        <w:rPr>
          <w:spacing w:val="-2"/>
          <w:w w:val="115"/>
        </w:rPr>
        <w:t>based</w:t>
      </w:r>
      <w:r>
        <w:rPr>
          <w:spacing w:val="-9"/>
          <w:w w:val="115"/>
        </w:rPr>
        <w:t xml:space="preserve"> </w:t>
      </w:r>
      <w:r>
        <w:rPr>
          <w:spacing w:val="-2"/>
          <w:w w:val="115"/>
        </w:rPr>
        <w:t>on</w:t>
      </w:r>
      <w:r>
        <w:rPr>
          <w:spacing w:val="-9"/>
          <w:w w:val="115"/>
        </w:rPr>
        <w:t xml:space="preserve"> </w:t>
      </w:r>
      <w:r>
        <w:rPr>
          <w:spacing w:val="-2"/>
          <w:w w:val="115"/>
        </w:rPr>
        <w:t>the</w:t>
      </w:r>
      <w:r>
        <w:rPr>
          <w:spacing w:val="-9"/>
          <w:w w:val="115"/>
        </w:rPr>
        <w:t xml:space="preserve"> </w:t>
      </w:r>
      <w:r>
        <w:rPr>
          <w:spacing w:val="-2"/>
          <w:w w:val="115"/>
        </w:rPr>
        <w:t>research</w:t>
      </w:r>
      <w:r>
        <w:rPr>
          <w:spacing w:val="-9"/>
          <w:w w:val="115"/>
        </w:rPr>
        <w:t xml:space="preserve"> </w:t>
      </w:r>
      <w:r>
        <w:rPr>
          <w:spacing w:val="-2"/>
          <w:w w:val="115"/>
        </w:rPr>
        <w:t>gap</w:t>
      </w:r>
      <w:r>
        <w:rPr>
          <w:spacing w:val="-9"/>
          <w:w w:val="115"/>
        </w:rPr>
        <w:t xml:space="preserve"> </w:t>
      </w:r>
      <w:r>
        <w:rPr>
          <w:spacing w:val="-2"/>
          <w:w w:val="115"/>
        </w:rPr>
        <w:t>as</w:t>
      </w:r>
      <w:r>
        <w:rPr>
          <w:spacing w:val="-9"/>
          <w:w w:val="115"/>
        </w:rPr>
        <w:t xml:space="preserve"> </w:t>
      </w:r>
      <w:r>
        <w:rPr>
          <w:spacing w:val="-2"/>
          <w:w w:val="115"/>
        </w:rPr>
        <w:t>well</w:t>
      </w:r>
      <w:r>
        <w:rPr>
          <w:spacing w:val="-9"/>
          <w:w w:val="115"/>
        </w:rPr>
        <w:t xml:space="preserve"> </w:t>
      </w:r>
      <w:r>
        <w:rPr>
          <w:spacing w:val="-2"/>
          <w:w w:val="115"/>
        </w:rPr>
        <w:t>as</w:t>
      </w:r>
      <w:r>
        <w:rPr>
          <w:spacing w:val="-9"/>
          <w:w w:val="115"/>
        </w:rPr>
        <w:t xml:space="preserve"> </w:t>
      </w:r>
      <w:r>
        <w:rPr>
          <w:spacing w:val="-2"/>
          <w:w w:val="115"/>
        </w:rPr>
        <w:t xml:space="preserve">the </w:t>
      </w:r>
      <w:r>
        <w:rPr>
          <w:w w:val="115"/>
        </w:rPr>
        <w:t>initial</w:t>
      </w:r>
      <w:r>
        <w:rPr>
          <w:spacing w:val="-4"/>
          <w:w w:val="115"/>
        </w:rPr>
        <w:t xml:space="preserve"> </w:t>
      </w:r>
      <w:r>
        <w:rPr>
          <w:w w:val="115"/>
        </w:rPr>
        <w:t>project</w:t>
      </w:r>
      <w:r>
        <w:rPr>
          <w:spacing w:val="-4"/>
          <w:w w:val="115"/>
        </w:rPr>
        <w:t xml:space="preserve"> </w:t>
      </w:r>
      <w:r>
        <w:rPr>
          <w:w w:val="115"/>
        </w:rPr>
        <w:t>hand</w:t>
      </w:r>
      <w:r>
        <w:rPr>
          <w:spacing w:val="-4"/>
          <w:w w:val="115"/>
        </w:rPr>
        <w:t xml:space="preserve"> </w:t>
      </w:r>
      <w:r>
        <w:rPr>
          <w:w w:val="115"/>
        </w:rPr>
        <w:t>in,</w:t>
      </w:r>
      <w:r>
        <w:rPr>
          <w:spacing w:val="-4"/>
          <w:w w:val="115"/>
        </w:rPr>
        <w:t xml:space="preserve"> </w:t>
      </w:r>
      <w:r>
        <w:rPr>
          <w:w w:val="115"/>
        </w:rPr>
        <w:t>which</w:t>
      </w:r>
      <w:r>
        <w:rPr>
          <w:spacing w:val="-4"/>
          <w:w w:val="115"/>
        </w:rPr>
        <w:t xml:space="preserve"> </w:t>
      </w:r>
      <w:r>
        <w:rPr>
          <w:w w:val="115"/>
        </w:rPr>
        <w:t>describes</w:t>
      </w:r>
      <w:r>
        <w:rPr>
          <w:spacing w:val="-4"/>
          <w:w w:val="115"/>
        </w:rPr>
        <w:t xml:space="preserve"> </w:t>
      </w:r>
      <w:r>
        <w:rPr>
          <w:w w:val="115"/>
        </w:rPr>
        <w:t>the</w:t>
      </w:r>
      <w:r>
        <w:rPr>
          <w:spacing w:val="-4"/>
          <w:w w:val="115"/>
        </w:rPr>
        <w:t xml:space="preserve"> </w:t>
      </w:r>
      <w:r>
        <w:rPr>
          <w:w w:val="115"/>
        </w:rPr>
        <w:t>business</w:t>
      </w:r>
      <w:r>
        <w:rPr>
          <w:spacing w:val="-4"/>
          <w:w w:val="115"/>
        </w:rPr>
        <w:t xml:space="preserve"> </w:t>
      </w:r>
      <w:r>
        <w:rPr>
          <w:w w:val="115"/>
        </w:rPr>
        <w:t>requirements.</w:t>
      </w:r>
    </w:p>
    <w:p w14:paraId="077BB3B4" w14:textId="77777777" w:rsidR="00C220EB" w:rsidRDefault="00000000">
      <w:pPr>
        <w:pStyle w:val="BodyText"/>
        <w:spacing w:before="136" w:line="256" w:lineRule="auto"/>
        <w:ind w:left="142" w:right="848"/>
        <w:jc w:val="both"/>
      </w:pPr>
      <w:r>
        <w:rPr>
          <w:w w:val="110"/>
        </w:rPr>
        <w:t>First,</w:t>
      </w:r>
      <w:r>
        <w:rPr>
          <w:spacing w:val="-7"/>
          <w:w w:val="110"/>
        </w:rPr>
        <w:t xml:space="preserve"> </w:t>
      </w:r>
      <w:r>
        <w:rPr>
          <w:w w:val="110"/>
        </w:rPr>
        <w:t>the</w:t>
      </w:r>
      <w:r>
        <w:rPr>
          <w:spacing w:val="-7"/>
          <w:w w:val="110"/>
        </w:rPr>
        <w:t xml:space="preserve"> </w:t>
      </w:r>
      <w:r>
        <w:rPr>
          <w:w w:val="110"/>
        </w:rPr>
        <w:t>primary</w:t>
      </w:r>
      <w:r>
        <w:rPr>
          <w:spacing w:val="-7"/>
          <w:w w:val="110"/>
        </w:rPr>
        <w:t xml:space="preserve"> </w:t>
      </w:r>
      <w:r>
        <w:rPr>
          <w:w w:val="110"/>
        </w:rPr>
        <w:t>business</w:t>
      </w:r>
      <w:r>
        <w:rPr>
          <w:spacing w:val="-7"/>
          <w:w w:val="110"/>
        </w:rPr>
        <w:t xml:space="preserve"> </w:t>
      </w:r>
      <w:r>
        <w:rPr>
          <w:w w:val="110"/>
        </w:rPr>
        <w:t>objective</w:t>
      </w:r>
      <w:r>
        <w:rPr>
          <w:spacing w:val="-7"/>
          <w:w w:val="110"/>
        </w:rPr>
        <w:t xml:space="preserve"> </w:t>
      </w:r>
      <w:r>
        <w:rPr>
          <w:w w:val="110"/>
        </w:rPr>
        <w:t>is</w:t>
      </w:r>
      <w:r>
        <w:rPr>
          <w:spacing w:val="-7"/>
          <w:w w:val="110"/>
        </w:rPr>
        <w:t xml:space="preserve"> </w:t>
      </w:r>
      <w:r>
        <w:rPr>
          <w:w w:val="110"/>
        </w:rPr>
        <w:t>to</w:t>
      </w:r>
      <w:r>
        <w:rPr>
          <w:spacing w:val="-7"/>
          <w:w w:val="110"/>
        </w:rPr>
        <w:t xml:space="preserve"> </w:t>
      </w:r>
      <w:r>
        <w:rPr>
          <w:w w:val="110"/>
        </w:rPr>
        <w:t>achieve</w:t>
      </w:r>
      <w:r>
        <w:rPr>
          <w:spacing w:val="-7"/>
          <w:w w:val="110"/>
        </w:rPr>
        <w:t xml:space="preserve"> </w:t>
      </w:r>
      <w:r>
        <w:rPr>
          <w:w w:val="110"/>
        </w:rPr>
        <w:t>automation</w:t>
      </w:r>
      <w:r>
        <w:rPr>
          <w:spacing w:val="-7"/>
          <w:w w:val="110"/>
        </w:rPr>
        <w:t xml:space="preserve"> </w:t>
      </w:r>
      <w:r>
        <w:rPr>
          <w:w w:val="110"/>
        </w:rPr>
        <w:t>for</w:t>
      </w:r>
      <w:r>
        <w:rPr>
          <w:spacing w:val="-7"/>
          <w:w w:val="110"/>
        </w:rPr>
        <w:t xml:space="preserve"> </w:t>
      </w:r>
      <w:r>
        <w:rPr>
          <w:w w:val="110"/>
        </w:rPr>
        <w:t>the</w:t>
      </w:r>
      <w:r>
        <w:rPr>
          <w:spacing w:val="-7"/>
          <w:w w:val="110"/>
        </w:rPr>
        <w:t xml:space="preserve"> </w:t>
      </w:r>
      <w:r>
        <w:rPr>
          <w:w w:val="110"/>
        </w:rPr>
        <w:t>existing</w:t>
      </w:r>
      <w:r>
        <w:rPr>
          <w:spacing w:val="-7"/>
          <w:w w:val="110"/>
        </w:rPr>
        <w:t xml:space="preserve"> </w:t>
      </w:r>
      <w:r>
        <w:rPr>
          <w:w w:val="110"/>
        </w:rPr>
        <w:t>report. However,</w:t>
      </w:r>
      <w:r>
        <w:rPr>
          <w:spacing w:val="-7"/>
          <w:w w:val="110"/>
        </w:rPr>
        <w:t xml:space="preserve"> </w:t>
      </w:r>
      <w:r>
        <w:rPr>
          <w:w w:val="110"/>
        </w:rPr>
        <w:t>the</w:t>
      </w:r>
      <w:r>
        <w:rPr>
          <w:spacing w:val="-7"/>
          <w:w w:val="110"/>
        </w:rPr>
        <w:t xml:space="preserve"> </w:t>
      </w:r>
      <w:r>
        <w:rPr>
          <w:w w:val="110"/>
        </w:rPr>
        <w:t>goal</w:t>
      </w:r>
      <w:r>
        <w:rPr>
          <w:spacing w:val="-7"/>
          <w:w w:val="110"/>
        </w:rPr>
        <w:t xml:space="preserve"> </w:t>
      </w:r>
      <w:r>
        <w:rPr>
          <w:w w:val="110"/>
        </w:rPr>
        <w:t>of this project is not to replace the report immediately, but rather to establish concrete steps toward automa-</w:t>
      </w:r>
      <w:r>
        <w:rPr>
          <w:spacing w:val="-4"/>
          <w:w w:val="110"/>
        </w:rPr>
        <w:t>tion.</w:t>
      </w:r>
    </w:p>
    <w:p w14:paraId="077BB3B5" w14:textId="77777777" w:rsidR="00C220EB" w:rsidRDefault="00000000">
      <w:pPr>
        <w:pStyle w:val="BodyText"/>
        <w:spacing w:before="136" w:line="256" w:lineRule="auto"/>
        <w:ind w:left="142" w:right="848"/>
        <w:jc w:val="both"/>
      </w:pPr>
      <w:r>
        <w:rPr>
          <w:w w:val="110"/>
        </w:rPr>
        <w:t xml:space="preserve">Second, communication with the business is another important success factor. The results from research </w:t>
      </w:r>
      <w:r>
        <w:rPr>
          <w:w w:val="115"/>
        </w:rPr>
        <w:t>and</w:t>
      </w:r>
      <w:r>
        <w:rPr>
          <w:spacing w:val="-13"/>
          <w:w w:val="115"/>
        </w:rPr>
        <w:t xml:space="preserve"> </w:t>
      </w:r>
      <w:r>
        <w:rPr>
          <w:w w:val="115"/>
        </w:rPr>
        <w:t>implementation</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presented</w:t>
      </w:r>
      <w:r>
        <w:rPr>
          <w:spacing w:val="-13"/>
          <w:w w:val="115"/>
        </w:rPr>
        <w:t xml:space="preserve"> </w:t>
      </w:r>
      <w:r>
        <w:rPr>
          <w:w w:val="115"/>
        </w:rPr>
        <w:t>on</w:t>
      </w:r>
      <w:r>
        <w:rPr>
          <w:spacing w:val="-13"/>
          <w:w w:val="115"/>
        </w:rPr>
        <w:t xml:space="preserve"> </w:t>
      </w:r>
      <w:r>
        <w:rPr>
          <w:w w:val="115"/>
        </w:rPr>
        <w:t>a</w:t>
      </w:r>
      <w:r>
        <w:rPr>
          <w:spacing w:val="-13"/>
          <w:w w:val="115"/>
        </w:rPr>
        <w:t xml:space="preserve"> </w:t>
      </w:r>
      <w:r>
        <w:rPr>
          <w:w w:val="115"/>
        </w:rPr>
        <w:t>regular</w:t>
      </w:r>
      <w:r>
        <w:rPr>
          <w:spacing w:val="-13"/>
          <w:w w:val="115"/>
        </w:rPr>
        <w:t xml:space="preserve"> </w:t>
      </w:r>
      <w:r>
        <w:rPr>
          <w:w w:val="115"/>
        </w:rPr>
        <w:t>basis</w:t>
      </w:r>
      <w:r>
        <w:rPr>
          <w:spacing w:val="-13"/>
          <w:w w:val="115"/>
        </w:rPr>
        <w:t xml:space="preserve"> </w:t>
      </w:r>
      <w:r>
        <w:rPr>
          <w:w w:val="115"/>
        </w:rPr>
        <w:t>to</w:t>
      </w:r>
      <w:r>
        <w:rPr>
          <w:spacing w:val="-13"/>
          <w:w w:val="115"/>
        </w:rPr>
        <w:t xml:space="preserve"> </w:t>
      </w:r>
      <w:r>
        <w:rPr>
          <w:w w:val="115"/>
        </w:rPr>
        <w:t>the</w:t>
      </w:r>
      <w:r>
        <w:rPr>
          <w:spacing w:val="-13"/>
          <w:w w:val="115"/>
        </w:rPr>
        <w:t xml:space="preserve"> </w:t>
      </w:r>
      <w:hyperlink w:anchor="_bookmark167" w:history="1">
        <w:r>
          <w:rPr>
            <w:w w:val="115"/>
          </w:rPr>
          <w:t>product</w:t>
        </w:r>
        <w:r>
          <w:rPr>
            <w:spacing w:val="-13"/>
            <w:w w:val="115"/>
          </w:rPr>
          <w:t xml:space="preserve"> </w:t>
        </w:r>
        <w:r>
          <w:rPr>
            <w:w w:val="115"/>
          </w:rPr>
          <w:t>owner</w:t>
        </w:r>
        <w:r>
          <w:rPr>
            <w:spacing w:val="-13"/>
            <w:w w:val="115"/>
          </w:rPr>
          <w:t xml:space="preserve"> </w:t>
        </w:r>
        <w:r>
          <w:rPr>
            <w:w w:val="115"/>
          </w:rPr>
          <w:t>(PO</w:t>
        </w:r>
      </w:hyperlink>
      <w:r>
        <w:rPr>
          <w:w w:val="115"/>
        </w:rPr>
        <w:t>).</w:t>
      </w:r>
    </w:p>
    <w:p w14:paraId="077BB3B6" w14:textId="77777777" w:rsidR="00C220EB" w:rsidRDefault="00000000">
      <w:pPr>
        <w:pStyle w:val="BodyText"/>
        <w:spacing w:before="136" w:line="256" w:lineRule="auto"/>
        <w:ind w:left="142" w:right="848"/>
        <w:jc w:val="both"/>
      </w:pPr>
      <w:r>
        <w:rPr>
          <w:w w:val="110"/>
        </w:rPr>
        <w:t>Third, the documentation of the data lineage and the reporting pipeline is required, as it forms an impor-</w:t>
      </w:r>
      <w:r>
        <w:rPr>
          <w:w w:val="115"/>
        </w:rPr>
        <w:t>tant</w:t>
      </w:r>
      <w:r>
        <w:rPr>
          <w:spacing w:val="-16"/>
          <w:w w:val="115"/>
        </w:rPr>
        <w:t xml:space="preserve"> </w:t>
      </w:r>
      <w:r>
        <w:rPr>
          <w:w w:val="115"/>
        </w:rPr>
        <w:t>theoretical</w:t>
      </w:r>
      <w:r>
        <w:rPr>
          <w:spacing w:val="-16"/>
          <w:w w:val="115"/>
        </w:rPr>
        <w:t xml:space="preserve"> </w:t>
      </w:r>
      <w:r>
        <w:rPr>
          <w:w w:val="115"/>
        </w:rPr>
        <w:t>and</w:t>
      </w:r>
      <w:r>
        <w:rPr>
          <w:spacing w:val="-16"/>
          <w:w w:val="115"/>
        </w:rPr>
        <w:t xml:space="preserve"> </w:t>
      </w:r>
      <w:r>
        <w:rPr>
          <w:w w:val="115"/>
        </w:rPr>
        <w:t>practical</w:t>
      </w:r>
      <w:r>
        <w:rPr>
          <w:spacing w:val="-16"/>
          <w:w w:val="115"/>
        </w:rPr>
        <w:t xml:space="preserve"> </w:t>
      </w:r>
      <w:r>
        <w:rPr>
          <w:w w:val="115"/>
        </w:rPr>
        <w:t>foundation</w:t>
      </w:r>
      <w:r>
        <w:rPr>
          <w:spacing w:val="-16"/>
          <w:w w:val="115"/>
        </w:rPr>
        <w:t xml:space="preserve"> </w:t>
      </w:r>
      <w:r>
        <w:rPr>
          <w:w w:val="115"/>
        </w:rPr>
        <w:t>for</w:t>
      </w:r>
      <w:r>
        <w:rPr>
          <w:spacing w:val="-15"/>
          <w:w w:val="115"/>
        </w:rPr>
        <w:t xml:space="preserve"> </w:t>
      </w:r>
      <w:r>
        <w:rPr>
          <w:w w:val="115"/>
        </w:rPr>
        <w:t>future</w:t>
      </w:r>
      <w:r>
        <w:rPr>
          <w:spacing w:val="-16"/>
          <w:w w:val="115"/>
        </w:rPr>
        <w:t xml:space="preserve"> </w:t>
      </w:r>
      <w:r>
        <w:rPr>
          <w:w w:val="115"/>
        </w:rPr>
        <w:t>projects</w:t>
      </w:r>
      <w:r>
        <w:rPr>
          <w:spacing w:val="-16"/>
          <w:w w:val="115"/>
        </w:rPr>
        <w:t xml:space="preserve"> </w:t>
      </w:r>
      <w:r>
        <w:rPr>
          <w:w w:val="115"/>
        </w:rPr>
        <w:t>and</w:t>
      </w:r>
      <w:r>
        <w:rPr>
          <w:spacing w:val="-16"/>
          <w:w w:val="115"/>
        </w:rPr>
        <w:t xml:space="preserve"> </w:t>
      </w:r>
      <w:r>
        <w:rPr>
          <w:w w:val="115"/>
        </w:rPr>
        <w:t>further</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DQM.</w:t>
      </w:r>
    </w:p>
    <w:p w14:paraId="077BB3B7" w14:textId="77777777" w:rsidR="00C220EB" w:rsidRDefault="00C220EB">
      <w:pPr>
        <w:pStyle w:val="BodyText"/>
      </w:pPr>
    </w:p>
    <w:p w14:paraId="077BB3B8" w14:textId="77777777" w:rsidR="00C220EB" w:rsidRDefault="00C220EB">
      <w:pPr>
        <w:pStyle w:val="BodyText"/>
        <w:spacing w:before="23"/>
      </w:pPr>
    </w:p>
    <w:p w14:paraId="077BB3B9" w14:textId="77777777" w:rsidR="00C220EB" w:rsidRDefault="00000000">
      <w:pPr>
        <w:pStyle w:val="Heading2"/>
        <w:numPr>
          <w:ilvl w:val="1"/>
          <w:numId w:val="11"/>
        </w:numPr>
        <w:tabs>
          <w:tab w:val="left" w:pos="771"/>
        </w:tabs>
        <w:spacing w:before="1"/>
        <w:ind w:left="771" w:hanging="629"/>
      </w:pPr>
      <w:bookmarkStart w:id="113" w:name="Smart_goals"/>
      <w:bookmarkStart w:id="114" w:name="_bookmark71"/>
      <w:bookmarkEnd w:id="113"/>
      <w:bookmarkEnd w:id="114"/>
      <w:commentRangeStart w:id="115"/>
      <w:commentRangeStart w:id="116"/>
      <w:r>
        <w:rPr>
          <w:color w:val="697D90"/>
        </w:rPr>
        <w:t>Smart</w:t>
      </w:r>
      <w:r>
        <w:rPr>
          <w:color w:val="697D90"/>
          <w:spacing w:val="23"/>
        </w:rPr>
        <w:t xml:space="preserve"> </w:t>
      </w:r>
      <w:commentRangeEnd w:id="116"/>
      <w:r w:rsidR="00C116AA">
        <w:rPr>
          <w:rStyle w:val="CommentReference"/>
          <w:color w:val="697D90"/>
          <w:spacing w:val="-4"/>
          <w:sz w:val="28"/>
          <w:szCs w:val="28"/>
        </w:rPr>
        <w:commentReference w:id="116"/>
      </w:r>
      <w:r>
        <w:rPr>
          <w:color w:val="697D90"/>
          <w:spacing w:val="-4"/>
        </w:rPr>
        <w:t>goals</w:t>
      </w:r>
    </w:p>
    <w:p w14:paraId="077BB3BA" w14:textId="77777777" w:rsidR="00C220EB" w:rsidRDefault="00000000">
      <w:pPr>
        <w:pStyle w:val="BodyText"/>
        <w:spacing w:before="244" w:line="252" w:lineRule="auto"/>
        <w:ind w:left="142" w:right="848"/>
        <w:jc w:val="both"/>
      </w:pPr>
      <w:r>
        <w:rPr>
          <w:w w:val="110"/>
        </w:rPr>
        <w:t>The</w:t>
      </w:r>
      <w:r>
        <w:rPr>
          <w:spacing w:val="-15"/>
          <w:w w:val="110"/>
        </w:rPr>
        <w:t xml:space="preserve"> </w:t>
      </w:r>
      <w:r>
        <w:rPr>
          <w:w w:val="110"/>
        </w:rPr>
        <w:t>Goals</w:t>
      </w:r>
      <w:r>
        <w:rPr>
          <w:spacing w:val="-15"/>
          <w:w w:val="110"/>
        </w:rPr>
        <w:t xml:space="preserve"> </w:t>
      </w:r>
      <w:r>
        <w:rPr>
          <w:w w:val="110"/>
        </w:rPr>
        <w:t>of</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are</w:t>
      </w:r>
      <w:r>
        <w:rPr>
          <w:spacing w:val="-15"/>
          <w:w w:val="110"/>
        </w:rPr>
        <w:t xml:space="preserve"> </w:t>
      </w:r>
      <w:r>
        <w:rPr>
          <w:w w:val="110"/>
        </w:rPr>
        <w:t>now</w:t>
      </w:r>
      <w:r>
        <w:rPr>
          <w:spacing w:val="-15"/>
          <w:w w:val="110"/>
        </w:rPr>
        <w:t xml:space="preserve"> </w:t>
      </w:r>
      <w:r>
        <w:rPr>
          <w:w w:val="110"/>
        </w:rPr>
        <w:t>defined</w:t>
      </w:r>
      <w:r>
        <w:rPr>
          <w:spacing w:val="-15"/>
          <w:w w:val="110"/>
        </w:rPr>
        <w:t xml:space="preserve"> </w:t>
      </w:r>
      <w:r>
        <w:rPr>
          <w:w w:val="110"/>
        </w:rPr>
        <w:t>here</w:t>
      </w:r>
      <w:r>
        <w:rPr>
          <w:spacing w:val="-15"/>
          <w:w w:val="110"/>
        </w:rPr>
        <w:t xml:space="preserve"> </w:t>
      </w:r>
      <w:r>
        <w:rPr>
          <w:w w:val="110"/>
        </w:rPr>
        <w:t>as</w:t>
      </w:r>
      <w:r>
        <w:rPr>
          <w:spacing w:val="-15"/>
          <w:w w:val="110"/>
        </w:rPr>
        <w:t xml:space="preserve"> </w:t>
      </w:r>
      <w:commentRangeStart w:id="117"/>
      <w:r>
        <w:fldChar w:fldCharType="begin"/>
      </w:r>
      <w:r>
        <w:instrText>HYPERLINK \l "_bookmark176"</w:instrText>
      </w:r>
      <w:r>
        <w:fldChar w:fldCharType="separate"/>
      </w:r>
      <w:r>
        <w:rPr>
          <w:w w:val="110"/>
        </w:rPr>
        <w:t>“SmartGoals</w:t>
      </w:r>
      <w:r>
        <w:fldChar w:fldCharType="end"/>
      </w:r>
      <w:commentRangeEnd w:id="117"/>
      <w:r w:rsidR="00C116AA">
        <w:rPr>
          <w:rStyle w:val="CommentReference"/>
          <w:w w:val="110"/>
          <w:sz w:val="22"/>
          <w:szCs w:val="22"/>
        </w:rPr>
        <w:commentReference w:id="117"/>
      </w:r>
      <w:r>
        <w:rPr>
          <w:w w:val="110"/>
        </w:rPr>
        <w:t>”,</w:t>
      </w:r>
      <w:r>
        <w:rPr>
          <w:spacing w:val="-15"/>
          <w:w w:val="110"/>
        </w:rPr>
        <w:t xml:space="preserve"> </w:t>
      </w:r>
      <w:r>
        <w:rPr>
          <w:w w:val="110"/>
        </w:rPr>
        <w:t>as</w:t>
      </w:r>
      <w:r>
        <w:rPr>
          <w:spacing w:val="-15"/>
          <w:w w:val="110"/>
        </w:rPr>
        <w:t xml:space="preserve"> </w:t>
      </w:r>
      <w:r>
        <w:rPr>
          <w:w w:val="110"/>
        </w:rPr>
        <w:t>shown</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following</w:t>
      </w:r>
      <w:r>
        <w:rPr>
          <w:spacing w:val="-15"/>
          <w:w w:val="110"/>
        </w:rPr>
        <w:t xml:space="preserve"> </w:t>
      </w:r>
      <w:r>
        <w:rPr>
          <w:w w:val="110"/>
        </w:rPr>
        <w:t>list.</w:t>
      </w:r>
      <w:r>
        <w:rPr>
          <w:spacing w:val="-4"/>
          <w:w w:val="110"/>
        </w:rPr>
        <w:t xml:space="preserve"> </w:t>
      </w:r>
      <w:r>
        <w:rPr>
          <w:w w:val="110"/>
        </w:rPr>
        <w:t>They</w:t>
      </w:r>
      <w:r>
        <w:rPr>
          <w:spacing w:val="-15"/>
          <w:w w:val="110"/>
        </w:rPr>
        <w:t xml:space="preserve"> </w:t>
      </w:r>
      <w:r>
        <w:rPr>
          <w:w w:val="110"/>
        </w:rPr>
        <w:t>are</w:t>
      </w:r>
      <w:r>
        <w:rPr>
          <w:spacing w:val="-15"/>
          <w:w w:val="110"/>
        </w:rPr>
        <w:t xml:space="preserve"> </w:t>
      </w:r>
      <w:r>
        <w:rPr>
          <w:w w:val="110"/>
        </w:rPr>
        <w:t xml:space="preserve">all </w:t>
      </w:r>
      <w:r>
        <w:rPr>
          <w:rFonts w:ascii="Cambria" w:hAnsi="Cambria"/>
          <w:b/>
          <w:w w:val="110"/>
        </w:rPr>
        <w:t>S</w:t>
      </w:r>
      <w:r>
        <w:rPr>
          <w:w w:val="110"/>
        </w:rPr>
        <w:t>pecific: the</w:t>
      </w:r>
      <w:r>
        <w:rPr>
          <w:spacing w:val="-1"/>
          <w:w w:val="110"/>
        </w:rPr>
        <w:t xml:space="preserve"> </w:t>
      </w:r>
      <w:r>
        <w:rPr>
          <w:w w:val="110"/>
        </w:rPr>
        <w:t>goal</w:t>
      </w:r>
      <w:r>
        <w:rPr>
          <w:spacing w:val="-1"/>
          <w:w w:val="110"/>
        </w:rPr>
        <w:t xml:space="preserve"> </w:t>
      </w:r>
      <w:r>
        <w:rPr>
          <w:w w:val="110"/>
        </w:rPr>
        <w:t>is</w:t>
      </w:r>
      <w:r>
        <w:rPr>
          <w:spacing w:val="-1"/>
          <w:w w:val="110"/>
        </w:rPr>
        <w:t xml:space="preserve"> </w:t>
      </w:r>
      <w:r>
        <w:rPr>
          <w:w w:val="110"/>
        </w:rPr>
        <w:t>clearly</w:t>
      </w:r>
      <w:r>
        <w:rPr>
          <w:spacing w:val="-1"/>
          <w:w w:val="110"/>
        </w:rPr>
        <w:t xml:space="preserve"> </w:t>
      </w:r>
      <w:r>
        <w:rPr>
          <w:w w:val="110"/>
        </w:rPr>
        <w:t>formulated;</w:t>
      </w:r>
      <w:r>
        <w:rPr>
          <w:spacing w:val="-1"/>
          <w:w w:val="110"/>
        </w:rPr>
        <w:t xml:space="preserve"> </w:t>
      </w:r>
      <w:r>
        <w:rPr>
          <w:rFonts w:ascii="Cambria" w:hAnsi="Cambria"/>
          <w:b/>
          <w:w w:val="110"/>
        </w:rPr>
        <w:t>M</w:t>
      </w:r>
      <w:r>
        <w:rPr>
          <w:w w:val="110"/>
        </w:rPr>
        <w:t>easurable: there</w:t>
      </w:r>
      <w:r>
        <w:rPr>
          <w:spacing w:val="-1"/>
          <w:w w:val="110"/>
        </w:rPr>
        <w:t xml:space="preserve"> </w:t>
      </w:r>
      <w:r>
        <w:rPr>
          <w:w w:val="110"/>
        </w:rPr>
        <w:t>are</w:t>
      </w:r>
      <w:r>
        <w:rPr>
          <w:spacing w:val="-1"/>
          <w:w w:val="110"/>
        </w:rPr>
        <w:t xml:space="preserve"> </w:t>
      </w:r>
      <w:r>
        <w:rPr>
          <w:w w:val="110"/>
        </w:rPr>
        <w:t>measurable</w:t>
      </w:r>
      <w:r>
        <w:rPr>
          <w:spacing w:val="-1"/>
          <w:w w:val="110"/>
        </w:rPr>
        <w:t xml:space="preserve"> </w:t>
      </w:r>
      <w:r>
        <w:rPr>
          <w:w w:val="110"/>
        </w:rPr>
        <w:t>criteria</w:t>
      </w:r>
      <w:r>
        <w:rPr>
          <w:spacing w:val="-1"/>
          <w:w w:val="110"/>
        </w:rPr>
        <w:t xml:space="preserve"> </w:t>
      </w:r>
      <w:r>
        <w:rPr>
          <w:w w:val="110"/>
        </w:rPr>
        <w:t>defining</w:t>
      </w:r>
      <w:r>
        <w:rPr>
          <w:spacing w:val="-1"/>
          <w:w w:val="110"/>
        </w:rPr>
        <w:t xml:space="preserve"> </w:t>
      </w:r>
      <w:r>
        <w:rPr>
          <w:w w:val="110"/>
        </w:rPr>
        <w:t>when</w:t>
      </w:r>
      <w:r>
        <w:rPr>
          <w:spacing w:val="-1"/>
          <w:w w:val="110"/>
        </w:rPr>
        <w:t xml:space="preserve"> </w:t>
      </w:r>
      <w:r>
        <w:rPr>
          <w:w w:val="110"/>
        </w:rPr>
        <w:t>the</w:t>
      </w:r>
      <w:r>
        <w:rPr>
          <w:spacing w:val="-1"/>
          <w:w w:val="110"/>
        </w:rPr>
        <w:t xml:space="preserve"> </w:t>
      </w:r>
      <w:r>
        <w:rPr>
          <w:w w:val="110"/>
        </w:rPr>
        <w:t>goal is</w:t>
      </w:r>
      <w:r>
        <w:rPr>
          <w:spacing w:val="-15"/>
          <w:w w:val="110"/>
        </w:rPr>
        <w:t xml:space="preserve"> </w:t>
      </w:r>
      <w:r>
        <w:rPr>
          <w:w w:val="110"/>
        </w:rPr>
        <w:t>reached;</w:t>
      </w:r>
      <w:r>
        <w:rPr>
          <w:spacing w:val="-12"/>
          <w:w w:val="110"/>
        </w:rPr>
        <w:t xml:space="preserve"> </w:t>
      </w:r>
      <w:r>
        <w:rPr>
          <w:rFonts w:ascii="Cambria" w:hAnsi="Cambria"/>
          <w:b/>
          <w:w w:val="110"/>
        </w:rPr>
        <w:t>A</w:t>
      </w:r>
      <w:r>
        <w:rPr>
          <w:w w:val="110"/>
        </w:rPr>
        <w:t>chievable:</w:t>
      </w:r>
      <w:r>
        <w:rPr>
          <w:spacing w:val="-1"/>
          <w:w w:val="110"/>
        </w:rPr>
        <w:t xml:space="preserve"> </w:t>
      </w:r>
      <w:r>
        <w:rPr>
          <w:w w:val="110"/>
        </w:rPr>
        <w:t>they</w:t>
      </w:r>
      <w:r>
        <w:rPr>
          <w:spacing w:val="-15"/>
          <w:w w:val="110"/>
        </w:rPr>
        <w:t xml:space="preserve"> </w:t>
      </w:r>
      <w:r>
        <w:rPr>
          <w:w w:val="110"/>
        </w:rPr>
        <w:t>are</w:t>
      </w:r>
      <w:r>
        <w:rPr>
          <w:spacing w:val="-14"/>
          <w:w w:val="110"/>
        </w:rPr>
        <w:t xml:space="preserve"> </w:t>
      </w:r>
      <w:r>
        <w:rPr>
          <w:w w:val="110"/>
        </w:rPr>
        <w:t>realistic</w:t>
      </w:r>
      <w:r>
        <w:rPr>
          <w:spacing w:val="-15"/>
          <w:w w:val="110"/>
        </w:rPr>
        <w:t xml:space="preserve"> </w:t>
      </w:r>
      <w:r>
        <w:rPr>
          <w:w w:val="110"/>
        </w:rPr>
        <w:t>given</w:t>
      </w:r>
      <w:r>
        <w:rPr>
          <w:spacing w:val="-14"/>
          <w:w w:val="110"/>
        </w:rPr>
        <w:t xml:space="preserve"> </w:t>
      </w:r>
      <w:r>
        <w:rPr>
          <w:w w:val="110"/>
        </w:rPr>
        <w:t>the</w:t>
      </w:r>
      <w:r>
        <w:rPr>
          <w:spacing w:val="-15"/>
          <w:w w:val="110"/>
        </w:rPr>
        <w:t xml:space="preserve"> </w:t>
      </w:r>
      <w:r>
        <w:rPr>
          <w:w w:val="110"/>
        </w:rPr>
        <w:t>available</w:t>
      </w:r>
      <w:r>
        <w:rPr>
          <w:spacing w:val="-14"/>
          <w:w w:val="110"/>
        </w:rPr>
        <w:t xml:space="preserve"> </w:t>
      </w:r>
      <w:r>
        <w:rPr>
          <w:w w:val="110"/>
        </w:rPr>
        <w:t>resources;</w:t>
      </w:r>
      <w:r>
        <w:rPr>
          <w:spacing w:val="-12"/>
          <w:w w:val="110"/>
        </w:rPr>
        <w:t xml:space="preserve"> </w:t>
      </w:r>
      <w:r>
        <w:rPr>
          <w:rFonts w:ascii="Cambria" w:hAnsi="Cambria"/>
          <w:b/>
          <w:w w:val="110"/>
        </w:rPr>
        <w:t>R</w:t>
      </w:r>
      <w:r>
        <w:rPr>
          <w:w w:val="110"/>
        </w:rPr>
        <w:t>elevant:</w:t>
      </w:r>
      <w:r>
        <w:rPr>
          <w:spacing w:val="-2"/>
          <w:w w:val="110"/>
        </w:rPr>
        <w:t xml:space="preserve"> </w:t>
      </w:r>
      <w:r>
        <w:rPr>
          <w:w w:val="110"/>
        </w:rPr>
        <w:t>the</w:t>
      </w:r>
      <w:r>
        <w:rPr>
          <w:spacing w:val="-15"/>
          <w:w w:val="110"/>
        </w:rPr>
        <w:t xml:space="preserve"> </w:t>
      </w:r>
      <w:r>
        <w:rPr>
          <w:w w:val="110"/>
        </w:rPr>
        <w:t>goal</w:t>
      </w:r>
      <w:r>
        <w:rPr>
          <w:spacing w:val="-14"/>
          <w:w w:val="110"/>
        </w:rPr>
        <w:t xml:space="preserve"> </w:t>
      </w:r>
      <w:r>
        <w:rPr>
          <w:w w:val="110"/>
        </w:rPr>
        <w:t>is</w:t>
      </w:r>
      <w:r>
        <w:rPr>
          <w:spacing w:val="-15"/>
          <w:w w:val="110"/>
        </w:rPr>
        <w:t xml:space="preserve"> </w:t>
      </w:r>
      <w:r>
        <w:rPr>
          <w:w w:val="110"/>
        </w:rPr>
        <w:t>directly</w:t>
      </w:r>
      <w:r>
        <w:rPr>
          <w:spacing w:val="-14"/>
          <w:w w:val="110"/>
        </w:rPr>
        <w:t xml:space="preserve"> </w:t>
      </w:r>
      <w:r>
        <w:rPr>
          <w:w w:val="110"/>
        </w:rPr>
        <w:t xml:space="preserve">linked to the project’s success; and </w:t>
      </w:r>
      <w:r>
        <w:rPr>
          <w:rFonts w:ascii="Cambria" w:hAnsi="Cambria"/>
          <w:b/>
          <w:w w:val="110"/>
        </w:rPr>
        <w:t>T</w:t>
      </w:r>
      <w:r>
        <w:rPr>
          <w:w w:val="110"/>
        </w:rPr>
        <w:t>ime-bound: there is a defined timeframe for achievement.</w:t>
      </w:r>
      <w:commentRangeEnd w:id="115"/>
      <w:r w:rsidR="00C116AA">
        <w:rPr>
          <w:rStyle w:val="CommentReference"/>
          <w:sz w:val="22"/>
          <w:szCs w:val="22"/>
        </w:rPr>
        <w:commentReference w:id="115"/>
      </w:r>
    </w:p>
    <w:p w14:paraId="077BB3BB" w14:textId="77777777" w:rsidR="00C220EB" w:rsidRDefault="00000000">
      <w:pPr>
        <w:pStyle w:val="Heading4"/>
        <w:spacing w:before="138"/>
        <w:rPr>
          <w:rFonts w:ascii="Cambria"/>
        </w:rPr>
      </w:pPr>
      <w:r>
        <w:rPr>
          <w:rFonts w:ascii="Cambria"/>
          <w:spacing w:val="-2"/>
        </w:rPr>
        <w:t>1)</w:t>
      </w:r>
      <w:r>
        <w:rPr>
          <w:rFonts w:ascii="Cambria"/>
          <w:spacing w:val="-6"/>
        </w:rPr>
        <w:t xml:space="preserve"> </w:t>
      </w:r>
      <w:r>
        <w:rPr>
          <w:rFonts w:ascii="Cambria"/>
          <w:spacing w:val="-2"/>
        </w:rPr>
        <w:t>Identification</w:t>
      </w:r>
      <w:r>
        <w:rPr>
          <w:rFonts w:ascii="Cambria"/>
          <w:spacing w:val="-5"/>
        </w:rPr>
        <w:t xml:space="preserve"> </w:t>
      </w:r>
      <w:r>
        <w:rPr>
          <w:rFonts w:ascii="Cambria"/>
          <w:spacing w:val="-2"/>
        </w:rPr>
        <w:t>of</w:t>
      </w:r>
      <w:r>
        <w:rPr>
          <w:rFonts w:ascii="Cambria"/>
          <w:spacing w:val="-5"/>
        </w:rPr>
        <w:t xml:space="preserve"> </w:t>
      </w:r>
      <w:r>
        <w:rPr>
          <w:rFonts w:ascii="Cambria"/>
          <w:spacing w:val="-2"/>
        </w:rPr>
        <w:t>initial</w:t>
      </w:r>
      <w:r>
        <w:rPr>
          <w:rFonts w:ascii="Cambria"/>
          <w:spacing w:val="-5"/>
        </w:rPr>
        <w:t xml:space="preserve"> </w:t>
      </w:r>
      <w:r>
        <w:rPr>
          <w:rFonts w:ascii="Cambria"/>
          <w:spacing w:val="-2"/>
        </w:rPr>
        <w:t>data</w:t>
      </w:r>
      <w:r>
        <w:rPr>
          <w:rFonts w:ascii="Cambria"/>
          <w:spacing w:val="-5"/>
        </w:rPr>
        <w:t xml:space="preserve"> </w:t>
      </w:r>
      <w:r>
        <w:rPr>
          <w:rFonts w:ascii="Cambria"/>
          <w:spacing w:val="-2"/>
        </w:rPr>
        <w:t>quality</w:t>
      </w:r>
      <w:r>
        <w:rPr>
          <w:rFonts w:ascii="Cambria"/>
          <w:spacing w:val="-6"/>
        </w:rPr>
        <w:t xml:space="preserve"> </w:t>
      </w:r>
      <w:r>
        <w:rPr>
          <w:rFonts w:ascii="Cambria"/>
          <w:spacing w:val="-2"/>
        </w:rPr>
        <w:t>metrics</w:t>
      </w:r>
    </w:p>
    <w:p w14:paraId="077BB3BC" w14:textId="77777777" w:rsidR="00C220EB" w:rsidRDefault="00000000">
      <w:pPr>
        <w:pStyle w:val="BodyText"/>
        <w:spacing w:before="149"/>
        <w:ind w:left="142"/>
        <w:jc w:val="both"/>
      </w:pPr>
      <w:r>
        <w:rPr>
          <w:rFonts w:ascii="Cambria"/>
          <w:b/>
          <w:w w:val="110"/>
        </w:rPr>
        <w:t>WHY:</w:t>
      </w:r>
      <w:r>
        <w:rPr>
          <w:rFonts w:ascii="Cambria"/>
          <w:b/>
          <w:spacing w:val="-2"/>
          <w:w w:val="110"/>
        </w:rPr>
        <w:t xml:space="preserve"> </w:t>
      </w:r>
      <w:r>
        <w:rPr>
          <w:w w:val="110"/>
        </w:rPr>
        <w:t>This</w:t>
      </w:r>
      <w:r>
        <w:rPr>
          <w:spacing w:val="-8"/>
          <w:w w:val="110"/>
        </w:rPr>
        <w:t xml:space="preserve"> </w:t>
      </w:r>
      <w:r>
        <w:rPr>
          <w:w w:val="110"/>
        </w:rPr>
        <w:t>helps</w:t>
      </w:r>
      <w:r>
        <w:rPr>
          <w:spacing w:val="-9"/>
          <w:w w:val="110"/>
        </w:rPr>
        <w:t xml:space="preserve"> </w:t>
      </w:r>
      <w:r>
        <w:rPr>
          <w:w w:val="110"/>
        </w:rPr>
        <w:t>to</w:t>
      </w:r>
      <w:r>
        <w:rPr>
          <w:spacing w:val="-9"/>
          <w:w w:val="110"/>
        </w:rPr>
        <w:t xml:space="preserve"> </w:t>
      </w:r>
      <w:r>
        <w:rPr>
          <w:w w:val="110"/>
        </w:rPr>
        <w:t>ensure</w:t>
      </w:r>
      <w:r>
        <w:rPr>
          <w:spacing w:val="-9"/>
          <w:w w:val="110"/>
        </w:rPr>
        <w:t xml:space="preserve"> </w:t>
      </w:r>
      <w:r>
        <w:rPr>
          <w:w w:val="110"/>
        </w:rPr>
        <w:t>that</w:t>
      </w:r>
      <w:r>
        <w:rPr>
          <w:spacing w:val="-8"/>
          <w:w w:val="110"/>
        </w:rPr>
        <w:t xml:space="preserve"> </w:t>
      </w:r>
      <w:r>
        <w:rPr>
          <w:w w:val="110"/>
        </w:rPr>
        <w:t>checks</w:t>
      </w:r>
      <w:r>
        <w:rPr>
          <w:spacing w:val="-9"/>
          <w:w w:val="110"/>
        </w:rPr>
        <w:t xml:space="preserve"> </w:t>
      </w:r>
      <w:r>
        <w:rPr>
          <w:w w:val="110"/>
        </w:rPr>
        <w:t>focus</w:t>
      </w:r>
      <w:r>
        <w:rPr>
          <w:spacing w:val="-9"/>
          <w:w w:val="110"/>
        </w:rPr>
        <w:t xml:space="preserve"> </w:t>
      </w:r>
      <w:r>
        <w:rPr>
          <w:w w:val="110"/>
        </w:rPr>
        <w:t>on</w:t>
      </w:r>
      <w:r>
        <w:rPr>
          <w:spacing w:val="-9"/>
          <w:w w:val="110"/>
        </w:rPr>
        <w:t xml:space="preserve"> </w:t>
      </w:r>
      <w:r>
        <w:rPr>
          <w:w w:val="110"/>
        </w:rPr>
        <w:t>business-relevant</w:t>
      </w:r>
      <w:r>
        <w:rPr>
          <w:spacing w:val="-8"/>
          <w:w w:val="110"/>
        </w:rPr>
        <w:t xml:space="preserve"> </w:t>
      </w:r>
      <w:r>
        <w:rPr>
          <w:spacing w:val="-2"/>
          <w:w w:val="110"/>
        </w:rPr>
        <w:t>issues.</w:t>
      </w:r>
    </w:p>
    <w:p w14:paraId="077BB3BD" w14:textId="77777777" w:rsidR="00C220EB" w:rsidRDefault="00000000">
      <w:pPr>
        <w:pStyle w:val="BodyText"/>
        <w:spacing w:before="152" w:line="256" w:lineRule="auto"/>
        <w:ind w:left="142" w:right="848"/>
        <w:jc w:val="both"/>
      </w:pPr>
      <w:r>
        <w:rPr>
          <w:w w:val="115"/>
        </w:rPr>
        <w:t>By</w:t>
      </w:r>
      <w:r>
        <w:rPr>
          <w:spacing w:val="-16"/>
          <w:w w:val="115"/>
        </w:rPr>
        <w:t xml:space="preserve"> </w:t>
      </w:r>
      <w:r>
        <w:rPr>
          <w:w w:val="115"/>
        </w:rPr>
        <w:t>the</w:t>
      </w:r>
      <w:r>
        <w:rPr>
          <w:spacing w:val="-16"/>
          <w:w w:val="115"/>
        </w:rPr>
        <w:t xml:space="preserve"> </w:t>
      </w:r>
      <w:r>
        <w:rPr>
          <w:w w:val="115"/>
        </w:rPr>
        <w:t>end</w:t>
      </w:r>
      <w:r>
        <w:rPr>
          <w:spacing w:val="-15"/>
          <w:w w:val="115"/>
        </w:rPr>
        <w:t xml:space="preserve"> </w:t>
      </w:r>
      <w:r>
        <w:rPr>
          <w:w w:val="115"/>
        </w:rPr>
        <w:t>of</w:t>
      </w:r>
      <w:r>
        <w:rPr>
          <w:spacing w:val="-15"/>
          <w:w w:val="115"/>
        </w:rPr>
        <w:t xml:space="preserve"> </w:t>
      </w:r>
      <w:r>
        <w:rPr>
          <w:w w:val="115"/>
        </w:rPr>
        <w:t>the</w:t>
      </w:r>
      <w:r>
        <w:rPr>
          <w:spacing w:val="-16"/>
          <w:w w:val="115"/>
        </w:rPr>
        <w:t xml:space="preserve"> </w:t>
      </w:r>
      <w:r>
        <w:rPr>
          <w:w w:val="115"/>
        </w:rPr>
        <w:t>analysis</w:t>
      </w:r>
      <w:r>
        <w:rPr>
          <w:spacing w:val="-16"/>
          <w:w w:val="115"/>
        </w:rPr>
        <w:t xml:space="preserve"> </w:t>
      </w:r>
      <w:r>
        <w:rPr>
          <w:w w:val="115"/>
        </w:rPr>
        <w:t>phase,</w:t>
      </w:r>
      <w:r>
        <w:rPr>
          <w:spacing w:val="-13"/>
          <w:w w:val="115"/>
        </w:rPr>
        <w:t xml:space="preserve"> </w:t>
      </w:r>
      <w:r>
        <w:rPr>
          <w:w w:val="115"/>
        </w:rPr>
        <w:t>the</w:t>
      </w:r>
      <w:r>
        <w:rPr>
          <w:spacing w:val="-16"/>
          <w:w w:val="115"/>
        </w:rPr>
        <w:t xml:space="preserve"> </w:t>
      </w:r>
      <w:r>
        <w:rPr>
          <w:w w:val="115"/>
        </w:rPr>
        <w:t>initial</w:t>
      </w:r>
      <w:r>
        <w:rPr>
          <w:spacing w:val="-16"/>
          <w:w w:val="115"/>
        </w:rPr>
        <w:t xml:space="preserve"> </w:t>
      </w:r>
      <w:r>
        <w:rPr>
          <w:w w:val="115"/>
        </w:rPr>
        <w:t>data</w:t>
      </w:r>
      <w:r>
        <w:rPr>
          <w:spacing w:val="-15"/>
          <w:w w:val="115"/>
        </w:rPr>
        <w:t xml:space="preserve"> </w:t>
      </w:r>
      <w:r>
        <w:rPr>
          <w:w w:val="115"/>
        </w:rPr>
        <w:t>quality</w:t>
      </w:r>
      <w:r>
        <w:rPr>
          <w:spacing w:val="-15"/>
          <w:w w:val="115"/>
        </w:rPr>
        <w:t xml:space="preserve"> </w:t>
      </w:r>
      <w:r>
        <w:rPr>
          <w:w w:val="115"/>
        </w:rPr>
        <w:t>measures</w:t>
      </w:r>
      <w:r>
        <w:rPr>
          <w:spacing w:val="-16"/>
          <w:w w:val="115"/>
        </w:rPr>
        <w:t xml:space="preserve"> </w:t>
      </w:r>
      <w:r>
        <w:rPr>
          <w:w w:val="115"/>
        </w:rPr>
        <w:t>suitable</w:t>
      </w:r>
      <w:r>
        <w:rPr>
          <w:spacing w:val="-16"/>
          <w:w w:val="115"/>
        </w:rPr>
        <w:t xml:space="preserve"> </w:t>
      </w:r>
      <w:r>
        <w:rPr>
          <w:w w:val="115"/>
        </w:rPr>
        <w:t>for</w:t>
      </w:r>
      <w:r>
        <w:rPr>
          <w:spacing w:val="-15"/>
          <w:w w:val="115"/>
        </w:rPr>
        <w:t xml:space="preserve"> </w:t>
      </w:r>
      <w:r>
        <w:rPr>
          <w:w w:val="115"/>
        </w:rPr>
        <w:t>automated</w:t>
      </w:r>
      <w:r>
        <w:rPr>
          <w:spacing w:val="-16"/>
          <w:w w:val="115"/>
        </w:rPr>
        <w:t xml:space="preserve"> </w:t>
      </w:r>
      <w:r>
        <w:rPr>
          <w:w w:val="115"/>
        </w:rPr>
        <w:t>projects</w:t>
      </w:r>
      <w:r>
        <w:rPr>
          <w:spacing w:val="-15"/>
          <w:w w:val="115"/>
        </w:rPr>
        <w:t xml:space="preserve"> </w:t>
      </w:r>
      <w:r>
        <w:rPr>
          <w:w w:val="115"/>
        </w:rPr>
        <w:t>in</w:t>
      </w:r>
      <w:r>
        <w:rPr>
          <w:spacing w:val="-16"/>
          <w:w w:val="115"/>
        </w:rPr>
        <w:t xml:space="preserve"> </w:t>
      </w:r>
      <w:r>
        <w:rPr>
          <w:w w:val="115"/>
        </w:rPr>
        <w:t xml:space="preserve">the </w:t>
      </w:r>
      <w:r>
        <w:rPr>
          <w:w w:val="110"/>
        </w:rPr>
        <w:t>DWH</w:t>
      </w:r>
      <w:r>
        <w:rPr>
          <w:spacing w:val="-4"/>
          <w:w w:val="110"/>
        </w:rPr>
        <w:t xml:space="preserve"> </w:t>
      </w:r>
      <w:r>
        <w:rPr>
          <w:w w:val="110"/>
        </w:rPr>
        <w:t>LS</w:t>
      </w:r>
      <w:r>
        <w:rPr>
          <w:spacing w:val="-4"/>
          <w:w w:val="110"/>
        </w:rPr>
        <w:t xml:space="preserve"> </w:t>
      </w:r>
      <w:r>
        <w:rPr>
          <w:w w:val="110"/>
        </w:rPr>
        <w:t>OPS</w:t>
      </w:r>
      <w:r>
        <w:rPr>
          <w:spacing w:val="-4"/>
          <w:w w:val="110"/>
        </w:rPr>
        <w:t xml:space="preserve"> </w:t>
      </w:r>
      <w:r>
        <w:rPr>
          <w:w w:val="110"/>
        </w:rPr>
        <w:t>environment</w:t>
      </w:r>
      <w:r>
        <w:rPr>
          <w:spacing w:val="-4"/>
          <w:w w:val="110"/>
        </w:rPr>
        <w:t xml:space="preserve"> </w:t>
      </w:r>
      <w:r>
        <w:rPr>
          <w:w w:val="110"/>
        </w:rPr>
        <w:t>are</w:t>
      </w:r>
      <w:r>
        <w:rPr>
          <w:spacing w:val="-4"/>
          <w:w w:val="110"/>
        </w:rPr>
        <w:t xml:space="preserve"> </w:t>
      </w:r>
      <w:r>
        <w:rPr>
          <w:w w:val="110"/>
        </w:rPr>
        <w:t>identified</w:t>
      </w:r>
      <w:r>
        <w:rPr>
          <w:spacing w:val="-4"/>
          <w:w w:val="110"/>
        </w:rPr>
        <w:t xml:space="preserve"> </w:t>
      </w:r>
      <w:r>
        <w:rPr>
          <w:w w:val="110"/>
        </w:rPr>
        <w:t>and</w:t>
      </w:r>
      <w:r>
        <w:rPr>
          <w:spacing w:val="-4"/>
          <w:w w:val="110"/>
        </w:rPr>
        <w:t xml:space="preserve"> </w:t>
      </w:r>
      <w:r>
        <w:rPr>
          <w:w w:val="110"/>
        </w:rPr>
        <w:t>defined.</w:t>
      </w:r>
      <w:r>
        <w:rPr>
          <w:spacing w:val="17"/>
          <w:w w:val="110"/>
        </w:rPr>
        <w:t xml:space="preserve"> </w:t>
      </w:r>
      <w:r>
        <w:rPr>
          <w:w w:val="110"/>
        </w:rPr>
        <w:t>At</w:t>
      </w:r>
      <w:r>
        <w:rPr>
          <w:spacing w:val="-4"/>
          <w:w w:val="110"/>
        </w:rPr>
        <w:t xml:space="preserve"> </w:t>
      </w:r>
      <w:r>
        <w:rPr>
          <w:w w:val="110"/>
        </w:rPr>
        <w:t>least</w:t>
      </w:r>
      <w:r>
        <w:rPr>
          <w:spacing w:val="-4"/>
          <w:w w:val="110"/>
        </w:rPr>
        <w:t xml:space="preserve"> </w:t>
      </w:r>
      <w:r>
        <w:rPr>
          <w:w w:val="110"/>
        </w:rPr>
        <w:t>three</w:t>
      </w:r>
      <w:r>
        <w:rPr>
          <w:spacing w:val="-4"/>
          <w:w w:val="110"/>
        </w:rPr>
        <w:t xml:space="preserve"> </w:t>
      </w:r>
      <w:r>
        <w:rPr>
          <w:w w:val="110"/>
        </w:rPr>
        <w:t>dimensions</w:t>
      </w:r>
      <w:r>
        <w:rPr>
          <w:spacing w:val="-4"/>
          <w:w w:val="110"/>
        </w:rPr>
        <w:t xml:space="preserve"> </w:t>
      </w:r>
      <w:r>
        <w:rPr>
          <w:w w:val="110"/>
        </w:rPr>
        <w:t>should</w:t>
      </w:r>
      <w:r>
        <w:rPr>
          <w:spacing w:val="-4"/>
          <w:w w:val="110"/>
        </w:rPr>
        <w:t xml:space="preserve"> </w:t>
      </w:r>
      <w:r>
        <w:rPr>
          <w:w w:val="110"/>
        </w:rPr>
        <w:t>be</w:t>
      </w:r>
      <w:r>
        <w:rPr>
          <w:spacing w:val="-4"/>
          <w:w w:val="110"/>
        </w:rPr>
        <w:t xml:space="preserve"> </w:t>
      </w:r>
      <w:r>
        <w:rPr>
          <w:w w:val="110"/>
        </w:rPr>
        <w:t>covered,</w:t>
      </w:r>
      <w:r>
        <w:rPr>
          <w:spacing w:val="-2"/>
          <w:w w:val="110"/>
        </w:rPr>
        <w:t xml:space="preserve"> </w:t>
      </w:r>
      <w:r>
        <w:rPr>
          <w:w w:val="110"/>
        </w:rPr>
        <w:t xml:space="preserve">such </w:t>
      </w:r>
      <w:r>
        <w:rPr>
          <w:w w:val="115"/>
        </w:rPr>
        <w:t>as completeness and consistency.</w:t>
      </w:r>
    </w:p>
    <w:p w14:paraId="077BB3BE" w14:textId="77777777" w:rsidR="00C220EB" w:rsidRDefault="00000000">
      <w:pPr>
        <w:pStyle w:val="BodyText"/>
        <w:spacing w:before="136" w:line="256" w:lineRule="auto"/>
        <w:ind w:left="142" w:right="848"/>
        <w:jc w:val="both"/>
      </w:pPr>
      <w:r>
        <w:rPr>
          <w:w w:val="110"/>
        </w:rPr>
        <w:t>Success</w:t>
      </w:r>
      <w:r>
        <w:rPr>
          <w:spacing w:val="-16"/>
          <w:w w:val="110"/>
        </w:rPr>
        <w:t xml:space="preserve"> </w:t>
      </w:r>
      <w:r>
        <w:rPr>
          <w:w w:val="110"/>
        </w:rPr>
        <w:t>is</w:t>
      </w:r>
      <w:r>
        <w:rPr>
          <w:spacing w:val="-15"/>
          <w:w w:val="110"/>
        </w:rPr>
        <w:t xml:space="preserve"> </w:t>
      </w:r>
      <w:r>
        <w:rPr>
          <w:w w:val="110"/>
        </w:rPr>
        <w:t>measured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documented</w:t>
      </w:r>
      <w:r>
        <w:rPr>
          <w:spacing w:val="-15"/>
          <w:w w:val="110"/>
        </w:rPr>
        <w:t xml:space="preserve"> </w:t>
      </w:r>
      <w:r>
        <w:rPr>
          <w:w w:val="110"/>
        </w:rPr>
        <w:t>metrics,</w:t>
      </w:r>
      <w:r>
        <w:rPr>
          <w:spacing w:val="-15"/>
          <w:w w:val="110"/>
        </w:rPr>
        <w:t xml:space="preserve"> </w:t>
      </w:r>
      <w:r>
        <w:rPr>
          <w:w w:val="110"/>
        </w:rPr>
        <w:t>which</w:t>
      </w:r>
      <w:r>
        <w:rPr>
          <w:spacing w:val="-15"/>
          <w:w w:val="110"/>
        </w:rPr>
        <w:t xml:space="preserve"> </w:t>
      </w:r>
      <w:r>
        <w:rPr>
          <w:w w:val="110"/>
        </w:rPr>
        <w:t>include</w:t>
      </w:r>
      <w:r>
        <w:rPr>
          <w:spacing w:val="-16"/>
          <w:w w:val="110"/>
        </w:rPr>
        <w:t xml:space="preserve"> </w:t>
      </w:r>
      <w:r>
        <w:rPr>
          <w:w w:val="110"/>
        </w:rPr>
        <w:t>a</w:t>
      </w:r>
      <w:r>
        <w:rPr>
          <w:spacing w:val="-15"/>
          <w:w w:val="110"/>
        </w:rPr>
        <w:t xml:space="preserve"> </w:t>
      </w:r>
      <w:r>
        <w:rPr>
          <w:w w:val="110"/>
        </w:rPr>
        <w:t>specific</w:t>
      </w:r>
      <w:r>
        <w:rPr>
          <w:spacing w:val="-15"/>
          <w:w w:val="110"/>
        </w:rPr>
        <w:t xml:space="preserve"> </w:t>
      </w:r>
      <w:r>
        <w:rPr>
          <w:w w:val="110"/>
        </w:rPr>
        <w:t>metric</w:t>
      </w:r>
      <w:r>
        <w:rPr>
          <w:spacing w:val="-15"/>
          <w:w w:val="110"/>
        </w:rPr>
        <w:t xml:space="preserve"> </w:t>
      </w:r>
      <w:r>
        <w:rPr>
          <w:w w:val="110"/>
        </w:rPr>
        <w:t>definition</w:t>
      </w:r>
      <w:r>
        <w:rPr>
          <w:spacing w:val="-15"/>
          <w:w w:val="110"/>
        </w:rPr>
        <w:t xml:space="preserve"> </w:t>
      </w:r>
      <w:r>
        <w:rPr>
          <w:w w:val="110"/>
        </w:rPr>
        <w:t>with</w:t>
      </w:r>
      <w:r>
        <w:rPr>
          <w:spacing w:val="-15"/>
          <w:w w:val="110"/>
        </w:rPr>
        <w:t xml:space="preserve"> </w:t>
      </w:r>
      <w:r>
        <w:rPr>
          <w:w w:val="110"/>
        </w:rPr>
        <w:t>calculation logic, data scope, and business relevance.</w:t>
      </w:r>
    </w:p>
    <w:p w14:paraId="077BB3BF" w14:textId="77777777" w:rsidR="00C220EB" w:rsidRDefault="00C220EB">
      <w:pPr>
        <w:pStyle w:val="BodyText"/>
        <w:spacing w:line="256" w:lineRule="auto"/>
        <w:jc w:val="both"/>
        <w:sectPr w:rsidR="00C220EB">
          <w:headerReference w:type="even" r:id="rId92"/>
          <w:pgSz w:w="11910" w:h="16840"/>
          <w:pgMar w:top="440" w:right="0" w:bottom="1720" w:left="708" w:header="227" w:footer="0" w:gutter="0"/>
          <w:cols w:space="720"/>
        </w:sectPr>
      </w:pPr>
    </w:p>
    <w:p w14:paraId="077BB3C0" w14:textId="77777777" w:rsidR="00C220EB" w:rsidRDefault="00000000">
      <w:pPr>
        <w:pStyle w:val="Heading1"/>
        <w:numPr>
          <w:ilvl w:val="0"/>
          <w:numId w:val="11"/>
        </w:numPr>
        <w:tabs>
          <w:tab w:val="left" w:pos="698"/>
        </w:tabs>
        <w:spacing w:before="162" w:line="240" w:lineRule="auto"/>
        <w:ind w:left="698" w:hanging="556"/>
      </w:pPr>
      <w:bookmarkStart w:id="118" w:name="Solution_landscape"/>
      <w:bookmarkStart w:id="119" w:name="_bookmark72"/>
      <w:bookmarkStart w:id="120" w:name="_bookmark73"/>
      <w:bookmarkEnd w:id="118"/>
      <w:bookmarkEnd w:id="119"/>
      <w:bookmarkEnd w:id="120"/>
      <w:r>
        <w:rPr>
          <w:color w:val="697D90"/>
        </w:rPr>
        <w:lastRenderedPageBreak/>
        <w:t>Solution</w:t>
      </w:r>
      <w:r>
        <w:rPr>
          <w:color w:val="697D90"/>
          <w:spacing w:val="-28"/>
        </w:rPr>
        <w:t xml:space="preserve"> </w:t>
      </w:r>
      <w:r>
        <w:rPr>
          <w:color w:val="697D90"/>
          <w:spacing w:val="-2"/>
        </w:rPr>
        <w:t>landscape</w:t>
      </w:r>
    </w:p>
    <w:p w14:paraId="077BB3C1" w14:textId="77777777" w:rsidR="00C220EB" w:rsidRDefault="00C220EB">
      <w:pPr>
        <w:pStyle w:val="BodyText"/>
        <w:spacing w:before="391"/>
        <w:rPr>
          <w:rFonts w:ascii="Arial"/>
          <w:b/>
          <w:sz w:val="41"/>
        </w:rPr>
      </w:pPr>
    </w:p>
    <w:p w14:paraId="077BB3C2" w14:textId="77777777" w:rsidR="00C220EB" w:rsidRDefault="00000000">
      <w:pPr>
        <w:pStyle w:val="BodyText"/>
        <w:spacing w:before="1" w:line="256" w:lineRule="auto"/>
        <w:ind w:left="142" w:right="848"/>
        <w:jc w:val="both"/>
      </w:pPr>
      <w:commentRangeStart w:id="121"/>
      <w:r>
        <w:rPr>
          <w:w w:val="110"/>
        </w:rPr>
        <w:t>In</w:t>
      </w:r>
      <w:r>
        <w:rPr>
          <w:spacing w:val="-16"/>
          <w:w w:val="110"/>
        </w:rPr>
        <w:t xml:space="preserve"> </w:t>
      </w:r>
      <w:r>
        <w:rPr>
          <w:w w:val="110"/>
        </w:rPr>
        <w:t>order</w:t>
      </w:r>
      <w:r>
        <w:rPr>
          <w:spacing w:val="-15"/>
          <w:w w:val="110"/>
        </w:rPr>
        <w:t xml:space="preserve"> </w:t>
      </w:r>
      <w:r>
        <w:rPr>
          <w:w w:val="110"/>
        </w:rPr>
        <w:t>to</w:t>
      </w:r>
      <w:r>
        <w:rPr>
          <w:spacing w:val="-15"/>
          <w:w w:val="110"/>
        </w:rPr>
        <w:t xml:space="preserve"> </w:t>
      </w:r>
      <w:r>
        <w:rPr>
          <w:w w:val="110"/>
        </w:rPr>
        <w:t>enable</w:t>
      </w:r>
      <w:r>
        <w:rPr>
          <w:spacing w:val="-15"/>
          <w:w w:val="110"/>
        </w:rPr>
        <w:t xml:space="preserve"> </w:t>
      </w:r>
      <w:r>
        <w:rPr>
          <w:w w:val="110"/>
        </w:rPr>
        <w:t>the</w:t>
      </w:r>
      <w:r>
        <w:rPr>
          <w:spacing w:val="-15"/>
          <w:w w:val="110"/>
        </w:rPr>
        <w:t xml:space="preserve"> </w:t>
      </w:r>
      <w:r>
        <w:rPr>
          <w:w w:val="110"/>
        </w:rPr>
        <w:t>reader</w:t>
      </w:r>
      <w:r>
        <w:rPr>
          <w:spacing w:val="-15"/>
          <w:w w:val="110"/>
        </w:rPr>
        <w:t xml:space="preserve"> </w:t>
      </w:r>
      <w:r>
        <w:rPr>
          <w:w w:val="110"/>
        </w:rPr>
        <w:t>to</w:t>
      </w:r>
      <w:r>
        <w:rPr>
          <w:spacing w:val="-15"/>
          <w:w w:val="110"/>
        </w:rPr>
        <w:t xml:space="preserve"> </w:t>
      </w:r>
      <w:r>
        <w:rPr>
          <w:w w:val="110"/>
        </w:rPr>
        <w:t>understand</w:t>
      </w:r>
      <w:r>
        <w:rPr>
          <w:spacing w:val="-15"/>
          <w:w w:val="110"/>
        </w:rPr>
        <w:t xml:space="preserve"> </w:t>
      </w:r>
      <w:r>
        <w:rPr>
          <w:w w:val="110"/>
        </w:rPr>
        <w:t>the</w:t>
      </w:r>
      <w:r>
        <w:rPr>
          <w:spacing w:val="-16"/>
          <w:w w:val="110"/>
        </w:rPr>
        <w:t xml:space="preserve"> </w:t>
      </w:r>
      <w:r>
        <w:rPr>
          <w:w w:val="110"/>
        </w:rPr>
        <w:t>complexity</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hyperlink w:anchor="_bookmark146" w:history="1">
        <w:r>
          <w:rPr>
            <w:w w:val="110"/>
          </w:rPr>
          <w:t>DWH</w:t>
        </w:r>
        <w:r>
          <w:rPr>
            <w:spacing w:val="-15"/>
            <w:w w:val="110"/>
          </w:rPr>
          <w:t xml:space="preserve"> </w:t>
        </w:r>
        <w:r>
          <w:rPr>
            <w:w w:val="110"/>
          </w:rPr>
          <w:t>LS</w:t>
        </w:r>
        <w:r>
          <w:rPr>
            <w:spacing w:val="-15"/>
            <w:w w:val="110"/>
          </w:rPr>
          <w:t xml:space="preserve"> </w:t>
        </w:r>
        <w:r>
          <w:rPr>
            <w:w w:val="110"/>
          </w:rPr>
          <w:t>OP</w:t>
        </w:r>
      </w:hyperlink>
      <w:r>
        <w:rPr>
          <w:w w:val="110"/>
        </w:rPr>
        <w:t>S,</w:t>
      </w:r>
      <w:r>
        <w:rPr>
          <w:spacing w:val="-14"/>
          <w:w w:val="110"/>
        </w:rPr>
        <w:t xml:space="preserve"> </w:t>
      </w:r>
      <w:r>
        <w:rPr>
          <w:w w:val="110"/>
        </w:rPr>
        <w:t>the</w:t>
      </w:r>
      <w:r>
        <w:rPr>
          <w:spacing w:val="-16"/>
          <w:w w:val="110"/>
        </w:rPr>
        <w:t xml:space="preserve"> </w:t>
      </w:r>
      <w:r>
        <w:rPr>
          <w:w w:val="110"/>
        </w:rPr>
        <w:t>data</w:t>
      </w:r>
      <w:r>
        <w:rPr>
          <w:spacing w:val="-14"/>
          <w:w w:val="110"/>
        </w:rPr>
        <w:t xml:space="preserve"> </w:t>
      </w:r>
      <w:r>
        <w:rPr>
          <w:w w:val="110"/>
        </w:rPr>
        <w:t xml:space="preserve">lineage </w:t>
      </w:r>
      <w:r>
        <w:rPr>
          <w:w w:val="115"/>
        </w:rPr>
        <w:t>must</w:t>
      </w:r>
      <w:r>
        <w:rPr>
          <w:spacing w:val="-12"/>
          <w:w w:val="115"/>
        </w:rPr>
        <w:t xml:space="preserve"> </w:t>
      </w:r>
      <w:r>
        <w:rPr>
          <w:w w:val="115"/>
        </w:rPr>
        <w:t>be</w:t>
      </w:r>
      <w:r>
        <w:rPr>
          <w:spacing w:val="-12"/>
          <w:w w:val="115"/>
        </w:rPr>
        <w:t xml:space="preserve"> </w:t>
      </w:r>
      <w:r>
        <w:rPr>
          <w:w w:val="115"/>
        </w:rPr>
        <w:t>presented</w:t>
      </w:r>
      <w:r>
        <w:rPr>
          <w:spacing w:val="-12"/>
          <w:w w:val="115"/>
        </w:rPr>
        <w:t xml:space="preserve"> </w:t>
      </w:r>
      <w:r>
        <w:rPr>
          <w:w w:val="115"/>
        </w:rPr>
        <w:t>at</w:t>
      </w:r>
      <w:r>
        <w:rPr>
          <w:spacing w:val="-12"/>
          <w:w w:val="115"/>
        </w:rPr>
        <w:t xml:space="preserve"> </w:t>
      </w:r>
      <w:r>
        <w:rPr>
          <w:w w:val="115"/>
        </w:rPr>
        <w:t>a</w:t>
      </w:r>
      <w:r>
        <w:rPr>
          <w:spacing w:val="-12"/>
          <w:w w:val="115"/>
        </w:rPr>
        <w:t xml:space="preserve"> </w:t>
      </w:r>
      <w:r>
        <w:rPr>
          <w:w w:val="115"/>
        </w:rPr>
        <w:t>high</w:t>
      </w:r>
      <w:r>
        <w:rPr>
          <w:spacing w:val="-12"/>
          <w:w w:val="115"/>
        </w:rPr>
        <w:t xml:space="preserve"> </w:t>
      </w:r>
      <w:r>
        <w:rPr>
          <w:w w:val="115"/>
        </w:rPr>
        <w:t>level.</w:t>
      </w:r>
      <w:r>
        <w:rPr>
          <w:spacing w:val="23"/>
          <w:w w:val="115"/>
        </w:rPr>
        <w:t xml:space="preserve"> </w:t>
      </w:r>
      <w:r>
        <w:rPr>
          <w:w w:val="115"/>
        </w:rPr>
        <w:t>This</w:t>
      </w:r>
      <w:r>
        <w:rPr>
          <w:spacing w:val="-12"/>
          <w:w w:val="115"/>
        </w:rPr>
        <w:t xml:space="preserve"> </w:t>
      </w:r>
      <w:r>
        <w:rPr>
          <w:w w:val="115"/>
        </w:rPr>
        <w:t>chapter</w:t>
      </w:r>
      <w:r>
        <w:rPr>
          <w:spacing w:val="-12"/>
          <w:w w:val="115"/>
        </w:rPr>
        <w:t xml:space="preserve"> </w:t>
      </w:r>
      <w:r>
        <w:rPr>
          <w:w w:val="115"/>
        </w:rPr>
        <w:t>provides</w:t>
      </w:r>
      <w:r>
        <w:rPr>
          <w:spacing w:val="-12"/>
          <w:w w:val="115"/>
        </w:rPr>
        <w:t xml:space="preserve"> </w:t>
      </w:r>
      <w:r>
        <w:rPr>
          <w:w w:val="115"/>
        </w:rPr>
        <w:t>an</w:t>
      </w:r>
      <w:r>
        <w:rPr>
          <w:spacing w:val="-12"/>
          <w:w w:val="115"/>
        </w:rPr>
        <w:t xml:space="preserve"> </w:t>
      </w:r>
      <w:r>
        <w:rPr>
          <w:w w:val="115"/>
        </w:rPr>
        <w:t>overview</w:t>
      </w:r>
      <w:r>
        <w:rPr>
          <w:spacing w:val="-12"/>
          <w:w w:val="115"/>
        </w:rPr>
        <w:t xml:space="preserve"> </w:t>
      </w:r>
      <w:r>
        <w:rPr>
          <w:w w:val="115"/>
        </w:rPr>
        <w:t>of</w:t>
      </w:r>
      <w:r>
        <w:rPr>
          <w:spacing w:val="-12"/>
          <w:w w:val="115"/>
        </w:rPr>
        <w:t xml:space="preserve"> </w:t>
      </w:r>
      <w:r>
        <w:rPr>
          <w:w w:val="115"/>
        </w:rPr>
        <w:t>this</w:t>
      </w:r>
      <w:r>
        <w:rPr>
          <w:spacing w:val="-12"/>
          <w:w w:val="115"/>
        </w:rPr>
        <w:t xml:space="preserve"> </w:t>
      </w:r>
      <w:r>
        <w:rPr>
          <w:w w:val="115"/>
        </w:rPr>
        <w:t>lineage</w:t>
      </w:r>
      <w:r>
        <w:rPr>
          <w:spacing w:val="-12"/>
          <w:w w:val="115"/>
        </w:rPr>
        <w:t xml:space="preserve"> </w:t>
      </w:r>
      <w:r>
        <w:rPr>
          <w:w w:val="115"/>
        </w:rPr>
        <w:t>while</w:t>
      </w:r>
      <w:r>
        <w:rPr>
          <w:spacing w:val="-12"/>
          <w:w w:val="115"/>
        </w:rPr>
        <w:t xml:space="preserve"> </w:t>
      </w:r>
      <w:r>
        <w:rPr>
          <w:w w:val="115"/>
        </w:rPr>
        <w:t>deliberately omitting</w:t>
      </w:r>
      <w:r>
        <w:rPr>
          <w:spacing w:val="-7"/>
          <w:w w:val="115"/>
        </w:rPr>
        <w:t xml:space="preserve"> </w:t>
      </w:r>
      <w:r>
        <w:rPr>
          <w:w w:val="115"/>
        </w:rPr>
        <w:t>details</w:t>
      </w:r>
      <w:r>
        <w:rPr>
          <w:spacing w:val="-7"/>
          <w:w w:val="115"/>
        </w:rPr>
        <w:t xml:space="preserve"> </w:t>
      </w:r>
      <w:r>
        <w:rPr>
          <w:w w:val="115"/>
        </w:rPr>
        <w:t>that</w:t>
      </w:r>
      <w:r>
        <w:rPr>
          <w:spacing w:val="-7"/>
          <w:w w:val="115"/>
        </w:rPr>
        <w:t xml:space="preserve"> </w:t>
      </w:r>
      <w:r>
        <w:rPr>
          <w:w w:val="115"/>
        </w:rPr>
        <w:t>are</w:t>
      </w:r>
      <w:r>
        <w:rPr>
          <w:spacing w:val="-7"/>
          <w:w w:val="115"/>
        </w:rPr>
        <w:t xml:space="preserve"> </w:t>
      </w:r>
      <w:r>
        <w:rPr>
          <w:w w:val="115"/>
        </w:rPr>
        <w:t>not</w:t>
      </w:r>
      <w:r>
        <w:rPr>
          <w:spacing w:val="-7"/>
          <w:w w:val="115"/>
        </w:rPr>
        <w:t xml:space="preserve"> </w:t>
      </w:r>
      <w:r>
        <w:rPr>
          <w:w w:val="115"/>
        </w:rPr>
        <w:t>relevant</w:t>
      </w:r>
      <w:r>
        <w:rPr>
          <w:spacing w:val="-7"/>
          <w:w w:val="115"/>
        </w:rPr>
        <w:t xml:space="preserve"> </w:t>
      </w:r>
      <w:r>
        <w:rPr>
          <w:w w:val="115"/>
        </w:rPr>
        <w:t>to</w:t>
      </w:r>
      <w:r>
        <w:rPr>
          <w:spacing w:val="-7"/>
          <w:w w:val="115"/>
        </w:rPr>
        <w:t xml:space="preserve"> </w:t>
      </w:r>
      <w:r>
        <w:rPr>
          <w:w w:val="115"/>
        </w:rPr>
        <w:t>this</w:t>
      </w:r>
      <w:r>
        <w:rPr>
          <w:spacing w:val="-7"/>
          <w:w w:val="115"/>
        </w:rPr>
        <w:t xml:space="preserve"> </w:t>
      </w:r>
      <w:r>
        <w:rPr>
          <w:w w:val="115"/>
        </w:rPr>
        <w:t>project.</w:t>
      </w:r>
      <w:r>
        <w:rPr>
          <w:spacing w:val="29"/>
          <w:w w:val="115"/>
        </w:rPr>
        <w:t xml:space="preserve"> </w:t>
      </w:r>
      <w:r>
        <w:rPr>
          <w:w w:val="115"/>
        </w:rPr>
        <w:t>It</w:t>
      </w:r>
      <w:r>
        <w:rPr>
          <w:spacing w:val="-7"/>
          <w:w w:val="115"/>
        </w:rPr>
        <w:t xml:space="preserve"> </w:t>
      </w:r>
      <w:r>
        <w:rPr>
          <w:w w:val="115"/>
        </w:rPr>
        <w:t>further</w:t>
      </w:r>
      <w:r>
        <w:rPr>
          <w:spacing w:val="-7"/>
          <w:w w:val="115"/>
        </w:rPr>
        <w:t xml:space="preserve"> </w:t>
      </w:r>
      <w:r>
        <w:rPr>
          <w:w w:val="115"/>
        </w:rPr>
        <w:t>explains</w:t>
      </w:r>
      <w:r>
        <w:rPr>
          <w:spacing w:val="-7"/>
          <w:w w:val="115"/>
        </w:rPr>
        <w:t xml:space="preserve"> </w:t>
      </w:r>
      <w:r>
        <w:rPr>
          <w:w w:val="115"/>
        </w:rPr>
        <w:t>the</w:t>
      </w:r>
      <w:r>
        <w:rPr>
          <w:spacing w:val="-7"/>
          <w:w w:val="115"/>
        </w:rPr>
        <w:t xml:space="preserve"> </w:t>
      </w:r>
      <w:r>
        <w:rPr>
          <w:w w:val="115"/>
        </w:rPr>
        <w:t>scope</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within the</w:t>
      </w:r>
      <w:r>
        <w:rPr>
          <w:spacing w:val="-12"/>
          <w:w w:val="115"/>
        </w:rPr>
        <w:t xml:space="preserve"> </w:t>
      </w:r>
      <w:r>
        <w:rPr>
          <w:w w:val="115"/>
        </w:rPr>
        <w:t>data</w:t>
      </w:r>
      <w:r>
        <w:rPr>
          <w:spacing w:val="-12"/>
          <w:w w:val="115"/>
        </w:rPr>
        <w:t xml:space="preserve"> </w:t>
      </w:r>
      <w:r>
        <w:rPr>
          <w:w w:val="115"/>
        </w:rPr>
        <w:t>lineage</w:t>
      </w:r>
      <w:r>
        <w:rPr>
          <w:spacing w:val="-12"/>
          <w:w w:val="115"/>
        </w:rPr>
        <w:t xml:space="preserve"> </w:t>
      </w:r>
      <w:r>
        <w:rPr>
          <w:w w:val="115"/>
        </w:rPr>
        <w:t>and</w:t>
      </w:r>
      <w:r>
        <w:rPr>
          <w:spacing w:val="-12"/>
          <w:w w:val="115"/>
        </w:rPr>
        <w:t xml:space="preserve"> </w:t>
      </w:r>
      <w:r>
        <w:rPr>
          <w:w w:val="115"/>
        </w:rPr>
        <w:t>describes</w:t>
      </w:r>
      <w:r>
        <w:rPr>
          <w:spacing w:val="-12"/>
          <w:w w:val="115"/>
        </w:rPr>
        <w:t xml:space="preserve"> </w:t>
      </w:r>
      <w:r>
        <w:rPr>
          <w:w w:val="115"/>
        </w:rPr>
        <w:t>the</w:t>
      </w:r>
      <w:r>
        <w:rPr>
          <w:spacing w:val="-12"/>
          <w:w w:val="115"/>
        </w:rPr>
        <w:t xml:space="preserve"> </w:t>
      </w:r>
      <w:r>
        <w:rPr>
          <w:w w:val="115"/>
        </w:rPr>
        <w:t>reporting</w:t>
      </w:r>
      <w:r>
        <w:rPr>
          <w:spacing w:val="-12"/>
          <w:w w:val="115"/>
        </w:rPr>
        <w:t xml:space="preserve"> </w:t>
      </w:r>
      <w:r>
        <w:rPr>
          <w:w w:val="115"/>
        </w:rPr>
        <w:t>lineage</w:t>
      </w:r>
      <w:r>
        <w:rPr>
          <w:spacing w:val="-12"/>
          <w:w w:val="115"/>
        </w:rPr>
        <w:t xml:space="preserve"> </w:t>
      </w:r>
      <w:r>
        <w:rPr>
          <w:w w:val="115"/>
        </w:rPr>
        <w:t>with</w:t>
      </w:r>
      <w:r>
        <w:rPr>
          <w:spacing w:val="-12"/>
          <w:w w:val="115"/>
        </w:rPr>
        <w:t xml:space="preserve"> </w:t>
      </w:r>
      <w:r>
        <w:rPr>
          <w:w w:val="115"/>
        </w:rPr>
        <w:t>relevant</w:t>
      </w:r>
      <w:r>
        <w:rPr>
          <w:spacing w:val="-12"/>
          <w:w w:val="115"/>
        </w:rPr>
        <w:t xml:space="preserve"> </w:t>
      </w:r>
      <w:r>
        <w:rPr>
          <w:w w:val="115"/>
        </w:rPr>
        <w:t>tools.</w:t>
      </w:r>
      <w:r>
        <w:rPr>
          <w:spacing w:val="15"/>
          <w:w w:val="115"/>
        </w:rPr>
        <w:t xml:space="preserve"> </w:t>
      </w:r>
      <w:r>
        <w:rPr>
          <w:w w:val="115"/>
        </w:rPr>
        <w:t>Furthermore,</w:t>
      </w:r>
      <w:r>
        <w:rPr>
          <w:spacing w:val="-10"/>
          <w:w w:val="115"/>
        </w:rPr>
        <w:t xml:space="preserve"> </w:t>
      </w:r>
      <w:r>
        <w:rPr>
          <w:w w:val="115"/>
        </w:rPr>
        <w:t>it</w:t>
      </w:r>
      <w:r>
        <w:rPr>
          <w:spacing w:val="-12"/>
          <w:w w:val="115"/>
        </w:rPr>
        <w:t xml:space="preserve"> </w:t>
      </w:r>
      <w:r>
        <w:rPr>
          <w:w w:val="115"/>
        </w:rPr>
        <w:t>is</w:t>
      </w:r>
      <w:r>
        <w:rPr>
          <w:spacing w:val="-12"/>
          <w:w w:val="115"/>
        </w:rPr>
        <w:t xml:space="preserve"> </w:t>
      </w:r>
      <w:r>
        <w:rPr>
          <w:w w:val="115"/>
        </w:rPr>
        <w:t>important</w:t>
      </w:r>
      <w:r>
        <w:rPr>
          <w:spacing w:val="-12"/>
          <w:w w:val="115"/>
        </w:rPr>
        <w:t xml:space="preserve"> </w:t>
      </w:r>
      <w:r>
        <w:rPr>
          <w:w w:val="115"/>
        </w:rPr>
        <w:t xml:space="preserve">to </w:t>
      </w:r>
      <w:r>
        <w:rPr>
          <w:w w:val="110"/>
        </w:rPr>
        <w:t>note</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solution</w:t>
      </w:r>
      <w:r>
        <w:rPr>
          <w:spacing w:val="-2"/>
          <w:w w:val="110"/>
        </w:rPr>
        <w:t xml:space="preserve"> </w:t>
      </w:r>
      <w:r>
        <w:rPr>
          <w:w w:val="110"/>
        </w:rPr>
        <w:t>landscape</w:t>
      </w:r>
      <w:r>
        <w:rPr>
          <w:spacing w:val="-2"/>
          <w:w w:val="110"/>
        </w:rPr>
        <w:t xml:space="preserve"> </w:t>
      </w:r>
      <w:r>
        <w:rPr>
          <w:w w:val="110"/>
        </w:rPr>
        <w:t>reflects</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state</w:t>
      </w:r>
      <w:r>
        <w:rPr>
          <w:spacing w:val="-2"/>
          <w:w w:val="110"/>
        </w:rPr>
        <w:t xml:space="preserve"> </w:t>
      </w:r>
      <w:r>
        <w:rPr>
          <w:w w:val="110"/>
        </w:rPr>
        <w:t>of</w:t>
      </w:r>
      <w:r>
        <w:rPr>
          <w:spacing w:val="-2"/>
          <w:w w:val="110"/>
        </w:rPr>
        <w:t xml:space="preserve"> </w:t>
      </w:r>
      <w:r>
        <w:rPr>
          <w:w w:val="110"/>
        </w:rPr>
        <w:t>knowledge</w:t>
      </w:r>
      <w:r>
        <w:rPr>
          <w:spacing w:val="-2"/>
          <w:w w:val="110"/>
        </w:rPr>
        <w:t xml:space="preserve"> </w:t>
      </w:r>
      <w:r>
        <w:rPr>
          <w:w w:val="110"/>
        </w:rPr>
        <w:t>and</w:t>
      </w:r>
      <w:r>
        <w:rPr>
          <w:spacing w:val="-2"/>
          <w:w w:val="110"/>
        </w:rPr>
        <w:t xml:space="preserve"> </w:t>
      </w:r>
      <w:r>
        <w:rPr>
          <w:w w:val="110"/>
        </w:rPr>
        <w:t>is</w:t>
      </w:r>
      <w:r>
        <w:rPr>
          <w:spacing w:val="-2"/>
          <w:w w:val="110"/>
        </w:rPr>
        <w:t xml:space="preserve"> </w:t>
      </w:r>
      <w:r>
        <w:rPr>
          <w:w w:val="110"/>
        </w:rPr>
        <w:t>limited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scope. Any</w:t>
      </w:r>
      <w:r>
        <w:rPr>
          <w:spacing w:val="-13"/>
          <w:w w:val="110"/>
        </w:rPr>
        <w:t xml:space="preserve"> </w:t>
      </w:r>
      <w:r>
        <w:rPr>
          <w:w w:val="110"/>
        </w:rPr>
        <w:t>additional</w:t>
      </w:r>
      <w:r>
        <w:rPr>
          <w:spacing w:val="-13"/>
          <w:w w:val="110"/>
        </w:rPr>
        <w:t xml:space="preserve"> </w:t>
      </w:r>
      <w:r>
        <w:rPr>
          <w:w w:val="110"/>
        </w:rPr>
        <w:t>knowledge</w:t>
      </w:r>
      <w:r>
        <w:rPr>
          <w:spacing w:val="-13"/>
          <w:w w:val="110"/>
        </w:rPr>
        <w:t xml:space="preserve"> </w:t>
      </w:r>
      <w:r>
        <w:rPr>
          <w:w w:val="110"/>
        </w:rPr>
        <w:t>acquired</w:t>
      </w:r>
      <w:r>
        <w:rPr>
          <w:spacing w:val="-13"/>
          <w:w w:val="110"/>
        </w:rPr>
        <w:t xml:space="preserve"> </w:t>
      </w:r>
      <w:r>
        <w:rPr>
          <w:w w:val="110"/>
        </w:rPr>
        <w:t>during</w:t>
      </w:r>
      <w:r>
        <w:rPr>
          <w:spacing w:val="-13"/>
          <w:w w:val="110"/>
        </w:rPr>
        <w:t xml:space="preserve"> </w:t>
      </w:r>
      <w:r>
        <w:rPr>
          <w:w w:val="110"/>
        </w:rPr>
        <w:t>implementation</w:t>
      </w:r>
      <w:r>
        <w:rPr>
          <w:spacing w:val="-13"/>
          <w:w w:val="110"/>
        </w:rPr>
        <w:t xml:space="preserve"> </w:t>
      </w:r>
      <w:r>
        <w:rPr>
          <w:w w:val="110"/>
        </w:rPr>
        <w:t>is</w:t>
      </w:r>
      <w:r>
        <w:rPr>
          <w:spacing w:val="-13"/>
          <w:w w:val="110"/>
        </w:rPr>
        <w:t xml:space="preserve"> </w:t>
      </w:r>
      <w:r>
        <w:rPr>
          <w:w w:val="110"/>
        </w:rPr>
        <w:t>discussed</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Results</w:t>
      </w:r>
      <w:r>
        <w:rPr>
          <w:spacing w:val="-13"/>
          <w:w w:val="110"/>
        </w:rPr>
        <w:t xml:space="preserve"> </w:t>
      </w:r>
      <w:r>
        <w:rPr>
          <w:w w:val="110"/>
        </w:rPr>
        <w:t>and</w:t>
      </w:r>
      <w:r>
        <w:rPr>
          <w:spacing w:val="-13"/>
          <w:w w:val="110"/>
        </w:rPr>
        <w:t xml:space="preserve"> </w:t>
      </w:r>
      <w:r>
        <w:rPr>
          <w:w w:val="110"/>
        </w:rPr>
        <w:t>Target</w:t>
      </w:r>
      <w:r>
        <w:rPr>
          <w:spacing w:val="-13"/>
          <w:w w:val="110"/>
        </w:rPr>
        <w:t xml:space="preserve"> </w:t>
      </w:r>
      <w:r>
        <w:rPr>
          <w:w w:val="110"/>
        </w:rPr>
        <w:t xml:space="preserve">Analysis </w:t>
      </w:r>
      <w:r>
        <w:rPr>
          <w:spacing w:val="-2"/>
          <w:w w:val="115"/>
        </w:rPr>
        <w:t>chapters.</w:t>
      </w:r>
      <w:commentRangeEnd w:id="121"/>
      <w:r w:rsidR="00C116AA">
        <w:rPr>
          <w:rStyle w:val="CommentReference"/>
          <w:sz w:val="22"/>
          <w:szCs w:val="22"/>
        </w:rPr>
        <w:commentReference w:id="121"/>
      </w:r>
    </w:p>
    <w:p w14:paraId="077BB3C3" w14:textId="77777777" w:rsidR="00C220EB" w:rsidRDefault="00C220EB">
      <w:pPr>
        <w:pStyle w:val="BodyText"/>
      </w:pPr>
    </w:p>
    <w:p w14:paraId="077BB3C4" w14:textId="77777777" w:rsidR="00C220EB" w:rsidRDefault="00C220EB">
      <w:pPr>
        <w:pStyle w:val="BodyText"/>
      </w:pPr>
    </w:p>
    <w:p w14:paraId="077BB3C5" w14:textId="77777777" w:rsidR="00C220EB" w:rsidRDefault="00C220EB">
      <w:pPr>
        <w:pStyle w:val="BodyText"/>
      </w:pPr>
    </w:p>
    <w:p w14:paraId="077BB3C6" w14:textId="77777777" w:rsidR="00C220EB" w:rsidRDefault="00C220EB">
      <w:pPr>
        <w:pStyle w:val="BodyText"/>
        <w:spacing w:before="87"/>
      </w:pPr>
    </w:p>
    <w:p w14:paraId="077BB3C7" w14:textId="77777777" w:rsidR="00C220EB" w:rsidRDefault="00000000">
      <w:pPr>
        <w:pStyle w:val="Heading2"/>
        <w:numPr>
          <w:ilvl w:val="1"/>
          <w:numId w:val="11"/>
        </w:numPr>
        <w:tabs>
          <w:tab w:val="left" w:pos="771"/>
        </w:tabs>
        <w:ind w:left="771" w:hanging="629"/>
      </w:pPr>
      <w:bookmarkStart w:id="122" w:name="The_Swiss_Post_addresses_data_quality_in"/>
      <w:bookmarkStart w:id="123" w:name="_bookmark74"/>
      <w:bookmarkEnd w:id="122"/>
      <w:bookmarkEnd w:id="123"/>
      <w:r>
        <w:rPr>
          <w:color w:val="697D90"/>
        </w:rPr>
        <w:t>The</w:t>
      </w:r>
      <w:r>
        <w:rPr>
          <w:color w:val="697D90"/>
          <w:spacing w:val="-4"/>
        </w:rPr>
        <w:t xml:space="preserve"> </w:t>
      </w:r>
      <w:r>
        <w:rPr>
          <w:color w:val="697D90"/>
        </w:rPr>
        <w:t>Swiss</w:t>
      </w:r>
      <w:r>
        <w:rPr>
          <w:color w:val="697D90"/>
          <w:spacing w:val="-3"/>
        </w:rPr>
        <w:t xml:space="preserve"> </w:t>
      </w:r>
      <w:r>
        <w:rPr>
          <w:color w:val="697D90"/>
        </w:rPr>
        <w:t>Post</w:t>
      </w:r>
      <w:r>
        <w:rPr>
          <w:color w:val="697D90"/>
          <w:spacing w:val="-3"/>
        </w:rPr>
        <w:t xml:space="preserve"> </w:t>
      </w:r>
      <w:r>
        <w:rPr>
          <w:color w:val="697D90"/>
        </w:rPr>
        <w:t>addresses</w:t>
      </w:r>
      <w:r>
        <w:rPr>
          <w:color w:val="697D90"/>
          <w:spacing w:val="-3"/>
        </w:rPr>
        <w:t xml:space="preserve"> </w:t>
      </w:r>
      <w:r>
        <w:rPr>
          <w:color w:val="697D90"/>
        </w:rPr>
        <w:t>data</w:t>
      </w:r>
      <w:r>
        <w:rPr>
          <w:color w:val="697D90"/>
          <w:spacing w:val="-3"/>
        </w:rPr>
        <w:t xml:space="preserve"> </w:t>
      </w:r>
      <w:r>
        <w:rPr>
          <w:color w:val="697D90"/>
        </w:rPr>
        <w:t>quality</w:t>
      </w:r>
      <w:r>
        <w:rPr>
          <w:color w:val="697D90"/>
          <w:spacing w:val="-4"/>
        </w:rPr>
        <w:t xml:space="preserve"> </w:t>
      </w:r>
      <w:r>
        <w:rPr>
          <w:color w:val="697D90"/>
        </w:rPr>
        <w:t>in</w:t>
      </w:r>
      <w:r>
        <w:rPr>
          <w:color w:val="697D90"/>
          <w:spacing w:val="-3"/>
        </w:rPr>
        <w:t xml:space="preserve"> </w:t>
      </w:r>
      <w:r>
        <w:rPr>
          <w:color w:val="697D90"/>
        </w:rPr>
        <w:t>multiple</w:t>
      </w:r>
      <w:r>
        <w:rPr>
          <w:color w:val="697D90"/>
          <w:spacing w:val="-3"/>
        </w:rPr>
        <w:t xml:space="preserve"> </w:t>
      </w:r>
      <w:r>
        <w:rPr>
          <w:color w:val="697D90"/>
          <w:spacing w:val="-4"/>
        </w:rPr>
        <w:t>ways</w:t>
      </w:r>
    </w:p>
    <w:p w14:paraId="077BB3C8" w14:textId="77777777" w:rsidR="00C220EB" w:rsidRDefault="00C220EB">
      <w:pPr>
        <w:pStyle w:val="BodyText"/>
        <w:spacing w:before="5"/>
        <w:rPr>
          <w:rFonts w:ascii="Arial"/>
          <w:b/>
          <w:sz w:val="28"/>
        </w:rPr>
      </w:pPr>
    </w:p>
    <w:p w14:paraId="077BB3C9" w14:textId="77777777" w:rsidR="00C220EB" w:rsidRDefault="00000000">
      <w:pPr>
        <w:pStyle w:val="BodyText"/>
        <w:spacing w:line="256" w:lineRule="auto"/>
        <w:ind w:left="142" w:right="848"/>
        <w:jc w:val="both"/>
      </w:pPr>
      <w:r>
        <w:rPr>
          <w:w w:val="110"/>
        </w:rPr>
        <w:t>At</w:t>
      </w:r>
      <w:r>
        <w:rPr>
          <w:spacing w:val="-8"/>
          <w:w w:val="110"/>
        </w:rPr>
        <w:t xml:space="preserve"> </w:t>
      </w:r>
      <w:r>
        <w:rPr>
          <w:w w:val="110"/>
        </w:rPr>
        <w:t>the</w:t>
      </w:r>
      <w:r>
        <w:rPr>
          <w:spacing w:val="-8"/>
          <w:w w:val="110"/>
        </w:rPr>
        <w:t xml:space="preserve"> </w:t>
      </w:r>
      <w:r>
        <w:rPr>
          <w:w w:val="110"/>
        </w:rPr>
        <w:t>start</w:t>
      </w:r>
      <w:r>
        <w:rPr>
          <w:spacing w:val="-9"/>
          <w:w w:val="110"/>
        </w:rPr>
        <w:t xml:space="preserve"> </w:t>
      </w:r>
      <w:r>
        <w:rPr>
          <w:w w:val="110"/>
        </w:rPr>
        <w:t>of</w:t>
      </w:r>
      <w:r>
        <w:rPr>
          <w:spacing w:val="-8"/>
          <w:w w:val="110"/>
        </w:rPr>
        <w:t xml:space="preserve"> </w:t>
      </w:r>
      <w:r>
        <w:rPr>
          <w:w w:val="110"/>
        </w:rPr>
        <w:t>this</w:t>
      </w:r>
      <w:r>
        <w:rPr>
          <w:spacing w:val="-8"/>
          <w:w w:val="110"/>
        </w:rPr>
        <w:t xml:space="preserve"> </w:t>
      </w:r>
      <w:r>
        <w:rPr>
          <w:w w:val="110"/>
        </w:rPr>
        <w:t>project,</w:t>
      </w:r>
      <w:r>
        <w:rPr>
          <w:spacing w:val="-8"/>
          <w:w w:val="110"/>
        </w:rPr>
        <w:t xml:space="preserve"> </w:t>
      </w:r>
      <w:r>
        <w:rPr>
          <w:w w:val="110"/>
        </w:rPr>
        <w:t>the</w:t>
      </w:r>
      <w:r>
        <w:rPr>
          <w:spacing w:val="-8"/>
          <w:w w:val="110"/>
        </w:rPr>
        <w:t xml:space="preserve"> </w:t>
      </w:r>
      <w:r>
        <w:rPr>
          <w:w w:val="110"/>
        </w:rPr>
        <w:t>objective</w:t>
      </w:r>
      <w:r>
        <w:rPr>
          <w:spacing w:val="-8"/>
          <w:w w:val="110"/>
        </w:rPr>
        <w:t xml:space="preserve"> </w:t>
      </w:r>
      <w:r>
        <w:rPr>
          <w:w w:val="110"/>
        </w:rPr>
        <w:t>was</w:t>
      </w:r>
      <w:r>
        <w:rPr>
          <w:spacing w:val="-8"/>
          <w:w w:val="110"/>
        </w:rPr>
        <w:t xml:space="preserve"> </w:t>
      </w:r>
      <w:r>
        <w:rPr>
          <w:w w:val="110"/>
        </w:rPr>
        <w:t>to</w:t>
      </w:r>
      <w:r>
        <w:rPr>
          <w:spacing w:val="-9"/>
          <w:w w:val="110"/>
        </w:rPr>
        <w:t xml:space="preserve"> </w:t>
      </w:r>
      <w:r>
        <w:rPr>
          <w:w w:val="110"/>
        </w:rPr>
        <w:t>develop</w:t>
      </w:r>
      <w:r>
        <w:rPr>
          <w:spacing w:val="-8"/>
          <w:w w:val="110"/>
        </w:rPr>
        <w:t xml:space="preserve"> </w:t>
      </w:r>
      <w:r>
        <w:rPr>
          <w:w w:val="110"/>
        </w:rPr>
        <w:t>a</w:t>
      </w:r>
      <w:r>
        <w:rPr>
          <w:spacing w:val="-8"/>
          <w:w w:val="110"/>
        </w:rPr>
        <w:t xml:space="preserve"> </w:t>
      </w:r>
      <w:r>
        <w:rPr>
          <w:w w:val="110"/>
        </w:rPr>
        <w:t>minimal</w:t>
      </w:r>
      <w:r>
        <w:rPr>
          <w:spacing w:val="-8"/>
          <w:w w:val="110"/>
        </w:rPr>
        <w:t xml:space="preserve"> </w:t>
      </w:r>
      <w:r>
        <w:rPr>
          <w:w w:val="110"/>
        </w:rPr>
        <w:t>viable</w:t>
      </w:r>
      <w:r>
        <w:rPr>
          <w:spacing w:val="-8"/>
          <w:w w:val="110"/>
        </w:rPr>
        <w:t xml:space="preserve"> </w:t>
      </w:r>
      <w:r>
        <w:rPr>
          <w:w w:val="110"/>
        </w:rPr>
        <w:t>product</w:t>
      </w:r>
      <w:r>
        <w:rPr>
          <w:spacing w:val="-9"/>
          <w:w w:val="110"/>
        </w:rPr>
        <w:t xml:space="preserve"> </w:t>
      </w:r>
      <w:hyperlink w:anchor="_bookmark162" w:history="1">
        <w:r>
          <w:rPr>
            <w:w w:val="110"/>
          </w:rPr>
          <w:t>(MVP)</w:t>
        </w:r>
      </w:hyperlink>
      <w:r>
        <w:rPr>
          <w:spacing w:val="-8"/>
          <w:w w:val="110"/>
        </w:rPr>
        <w:t xml:space="preserve"> </w:t>
      </w:r>
      <w:r>
        <w:rPr>
          <w:w w:val="110"/>
        </w:rPr>
        <w:t>to</w:t>
      </w:r>
      <w:r>
        <w:rPr>
          <w:spacing w:val="-8"/>
          <w:w w:val="110"/>
        </w:rPr>
        <w:t xml:space="preserve"> </w:t>
      </w:r>
      <w:r>
        <w:rPr>
          <w:w w:val="110"/>
        </w:rPr>
        <w:t>replace</w:t>
      </w:r>
      <w:r>
        <w:rPr>
          <w:spacing w:val="-8"/>
          <w:w w:val="110"/>
        </w:rPr>
        <w:t xml:space="preserve"> </w:t>
      </w:r>
      <w:r>
        <w:rPr>
          <w:w w:val="110"/>
        </w:rPr>
        <w:t>a</w:t>
      </w:r>
      <w:r>
        <w:rPr>
          <w:spacing w:val="-8"/>
          <w:w w:val="110"/>
        </w:rPr>
        <w:t xml:space="preserve"> </w:t>
      </w:r>
      <w:r>
        <w:rPr>
          <w:w w:val="110"/>
        </w:rPr>
        <w:t xml:space="preserve">man-ual data quality check performed by the business with a more robust solution, including automation, the delivery of reports, as well as </w:t>
      </w:r>
      <w:commentRangeStart w:id="124"/>
      <w:r>
        <w:rPr>
          <w:w w:val="110"/>
        </w:rPr>
        <w:t xml:space="preserve">and </w:t>
      </w:r>
      <w:commentRangeEnd w:id="124"/>
      <w:r w:rsidR="00136D05">
        <w:rPr>
          <w:rStyle w:val="CommentReference"/>
          <w:w w:val="110"/>
          <w:sz w:val="22"/>
          <w:szCs w:val="22"/>
        </w:rPr>
        <w:commentReference w:id="124"/>
      </w:r>
      <w:r>
        <w:rPr>
          <w:w w:val="110"/>
        </w:rPr>
        <w:t>appropriate notification and alerting.</w:t>
      </w:r>
      <w:r>
        <w:rPr>
          <w:spacing w:val="40"/>
          <w:w w:val="110"/>
        </w:rPr>
        <w:t xml:space="preserve"> </w:t>
      </w:r>
      <w:r>
        <w:rPr>
          <w:w w:val="110"/>
        </w:rPr>
        <w:t xml:space="preserve">However, after beginning this project, Swiss Post management assigned a new priority to the topic of data quality management </w:t>
      </w:r>
      <w:hyperlink w:anchor="_bookmark142" w:history="1">
        <w:r>
          <w:rPr>
            <w:w w:val="110"/>
          </w:rPr>
          <w:t>(DQM)</w:t>
        </w:r>
      </w:hyperlink>
      <w:r>
        <w:rPr>
          <w:w w:val="110"/>
        </w:rPr>
        <w:t xml:space="preserve"> overall; therefore, quite unexpectedly, this project acquired an additional set of key stakeholders, located in different teams as discussed in chapter </w:t>
      </w:r>
      <w:hyperlink w:anchor="_bookmark26" w:history="1">
        <w:r>
          <w:rPr>
            <w:w w:val="110"/>
          </w:rPr>
          <w:t>2.</w:t>
        </w:r>
      </w:hyperlink>
      <w:r>
        <w:rPr>
          <w:w w:val="110"/>
        </w:rPr>
        <w:t>1.</w:t>
      </w:r>
    </w:p>
    <w:p w14:paraId="077BB3CA" w14:textId="77777777" w:rsidR="00C220EB" w:rsidRDefault="00C220EB">
      <w:pPr>
        <w:pStyle w:val="BodyText"/>
        <w:spacing w:before="42"/>
      </w:pPr>
    </w:p>
    <w:p w14:paraId="077BB3CB" w14:textId="77777777" w:rsidR="00C220EB" w:rsidRDefault="00000000">
      <w:pPr>
        <w:pStyle w:val="BodyText"/>
        <w:spacing w:before="1" w:line="256" w:lineRule="auto"/>
        <w:ind w:left="142" w:right="848"/>
        <w:jc w:val="both"/>
      </w:pPr>
      <w:r>
        <w:t>Fortunately,</w:t>
      </w:r>
      <w:r>
        <w:rPr>
          <w:spacing w:val="30"/>
        </w:rPr>
        <w:t xml:space="preserve"> </w:t>
      </w:r>
      <w:r>
        <w:t xml:space="preserve">this project as originally conceived fit very well into the larger </w:t>
      </w:r>
      <w:hyperlink w:anchor="_bookmark142" w:history="1">
        <w:r>
          <w:t>DQM</w:t>
        </w:r>
      </w:hyperlink>
      <w:r>
        <w:t xml:space="preserve"> picture.</w:t>
      </w:r>
      <w:r>
        <w:rPr>
          <w:spacing w:val="40"/>
        </w:rPr>
        <w:t xml:space="preserve"> </w:t>
      </w:r>
      <w:r>
        <w:t>Coordination with</w:t>
      </w:r>
      <w:r>
        <w:rPr>
          <w:spacing w:val="80"/>
          <w:w w:val="110"/>
        </w:rPr>
        <w:t xml:space="preserve"> </w:t>
      </w:r>
      <w:r>
        <w:rPr>
          <w:w w:val="110"/>
        </w:rPr>
        <w:t>these</w:t>
      </w:r>
      <w:r>
        <w:rPr>
          <w:spacing w:val="-6"/>
          <w:w w:val="110"/>
        </w:rPr>
        <w:t xml:space="preserve"> </w:t>
      </w:r>
      <w:r>
        <w:rPr>
          <w:w w:val="110"/>
        </w:rPr>
        <w:t>teams</w:t>
      </w:r>
      <w:r>
        <w:rPr>
          <w:spacing w:val="-6"/>
          <w:w w:val="110"/>
        </w:rPr>
        <w:t xml:space="preserve"> </w:t>
      </w:r>
      <w:r>
        <w:rPr>
          <w:w w:val="110"/>
        </w:rPr>
        <w:t>although</w:t>
      </w:r>
      <w:r>
        <w:rPr>
          <w:spacing w:val="-6"/>
          <w:w w:val="110"/>
        </w:rPr>
        <w:t xml:space="preserve"> </w:t>
      </w:r>
      <w:r>
        <w:rPr>
          <w:w w:val="110"/>
        </w:rPr>
        <w:t>not</w:t>
      </w:r>
      <w:r>
        <w:rPr>
          <w:spacing w:val="-6"/>
          <w:w w:val="110"/>
        </w:rPr>
        <w:t xml:space="preserve"> </w:t>
      </w:r>
      <w:r>
        <w:rPr>
          <w:w w:val="110"/>
        </w:rPr>
        <w:t>originally</w:t>
      </w:r>
      <w:r>
        <w:rPr>
          <w:spacing w:val="-6"/>
          <w:w w:val="110"/>
        </w:rPr>
        <w:t xml:space="preserve"> </w:t>
      </w:r>
      <w:r>
        <w:rPr>
          <w:w w:val="110"/>
        </w:rPr>
        <w:t>envisioned</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described</w:t>
      </w:r>
      <w:r>
        <w:rPr>
          <w:spacing w:val="-6"/>
          <w:w w:val="110"/>
        </w:rPr>
        <w:t xml:space="preserve"> </w:t>
      </w:r>
      <w:r>
        <w:rPr>
          <w:w w:val="110"/>
        </w:rPr>
        <w:t>in</w:t>
      </w:r>
      <w:r>
        <w:rPr>
          <w:spacing w:val="-6"/>
          <w:w w:val="110"/>
        </w:rPr>
        <w:t xml:space="preserve"> </w:t>
      </w:r>
      <w:r>
        <w:rPr>
          <w:w w:val="110"/>
        </w:rPr>
        <w:t>chapter</w:t>
      </w:r>
      <w:r>
        <w:rPr>
          <w:spacing w:val="-6"/>
          <w:w w:val="110"/>
        </w:rPr>
        <w:t xml:space="preserve"> </w:t>
      </w:r>
      <w:hyperlink w:anchor="_bookmark31" w:history="1">
        <w:r>
          <w:rPr>
            <w:w w:val="110"/>
          </w:rPr>
          <w:t>2.</w:t>
        </w:r>
      </w:hyperlink>
      <w:r>
        <w:rPr>
          <w:w w:val="110"/>
        </w:rPr>
        <w:t>1)</w:t>
      </w:r>
      <w:r>
        <w:rPr>
          <w:spacing w:val="-6"/>
          <w:w w:val="110"/>
        </w:rPr>
        <w:t xml:space="preserve"> </w:t>
      </w:r>
      <w:r>
        <w:rPr>
          <w:w w:val="110"/>
        </w:rPr>
        <w:t xml:space="preserve">therefore became an important task. This coordination was essential for several reasons: first and most obviously, the project must avoid reinventing existing solutions or overlapping in an unplanned way with other new initiatives. Second, it must ensure that methods and deliverables of this project conform to any new data architecture standards; for example, data quality dimensions have already been defined and documented </w:t>
      </w:r>
      <w:r>
        <w:rPr>
          <w:w w:val="115"/>
        </w:rPr>
        <w:t>by</w:t>
      </w:r>
      <w:r>
        <w:rPr>
          <w:spacing w:val="-18"/>
          <w:w w:val="115"/>
        </w:rPr>
        <w:t xml:space="preserve"> </w:t>
      </w:r>
      <w:r>
        <w:rPr>
          <w:w w:val="115"/>
        </w:rPr>
        <w:t>other</w:t>
      </w:r>
      <w:r>
        <w:rPr>
          <w:spacing w:val="-16"/>
          <w:w w:val="115"/>
        </w:rPr>
        <w:t xml:space="preserve"> </w:t>
      </w:r>
      <w:r>
        <w:rPr>
          <w:w w:val="115"/>
        </w:rPr>
        <w:t>teams.</w:t>
      </w:r>
      <w:r>
        <w:rPr>
          <w:spacing w:val="-16"/>
          <w:w w:val="115"/>
        </w:rPr>
        <w:t xml:space="preserve"> </w:t>
      </w:r>
      <w:r>
        <w:rPr>
          <w:w w:val="115"/>
        </w:rPr>
        <w:t>Finally,</w:t>
      </w:r>
      <w:r>
        <w:rPr>
          <w:spacing w:val="-16"/>
          <w:w w:val="115"/>
        </w:rPr>
        <w:t xml:space="preserve"> </w:t>
      </w:r>
      <w:r>
        <w:rPr>
          <w:w w:val="115"/>
        </w:rPr>
        <w:t>it</w:t>
      </w:r>
      <w:r>
        <w:rPr>
          <w:spacing w:val="-16"/>
          <w:w w:val="115"/>
        </w:rPr>
        <w:t xml:space="preserve"> </w:t>
      </w:r>
      <w:r>
        <w:rPr>
          <w:w w:val="115"/>
        </w:rPr>
        <w:t>must</w:t>
      </w:r>
      <w:r>
        <w:rPr>
          <w:spacing w:val="-15"/>
          <w:w w:val="115"/>
        </w:rPr>
        <w:t xml:space="preserve"> </w:t>
      </w:r>
      <w:r>
        <w:rPr>
          <w:w w:val="115"/>
        </w:rPr>
        <w:t>ensure</w:t>
      </w:r>
      <w:r>
        <w:rPr>
          <w:spacing w:val="-16"/>
          <w:w w:val="115"/>
        </w:rPr>
        <w:t xml:space="preserve"> </w:t>
      </w:r>
      <w:r>
        <w:rPr>
          <w:w w:val="115"/>
        </w:rPr>
        <w:t>that</w:t>
      </w:r>
      <w:r>
        <w:rPr>
          <w:spacing w:val="-16"/>
          <w:w w:val="115"/>
        </w:rPr>
        <w:t xml:space="preserve"> </w:t>
      </w:r>
      <w:r>
        <w:rPr>
          <w:w w:val="115"/>
        </w:rPr>
        <w:t>ongoing</w:t>
      </w:r>
      <w:r>
        <w:rPr>
          <w:spacing w:val="-16"/>
          <w:w w:val="115"/>
        </w:rPr>
        <w:t xml:space="preserve"> </w:t>
      </w:r>
      <w:r>
        <w:rPr>
          <w:w w:val="115"/>
        </w:rPr>
        <w:t>work</w:t>
      </w:r>
      <w:r>
        <w:rPr>
          <w:spacing w:val="-16"/>
          <w:w w:val="115"/>
        </w:rPr>
        <w:t xml:space="preserve"> </w:t>
      </w:r>
      <w:r>
        <w:rPr>
          <w:w w:val="115"/>
        </w:rPr>
        <w:t>by</w:t>
      </w:r>
      <w:r>
        <w:rPr>
          <w:spacing w:val="-15"/>
          <w:w w:val="115"/>
        </w:rPr>
        <w:t xml:space="preserve"> </w:t>
      </w:r>
      <w:r>
        <w:rPr>
          <w:w w:val="115"/>
        </w:rPr>
        <w:t>other</w:t>
      </w:r>
      <w:r>
        <w:rPr>
          <w:spacing w:val="-16"/>
          <w:w w:val="115"/>
        </w:rPr>
        <w:t xml:space="preserve"> </w:t>
      </w:r>
      <w:r>
        <w:rPr>
          <w:w w:val="115"/>
        </w:rPr>
        <w:t>teams</w:t>
      </w:r>
      <w:r>
        <w:rPr>
          <w:spacing w:val="-16"/>
          <w:w w:val="115"/>
        </w:rPr>
        <w:t xml:space="preserve"> </w:t>
      </w:r>
      <w:r>
        <w:rPr>
          <w:w w:val="115"/>
        </w:rPr>
        <w:t>is</w:t>
      </w:r>
      <w:r>
        <w:rPr>
          <w:spacing w:val="-16"/>
          <w:w w:val="115"/>
        </w:rPr>
        <w:t xml:space="preserve"> </w:t>
      </w:r>
      <w:r>
        <w:rPr>
          <w:w w:val="115"/>
        </w:rPr>
        <w:t>taken</w:t>
      </w:r>
      <w:r>
        <w:rPr>
          <w:spacing w:val="-16"/>
          <w:w w:val="115"/>
        </w:rPr>
        <w:t xml:space="preserve"> </w:t>
      </w:r>
      <w:r>
        <w:rPr>
          <w:w w:val="115"/>
        </w:rPr>
        <w:t>into</w:t>
      </w:r>
      <w:r>
        <w:rPr>
          <w:spacing w:val="-15"/>
          <w:w w:val="115"/>
        </w:rPr>
        <w:t xml:space="preserve"> </w:t>
      </w:r>
      <w:r>
        <w:rPr>
          <w:w w:val="115"/>
        </w:rPr>
        <w:t>account.</w:t>
      </w:r>
    </w:p>
    <w:p w14:paraId="077BB3CC" w14:textId="77777777" w:rsidR="00C220EB" w:rsidRDefault="00C220EB">
      <w:pPr>
        <w:pStyle w:val="BodyText"/>
      </w:pPr>
    </w:p>
    <w:p w14:paraId="077BB3CD" w14:textId="77777777" w:rsidR="00C220EB" w:rsidRDefault="00C220EB">
      <w:pPr>
        <w:pStyle w:val="BodyText"/>
      </w:pPr>
    </w:p>
    <w:p w14:paraId="077BB3CE" w14:textId="77777777" w:rsidR="00C220EB" w:rsidRDefault="00C220EB">
      <w:pPr>
        <w:pStyle w:val="BodyText"/>
      </w:pPr>
    </w:p>
    <w:p w14:paraId="077BB3CF" w14:textId="77777777" w:rsidR="00C220EB" w:rsidRDefault="00C220EB">
      <w:pPr>
        <w:pStyle w:val="BodyText"/>
        <w:spacing w:before="87"/>
      </w:pPr>
    </w:p>
    <w:p w14:paraId="077BB3D0" w14:textId="77777777" w:rsidR="00C220EB" w:rsidRDefault="00000000">
      <w:pPr>
        <w:pStyle w:val="Heading2"/>
        <w:numPr>
          <w:ilvl w:val="1"/>
          <w:numId w:val="11"/>
        </w:numPr>
        <w:tabs>
          <w:tab w:val="left" w:pos="771"/>
        </w:tabs>
        <w:ind w:left="771" w:hanging="629"/>
      </w:pPr>
      <w:bookmarkStart w:id="125" w:name="Rule_based_DQM_initiative"/>
      <w:bookmarkStart w:id="126" w:name="_bookmark75"/>
      <w:bookmarkEnd w:id="125"/>
      <w:bookmarkEnd w:id="126"/>
      <w:r>
        <w:rPr>
          <w:color w:val="697D90"/>
        </w:rPr>
        <w:t>Rule</w:t>
      </w:r>
      <w:r>
        <w:rPr>
          <w:color w:val="697D90"/>
          <w:spacing w:val="5"/>
        </w:rPr>
        <w:t xml:space="preserve"> </w:t>
      </w:r>
      <w:r>
        <w:rPr>
          <w:color w:val="697D90"/>
        </w:rPr>
        <w:t>based</w:t>
      </w:r>
      <w:r>
        <w:rPr>
          <w:color w:val="697D90"/>
          <w:spacing w:val="5"/>
        </w:rPr>
        <w:t xml:space="preserve"> </w:t>
      </w:r>
      <w:r>
        <w:rPr>
          <w:color w:val="697D90"/>
        </w:rPr>
        <w:t>DQM</w:t>
      </w:r>
      <w:r>
        <w:rPr>
          <w:color w:val="697D90"/>
          <w:spacing w:val="6"/>
        </w:rPr>
        <w:t xml:space="preserve"> </w:t>
      </w:r>
      <w:r>
        <w:rPr>
          <w:color w:val="697D90"/>
          <w:spacing w:val="-2"/>
        </w:rPr>
        <w:t>initiative</w:t>
      </w:r>
    </w:p>
    <w:p w14:paraId="077BB3D1" w14:textId="77777777" w:rsidR="00C220EB" w:rsidRDefault="00C220EB">
      <w:pPr>
        <w:pStyle w:val="BodyText"/>
        <w:spacing w:before="5"/>
        <w:rPr>
          <w:rFonts w:ascii="Arial"/>
          <w:b/>
          <w:sz w:val="28"/>
        </w:rPr>
      </w:pPr>
    </w:p>
    <w:p w14:paraId="077BB3D2" w14:textId="77777777" w:rsidR="00C220EB" w:rsidRDefault="00000000">
      <w:pPr>
        <w:pStyle w:val="BodyText"/>
        <w:spacing w:line="256" w:lineRule="auto"/>
        <w:ind w:left="142" w:right="848"/>
        <w:jc w:val="both"/>
      </w:pPr>
      <w:commentRangeStart w:id="127"/>
      <w:r>
        <w:rPr>
          <w:w w:val="110"/>
        </w:rPr>
        <w:t>The</w:t>
      </w:r>
      <w:r>
        <w:rPr>
          <w:spacing w:val="-12"/>
          <w:w w:val="110"/>
        </w:rPr>
        <w:t xml:space="preserve"> </w:t>
      </w:r>
      <w:r>
        <w:rPr>
          <w:w w:val="110"/>
        </w:rPr>
        <w:t>current</w:t>
      </w:r>
      <w:r>
        <w:rPr>
          <w:spacing w:val="-12"/>
          <w:w w:val="110"/>
        </w:rPr>
        <w:t xml:space="preserve"> </w:t>
      </w:r>
      <w:r>
        <w:rPr>
          <w:w w:val="110"/>
        </w:rPr>
        <w:t>architectural</w:t>
      </w:r>
      <w:r>
        <w:rPr>
          <w:spacing w:val="-12"/>
          <w:w w:val="110"/>
        </w:rPr>
        <w:t xml:space="preserve"> </w:t>
      </w:r>
      <w:r>
        <w:rPr>
          <w:w w:val="110"/>
        </w:rPr>
        <w:t>goal</w:t>
      </w:r>
      <w:r>
        <w:rPr>
          <w:spacing w:val="-12"/>
          <w:w w:val="110"/>
        </w:rPr>
        <w:t xml:space="preserve"> </w:t>
      </w:r>
      <w:r>
        <w:rPr>
          <w:w w:val="110"/>
        </w:rPr>
        <w:t>followed</w:t>
      </w:r>
      <w:r>
        <w:rPr>
          <w:spacing w:val="-12"/>
          <w:w w:val="110"/>
        </w:rPr>
        <w:t xml:space="preserve"> </w:t>
      </w:r>
      <w:r>
        <w:rPr>
          <w:w w:val="110"/>
        </w:rPr>
        <w:t>by</w:t>
      </w:r>
      <w:r>
        <w:rPr>
          <w:spacing w:val="-12"/>
          <w:w w:val="110"/>
        </w:rPr>
        <w:t xml:space="preserve"> </w:t>
      </w:r>
      <w:r>
        <w:rPr>
          <w:w w:val="110"/>
        </w:rPr>
        <w:t>the</w:t>
      </w:r>
      <w:r>
        <w:rPr>
          <w:spacing w:val="-12"/>
          <w:w w:val="110"/>
        </w:rPr>
        <w:t xml:space="preserve"> </w:t>
      </w:r>
      <w:hyperlink w:anchor="_bookmark142" w:history="1">
        <w:r>
          <w:rPr>
            <w:w w:val="110"/>
          </w:rPr>
          <w:t>DQM</w:t>
        </w:r>
      </w:hyperlink>
      <w:r>
        <w:rPr>
          <w:spacing w:val="-12"/>
          <w:w w:val="110"/>
        </w:rPr>
        <w:t xml:space="preserve"> </w:t>
      </w:r>
      <w:r>
        <w:rPr>
          <w:w w:val="110"/>
        </w:rPr>
        <w:t>team</w:t>
      </w:r>
      <w:r>
        <w:rPr>
          <w:spacing w:val="-12"/>
          <w:w w:val="110"/>
        </w:rPr>
        <w:t xml:space="preserve"> </w:t>
      </w:r>
      <w:r>
        <w:rPr>
          <w:w w:val="110"/>
        </w:rPr>
        <w:t>is</w:t>
      </w:r>
      <w:r>
        <w:rPr>
          <w:spacing w:val="-12"/>
          <w:w w:val="110"/>
        </w:rPr>
        <w:t xml:space="preserve"> </w:t>
      </w:r>
      <w:r>
        <w:rPr>
          <w:w w:val="110"/>
        </w:rPr>
        <w:t>shown</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following</w:t>
      </w:r>
      <w:r>
        <w:rPr>
          <w:spacing w:val="-12"/>
          <w:w w:val="110"/>
        </w:rPr>
        <w:t xml:space="preserve"> </w:t>
      </w:r>
      <w:r>
        <w:rPr>
          <w:w w:val="110"/>
        </w:rPr>
        <w:t>visualisation. The</w:t>
      </w:r>
      <w:r>
        <w:rPr>
          <w:spacing w:val="-12"/>
          <w:w w:val="110"/>
        </w:rPr>
        <w:t xml:space="preserve"> </w:t>
      </w:r>
      <w:r>
        <w:rPr>
          <w:w w:val="110"/>
        </w:rPr>
        <w:t>rule evaluation engine, seen top middle runs defined rules on target data and then stores the rule results in a database. In</w:t>
      </w:r>
      <w:r>
        <w:rPr>
          <w:spacing w:val="-8"/>
          <w:w w:val="110"/>
        </w:rPr>
        <w:t xml:space="preserve"> </w:t>
      </w:r>
      <w:r>
        <w:rPr>
          <w:w w:val="110"/>
        </w:rPr>
        <w:t>this</w:t>
      </w:r>
      <w:r>
        <w:rPr>
          <w:spacing w:val="-8"/>
          <w:w w:val="110"/>
        </w:rPr>
        <w:t xml:space="preserve"> </w:t>
      </w:r>
      <w:r>
        <w:rPr>
          <w:w w:val="110"/>
        </w:rPr>
        <w:t>context,</w:t>
      </w:r>
      <w:r>
        <w:rPr>
          <w:spacing w:val="-6"/>
          <w:w w:val="110"/>
        </w:rPr>
        <w:t xml:space="preserve"> </w:t>
      </w:r>
      <w:r>
        <w:rPr>
          <w:w w:val="110"/>
        </w:rPr>
        <w:t>a</w:t>
      </w:r>
      <w:r>
        <w:rPr>
          <w:spacing w:val="-8"/>
          <w:w w:val="110"/>
        </w:rPr>
        <w:t xml:space="preserve"> </w:t>
      </w:r>
      <w:r>
        <w:rPr>
          <w:w w:val="110"/>
        </w:rPr>
        <w:t>rule</w:t>
      </w:r>
      <w:r>
        <w:rPr>
          <w:spacing w:val="-8"/>
          <w:w w:val="110"/>
        </w:rPr>
        <w:t xml:space="preserve"> </w:t>
      </w:r>
      <w:r>
        <w:rPr>
          <w:w w:val="110"/>
        </w:rPr>
        <w:t>represents</w:t>
      </w:r>
      <w:r>
        <w:rPr>
          <w:spacing w:val="-8"/>
          <w:w w:val="110"/>
        </w:rPr>
        <w:t xml:space="preserve"> </w:t>
      </w:r>
      <w:r>
        <w:rPr>
          <w:w w:val="110"/>
        </w:rPr>
        <w:t>a</w:t>
      </w:r>
      <w:r>
        <w:rPr>
          <w:spacing w:val="-8"/>
          <w:w w:val="110"/>
        </w:rPr>
        <w:t xml:space="preserve"> </w:t>
      </w:r>
      <w:r>
        <w:rPr>
          <w:w w:val="110"/>
        </w:rPr>
        <w:t>check</w:t>
      </w:r>
      <w:r>
        <w:rPr>
          <w:spacing w:val="-8"/>
          <w:w w:val="110"/>
        </w:rPr>
        <w:t xml:space="preserve"> </w:t>
      </w:r>
      <w:r>
        <w:rPr>
          <w:w w:val="110"/>
        </w:rPr>
        <w:t>for</w:t>
      </w:r>
      <w:r>
        <w:rPr>
          <w:spacing w:val="-8"/>
          <w:w w:val="110"/>
        </w:rPr>
        <w:t xml:space="preserve"> </w:t>
      </w:r>
      <w:r>
        <w:rPr>
          <w:w w:val="110"/>
        </w:rPr>
        <w:t>data</w:t>
      </w:r>
      <w:r>
        <w:rPr>
          <w:spacing w:val="-8"/>
          <w:w w:val="110"/>
        </w:rPr>
        <w:t xml:space="preserve"> </w:t>
      </w:r>
      <w:r>
        <w:rPr>
          <w:w w:val="110"/>
        </w:rPr>
        <w:t>quality,</w:t>
      </w:r>
      <w:r>
        <w:rPr>
          <w:spacing w:val="-6"/>
          <w:w w:val="110"/>
        </w:rPr>
        <w:t xml:space="preserve"> </w:t>
      </w:r>
      <w:r>
        <w:rPr>
          <w:w w:val="110"/>
        </w:rPr>
        <w:t>or</w:t>
      </w:r>
      <w:r>
        <w:rPr>
          <w:spacing w:val="-8"/>
          <w:w w:val="110"/>
        </w:rPr>
        <w:t xml:space="preserve"> </w:t>
      </w:r>
      <w:r>
        <w:rPr>
          <w:w w:val="110"/>
        </w:rPr>
        <w:t>more</w:t>
      </w:r>
      <w:r>
        <w:rPr>
          <w:spacing w:val="-8"/>
          <w:w w:val="110"/>
        </w:rPr>
        <w:t xml:space="preserve"> </w:t>
      </w:r>
      <w:r>
        <w:rPr>
          <w:w w:val="110"/>
        </w:rPr>
        <w:t>precisely</w:t>
      </w:r>
      <w:r>
        <w:rPr>
          <w:spacing w:val="-8"/>
          <w:w w:val="110"/>
        </w:rPr>
        <w:t xml:space="preserve"> </w:t>
      </w:r>
      <w:r>
        <w:rPr>
          <w:w w:val="110"/>
        </w:rPr>
        <w:t>for</w:t>
      </w:r>
      <w:r>
        <w:rPr>
          <w:spacing w:val="-8"/>
          <w:w w:val="110"/>
        </w:rPr>
        <w:t xml:space="preserve"> </w:t>
      </w:r>
      <w:r>
        <w:rPr>
          <w:w w:val="110"/>
        </w:rPr>
        <w:t>a</w:t>
      </w:r>
      <w:r>
        <w:rPr>
          <w:spacing w:val="-8"/>
          <w:w w:val="110"/>
        </w:rPr>
        <w:t xml:space="preserve"> </w:t>
      </w:r>
      <w:r>
        <w:rPr>
          <w:w w:val="110"/>
        </w:rPr>
        <w:t>defined</w:t>
      </w:r>
      <w:r>
        <w:rPr>
          <w:spacing w:val="-8"/>
          <w:w w:val="110"/>
        </w:rPr>
        <w:t xml:space="preserve"> </w:t>
      </w:r>
      <w:r>
        <w:rPr>
          <w:w w:val="110"/>
        </w:rPr>
        <w:t>dataset; many different rules can exist.</w:t>
      </w:r>
      <w:r>
        <w:rPr>
          <w:spacing w:val="40"/>
          <w:w w:val="110"/>
        </w:rPr>
        <w:t xml:space="preserve"> </w:t>
      </w:r>
      <w:r>
        <w:rPr>
          <w:w w:val="110"/>
        </w:rPr>
        <w:t>These standards or rules could, for example, consist of allowed values, such as gender allowing only three strings: male, female, and not stated. Alternatively, they could define allowed</w:t>
      </w:r>
      <w:r>
        <w:rPr>
          <w:spacing w:val="-16"/>
          <w:w w:val="110"/>
        </w:rPr>
        <w:t xml:space="preserve"> </w:t>
      </w:r>
      <w:r>
        <w:rPr>
          <w:w w:val="110"/>
        </w:rPr>
        <w:t>value</w:t>
      </w:r>
      <w:r>
        <w:rPr>
          <w:spacing w:val="-15"/>
          <w:w w:val="110"/>
        </w:rPr>
        <w:t xml:space="preserve"> </w:t>
      </w:r>
      <w:r>
        <w:rPr>
          <w:w w:val="110"/>
        </w:rPr>
        <w:t>types,</w:t>
      </w:r>
      <w:r>
        <w:rPr>
          <w:spacing w:val="-15"/>
          <w:w w:val="110"/>
        </w:rPr>
        <w:t xml:space="preserve"> </w:t>
      </w:r>
      <w:r>
        <w:rPr>
          <w:w w:val="110"/>
        </w:rPr>
        <w:t>for</w:t>
      </w:r>
      <w:r>
        <w:rPr>
          <w:spacing w:val="-15"/>
          <w:w w:val="110"/>
        </w:rPr>
        <w:t xml:space="preserve"> </w:t>
      </w:r>
      <w:r>
        <w:rPr>
          <w:w w:val="110"/>
        </w:rPr>
        <w:t>example</w:t>
      </w:r>
      <w:r>
        <w:rPr>
          <w:spacing w:val="-15"/>
          <w:w w:val="110"/>
        </w:rPr>
        <w:t xml:space="preserve"> </w:t>
      </w:r>
      <w:r>
        <w:rPr>
          <w:w w:val="110"/>
        </w:rPr>
        <w:t>permitting</w:t>
      </w:r>
      <w:r>
        <w:rPr>
          <w:spacing w:val="-15"/>
          <w:w w:val="110"/>
        </w:rPr>
        <w:t xml:space="preserve"> </w:t>
      </w:r>
      <w:r>
        <w:rPr>
          <w:w w:val="110"/>
        </w:rPr>
        <w:t>only</w:t>
      </w:r>
      <w:r>
        <w:rPr>
          <w:spacing w:val="-15"/>
          <w:w w:val="110"/>
        </w:rPr>
        <w:t xml:space="preserve"> </w:t>
      </w:r>
      <w:r>
        <w:rPr>
          <w:w w:val="110"/>
        </w:rPr>
        <w:t>dates</w:t>
      </w:r>
      <w:r>
        <w:rPr>
          <w:spacing w:val="-15"/>
          <w:w w:val="110"/>
        </w:rPr>
        <w:t xml:space="preserve"> </w:t>
      </w:r>
      <w:r>
        <w:rPr>
          <w:w w:val="110"/>
        </w:rPr>
        <w:t>in</w:t>
      </w:r>
      <w:r>
        <w:rPr>
          <w:spacing w:val="-16"/>
          <w:w w:val="110"/>
        </w:rPr>
        <w:t xml:space="preserve"> </w:t>
      </w:r>
      <w:r>
        <w:rPr>
          <w:w w:val="110"/>
        </w:rPr>
        <w:t>UTC</w:t>
      </w:r>
      <w:r>
        <w:rPr>
          <w:spacing w:val="-15"/>
          <w:w w:val="110"/>
        </w:rPr>
        <w:t xml:space="preserve"> </w:t>
      </w:r>
      <w:r>
        <w:rPr>
          <w:w w:val="110"/>
        </w:rPr>
        <w:t>format,</w:t>
      </w:r>
      <w:r>
        <w:rPr>
          <w:spacing w:val="-15"/>
          <w:w w:val="110"/>
        </w:rPr>
        <w:t xml:space="preserve"> </w:t>
      </w:r>
      <w:r>
        <w:rPr>
          <w:w w:val="110"/>
        </w:rPr>
        <w:t>or</w:t>
      </w:r>
      <w:r>
        <w:rPr>
          <w:spacing w:val="-15"/>
          <w:w w:val="110"/>
        </w:rPr>
        <w:t xml:space="preserve"> </w:t>
      </w:r>
      <w:r>
        <w:rPr>
          <w:w w:val="110"/>
        </w:rPr>
        <w:t>expected</w:t>
      </w:r>
      <w:r>
        <w:rPr>
          <w:spacing w:val="-15"/>
          <w:w w:val="110"/>
        </w:rPr>
        <w:t xml:space="preserve"> </w:t>
      </w:r>
      <w:r>
        <w:rPr>
          <w:w w:val="110"/>
        </w:rPr>
        <w:t>value</w:t>
      </w:r>
      <w:r>
        <w:rPr>
          <w:spacing w:val="-15"/>
          <w:w w:val="110"/>
        </w:rPr>
        <w:t xml:space="preserve"> </w:t>
      </w:r>
      <w:r>
        <w:rPr>
          <w:w w:val="110"/>
        </w:rPr>
        <w:t>ranges</w:t>
      </w:r>
      <w:r>
        <w:rPr>
          <w:spacing w:val="-15"/>
          <w:w w:val="110"/>
        </w:rPr>
        <w:t xml:space="preserve"> </w:t>
      </w:r>
      <w:r>
        <w:rPr>
          <w:w w:val="110"/>
        </w:rPr>
        <w:t>depending on</w:t>
      </w:r>
      <w:r>
        <w:rPr>
          <w:spacing w:val="-1"/>
          <w:w w:val="110"/>
        </w:rPr>
        <w:t xml:space="preserve"> </w:t>
      </w:r>
      <w:r>
        <w:rPr>
          <w:w w:val="110"/>
        </w:rPr>
        <w:t>weekdays.</w:t>
      </w:r>
      <w:commentRangeEnd w:id="127"/>
      <w:r w:rsidR="00E440F2">
        <w:rPr>
          <w:rStyle w:val="CommentReference"/>
          <w:sz w:val="22"/>
          <w:szCs w:val="22"/>
        </w:rPr>
        <w:commentReference w:id="127"/>
      </w:r>
    </w:p>
    <w:p w14:paraId="077BB3D3" w14:textId="77777777" w:rsidR="00C220EB" w:rsidRDefault="00C220EB">
      <w:pPr>
        <w:pStyle w:val="BodyText"/>
        <w:spacing w:line="256" w:lineRule="auto"/>
        <w:jc w:val="both"/>
        <w:sectPr w:rsidR="00C220EB">
          <w:headerReference w:type="default" r:id="rId93"/>
          <w:pgSz w:w="11910" w:h="16840"/>
          <w:pgMar w:top="1920" w:right="0" w:bottom="1720" w:left="708" w:header="0" w:footer="0" w:gutter="0"/>
          <w:cols w:space="720"/>
        </w:sectPr>
      </w:pPr>
    </w:p>
    <w:p w14:paraId="077BB3D4" w14:textId="77777777" w:rsidR="00C220EB" w:rsidRDefault="00C220EB">
      <w:pPr>
        <w:pStyle w:val="BodyText"/>
        <w:spacing w:before="168"/>
        <w:rPr>
          <w:sz w:val="20"/>
        </w:rPr>
      </w:pPr>
    </w:p>
    <w:p w14:paraId="077BB3D5" w14:textId="77777777" w:rsidR="00C220EB" w:rsidRDefault="00000000">
      <w:pPr>
        <w:ind w:left="1137"/>
        <w:rPr>
          <w:sz w:val="20"/>
        </w:rPr>
      </w:pPr>
      <w:bookmarkStart w:id="128" w:name="_bookmark77"/>
      <w:bookmarkEnd w:id="128"/>
      <w:r>
        <w:rPr>
          <w:noProof/>
          <w:sz w:val="20"/>
        </w:rPr>
        <w:drawing>
          <wp:inline distT="0" distB="0" distL="0" distR="0" wp14:anchorId="077BB842" wp14:editId="077BB843">
            <wp:extent cx="5177026" cy="2328672"/>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4" cstate="print"/>
                    <a:stretch>
                      <a:fillRect/>
                    </a:stretch>
                  </pic:blipFill>
                  <pic:spPr>
                    <a:xfrm>
                      <a:off x="0" y="0"/>
                      <a:ext cx="5177026" cy="2328672"/>
                    </a:xfrm>
                    <a:prstGeom prst="rect">
                      <a:avLst/>
                    </a:prstGeom>
                  </pic:spPr>
                </pic:pic>
              </a:graphicData>
            </a:graphic>
          </wp:inline>
        </w:drawing>
      </w:r>
    </w:p>
    <w:p w14:paraId="077BB3D6" w14:textId="77777777" w:rsidR="00C220EB" w:rsidRDefault="00C220EB">
      <w:pPr>
        <w:pStyle w:val="BodyText"/>
        <w:spacing w:before="46"/>
        <w:rPr>
          <w:sz w:val="18"/>
        </w:rPr>
      </w:pPr>
    </w:p>
    <w:p w14:paraId="077BB3D7"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4.1.:</w:t>
      </w:r>
      <w:r>
        <w:rPr>
          <w:rFonts w:ascii="Arial"/>
          <w:b/>
          <w:color w:val="697D90"/>
          <w:spacing w:val="-4"/>
          <w:sz w:val="18"/>
        </w:rPr>
        <w:t xml:space="preserve"> </w:t>
      </w:r>
      <w:r>
        <w:rPr>
          <w:rFonts w:ascii="Arial"/>
          <w:color w:val="697D90"/>
          <w:sz w:val="18"/>
        </w:rPr>
        <w:t>The</w:t>
      </w:r>
      <w:r>
        <w:rPr>
          <w:rFonts w:ascii="Arial"/>
          <w:color w:val="697D90"/>
          <w:spacing w:val="-6"/>
          <w:sz w:val="18"/>
        </w:rPr>
        <w:t xml:space="preserve"> </w:t>
      </w:r>
      <w:r>
        <w:rPr>
          <w:rFonts w:ascii="Arial"/>
          <w:color w:val="697D90"/>
          <w:sz w:val="18"/>
        </w:rPr>
        <w:t>rule</w:t>
      </w:r>
      <w:r>
        <w:rPr>
          <w:rFonts w:ascii="Arial"/>
          <w:color w:val="697D90"/>
          <w:spacing w:val="-6"/>
          <w:sz w:val="18"/>
        </w:rPr>
        <w:t xml:space="preserve"> </w:t>
      </w:r>
      <w:r>
        <w:rPr>
          <w:rFonts w:ascii="Arial"/>
          <w:color w:val="697D90"/>
          <w:sz w:val="18"/>
        </w:rPr>
        <w:t>check</w:t>
      </w:r>
      <w:r>
        <w:rPr>
          <w:rFonts w:ascii="Arial"/>
          <w:color w:val="697D90"/>
          <w:spacing w:val="-6"/>
          <w:sz w:val="18"/>
        </w:rPr>
        <w:t xml:space="preserve"> </w:t>
      </w:r>
      <w:r>
        <w:rPr>
          <w:rFonts w:ascii="Arial"/>
          <w:color w:val="697D90"/>
          <w:sz w:val="18"/>
        </w:rPr>
        <w:t>engine</w:t>
      </w:r>
      <w:r>
        <w:rPr>
          <w:rFonts w:ascii="Arial"/>
          <w:color w:val="697D90"/>
          <w:spacing w:val="-6"/>
          <w:sz w:val="18"/>
        </w:rPr>
        <w:t xml:space="preserve"> </w:t>
      </w:r>
      <w:r>
        <w:rPr>
          <w:rFonts w:ascii="Arial"/>
          <w:color w:val="697D90"/>
          <w:sz w:val="18"/>
        </w:rPr>
        <w:t>architecture</w:t>
      </w:r>
      <w:r>
        <w:rPr>
          <w:rFonts w:ascii="Arial"/>
          <w:color w:val="697D90"/>
          <w:spacing w:val="-6"/>
          <w:sz w:val="18"/>
        </w:rPr>
        <w:t xml:space="preserve"> </w:t>
      </w:r>
      <w:r>
        <w:rPr>
          <w:rFonts w:ascii="Arial"/>
          <w:color w:val="697D90"/>
          <w:sz w:val="18"/>
        </w:rPr>
        <w:t>for</w:t>
      </w:r>
      <w:r>
        <w:rPr>
          <w:rFonts w:ascii="Arial"/>
          <w:color w:val="697D90"/>
          <w:spacing w:val="-6"/>
          <w:sz w:val="18"/>
        </w:rPr>
        <w:t xml:space="preserve"> </w:t>
      </w:r>
      <w:r>
        <w:rPr>
          <w:rFonts w:ascii="Arial"/>
          <w:color w:val="697D90"/>
          <w:sz w:val="18"/>
        </w:rPr>
        <w:t>future</w:t>
      </w:r>
      <w:r>
        <w:rPr>
          <w:rFonts w:ascii="Arial"/>
          <w:color w:val="697D90"/>
          <w:spacing w:val="-6"/>
          <w:sz w:val="18"/>
        </w:rPr>
        <w:t xml:space="preserve"> </w:t>
      </w:r>
      <w:r>
        <w:rPr>
          <w:rFonts w:ascii="Arial"/>
          <w:color w:val="697D90"/>
          <w:spacing w:val="-5"/>
          <w:sz w:val="18"/>
        </w:rPr>
        <w:t>DQM</w:t>
      </w:r>
    </w:p>
    <w:p w14:paraId="077BB3D8" w14:textId="77777777" w:rsidR="00C220EB" w:rsidRDefault="00C220EB">
      <w:pPr>
        <w:pStyle w:val="BodyText"/>
        <w:rPr>
          <w:rFonts w:ascii="Arial"/>
          <w:sz w:val="18"/>
        </w:rPr>
      </w:pPr>
    </w:p>
    <w:p w14:paraId="077BB3D9" w14:textId="77777777" w:rsidR="00C220EB" w:rsidRDefault="00C220EB">
      <w:pPr>
        <w:pStyle w:val="BodyText"/>
        <w:rPr>
          <w:rFonts w:ascii="Arial"/>
          <w:sz w:val="18"/>
        </w:rPr>
      </w:pPr>
    </w:p>
    <w:p w14:paraId="077BB3DA" w14:textId="77777777" w:rsidR="00C220EB" w:rsidRDefault="00C220EB">
      <w:pPr>
        <w:pStyle w:val="BodyText"/>
        <w:spacing w:before="5"/>
        <w:rPr>
          <w:rFonts w:ascii="Arial"/>
          <w:sz w:val="18"/>
        </w:rPr>
      </w:pPr>
    </w:p>
    <w:p w14:paraId="077BB3DB" w14:textId="77777777" w:rsidR="00C220EB" w:rsidRDefault="00000000">
      <w:pPr>
        <w:pStyle w:val="Heading3"/>
      </w:pPr>
      <w:r>
        <w:rPr>
          <w:color w:val="697D90"/>
        </w:rPr>
        <w:t>High</w:t>
      </w:r>
      <w:r>
        <w:rPr>
          <w:color w:val="697D90"/>
          <w:spacing w:val="-10"/>
        </w:rPr>
        <w:t xml:space="preserve"> </w:t>
      </w:r>
      <w:r>
        <w:rPr>
          <w:color w:val="697D90"/>
        </w:rPr>
        <w:t>level</w:t>
      </w:r>
      <w:r>
        <w:rPr>
          <w:color w:val="697D90"/>
          <w:spacing w:val="-7"/>
        </w:rPr>
        <w:t xml:space="preserve"> </w:t>
      </w:r>
      <w:r>
        <w:rPr>
          <w:color w:val="697D90"/>
          <w:spacing w:val="-2"/>
        </w:rPr>
        <w:t>target</w:t>
      </w:r>
    </w:p>
    <w:p w14:paraId="077BB3DC" w14:textId="77777777" w:rsidR="00C220EB" w:rsidRDefault="00000000">
      <w:pPr>
        <w:pStyle w:val="BodyText"/>
        <w:spacing w:before="183" w:line="256" w:lineRule="auto"/>
        <w:ind w:left="142" w:right="848"/>
        <w:jc w:val="both"/>
      </w:pPr>
      <w:r>
        <w:rPr>
          <w:spacing w:val="-2"/>
          <w:w w:val="110"/>
        </w:rPr>
        <w:t>Out</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r>
        <w:rPr>
          <w:spacing w:val="-2"/>
          <w:w w:val="110"/>
        </w:rPr>
        <w:t>complete</w:t>
      </w:r>
      <w:r>
        <w:rPr>
          <w:spacing w:val="-10"/>
          <w:w w:val="110"/>
        </w:rPr>
        <w:t xml:space="preserve"> </w:t>
      </w:r>
      <w:r>
        <w:rPr>
          <w:spacing w:val="-2"/>
          <w:w w:val="110"/>
        </w:rPr>
        <w:t>target</w:t>
      </w:r>
      <w:r>
        <w:rPr>
          <w:spacing w:val="-10"/>
          <w:w w:val="110"/>
        </w:rPr>
        <w:t xml:space="preserve"> </w:t>
      </w:r>
      <w:r>
        <w:rPr>
          <w:spacing w:val="-2"/>
          <w:w w:val="110"/>
        </w:rPr>
        <w:t>solution</w:t>
      </w:r>
      <w:r>
        <w:rPr>
          <w:spacing w:val="-10"/>
          <w:w w:val="110"/>
        </w:rPr>
        <w:t xml:space="preserve"> </w:t>
      </w:r>
      <w:r>
        <w:rPr>
          <w:spacing w:val="-2"/>
          <w:w w:val="110"/>
        </w:rPr>
        <w:t>architecture,</w:t>
      </w:r>
      <w:r>
        <w:rPr>
          <w:spacing w:val="-5"/>
          <w:w w:val="110"/>
        </w:rPr>
        <w:t xml:space="preserve"> </w:t>
      </w:r>
      <w:r>
        <w:rPr>
          <w:spacing w:val="-2"/>
          <w:w w:val="110"/>
        </w:rPr>
        <w:t>the</w:t>
      </w:r>
      <w:r>
        <w:rPr>
          <w:spacing w:val="-10"/>
          <w:w w:val="110"/>
        </w:rPr>
        <w:t xml:space="preserve"> </w:t>
      </w:r>
      <w:r>
        <w:rPr>
          <w:spacing w:val="-2"/>
          <w:w w:val="110"/>
        </w:rPr>
        <w:t>first</w:t>
      </w:r>
      <w:r>
        <w:rPr>
          <w:spacing w:val="-10"/>
          <w:w w:val="110"/>
        </w:rPr>
        <w:t xml:space="preserve"> </w:t>
      </w:r>
      <w:r>
        <w:rPr>
          <w:spacing w:val="-2"/>
          <w:w w:val="110"/>
        </w:rPr>
        <w:t>part</w:t>
      </w:r>
      <w:r>
        <w:rPr>
          <w:spacing w:val="-10"/>
          <w:w w:val="110"/>
        </w:rPr>
        <w:t xml:space="preserve"> </w:t>
      </w:r>
      <w:r>
        <w:rPr>
          <w:spacing w:val="-2"/>
          <w:w w:val="110"/>
        </w:rPr>
        <w:t>to</w:t>
      </w:r>
      <w:r>
        <w:rPr>
          <w:spacing w:val="-10"/>
          <w:w w:val="110"/>
        </w:rPr>
        <w:t xml:space="preserve"> </w:t>
      </w:r>
      <w:r>
        <w:rPr>
          <w:spacing w:val="-2"/>
          <w:w w:val="110"/>
        </w:rPr>
        <w:t>be</w:t>
      </w:r>
      <w:r>
        <w:rPr>
          <w:spacing w:val="-10"/>
          <w:w w:val="110"/>
        </w:rPr>
        <w:t xml:space="preserve"> </w:t>
      </w:r>
      <w:r>
        <w:rPr>
          <w:spacing w:val="-2"/>
          <w:w w:val="110"/>
        </w:rPr>
        <w:t>implemented</w:t>
      </w:r>
      <w:r>
        <w:rPr>
          <w:spacing w:val="-10"/>
          <w:w w:val="110"/>
        </w:rPr>
        <w:t xml:space="preserve"> </w:t>
      </w:r>
      <w:r>
        <w:rPr>
          <w:spacing w:val="-2"/>
          <w:w w:val="110"/>
        </w:rPr>
        <w:t>is.</w:t>
      </w:r>
      <w:r>
        <w:rPr>
          <w:spacing w:val="18"/>
          <w:w w:val="110"/>
        </w:rPr>
        <w:t xml:space="preserve"> </w:t>
      </w:r>
      <w:r>
        <w:rPr>
          <w:spacing w:val="-2"/>
          <w:w w:val="110"/>
        </w:rPr>
        <w:t>A</w:t>
      </w:r>
      <w:r>
        <w:rPr>
          <w:spacing w:val="-10"/>
          <w:w w:val="110"/>
        </w:rPr>
        <w:t xml:space="preserve"> </w:t>
      </w:r>
      <w:r>
        <w:rPr>
          <w:spacing w:val="-2"/>
          <w:w w:val="110"/>
        </w:rPr>
        <w:t>rule-based</w:t>
      </w:r>
      <w:r>
        <w:rPr>
          <w:spacing w:val="-10"/>
          <w:w w:val="110"/>
        </w:rPr>
        <w:t xml:space="preserve"> </w:t>
      </w:r>
      <w:bookmarkStart w:id="129" w:name="_bookmark76"/>
      <w:bookmarkEnd w:id="129"/>
      <w:r>
        <w:rPr>
          <w:spacing w:val="-2"/>
          <w:w w:val="110"/>
        </w:rPr>
        <w:t>DQM</w:t>
      </w:r>
      <w:r>
        <w:rPr>
          <w:spacing w:val="-10"/>
          <w:w w:val="110"/>
        </w:rPr>
        <w:t xml:space="preserve"> </w:t>
      </w:r>
      <w:r>
        <w:rPr>
          <w:spacing w:val="-2"/>
          <w:w w:val="110"/>
        </w:rPr>
        <w:t xml:space="preserve">suite </w:t>
      </w:r>
      <w:r>
        <w:rPr>
          <w:w w:val="115"/>
        </w:rPr>
        <w:t>aimed</w:t>
      </w:r>
      <w:r>
        <w:rPr>
          <w:spacing w:val="-16"/>
          <w:w w:val="115"/>
        </w:rPr>
        <w:t xml:space="preserve"> </w:t>
      </w:r>
      <w:r>
        <w:rPr>
          <w:w w:val="115"/>
        </w:rPr>
        <w:t>to</w:t>
      </w:r>
      <w:r>
        <w:rPr>
          <w:spacing w:val="-16"/>
          <w:w w:val="115"/>
        </w:rPr>
        <w:t xml:space="preserve"> </w:t>
      </w:r>
      <w:r>
        <w:rPr>
          <w:w w:val="115"/>
        </w:rPr>
        <w:t>define</w:t>
      </w:r>
      <w:r>
        <w:rPr>
          <w:spacing w:val="-16"/>
          <w:w w:val="115"/>
        </w:rPr>
        <w:t xml:space="preserve"> </w:t>
      </w:r>
      <w:r>
        <w:rPr>
          <w:w w:val="115"/>
        </w:rPr>
        <w:t>generic</w:t>
      </w:r>
      <w:r>
        <w:rPr>
          <w:spacing w:val="-16"/>
          <w:w w:val="115"/>
        </w:rPr>
        <w:t xml:space="preserve"> </w:t>
      </w:r>
      <w:r>
        <w:rPr>
          <w:w w:val="115"/>
        </w:rPr>
        <w:t>checks</w:t>
      </w:r>
      <w:r>
        <w:rPr>
          <w:spacing w:val="-16"/>
          <w:w w:val="115"/>
        </w:rPr>
        <w:t xml:space="preserve"> </w:t>
      </w:r>
      <w:r>
        <w:rPr>
          <w:w w:val="115"/>
        </w:rPr>
        <w:t>that</w:t>
      </w:r>
      <w:r>
        <w:rPr>
          <w:spacing w:val="-15"/>
          <w:w w:val="115"/>
        </w:rPr>
        <w:t xml:space="preserve"> </w:t>
      </w:r>
      <w:r>
        <w:rPr>
          <w:w w:val="115"/>
        </w:rPr>
        <w:t>can</w:t>
      </w:r>
      <w:r>
        <w:rPr>
          <w:spacing w:val="-16"/>
          <w:w w:val="115"/>
        </w:rPr>
        <w:t xml:space="preserve"> </w:t>
      </w:r>
      <w:r>
        <w:rPr>
          <w:w w:val="115"/>
        </w:rPr>
        <w:t>be</w:t>
      </w:r>
      <w:r>
        <w:rPr>
          <w:spacing w:val="-16"/>
          <w:w w:val="115"/>
        </w:rPr>
        <w:t xml:space="preserve"> </w:t>
      </w:r>
      <w:r>
        <w:rPr>
          <w:w w:val="115"/>
        </w:rPr>
        <w:t>implemented</w:t>
      </w:r>
      <w:r>
        <w:rPr>
          <w:spacing w:val="-16"/>
          <w:w w:val="115"/>
        </w:rPr>
        <w:t xml:space="preserve"> </w:t>
      </w:r>
      <w:r>
        <w:rPr>
          <w:w w:val="115"/>
        </w:rPr>
        <w:t>across</w:t>
      </w:r>
      <w:r>
        <w:rPr>
          <w:spacing w:val="-16"/>
          <w:w w:val="115"/>
        </w:rPr>
        <w:t xml:space="preserve"> </w:t>
      </w:r>
      <w:r>
        <w:rPr>
          <w:w w:val="115"/>
        </w:rPr>
        <w:t>different</w:t>
      </w:r>
      <w:r>
        <w:rPr>
          <w:spacing w:val="-15"/>
          <w:w w:val="115"/>
        </w:rPr>
        <w:t xml:space="preserve"> </w:t>
      </w:r>
      <w:r>
        <w:rPr>
          <w:w w:val="115"/>
        </w:rPr>
        <w:t>datasets.</w:t>
      </w:r>
      <w:r>
        <w:rPr>
          <w:spacing w:val="-16"/>
          <w:w w:val="115"/>
        </w:rPr>
        <w:t xml:space="preserve"> </w:t>
      </w:r>
      <w:r>
        <w:rPr>
          <w:w w:val="115"/>
        </w:rPr>
        <w:t>This</w:t>
      </w:r>
      <w:r>
        <w:rPr>
          <w:spacing w:val="-16"/>
          <w:w w:val="115"/>
        </w:rPr>
        <w:t xml:space="preserve"> </w:t>
      </w:r>
      <w:r>
        <w:rPr>
          <w:w w:val="115"/>
        </w:rPr>
        <w:t>can</w:t>
      </w:r>
      <w:r>
        <w:rPr>
          <w:spacing w:val="-16"/>
          <w:w w:val="115"/>
        </w:rPr>
        <w:t xml:space="preserve"> </w:t>
      </w:r>
      <w:r>
        <w:rPr>
          <w:w w:val="115"/>
        </w:rPr>
        <w:t>be</w:t>
      </w:r>
      <w:r>
        <w:rPr>
          <w:spacing w:val="-16"/>
          <w:w w:val="115"/>
        </w:rPr>
        <w:t xml:space="preserve"> </w:t>
      </w:r>
      <w:r>
        <w:rPr>
          <w:w w:val="115"/>
        </w:rPr>
        <w:t xml:space="preserve">achieved </w:t>
      </w:r>
      <w:r>
        <w:rPr>
          <w:w w:val="110"/>
        </w:rPr>
        <w:t>by</w:t>
      </w:r>
      <w:r>
        <w:rPr>
          <w:spacing w:val="-1"/>
          <w:w w:val="110"/>
        </w:rPr>
        <w:t xml:space="preserve"> </w:t>
      </w:r>
      <w:r>
        <w:rPr>
          <w:w w:val="110"/>
        </w:rPr>
        <w:t>abstracting</w:t>
      </w:r>
      <w:r>
        <w:rPr>
          <w:spacing w:val="-1"/>
          <w:w w:val="110"/>
        </w:rPr>
        <w:t xml:space="preserve"> </w:t>
      </w:r>
      <w:r>
        <w:rPr>
          <w:w w:val="110"/>
        </w:rPr>
        <w:t>the</w:t>
      </w:r>
      <w:r>
        <w:rPr>
          <w:spacing w:val="-1"/>
          <w:w w:val="110"/>
        </w:rPr>
        <w:t xml:space="preserve"> </w:t>
      </w:r>
      <w:r>
        <w:rPr>
          <w:w w:val="110"/>
        </w:rPr>
        <w:t>check</w:t>
      </w:r>
      <w:r>
        <w:rPr>
          <w:spacing w:val="-1"/>
          <w:w w:val="110"/>
        </w:rPr>
        <w:t xml:space="preserve"> </w:t>
      </w:r>
      <w:r>
        <w:rPr>
          <w:w w:val="110"/>
        </w:rPr>
        <w:t>from the</w:t>
      </w:r>
      <w:r>
        <w:rPr>
          <w:spacing w:val="-1"/>
          <w:w w:val="110"/>
        </w:rPr>
        <w:t xml:space="preserve"> </w:t>
      </w:r>
      <w:r>
        <w:rPr>
          <w:w w:val="110"/>
        </w:rPr>
        <w:t>data, or</w:t>
      </w:r>
      <w:r>
        <w:rPr>
          <w:spacing w:val="-1"/>
          <w:w w:val="110"/>
        </w:rPr>
        <w:t xml:space="preserve"> </w:t>
      </w:r>
      <w:r>
        <w:rPr>
          <w:w w:val="110"/>
        </w:rPr>
        <w:t>by</w:t>
      </w:r>
      <w:r>
        <w:rPr>
          <w:spacing w:val="-1"/>
          <w:w w:val="110"/>
        </w:rPr>
        <w:t xml:space="preserve"> </w:t>
      </w:r>
      <w:r>
        <w:rPr>
          <w:w w:val="110"/>
        </w:rPr>
        <w:t>providing an</w:t>
      </w:r>
      <w:r>
        <w:rPr>
          <w:spacing w:val="-1"/>
          <w:w w:val="110"/>
        </w:rPr>
        <w:t xml:space="preserve"> </w:t>
      </w:r>
      <w:r>
        <w:rPr>
          <w:w w:val="110"/>
        </w:rPr>
        <w:t>SQL</w:t>
      </w:r>
      <w:r>
        <w:rPr>
          <w:spacing w:val="-1"/>
          <w:w w:val="110"/>
        </w:rPr>
        <w:t xml:space="preserve"> </w:t>
      </w:r>
      <w:r>
        <w:rPr>
          <w:w w:val="110"/>
        </w:rPr>
        <w:t>query</w:t>
      </w:r>
      <w:r>
        <w:rPr>
          <w:spacing w:val="-1"/>
          <w:w w:val="110"/>
        </w:rPr>
        <w:t xml:space="preserve"> </w:t>
      </w:r>
      <w:r>
        <w:rPr>
          <w:w w:val="110"/>
        </w:rPr>
        <w:t>that</w:t>
      </w:r>
      <w:r>
        <w:rPr>
          <w:spacing w:val="-1"/>
          <w:w w:val="110"/>
        </w:rPr>
        <w:t xml:space="preserve"> </w:t>
      </w:r>
      <w:r>
        <w:rPr>
          <w:w w:val="110"/>
        </w:rPr>
        <w:t>delivers</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in</w:t>
      </w:r>
      <w:r>
        <w:rPr>
          <w:spacing w:val="-1"/>
          <w:w w:val="110"/>
        </w:rPr>
        <w:t xml:space="preserve"> </w:t>
      </w:r>
      <w:r>
        <w:rPr>
          <w:w w:val="110"/>
        </w:rPr>
        <w:t>a form</w:t>
      </w:r>
      <w:r>
        <w:rPr>
          <w:spacing w:val="-1"/>
          <w:w w:val="110"/>
        </w:rPr>
        <w:t xml:space="preserve"> </w:t>
      </w:r>
      <w:r>
        <w:rPr>
          <w:w w:val="110"/>
        </w:rPr>
        <w:t xml:space="preserve">that </w:t>
      </w:r>
      <w:r>
        <w:rPr>
          <w:spacing w:val="-2"/>
          <w:w w:val="115"/>
        </w:rPr>
        <w:t>allows</w:t>
      </w:r>
      <w:r>
        <w:rPr>
          <w:spacing w:val="-9"/>
          <w:w w:val="115"/>
        </w:rPr>
        <w:t xml:space="preserve"> </w:t>
      </w:r>
      <w:r>
        <w:rPr>
          <w:spacing w:val="-2"/>
          <w:w w:val="115"/>
        </w:rPr>
        <w:t>the</w:t>
      </w:r>
      <w:r>
        <w:rPr>
          <w:spacing w:val="-9"/>
          <w:w w:val="115"/>
        </w:rPr>
        <w:t xml:space="preserve"> </w:t>
      </w:r>
      <w:r>
        <w:rPr>
          <w:spacing w:val="-2"/>
          <w:w w:val="115"/>
        </w:rPr>
        <w:t>same</w:t>
      </w:r>
      <w:r>
        <w:rPr>
          <w:spacing w:val="-9"/>
          <w:w w:val="115"/>
        </w:rPr>
        <w:t xml:space="preserve"> </w:t>
      </w:r>
      <w:r>
        <w:rPr>
          <w:spacing w:val="-2"/>
          <w:w w:val="115"/>
        </w:rPr>
        <w:t>check</w:t>
      </w:r>
      <w:r>
        <w:rPr>
          <w:spacing w:val="-9"/>
          <w:w w:val="115"/>
        </w:rPr>
        <w:t xml:space="preserve"> </w:t>
      </w:r>
      <w:r>
        <w:rPr>
          <w:spacing w:val="-2"/>
          <w:w w:val="115"/>
        </w:rPr>
        <w:t>to</w:t>
      </w:r>
      <w:r>
        <w:rPr>
          <w:spacing w:val="-9"/>
          <w:w w:val="115"/>
        </w:rPr>
        <w:t xml:space="preserve"> </w:t>
      </w:r>
      <w:r>
        <w:rPr>
          <w:spacing w:val="-2"/>
          <w:w w:val="115"/>
        </w:rPr>
        <w:t>be</w:t>
      </w:r>
      <w:r>
        <w:rPr>
          <w:spacing w:val="-9"/>
          <w:w w:val="115"/>
        </w:rPr>
        <w:t xml:space="preserve"> </w:t>
      </w:r>
      <w:r>
        <w:rPr>
          <w:spacing w:val="-2"/>
          <w:w w:val="115"/>
        </w:rPr>
        <w:t>applied</w:t>
      </w:r>
      <w:r>
        <w:rPr>
          <w:spacing w:val="-9"/>
          <w:w w:val="115"/>
        </w:rPr>
        <w:t xml:space="preserve"> </w:t>
      </w:r>
      <w:r>
        <w:rPr>
          <w:spacing w:val="-2"/>
          <w:w w:val="115"/>
        </w:rPr>
        <w:t>to</w:t>
      </w:r>
      <w:r>
        <w:rPr>
          <w:spacing w:val="-9"/>
          <w:w w:val="115"/>
        </w:rPr>
        <w:t xml:space="preserve"> </w:t>
      </w:r>
      <w:r>
        <w:rPr>
          <w:spacing w:val="-2"/>
          <w:w w:val="115"/>
        </w:rPr>
        <w:t>different</w:t>
      </w:r>
      <w:r>
        <w:rPr>
          <w:spacing w:val="-9"/>
          <w:w w:val="115"/>
        </w:rPr>
        <w:t xml:space="preserve"> </w:t>
      </w:r>
      <w:r>
        <w:rPr>
          <w:spacing w:val="-2"/>
          <w:w w:val="115"/>
        </w:rPr>
        <w:t>datasets. This</w:t>
      </w:r>
      <w:r>
        <w:rPr>
          <w:spacing w:val="-9"/>
          <w:w w:val="115"/>
        </w:rPr>
        <w:t xml:space="preserve"> </w:t>
      </w:r>
      <w:r>
        <w:rPr>
          <w:spacing w:val="-2"/>
          <w:w w:val="115"/>
        </w:rPr>
        <w:t>approach</w:t>
      </w:r>
      <w:r>
        <w:rPr>
          <w:spacing w:val="-9"/>
          <w:w w:val="115"/>
        </w:rPr>
        <w:t xml:space="preserve"> </w:t>
      </w:r>
      <w:r>
        <w:rPr>
          <w:spacing w:val="-2"/>
          <w:w w:val="115"/>
        </w:rPr>
        <w:t>leads</w:t>
      </w:r>
      <w:r>
        <w:rPr>
          <w:spacing w:val="-9"/>
          <w:w w:val="115"/>
        </w:rPr>
        <w:t xml:space="preserve"> </w:t>
      </w:r>
      <w:r>
        <w:rPr>
          <w:spacing w:val="-2"/>
          <w:w w:val="115"/>
        </w:rPr>
        <w:t>to</w:t>
      </w:r>
      <w:r>
        <w:rPr>
          <w:spacing w:val="-9"/>
          <w:w w:val="115"/>
        </w:rPr>
        <w:t xml:space="preserve"> </w:t>
      </w:r>
      <w:r>
        <w:rPr>
          <w:spacing w:val="-2"/>
          <w:w w:val="115"/>
        </w:rPr>
        <w:t>four</w:t>
      </w:r>
      <w:r>
        <w:rPr>
          <w:spacing w:val="-9"/>
          <w:w w:val="115"/>
        </w:rPr>
        <w:t xml:space="preserve"> </w:t>
      </w:r>
      <w:r>
        <w:rPr>
          <w:spacing w:val="-2"/>
          <w:w w:val="115"/>
        </w:rPr>
        <w:t>main</w:t>
      </w:r>
      <w:r>
        <w:rPr>
          <w:spacing w:val="-9"/>
          <w:w w:val="115"/>
        </w:rPr>
        <w:t xml:space="preserve"> </w:t>
      </w:r>
      <w:r>
        <w:rPr>
          <w:spacing w:val="-2"/>
          <w:w w:val="115"/>
        </w:rPr>
        <w:t>steps:</w:t>
      </w:r>
    </w:p>
    <w:p w14:paraId="077BB3DD" w14:textId="77777777" w:rsidR="00C220EB" w:rsidRDefault="00000000">
      <w:pPr>
        <w:pStyle w:val="BodyText"/>
        <w:spacing w:before="116"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rFonts w:ascii="Cambria" w:hAnsi="Cambria"/>
          <w:b/>
          <w:w w:val="110"/>
        </w:rPr>
        <w:t>Configuration</w:t>
      </w:r>
      <w:r>
        <w:rPr>
          <w:w w:val="110"/>
        </w:rPr>
        <w:t>:</w:t>
      </w:r>
      <w:r>
        <w:rPr>
          <w:spacing w:val="-16"/>
          <w:w w:val="110"/>
        </w:rPr>
        <w:t xml:space="preserve"> </w:t>
      </w:r>
      <w:r>
        <w:rPr>
          <w:w w:val="110"/>
        </w:rPr>
        <w:t>Configuration</w:t>
      </w:r>
      <w:r>
        <w:rPr>
          <w:spacing w:val="-19"/>
          <w:w w:val="110"/>
        </w:rPr>
        <w:t xml:space="preserve"> </w:t>
      </w:r>
      <w:r>
        <w:rPr>
          <w:w w:val="110"/>
        </w:rPr>
        <w:t>defines</w:t>
      </w:r>
      <w:r>
        <w:rPr>
          <w:spacing w:val="-20"/>
          <w:w w:val="110"/>
        </w:rPr>
        <w:t xml:space="preserve"> </w:t>
      </w:r>
      <w:r>
        <w:rPr>
          <w:w w:val="110"/>
        </w:rPr>
        <w:t>the</w:t>
      </w:r>
      <w:r>
        <w:rPr>
          <w:spacing w:val="-19"/>
          <w:w w:val="110"/>
        </w:rPr>
        <w:t xml:space="preserve"> </w:t>
      </w:r>
      <w:r>
        <w:rPr>
          <w:w w:val="110"/>
        </w:rPr>
        <w:t>tables</w:t>
      </w:r>
      <w:r>
        <w:rPr>
          <w:spacing w:val="-20"/>
          <w:w w:val="110"/>
        </w:rPr>
        <w:t xml:space="preserve"> </w:t>
      </w:r>
      <w:r>
        <w:rPr>
          <w:w w:val="110"/>
        </w:rPr>
        <w:t>to</w:t>
      </w:r>
      <w:r>
        <w:rPr>
          <w:spacing w:val="-19"/>
          <w:w w:val="110"/>
        </w:rPr>
        <w:t xml:space="preserve"> </w:t>
      </w:r>
      <w:r>
        <w:rPr>
          <w:w w:val="110"/>
        </w:rPr>
        <w:t>be</w:t>
      </w:r>
      <w:r>
        <w:rPr>
          <w:spacing w:val="-20"/>
          <w:w w:val="110"/>
        </w:rPr>
        <w:t xml:space="preserve"> </w:t>
      </w:r>
      <w:r>
        <w:rPr>
          <w:w w:val="110"/>
        </w:rPr>
        <w:t>checked,</w:t>
      </w:r>
      <w:r>
        <w:rPr>
          <w:spacing w:val="-17"/>
          <w:w w:val="110"/>
        </w:rPr>
        <w:t xml:space="preserve"> </w:t>
      </w:r>
      <w:r>
        <w:rPr>
          <w:w w:val="110"/>
        </w:rPr>
        <w:t>the</w:t>
      </w:r>
      <w:r>
        <w:rPr>
          <w:spacing w:val="-20"/>
          <w:w w:val="110"/>
        </w:rPr>
        <w:t xml:space="preserve"> </w:t>
      </w:r>
      <w:r>
        <w:rPr>
          <w:w w:val="110"/>
        </w:rPr>
        <w:t>execution</w:t>
      </w:r>
      <w:r>
        <w:rPr>
          <w:spacing w:val="-19"/>
          <w:w w:val="110"/>
        </w:rPr>
        <w:t xml:space="preserve"> </w:t>
      </w:r>
      <w:r>
        <w:rPr>
          <w:w w:val="110"/>
        </w:rPr>
        <w:t>frequency,</w:t>
      </w:r>
      <w:r>
        <w:rPr>
          <w:spacing w:val="-18"/>
          <w:w w:val="110"/>
        </w:rPr>
        <w:t xml:space="preserve"> </w:t>
      </w:r>
      <w:r>
        <w:rPr>
          <w:w w:val="110"/>
        </w:rPr>
        <w:t>and</w:t>
      </w:r>
      <w:r>
        <w:rPr>
          <w:spacing w:val="-19"/>
          <w:w w:val="110"/>
        </w:rPr>
        <w:t xml:space="preserve"> </w:t>
      </w:r>
      <w:r>
        <w:rPr>
          <w:w w:val="110"/>
        </w:rPr>
        <w:t>the</w:t>
      </w:r>
      <w:r>
        <w:rPr>
          <w:spacing w:val="-20"/>
          <w:w w:val="110"/>
        </w:rPr>
        <w:t xml:space="preserve"> </w:t>
      </w:r>
      <w:r>
        <w:rPr>
          <w:w w:val="110"/>
        </w:rPr>
        <w:t>type of</w:t>
      </w:r>
      <w:r>
        <w:rPr>
          <w:spacing w:val="-1"/>
          <w:w w:val="110"/>
        </w:rPr>
        <w:t xml:space="preserve"> </w:t>
      </w:r>
      <w:r>
        <w:rPr>
          <w:w w:val="110"/>
        </w:rPr>
        <w:t>check.</w:t>
      </w:r>
    </w:p>
    <w:p w14:paraId="077BB3DE" w14:textId="77777777" w:rsidR="00C220EB" w:rsidRDefault="00000000">
      <w:pPr>
        <w:pStyle w:val="BodyText"/>
        <w:spacing w:before="123"/>
        <w:ind w:left="409"/>
      </w:pPr>
      <w:r>
        <w:rPr>
          <w:rFonts w:ascii="Lucida Sans Unicode" w:hAnsi="Lucida Sans Unicode"/>
          <w:color w:val="FAC300"/>
          <w:w w:val="105"/>
          <w:position w:val="2"/>
        </w:rPr>
        <w:t>▶</w:t>
      </w:r>
      <w:r>
        <w:rPr>
          <w:rFonts w:ascii="Lucida Sans Unicode" w:hAnsi="Lucida Sans Unicode"/>
          <w:color w:val="FAC300"/>
          <w:spacing w:val="53"/>
          <w:w w:val="105"/>
          <w:position w:val="2"/>
        </w:rPr>
        <w:t xml:space="preserve"> </w:t>
      </w:r>
      <w:r>
        <w:rPr>
          <w:rFonts w:ascii="Cambria" w:hAnsi="Cambria"/>
          <w:b/>
          <w:w w:val="105"/>
        </w:rPr>
        <w:t>Data</w:t>
      </w:r>
      <w:r>
        <w:rPr>
          <w:rFonts w:ascii="Cambria" w:hAnsi="Cambria"/>
          <w:b/>
          <w:spacing w:val="4"/>
          <w:w w:val="105"/>
        </w:rPr>
        <w:t xml:space="preserve"> </w:t>
      </w:r>
      <w:r>
        <w:rPr>
          <w:rFonts w:ascii="Cambria" w:hAnsi="Cambria"/>
          <w:b/>
          <w:w w:val="105"/>
        </w:rPr>
        <w:t>preparation</w:t>
      </w:r>
      <w:r>
        <w:rPr>
          <w:w w:val="105"/>
        </w:rPr>
        <w:t>:</w:t>
      </w:r>
      <w:r>
        <w:rPr>
          <w:spacing w:val="11"/>
          <w:w w:val="105"/>
        </w:rPr>
        <w:t xml:space="preserve"> </w:t>
      </w:r>
      <w:r>
        <w:rPr>
          <w:w w:val="105"/>
        </w:rPr>
        <w:t>An SQL</w:t>
      </w:r>
      <w:r>
        <w:rPr>
          <w:spacing w:val="1"/>
          <w:w w:val="105"/>
        </w:rPr>
        <w:t xml:space="preserve"> </w:t>
      </w:r>
      <w:r>
        <w:rPr>
          <w:w w:val="105"/>
        </w:rPr>
        <w:t>query</w:t>
      </w:r>
      <w:r>
        <w:rPr>
          <w:spacing w:val="1"/>
          <w:w w:val="105"/>
        </w:rPr>
        <w:t xml:space="preserve"> </w:t>
      </w:r>
      <w:r>
        <w:rPr>
          <w:w w:val="105"/>
        </w:rPr>
        <w:t>prepares the</w:t>
      </w:r>
      <w:r>
        <w:rPr>
          <w:spacing w:val="1"/>
          <w:w w:val="105"/>
        </w:rPr>
        <w:t xml:space="preserve"> </w:t>
      </w:r>
      <w:r>
        <w:rPr>
          <w:w w:val="105"/>
        </w:rPr>
        <w:t>data</w:t>
      </w:r>
      <w:r>
        <w:rPr>
          <w:spacing w:val="1"/>
          <w:w w:val="105"/>
        </w:rPr>
        <w:t xml:space="preserve"> </w:t>
      </w:r>
      <w:r>
        <w:rPr>
          <w:w w:val="105"/>
        </w:rPr>
        <w:t>in a</w:t>
      </w:r>
      <w:r>
        <w:rPr>
          <w:spacing w:val="1"/>
          <w:w w:val="105"/>
        </w:rPr>
        <w:t xml:space="preserve"> </w:t>
      </w:r>
      <w:r>
        <w:rPr>
          <w:w w:val="105"/>
        </w:rPr>
        <w:t>format</w:t>
      </w:r>
      <w:r>
        <w:rPr>
          <w:spacing w:val="1"/>
          <w:w w:val="105"/>
        </w:rPr>
        <w:t xml:space="preserve"> </w:t>
      </w:r>
      <w:r>
        <w:rPr>
          <w:w w:val="105"/>
        </w:rPr>
        <w:t>suitable for</w:t>
      </w:r>
      <w:r>
        <w:rPr>
          <w:spacing w:val="1"/>
          <w:w w:val="105"/>
        </w:rPr>
        <w:t xml:space="preserve"> </w:t>
      </w:r>
      <w:r>
        <w:rPr>
          <w:w w:val="105"/>
        </w:rPr>
        <w:t xml:space="preserve">the </w:t>
      </w:r>
      <w:r>
        <w:rPr>
          <w:spacing w:val="-2"/>
          <w:w w:val="105"/>
        </w:rPr>
        <w:t>check.</w:t>
      </w:r>
    </w:p>
    <w:p w14:paraId="077BB3DF" w14:textId="77777777" w:rsidR="00C220EB" w:rsidRDefault="00000000">
      <w:pPr>
        <w:pStyle w:val="BodyText"/>
        <w:spacing w:before="93"/>
        <w:ind w:left="409"/>
      </w:pPr>
      <w:r>
        <w:rPr>
          <w:rFonts w:ascii="Lucida Sans Unicode" w:hAnsi="Lucida Sans Unicode"/>
          <w:color w:val="FAC300"/>
          <w:spacing w:val="-2"/>
          <w:w w:val="110"/>
          <w:position w:val="2"/>
        </w:rPr>
        <w:t>▶</w:t>
      </w:r>
      <w:r>
        <w:rPr>
          <w:rFonts w:ascii="Lucida Sans Unicode" w:hAnsi="Lucida Sans Unicode"/>
          <w:color w:val="FAC300"/>
          <w:spacing w:val="36"/>
          <w:w w:val="110"/>
          <w:position w:val="2"/>
        </w:rPr>
        <w:t xml:space="preserve"> </w:t>
      </w:r>
      <w:r>
        <w:rPr>
          <w:rFonts w:ascii="Cambria" w:hAnsi="Cambria"/>
          <w:b/>
          <w:spacing w:val="-2"/>
          <w:w w:val="110"/>
        </w:rPr>
        <w:t>Rule</w:t>
      </w:r>
      <w:r>
        <w:rPr>
          <w:rFonts w:ascii="Cambria" w:hAnsi="Cambria"/>
          <w:b/>
          <w:spacing w:val="-5"/>
          <w:w w:val="110"/>
        </w:rPr>
        <w:t xml:space="preserve"> </w:t>
      </w:r>
      <w:r>
        <w:rPr>
          <w:rFonts w:ascii="Cambria" w:hAnsi="Cambria"/>
          <w:b/>
          <w:spacing w:val="-2"/>
          <w:w w:val="110"/>
        </w:rPr>
        <w:t>execution</w:t>
      </w:r>
      <w:r>
        <w:rPr>
          <w:spacing w:val="-2"/>
          <w:w w:val="110"/>
        </w:rPr>
        <w:t>:</w:t>
      </w:r>
      <w:r>
        <w:rPr>
          <w:spacing w:val="1"/>
          <w:w w:val="110"/>
        </w:rPr>
        <w:t xml:space="preserve"> </w:t>
      </w:r>
      <w:r>
        <w:rPr>
          <w:spacing w:val="-2"/>
          <w:w w:val="110"/>
        </w:rPr>
        <w:t>An</w:t>
      </w:r>
      <w:r>
        <w:rPr>
          <w:spacing w:val="-8"/>
          <w:w w:val="110"/>
        </w:rPr>
        <w:t xml:space="preserve"> </w:t>
      </w:r>
      <w:r>
        <w:rPr>
          <w:spacing w:val="-2"/>
          <w:w w:val="110"/>
        </w:rPr>
        <w:t>application</w:t>
      </w:r>
      <w:r>
        <w:rPr>
          <w:spacing w:val="-9"/>
          <w:w w:val="110"/>
        </w:rPr>
        <w:t xml:space="preserve"> </w:t>
      </w:r>
      <w:r>
        <w:rPr>
          <w:spacing w:val="-2"/>
          <w:w w:val="110"/>
        </w:rPr>
        <w:t>executes</w:t>
      </w:r>
      <w:r>
        <w:rPr>
          <w:spacing w:val="-8"/>
          <w:w w:val="110"/>
        </w:rPr>
        <w:t xml:space="preserve"> </w:t>
      </w:r>
      <w:r>
        <w:rPr>
          <w:spacing w:val="-2"/>
          <w:w w:val="110"/>
        </w:rPr>
        <w:t>the</w:t>
      </w:r>
      <w:r>
        <w:rPr>
          <w:spacing w:val="-9"/>
          <w:w w:val="110"/>
        </w:rPr>
        <w:t xml:space="preserve"> </w:t>
      </w:r>
      <w:r>
        <w:rPr>
          <w:spacing w:val="-2"/>
          <w:w w:val="110"/>
        </w:rPr>
        <w:t>defined</w:t>
      </w:r>
      <w:r>
        <w:rPr>
          <w:spacing w:val="-8"/>
          <w:w w:val="110"/>
        </w:rPr>
        <w:t xml:space="preserve"> </w:t>
      </w:r>
      <w:r>
        <w:rPr>
          <w:spacing w:val="-2"/>
          <w:w w:val="110"/>
        </w:rPr>
        <w:t>checks</w:t>
      </w:r>
      <w:r>
        <w:rPr>
          <w:spacing w:val="-9"/>
          <w:w w:val="110"/>
        </w:rPr>
        <w:t xml:space="preserve"> </w:t>
      </w:r>
      <w:r>
        <w:rPr>
          <w:spacing w:val="-2"/>
          <w:w w:val="110"/>
        </w:rPr>
        <w:t>on</w:t>
      </w:r>
      <w:r>
        <w:rPr>
          <w:spacing w:val="-8"/>
          <w:w w:val="110"/>
        </w:rPr>
        <w:t xml:space="preserve"> </w:t>
      </w:r>
      <w:r>
        <w:rPr>
          <w:spacing w:val="-2"/>
          <w:w w:val="110"/>
        </w:rPr>
        <w:t>the</w:t>
      </w:r>
      <w:r>
        <w:rPr>
          <w:spacing w:val="-9"/>
          <w:w w:val="110"/>
        </w:rPr>
        <w:t xml:space="preserve"> </w:t>
      </w:r>
      <w:r>
        <w:rPr>
          <w:spacing w:val="-2"/>
          <w:w w:val="110"/>
        </w:rPr>
        <w:t>prepared</w:t>
      </w:r>
      <w:r>
        <w:rPr>
          <w:spacing w:val="-8"/>
          <w:w w:val="110"/>
        </w:rPr>
        <w:t xml:space="preserve"> </w:t>
      </w:r>
      <w:r>
        <w:rPr>
          <w:spacing w:val="-2"/>
          <w:w w:val="110"/>
        </w:rPr>
        <w:t>data.</w:t>
      </w:r>
    </w:p>
    <w:p w14:paraId="077BB3E0" w14:textId="77777777" w:rsidR="00C220EB" w:rsidRDefault="00000000">
      <w:pPr>
        <w:spacing w:before="93"/>
        <w:ind w:left="409"/>
      </w:pPr>
      <w:r>
        <w:rPr>
          <w:rFonts w:ascii="Lucida Sans Unicode" w:hAnsi="Lucida Sans Unicode"/>
          <w:color w:val="FAC300"/>
          <w:position w:val="2"/>
        </w:rPr>
        <w:t>▶</w:t>
      </w:r>
      <w:r>
        <w:rPr>
          <w:rFonts w:ascii="Lucida Sans Unicode" w:hAnsi="Lucida Sans Unicode"/>
          <w:color w:val="FAC300"/>
          <w:spacing w:val="79"/>
          <w:w w:val="150"/>
          <w:position w:val="2"/>
        </w:rPr>
        <w:t xml:space="preserve"> </w:t>
      </w:r>
      <w:r>
        <w:rPr>
          <w:rFonts w:ascii="Cambria" w:hAnsi="Cambria"/>
          <w:b/>
        </w:rPr>
        <w:t>Result</w:t>
      </w:r>
      <w:r>
        <w:rPr>
          <w:rFonts w:ascii="Cambria" w:hAnsi="Cambria"/>
          <w:b/>
          <w:spacing w:val="31"/>
        </w:rPr>
        <w:t xml:space="preserve"> </w:t>
      </w:r>
      <w:r>
        <w:rPr>
          <w:rFonts w:ascii="Cambria" w:hAnsi="Cambria"/>
          <w:b/>
        </w:rPr>
        <w:t>persistence</w:t>
      </w:r>
      <w:r>
        <w:t>:</w:t>
      </w:r>
      <w:r>
        <w:rPr>
          <w:spacing w:val="45"/>
        </w:rPr>
        <w:t xml:space="preserve"> </w:t>
      </w:r>
      <w:r>
        <w:t>The</w:t>
      </w:r>
      <w:r>
        <w:rPr>
          <w:spacing w:val="29"/>
        </w:rPr>
        <w:t xml:space="preserve"> </w:t>
      </w:r>
      <w:r>
        <w:t>results</w:t>
      </w:r>
      <w:r>
        <w:rPr>
          <w:spacing w:val="30"/>
        </w:rPr>
        <w:t xml:space="preserve"> </w:t>
      </w:r>
      <w:r>
        <w:t>are</w:t>
      </w:r>
      <w:r>
        <w:rPr>
          <w:spacing w:val="30"/>
        </w:rPr>
        <w:t xml:space="preserve"> </w:t>
      </w:r>
      <w:r>
        <w:t>stored</w:t>
      </w:r>
      <w:r>
        <w:rPr>
          <w:spacing w:val="30"/>
        </w:rPr>
        <w:t xml:space="preserve"> </w:t>
      </w:r>
      <w:r>
        <w:t>in</w:t>
      </w:r>
      <w:r>
        <w:rPr>
          <w:spacing w:val="29"/>
        </w:rPr>
        <w:t xml:space="preserve"> </w:t>
      </w:r>
      <w:r>
        <w:t>a</w:t>
      </w:r>
      <w:r>
        <w:rPr>
          <w:spacing w:val="30"/>
        </w:rPr>
        <w:t xml:space="preserve"> </w:t>
      </w:r>
      <w:r>
        <w:t>database,</w:t>
      </w:r>
      <w:r>
        <w:rPr>
          <w:spacing w:val="30"/>
        </w:rPr>
        <w:t xml:space="preserve"> </w:t>
      </w:r>
      <w:r>
        <w:t>which</w:t>
      </w:r>
      <w:r>
        <w:rPr>
          <w:spacing w:val="30"/>
        </w:rPr>
        <w:t xml:space="preserve"> </w:t>
      </w:r>
      <w:r>
        <w:t>enables</w:t>
      </w:r>
      <w:r>
        <w:rPr>
          <w:spacing w:val="29"/>
        </w:rPr>
        <w:t xml:space="preserve"> </w:t>
      </w:r>
      <w:r>
        <w:rPr>
          <w:spacing w:val="-2"/>
        </w:rPr>
        <w:t>reporting.</w:t>
      </w:r>
    </w:p>
    <w:p w14:paraId="077BB3E1" w14:textId="77777777" w:rsidR="00C220EB" w:rsidRDefault="00C220EB">
      <w:pPr>
        <w:pStyle w:val="BodyText"/>
        <w:rPr>
          <w:sz w:val="20"/>
        </w:rPr>
      </w:pPr>
    </w:p>
    <w:p w14:paraId="077BB3E2" w14:textId="77777777" w:rsidR="00C220EB" w:rsidRDefault="00000000">
      <w:pPr>
        <w:pStyle w:val="BodyText"/>
        <w:spacing w:before="46"/>
        <w:rPr>
          <w:sz w:val="20"/>
        </w:rPr>
      </w:pPr>
      <w:r>
        <w:rPr>
          <w:noProof/>
          <w:sz w:val="20"/>
        </w:rPr>
        <w:drawing>
          <wp:anchor distT="0" distB="0" distL="0" distR="0" simplePos="0" relativeHeight="487598592" behindDoc="1" locked="0" layoutInCell="1" allowOverlap="1" wp14:anchorId="077BB844" wp14:editId="077BB845">
            <wp:simplePos x="0" y="0"/>
            <wp:positionH relativeFrom="page">
              <wp:posOffset>1344651</wp:posOffset>
            </wp:positionH>
            <wp:positionV relativeFrom="paragraph">
              <wp:posOffset>191084</wp:posOffset>
            </wp:positionV>
            <wp:extent cx="4864594" cy="2692908"/>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95" cstate="print"/>
                    <a:stretch>
                      <a:fillRect/>
                    </a:stretch>
                  </pic:blipFill>
                  <pic:spPr>
                    <a:xfrm>
                      <a:off x="0" y="0"/>
                      <a:ext cx="4864594" cy="2692908"/>
                    </a:xfrm>
                    <a:prstGeom prst="rect">
                      <a:avLst/>
                    </a:prstGeom>
                  </pic:spPr>
                </pic:pic>
              </a:graphicData>
            </a:graphic>
          </wp:anchor>
        </w:drawing>
      </w:r>
    </w:p>
    <w:p w14:paraId="077BB3E3" w14:textId="77777777" w:rsidR="00C220EB" w:rsidRDefault="00C220EB">
      <w:pPr>
        <w:pStyle w:val="BodyText"/>
        <w:spacing w:before="121"/>
        <w:rPr>
          <w:sz w:val="18"/>
        </w:rPr>
      </w:pPr>
    </w:p>
    <w:p w14:paraId="077BB3E4" w14:textId="77777777" w:rsidR="00C220EB" w:rsidRDefault="00000000">
      <w:pPr>
        <w:ind w:left="142"/>
        <w:rPr>
          <w:rFonts w:ascii="Arial"/>
          <w:sz w:val="18"/>
        </w:rPr>
      </w:pPr>
      <w:r>
        <w:rPr>
          <w:rFonts w:ascii="Arial"/>
          <w:b/>
          <w:color w:val="697D90"/>
          <w:sz w:val="18"/>
        </w:rPr>
        <w:t xml:space="preserve">Figure 4.2.: </w:t>
      </w:r>
      <w:r>
        <w:rPr>
          <w:rFonts w:ascii="Arial"/>
          <w:color w:val="697D90"/>
          <w:sz w:val="18"/>
        </w:rPr>
        <w:t>Intention</w:t>
      </w:r>
      <w:r>
        <w:rPr>
          <w:rFonts w:ascii="Arial"/>
          <w:color w:val="697D90"/>
          <w:spacing w:val="-1"/>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a</w:t>
      </w:r>
      <w:r>
        <w:rPr>
          <w:rFonts w:ascii="Arial"/>
          <w:color w:val="697D90"/>
          <w:spacing w:val="-2"/>
          <w:sz w:val="18"/>
        </w:rPr>
        <w:t xml:space="preserve"> </w:t>
      </w:r>
      <w:r>
        <w:rPr>
          <w:rFonts w:ascii="Arial"/>
          <w:color w:val="697D90"/>
          <w:sz w:val="18"/>
        </w:rPr>
        <w:t>DQM</w:t>
      </w:r>
      <w:r>
        <w:rPr>
          <w:rFonts w:ascii="Arial"/>
          <w:color w:val="697D90"/>
          <w:spacing w:val="-2"/>
          <w:sz w:val="18"/>
        </w:rPr>
        <w:t xml:space="preserve"> </w:t>
      </w:r>
      <w:r>
        <w:rPr>
          <w:rFonts w:ascii="Arial"/>
          <w:color w:val="697D90"/>
          <w:sz w:val="18"/>
        </w:rPr>
        <w:t>platform,</w:t>
      </w:r>
      <w:r>
        <w:rPr>
          <w:rFonts w:ascii="Arial"/>
          <w:color w:val="697D90"/>
          <w:spacing w:val="-1"/>
          <w:sz w:val="18"/>
        </w:rPr>
        <w:t xml:space="preserve"> </w:t>
      </w:r>
      <w:r>
        <w:rPr>
          <w:rFonts w:ascii="Arial"/>
          <w:color w:val="697D90"/>
          <w:sz w:val="18"/>
        </w:rPr>
        <w:t>high</w:t>
      </w:r>
      <w:r>
        <w:rPr>
          <w:rFonts w:ascii="Arial"/>
          <w:color w:val="697D90"/>
          <w:spacing w:val="-2"/>
          <w:sz w:val="18"/>
        </w:rPr>
        <w:t xml:space="preserve"> </w:t>
      </w:r>
      <w:r>
        <w:rPr>
          <w:rFonts w:ascii="Arial"/>
          <w:color w:val="697D90"/>
          <w:spacing w:val="-4"/>
          <w:sz w:val="18"/>
        </w:rPr>
        <w:t>level</w:t>
      </w:r>
    </w:p>
    <w:p w14:paraId="077BB3E5" w14:textId="77777777" w:rsidR="00C220EB" w:rsidRDefault="00C220EB">
      <w:pPr>
        <w:rPr>
          <w:rFonts w:ascii="Arial"/>
          <w:sz w:val="18"/>
        </w:rPr>
        <w:sectPr w:rsidR="00C220EB">
          <w:headerReference w:type="even" r:id="rId96"/>
          <w:headerReference w:type="default" r:id="rId97"/>
          <w:footerReference w:type="even" r:id="rId98"/>
          <w:footerReference w:type="default" r:id="rId99"/>
          <w:pgSz w:w="11910" w:h="16840"/>
          <w:pgMar w:top="440" w:right="0" w:bottom="1720" w:left="708" w:header="227" w:footer="1540" w:gutter="0"/>
          <w:pgNumType w:start="38"/>
          <w:cols w:space="720"/>
        </w:sectPr>
      </w:pPr>
    </w:p>
    <w:p w14:paraId="077BB3E6" w14:textId="77777777" w:rsidR="00C220EB" w:rsidRDefault="00C220EB">
      <w:pPr>
        <w:pStyle w:val="BodyText"/>
        <w:spacing w:before="116"/>
        <w:rPr>
          <w:rFonts w:ascii="Arial"/>
          <w:sz w:val="24"/>
        </w:rPr>
      </w:pPr>
    </w:p>
    <w:p w14:paraId="077BB3E7" w14:textId="77777777" w:rsidR="00C220EB" w:rsidRDefault="00000000">
      <w:pPr>
        <w:pStyle w:val="Heading3"/>
        <w:jc w:val="both"/>
      </w:pPr>
      <w:bookmarkStart w:id="130" w:name="_bookmark78"/>
      <w:bookmarkEnd w:id="130"/>
      <w:commentRangeStart w:id="131"/>
      <w:r>
        <w:rPr>
          <w:color w:val="697D90"/>
          <w:spacing w:val="-6"/>
        </w:rPr>
        <w:t>Discarded</w:t>
      </w:r>
      <w:r>
        <w:rPr>
          <w:color w:val="697D90"/>
          <w:spacing w:val="-4"/>
        </w:rPr>
        <w:t xml:space="preserve"> </w:t>
      </w:r>
      <w:r>
        <w:rPr>
          <w:color w:val="697D90"/>
          <w:spacing w:val="-2"/>
        </w:rPr>
        <w:t>solutions</w:t>
      </w:r>
    </w:p>
    <w:p w14:paraId="077BB3E8" w14:textId="77777777" w:rsidR="00C220EB" w:rsidRDefault="00000000">
      <w:pPr>
        <w:pStyle w:val="BodyText"/>
        <w:spacing w:before="174" w:line="256" w:lineRule="auto"/>
        <w:ind w:left="142" w:right="848"/>
        <w:jc w:val="both"/>
      </w:pPr>
      <w:r>
        <w:rPr>
          <w:w w:val="110"/>
        </w:rPr>
        <w:t xml:space="preserve">This initiative is of high importance to the project, as it creates a major organisation-wide constraint to follow the lead of the DQM team regarding their tool </w:t>
      </w:r>
      <w:commentRangeEnd w:id="131"/>
      <w:r w:rsidR="00DE76BA">
        <w:rPr>
          <w:rStyle w:val="CommentReference"/>
          <w:w w:val="110"/>
          <w:sz w:val="22"/>
          <w:szCs w:val="22"/>
        </w:rPr>
        <w:commentReference w:id="131"/>
      </w:r>
      <w:r>
        <w:rPr>
          <w:w w:val="110"/>
        </w:rPr>
        <w:t>choice.</w:t>
      </w:r>
      <w:r>
        <w:rPr>
          <w:spacing w:val="40"/>
          <w:w w:val="110"/>
        </w:rPr>
        <w:t xml:space="preserve"> </w:t>
      </w:r>
      <w:r>
        <w:rPr>
          <w:w w:val="110"/>
        </w:rPr>
        <w:t>The reasoning for developing a rule-based DQM</w:t>
      </w:r>
      <w:r>
        <w:rPr>
          <w:spacing w:val="-8"/>
          <w:w w:val="110"/>
        </w:rPr>
        <w:t xml:space="preserve"> </w:t>
      </w:r>
      <w:r>
        <w:rPr>
          <w:w w:val="110"/>
        </w:rPr>
        <w:t>solution</w:t>
      </w:r>
      <w:r>
        <w:rPr>
          <w:spacing w:val="-8"/>
          <w:w w:val="110"/>
        </w:rPr>
        <w:t xml:space="preserve"> </w:t>
      </w:r>
      <w:r>
        <w:rPr>
          <w:w w:val="110"/>
        </w:rPr>
        <w:t>lies</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fact</w:t>
      </w:r>
      <w:r>
        <w:rPr>
          <w:spacing w:val="-8"/>
          <w:w w:val="110"/>
        </w:rPr>
        <w:t xml:space="preserve"> </w:t>
      </w:r>
      <w:r>
        <w:rPr>
          <w:w w:val="110"/>
        </w:rPr>
        <w:t>that</w:t>
      </w:r>
      <w:r>
        <w:rPr>
          <w:spacing w:val="-8"/>
          <w:w w:val="110"/>
        </w:rPr>
        <w:t xml:space="preserve"> </w:t>
      </w:r>
      <w:r>
        <w:rPr>
          <w:w w:val="110"/>
        </w:rPr>
        <w:t>existing</w:t>
      </w:r>
      <w:r>
        <w:rPr>
          <w:spacing w:val="-8"/>
          <w:w w:val="110"/>
        </w:rPr>
        <w:t xml:space="preserve"> </w:t>
      </w:r>
      <w:r>
        <w:rPr>
          <w:w w:val="110"/>
        </w:rPr>
        <w:t>tools,</w:t>
      </w:r>
      <w:r>
        <w:rPr>
          <w:spacing w:val="-6"/>
          <w:w w:val="110"/>
        </w:rPr>
        <w:t xml:space="preserve"> </w:t>
      </w:r>
      <w:r>
        <w:rPr>
          <w:w w:val="110"/>
        </w:rPr>
        <w:t>such</w:t>
      </w:r>
      <w:r>
        <w:rPr>
          <w:spacing w:val="-8"/>
          <w:w w:val="110"/>
        </w:rPr>
        <w:t xml:space="preserve"> </w:t>
      </w:r>
      <w:r>
        <w:rPr>
          <w:w w:val="110"/>
        </w:rPr>
        <w:t>as</w:t>
      </w:r>
      <w:r>
        <w:rPr>
          <w:spacing w:val="-8"/>
          <w:w w:val="110"/>
        </w:rPr>
        <w:t xml:space="preserve"> </w:t>
      </w:r>
      <w:hyperlink w:anchor="_bookmark134" w:history="1">
        <w:r>
          <w:rPr>
            <w:w w:val="110"/>
          </w:rPr>
          <w:t>AWS</w:t>
        </w:r>
        <w:r>
          <w:rPr>
            <w:spacing w:val="-8"/>
            <w:w w:val="110"/>
          </w:rPr>
          <w:t xml:space="preserve"> </w:t>
        </w:r>
        <w:r>
          <w:rPr>
            <w:w w:val="110"/>
          </w:rPr>
          <w:t>Glue</w:t>
        </w:r>
        <w:r>
          <w:rPr>
            <w:spacing w:val="-8"/>
            <w:w w:val="110"/>
          </w:rPr>
          <w:t xml:space="preserve"> </w:t>
        </w:r>
        <w:r>
          <w:rPr>
            <w:w w:val="110"/>
          </w:rPr>
          <w:t>Data</w:t>
        </w:r>
        <w:r>
          <w:rPr>
            <w:spacing w:val="-8"/>
            <w:w w:val="110"/>
          </w:rPr>
          <w:t xml:space="preserve"> </w:t>
        </w:r>
        <w:r>
          <w:rPr>
            <w:w w:val="110"/>
          </w:rPr>
          <w:t>Quality,</w:t>
        </w:r>
      </w:hyperlink>
      <w:r>
        <w:rPr>
          <w:spacing w:val="-6"/>
          <w:w w:val="110"/>
        </w:rPr>
        <w:t xml:space="preserve"> </w:t>
      </w:r>
      <w:r>
        <w:rPr>
          <w:w w:val="110"/>
        </w:rPr>
        <w:t>do</w:t>
      </w:r>
      <w:r>
        <w:rPr>
          <w:spacing w:val="-8"/>
          <w:w w:val="110"/>
        </w:rPr>
        <w:t xml:space="preserve"> </w:t>
      </w:r>
      <w:r>
        <w:rPr>
          <w:w w:val="110"/>
        </w:rPr>
        <w:t>not</w:t>
      </w:r>
      <w:r>
        <w:rPr>
          <w:spacing w:val="-8"/>
          <w:w w:val="110"/>
        </w:rPr>
        <w:t xml:space="preserve"> </w:t>
      </w:r>
      <w:r>
        <w:rPr>
          <w:w w:val="110"/>
        </w:rPr>
        <w:t>allow</w:t>
      </w:r>
      <w:r>
        <w:rPr>
          <w:spacing w:val="-8"/>
          <w:w w:val="110"/>
        </w:rPr>
        <w:t xml:space="preserve"> </w:t>
      </w:r>
      <w:r>
        <w:rPr>
          <w:w w:val="110"/>
        </w:rPr>
        <w:t>views</w:t>
      </w:r>
      <w:r>
        <w:rPr>
          <w:spacing w:val="-8"/>
          <w:w w:val="110"/>
        </w:rPr>
        <w:t xml:space="preserve"> </w:t>
      </w:r>
      <w:r>
        <w:rPr>
          <w:w w:val="110"/>
        </w:rPr>
        <w:t xml:space="preserve">with complex data types, or that </w:t>
      </w:r>
      <w:hyperlink w:anchor="_bookmark169" w:history="1">
        <w:r>
          <w:rPr>
            <w:w w:val="110"/>
          </w:rPr>
          <w:t>PyDeequ</w:t>
        </w:r>
      </w:hyperlink>
      <w:r>
        <w:rPr>
          <w:w w:val="110"/>
        </w:rPr>
        <w:t xml:space="preserve"> does not allow row-level results.</w:t>
      </w:r>
      <w:r>
        <w:rPr>
          <w:spacing w:val="31"/>
          <w:w w:val="110"/>
        </w:rPr>
        <w:t xml:space="preserve"> </w:t>
      </w:r>
      <w:r>
        <w:rPr>
          <w:w w:val="110"/>
        </w:rPr>
        <w:t>These limitations in the evaluated tools led to the decision to build a dedicated solution at Swiss Post, as described above.</w:t>
      </w:r>
      <w:r>
        <w:rPr>
          <w:spacing w:val="40"/>
          <w:w w:val="110"/>
        </w:rPr>
        <w:t xml:space="preserve"> </w:t>
      </w:r>
      <w:r>
        <w:rPr>
          <w:w w:val="110"/>
        </w:rPr>
        <w:t>Here is a short overview of the tools and approaches that were evaluated but then discarded as unsuitable.</w:t>
      </w:r>
    </w:p>
    <w:p w14:paraId="077BB3E9" w14:textId="77777777" w:rsidR="00C220EB" w:rsidRDefault="00C220EB">
      <w:pPr>
        <w:pStyle w:val="BodyText"/>
        <w:rPr>
          <w:sz w:val="20"/>
        </w:rPr>
      </w:pPr>
    </w:p>
    <w:p w14:paraId="077BB3EA" w14:textId="77777777" w:rsidR="00C220EB" w:rsidRDefault="00000000">
      <w:pPr>
        <w:pStyle w:val="BodyText"/>
        <w:spacing w:before="41"/>
        <w:rPr>
          <w:sz w:val="20"/>
        </w:rPr>
      </w:pPr>
      <w:commentRangeStart w:id="132"/>
      <w:r>
        <w:rPr>
          <w:noProof/>
          <w:sz w:val="20"/>
        </w:rPr>
        <w:drawing>
          <wp:anchor distT="0" distB="0" distL="0" distR="0" simplePos="0" relativeHeight="487599104" behindDoc="1" locked="0" layoutInCell="1" allowOverlap="1" wp14:anchorId="077BB846" wp14:editId="077BB847">
            <wp:simplePos x="0" y="0"/>
            <wp:positionH relativeFrom="page">
              <wp:posOffset>1344651</wp:posOffset>
            </wp:positionH>
            <wp:positionV relativeFrom="paragraph">
              <wp:posOffset>187938</wp:posOffset>
            </wp:positionV>
            <wp:extent cx="4908028" cy="2692907"/>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0" cstate="print"/>
                    <a:stretch>
                      <a:fillRect/>
                    </a:stretch>
                  </pic:blipFill>
                  <pic:spPr>
                    <a:xfrm>
                      <a:off x="0" y="0"/>
                      <a:ext cx="4908028" cy="2692907"/>
                    </a:xfrm>
                    <a:prstGeom prst="rect">
                      <a:avLst/>
                    </a:prstGeom>
                  </pic:spPr>
                </pic:pic>
              </a:graphicData>
            </a:graphic>
          </wp:anchor>
        </w:drawing>
      </w:r>
      <w:commentRangeEnd w:id="132"/>
      <w:r w:rsidR="00EA663E">
        <w:rPr>
          <w:rStyle w:val="CommentReference"/>
          <w:sz w:val="20"/>
          <w:szCs w:val="22"/>
        </w:rPr>
        <w:commentReference w:id="132"/>
      </w:r>
    </w:p>
    <w:p w14:paraId="077BB3EB" w14:textId="77777777" w:rsidR="00C220EB" w:rsidRDefault="00C220EB">
      <w:pPr>
        <w:pStyle w:val="BodyText"/>
        <w:spacing w:before="121"/>
        <w:rPr>
          <w:sz w:val="18"/>
        </w:rPr>
      </w:pPr>
    </w:p>
    <w:p w14:paraId="077BB3EC" w14:textId="77777777" w:rsidR="00C220EB" w:rsidRDefault="00000000">
      <w:pPr>
        <w:ind w:left="142"/>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 xml:space="preserve">4.3.: </w:t>
      </w:r>
      <w:r>
        <w:rPr>
          <w:rFonts w:ascii="Arial"/>
          <w:color w:val="697D90"/>
          <w:sz w:val="18"/>
        </w:rPr>
        <w:t>The</w:t>
      </w:r>
      <w:r>
        <w:rPr>
          <w:rFonts w:ascii="Arial"/>
          <w:color w:val="697D90"/>
          <w:spacing w:val="-3"/>
          <w:sz w:val="18"/>
        </w:rPr>
        <w:t xml:space="preserve"> </w:t>
      </w:r>
      <w:r>
        <w:rPr>
          <w:rFonts w:ascii="Arial"/>
          <w:color w:val="697D90"/>
          <w:sz w:val="18"/>
        </w:rPr>
        <w:t>list</w:t>
      </w:r>
      <w:r>
        <w:rPr>
          <w:rFonts w:ascii="Arial"/>
          <w:color w:val="697D90"/>
          <w:spacing w:val="-2"/>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tools</w:t>
      </w:r>
      <w:r>
        <w:rPr>
          <w:rFonts w:ascii="Arial"/>
          <w:color w:val="697D90"/>
          <w:spacing w:val="-2"/>
          <w:sz w:val="18"/>
        </w:rPr>
        <w:t xml:space="preserve"> </w:t>
      </w:r>
      <w:r>
        <w:rPr>
          <w:rFonts w:ascii="Arial"/>
          <w:color w:val="697D90"/>
          <w:sz w:val="18"/>
        </w:rPr>
        <w:t>discarded</w:t>
      </w:r>
      <w:r>
        <w:rPr>
          <w:rFonts w:ascii="Arial"/>
          <w:color w:val="697D90"/>
          <w:spacing w:val="-3"/>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reasons</w:t>
      </w:r>
      <w:r>
        <w:rPr>
          <w:rFonts w:ascii="Arial"/>
          <w:color w:val="697D90"/>
          <w:spacing w:val="-2"/>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their</w:t>
      </w:r>
      <w:r>
        <w:rPr>
          <w:rFonts w:ascii="Arial"/>
          <w:color w:val="697D90"/>
          <w:spacing w:val="-3"/>
          <w:sz w:val="18"/>
        </w:rPr>
        <w:t xml:space="preserve"> </w:t>
      </w:r>
      <w:r>
        <w:rPr>
          <w:rFonts w:ascii="Arial"/>
          <w:color w:val="697D90"/>
          <w:spacing w:val="-2"/>
          <w:sz w:val="18"/>
        </w:rPr>
        <w:t>exclusion</w:t>
      </w:r>
    </w:p>
    <w:p w14:paraId="077BB3ED" w14:textId="77777777" w:rsidR="00C220EB" w:rsidRDefault="00C220EB">
      <w:pPr>
        <w:pStyle w:val="BodyText"/>
        <w:rPr>
          <w:rFonts w:ascii="Arial"/>
          <w:sz w:val="18"/>
        </w:rPr>
      </w:pPr>
    </w:p>
    <w:p w14:paraId="077BB3EE" w14:textId="77777777" w:rsidR="00C220EB" w:rsidRDefault="00C220EB">
      <w:pPr>
        <w:pStyle w:val="BodyText"/>
        <w:spacing w:before="148"/>
        <w:rPr>
          <w:rFonts w:ascii="Arial"/>
          <w:sz w:val="18"/>
        </w:rPr>
      </w:pPr>
    </w:p>
    <w:p w14:paraId="077BB3EF" w14:textId="77777777" w:rsidR="00C220EB" w:rsidRDefault="00000000">
      <w:pPr>
        <w:pStyle w:val="Heading3"/>
      </w:pPr>
      <w:r>
        <w:rPr>
          <w:color w:val="697D90"/>
        </w:rPr>
        <w:t>State</w:t>
      </w:r>
      <w:r>
        <w:rPr>
          <w:color w:val="697D90"/>
          <w:spacing w:val="-7"/>
        </w:rPr>
        <w:t xml:space="preserve"> </w:t>
      </w:r>
      <w:r>
        <w:rPr>
          <w:color w:val="697D90"/>
        </w:rPr>
        <w:t>at</w:t>
      </w:r>
      <w:r>
        <w:rPr>
          <w:color w:val="697D90"/>
          <w:spacing w:val="-6"/>
        </w:rPr>
        <w:t xml:space="preserve"> </w:t>
      </w:r>
      <w:r>
        <w:rPr>
          <w:color w:val="697D90"/>
        </w:rPr>
        <w:t>the</w:t>
      </w:r>
      <w:r>
        <w:rPr>
          <w:color w:val="697D90"/>
          <w:spacing w:val="-6"/>
        </w:rPr>
        <w:t xml:space="preserve"> </w:t>
      </w:r>
      <w:r>
        <w:rPr>
          <w:color w:val="697D90"/>
        </w:rPr>
        <w:t>end</w:t>
      </w:r>
      <w:r>
        <w:rPr>
          <w:color w:val="697D90"/>
          <w:spacing w:val="-6"/>
        </w:rPr>
        <w:t xml:space="preserve"> </w:t>
      </w:r>
      <w:r>
        <w:rPr>
          <w:color w:val="697D90"/>
        </w:rPr>
        <w:t>of</w:t>
      </w:r>
      <w:r>
        <w:rPr>
          <w:color w:val="697D90"/>
          <w:spacing w:val="-7"/>
        </w:rPr>
        <w:t xml:space="preserve"> </w:t>
      </w:r>
      <w:r>
        <w:rPr>
          <w:color w:val="697D90"/>
        </w:rPr>
        <w:t>this</w:t>
      </w:r>
      <w:r>
        <w:rPr>
          <w:color w:val="697D90"/>
          <w:spacing w:val="-6"/>
        </w:rPr>
        <w:t xml:space="preserve"> </w:t>
      </w:r>
      <w:r>
        <w:rPr>
          <w:color w:val="697D90"/>
          <w:spacing w:val="-2"/>
        </w:rPr>
        <w:t>project</w:t>
      </w:r>
    </w:p>
    <w:p w14:paraId="077BB3F0" w14:textId="77777777" w:rsidR="00C220EB" w:rsidRDefault="00000000">
      <w:pPr>
        <w:pStyle w:val="BodyText"/>
        <w:spacing w:before="173" w:line="256" w:lineRule="auto"/>
        <w:ind w:left="142" w:right="848"/>
        <w:jc w:val="both"/>
      </w:pPr>
      <w:r>
        <w:rPr>
          <w:w w:val="110"/>
        </w:rPr>
        <w:t>By</w:t>
      </w:r>
      <w:r>
        <w:rPr>
          <w:spacing w:val="-8"/>
          <w:w w:val="110"/>
        </w:rPr>
        <w:t xml:space="preserve"> </w:t>
      </w:r>
      <w:r>
        <w:rPr>
          <w:w w:val="110"/>
        </w:rPr>
        <w:t>the</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2025,</w:t>
      </w:r>
      <w:r>
        <w:rPr>
          <w:spacing w:val="-8"/>
          <w:w w:val="110"/>
        </w:rPr>
        <w:t xml:space="preserve"> </w:t>
      </w:r>
      <w:r>
        <w:rPr>
          <w:w w:val="110"/>
        </w:rPr>
        <w:t>the</w:t>
      </w:r>
      <w:r>
        <w:rPr>
          <w:spacing w:val="-8"/>
          <w:w w:val="110"/>
        </w:rPr>
        <w:t xml:space="preserve"> </w:t>
      </w:r>
      <w:hyperlink w:anchor="_bookmark142" w:history="1">
        <w:r>
          <w:rPr>
            <w:w w:val="110"/>
          </w:rPr>
          <w:t>DQM</w:t>
        </w:r>
      </w:hyperlink>
      <w:r>
        <w:rPr>
          <w:spacing w:val="-8"/>
          <w:w w:val="110"/>
        </w:rPr>
        <w:t xml:space="preserve"> </w:t>
      </w:r>
      <w:r>
        <w:rPr>
          <w:w w:val="110"/>
        </w:rPr>
        <w:t>team</w:t>
      </w:r>
      <w:r>
        <w:rPr>
          <w:spacing w:val="-8"/>
          <w:w w:val="110"/>
        </w:rPr>
        <w:t xml:space="preserve"> </w:t>
      </w:r>
      <w:r>
        <w:rPr>
          <w:w w:val="110"/>
        </w:rPr>
        <w:t>set</w:t>
      </w:r>
      <w:r>
        <w:rPr>
          <w:spacing w:val="-8"/>
          <w:w w:val="110"/>
        </w:rPr>
        <w:t xml:space="preserve"> </w:t>
      </w:r>
      <w:r>
        <w:rPr>
          <w:w w:val="110"/>
        </w:rPr>
        <w:t>up</w:t>
      </w:r>
      <w:r>
        <w:rPr>
          <w:spacing w:val="-8"/>
          <w:w w:val="110"/>
        </w:rPr>
        <w:t xml:space="preserve"> </w:t>
      </w:r>
      <w:r>
        <w:rPr>
          <w:w w:val="110"/>
        </w:rPr>
        <w:t>a</w:t>
      </w:r>
      <w:r>
        <w:rPr>
          <w:spacing w:val="-8"/>
          <w:w w:val="110"/>
        </w:rPr>
        <w:t xml:space="preserve"> </w:t>
      </w:r>
      <w:r>
        <w:rPr>
          <w:w w:val="110"/>
        </w:rPr>
        <w:t>PoC</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rule</w:t>
      </w:r>
      <w:r>
        <w:rPr>
          <w:spacing w:val="-8"/>
          <w:w w:val="110"/>
        </w:rPr>
        <w:t xml:space="preserve"> </w:t>
      </w:r>
      <w:r>
        <w:rPr>
          <w:w w:val="110"/>
        </w:rPr>
        <w:t>check</w:t>
      </w:r>
      <w:r>
        <w:rPr>
          <w:spacing w:val="-8"/>
          <w:w w:val="110"/>
        </w:rPr>
        <w:t xml:space="preserve"> </w:t>
      </w:r>
      <w:r>
        <w:rPr>
          <w:w w:val="110"/>
        </w:rPr>
        <w:t>engine</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the</w:t>
      </w:r>
      <w:r>
        <w:rPr>
          <w:spacing w:val="-8"/>
          <w:w w:val="110"/>
        </w:rPr>
        <w:t xml:space="preserve"> </w:t>
      </w:r>
      <w:r>
        <w:rPr>
          <w:w w:val="110"/>
        </w:rPr>
        <w:t>design</w:t>
      </w:r>
      <w:r>
        <w:rPr>
          <w:spacing w:val="-8"/>
          <w:w w:val="110"/>
        </w:rPr>
        <w:t xml:space="preserve"> </w:t>
      </w:r>
      <w:r>
        <w:rPr>
          <w:w w:val="110"/>
        </w:rPr>
        <w:t>s</w:t>
      </w:r>
      <w:bookmarkStart w:id="133" w:name="_bookmark79"/>
      <w:bookmarkEnd w:id="133"/>
      <w:r>
        <w:rPr>
          <w:w w:val="110"/>
        </w:rPr>
        <w:t>hown</w:t>
      </w:r>
      <w:r>
        <w:rPr>
          <w:spacing w:val="-8"/>
          <w:w w:val="110"/>
        </w:rPr>
        <w:t xml:space="preserve"> </w:t>
      </w:r>
      <w:r>
        <w:rPr>
          <w:w w:val="110"/>
        </w:rPr>
        <w:t>at</w:t>
      </w:r>
      <w:r>
        <w:rPr>
          <w:spacing w:val="-8"/>
          <w:w w:val="110"/>
        </w:rPr>
        <w:t xml:space="preserve"> </w:t>
      </w:r>
      <w:r>
        <w:rPr>
          <w:w w:val="110"/>
        </w:rPr>
        <w:t xml:space="preserve">the start of this section </w:t>
      </w:r>
      <w:hyperlink w:anchor="_bookmark76" w:history="1">
        <w:r>
          <w:rPr>
            <w:w w:val="110"/>
          </w:rPr>
          <w:t>4.</w:t>
        </w:r>
      </w:hyperlink>
      <w:r>
        <w:rPr>
          <w:w w:val="110"/>
        </w:rPr>
        <w:t>1.</w:t>
      </w:r>
      <w:r>
        <w:rPr>
          <w:spacing w:val="40"/>
          <w:w w:val="110"/>
        </w:rPr>
        <w:t xml:space="preserve"> </w:t>
      </w:r>
      <w:r>
        <w:rPr>
          <w:w w:val="110"/>
        </w:rPr>
        <w:t>It allows running a check on a database view for specific target data source and storing the rule results in a designated rule result database. The location where the results check database is</w:t>
      </w:r>
      <w:r>
        <w:rPr>
          <w:spacing w:val="-1"/>
          <w:w w:val="110"/>
        </w:rPr>
        <w:t xml:space="preserve"> </w:t>
      </w:r>
      <w:r>
        <w:rPr>
          <w:w w:val="110"/>
        </w:rPr>
        <w:t>to</w:t>
      </w:r>
      <w:r>
        <w:rPr>
          <w:spacing w:val="-1"/>
          <w:w w:val="110"/>
        </w:rPr>
        <w:t xml:space="preserve"> </w:t>
      </w:r>
      <w:r>
        <w:rPr>
          <w:w w:val="110"/>
        </w:rPr>
        <w:t>be</w:t>
      </w:r>
      <w:r>
        <w:rPr>
          <w:spacing w:val="-1"/>
          <w:w w:val="110"/>
        </w:rPr>
        <w:t xml:space="preserve"> </w:t>
      </w:r>
      <w:r>
        <w:rPr>
          <w:w w:val="110"/>
        </w:rPr>
        <w:t>installed</w:t>
      </w:r>
      <w:r>
        <w:rPr>
          <w:spacing w:val="-1"/>
          <w:w w:val="110"/>
        </w:rPr>
        <w:t xml:space="preserve"> </w:t>
      </w:r>
      <w:r>
        <w:rPr>
          <w:w w:val="110"/>
        </w:rPr>
        <w:t>has</w:t>
      </w:r>
      <w:r>
        <w:rPr>
          <w:spacing w:val="-1"/>
          <w:w w:val="110"/>
        </w:rPr>
        <w:t xml:space="preserve"> </w:t>
      </w:r>
      <w:r>
        <w:rPr>
          <w:w w:val="110"/>
        </w:rPr>
        <w:t>not</w:t>
      </w:r>
      <w:r>
        <w:rPr>
          <w:spacing w:val="-1"/>
          <w:w w:val="110"/>
        </w:rPr>
        <w:t xml:space="preserve"> </w:t>
      </w:r>
      <w:r>
        <w:rPr>
          <w:w w:val="110"/>
        </w:rPr>
        <w:t>been</w:t>
      </w:r>
      <w:r>
        <w:rPr>
          <w:spacing w:val="-1"/>
          <w:w w:val="110"/>
        </w:rPr>
        <w:t xml:space="preserve"> </w:t>
      </w:r>
      <w:r>
        <w:rPr>
          <w:w w:val="110"/>
        </w:rPr>
        <w:t>defined. Alerting</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setup</w:t>
      </w:r>
      <w:r>
        <w:rPr>
          <w:spacing w:val="-1"/>
          <w:w w:val="110"/>
        </w:rPr>
        <w:t xml:space="preserve"> </w:t>
      </w:r>
      <w:r>
        <w:rPr>
          <w:w w:val="110"/>
        </w:rPr>
        <w:t>of</w:t>
      </w:r>
      <w:r>
        <w:rPr>
          <w:spacing w:val="-1"/>
          <w:w w:val="110"/>
        </w:rPr>
        <w:t xml:space="preserve"> </w:t>
      </w:r>
      <w:r>
        <w:rPr>
          <w:w w:val="110"/>
        </w:rPr>
        <w:t>dashboards</w:t>
      </w:r>
      <w:r>
        <w:rPr>
          <w:spacing w:val="-1"/>
          <w:w w:val="110"/>
        </w:rPr>
        <w:t xml:space="preserve"> </w:t>
      </w:r>
      <w:r>
        <w:rPr>
          <w:w w:val="110"/>
        </w:rPr>
        <w:t>are</w:t>
      </w:r>
      <w:r>
        <w:rPr>
          <w:spacing w:val="-1"/>
          <w:w w:val="110"/>
        </w:rPr>
        <w:t xml:space="preserve"> </w:t>
      </w:r>
      <w:r>
        <w:rPr>
          <w:w w:val="110"/>
        </w:rPr>
        <w:t>currently</w:t>
      </w:r>
      <w:r>
        <w:rPr>
          <w:spacing w:val="-1"/>
          <w:w w:val="110"/>
        </w:rPr>
        <w:t xml:space="preserve"> </w:t>
      </w:r>
      <w:r>
        <w:rPr>
          <w:w w:val="110"/>
        </w:rPr>
        <w:t>out</w:t>
      </w:r>
      <w:r>
        <w:rPr>
          <w:spacing w:val="-1"/>
          <w:w w:val="110"/>
        </w:rPr>
        <w:t xml:space="preserve"> </w:t>
      </w:r>
      <w:r>
        <w:rPr>
          <w:w w:val="110"/>
        </w:rPr>
        <w:t>of</w:t>
      </w:r>
      <w:r>
        <w:rPr>
          <w:spacing w:val="-1"/>
          <w:w w:val="110"/>
        </w:rPr>
        <w:t xml:space="preserve"> </w:t>
      </w:r>
      <w:r>
        <w:rPr>
          <w:w w:val="110"/>
        </w:rPr>
        <w:t>scope,</w:t>
      </w:r>
      <w:r>
        <w:rPr>
          <w:spacing w:val="-1"/>
          <w:w w:val="110"/>
        </w:rPr>
        <w:t xml:space="preserve"> </w:t>
      </w:r>
      <w:r>
        <w:rPr>
          <w:w w:val="110"/>
        </w:rPr>
        <w:t xml:space="preserve">as are later additions such as deriving expected value ranges from </w:t>
      </w:r>
      <w:commentRangeStart w:id="134"/>
      <w:r>
        <w:rPr>
          <w:w w:val="110"/>
        </w:rPr>
        <w:t>historical data or holiday calendars.</w:t>
      </w:r>
      <w:commentRangeEnd w:id="134"/>
      <w:r w:rsidR="00DE76BA">
        <w:rPr>
          <w:rStyle w:val="CommentReference"/>
          <w:sz w:val="22"/>
          <w:szCs w:val="22"/>
        </w:rPr>
        <w:commentReference w:id="134"/>
      </w:r>
    </w:p>
    <w:p w14:paraId="077BB3F1" w14:textId="77777777" w:rsidR="00C220EB" w:rsidRDefault="00C220EB">
      <w:pPr>
        <w:pStyle w:val="BodyText"/>
      </w:pPr>
    </w:p>
    <w:p w14:paraId="077BB3F2" w14:textId="77777777" w:rsidR="00C220EB" w:rsidRDefault="00C220EB">
      <w:pPr>
        <w:pStyle w:val="BodyText"/>
        <w:spacing w:before="47"/>
      </w:pPr>
    </w:p>
    <w:p w14:paraId="077BB3F3" w14:textId="77777777" w:rsidR="00C220EB" w:rsidRDefault="00000000">
      <w:pPr>
        <w:pStyle w:val="Heading2"/>
        <w:numPr>
          <w:ilvl w:val="1"/>
          <w:numId w:val="11"/>
        </w:numPr>
        <w:tabs>
          <w:tab w:val="left" w:pos="771"/>
        </w:tabs>
        <w:ind w:left="771" w:hanging="629"/>
      </w:pPr>
      <w:bookmarkStart w:id="135" w:name="Heterogenous_sorting_center_environments"/>
      <w:bookmarkStart w:id="136" w:name="_bookmark80"/>
      <w:bookmarkEnd w:id="135"/>
      <w:bookmarkEnd w:id="136"/>
      <w:r>
        <w:rPr>
          <w:color w:val="697D90"/>
        </w:rPr>
        <w:t>Heterogenous</w:t>
      </w:r>
      <w:r>
        <w:rPr>
          <w:color w:val="697D90"/>
          <w:spacing w:val="-7"/>
        </w:rPr>
        <w:t xml:space="preserve"> </w:t>
      </w:r>
      <w:r>
        <w:rPr>
          <w:color w:val="697D90"/>
        </w:rPr>
        <w:t>sorting</w:t>
      </w:r>
      <w:r>
        <w:rPr>
          <w:color w:val="697D90"/>
          <w:spacing w:val="-7"/>
        </w:rPr>
        <w:t xml:space="preserve"> </w:t>
      </w:r>
      <w:r>
        <w:rPr>
          <w:color w:val="697D90"/>
        </w:rPr>
        <w:t>center</w:t>
      </w:r>
      <w:r>
        <w:rPr>
          <w:color w:val="697D90"/>
          <w:spacing w:val="-7"/>
        </w:rPr>
        <w:t xml:space="preserve"> </w:t>
      </w:r>
      <w:r>
        <w:rPr>
          <w:color w:val="697D90"/>
          <w:spacing w:val="-2"/>
        </w:rPr>
        <w:t>environments</w:t>
      </w:r>
    </w:p>
    <w:p w14:paraId="077BB3F4" w14:textId="77777777" w:rsidR="00C220EB" w:rsidRDefault="00000000">
      <w:pPr>
        <w:pStyle w:val="BodyText"/>
        <w:spacing w:before="248" w:line="256" w:lineRule="auto"/>
        <w:ind w:left="142" w:right="848"/>
        <w:jc w:val="both"/>
      </w:pPr>
      <w:r>
        <w:rPr>
          <w:w w:val="110"/>
        </w:rPr>
        <w:t>Before turning to the data lineage, an important constraint must be highlighted.</w:t>
      </w:r>
      <w:r>
        <w:rPr>
          <w:spacing w:val="40"/>
          <w:w w:val="110"/>
        </w:rPr>
        <w:t xml:space="preserve"> </w:t>
      </w:r>
      <w:r>
        <w:rPr>
          <w:w w:val="110"/>
        </w:rPr>
        <w:t>The hardware used by Swiss Post in their high-tech “cyber” postal sorting centers differs in two main ways:</w:t>
      </w:r>
      <w:r>
        <w:rPr>
          <w:spacing w:val="40"/>
          <w:w w:val="110"/>
        </w:rPr>
        <w:t xml:space="preserve"> </w:t>
      </w:r>
      <w:r>
        <w:rPr>
          <w:w w:val="110"/>
        </w:rPr>
        <w:t>across different providers and across different sizes and organisational structures of sorting centers. Which, in turn, also led to a diversity of processes to perform similar actions.</w:t>
      </w:r>
      <w:r>
        <w:rPr>
          <w:spacing w:val="27"/>
          <w:w w:val="110"/>
        </w:rPr>
        <w:t xml:space="preserve"> </w:t>
      </w:r>
      <w:r>
        <w:rPr>
          <w:w w:val="110"/>
        </w:rPr>
        <w:t>This diversity on different levels brings certain benefits but also introduces additional synchronisation effort in other areas.</w:t>
      </w:r>
    </w:p>
    <w:p w14:paraId="077BB3F5" w14:textId="77777777" w:rsidR="00C220EB" w:rsidRDefault="00C220EB">
      <w:pPr>
        <w:pStyle w:val="BodyText"/>
        <w:spacing w:before="232"/>
      </w:pPr>
    </w:p>
    <w:p w14:paraId="077BB3F6" w14:textId="77777777" w:rsidR="00C220EB" w:rsidRDefault="00000000">
      <w:pPr>
        <w:pStyle w:val="Heading3"/>
        <w:jc w:val="both"/>
      </w:pPr>
      <w:r>
        <w:rPr>
          <w:color w:val="697D90"/>
        </w:rPr>
        <w:t>Different</w:t>
      </w:r>
      <w:r>
        <w:rPr>
          <w:color w:val="697D90"/>
          <w:spacing w:val="-15"/>
        </w:rPr>
        <w:t xml:space="preserve"> </w:t>
      </w:r>
      <w:r>
        <w:rPr>
          <w:color w:val="697D90"/>
        </w:rPr>
        <w:t>sorting</w:t>
      </w:r>
      <w:r>
        <w:rPr>
          <w:color w:val="697D90"/>
          <w:spacing w:val="-15"/>
        </w:rPr>
        <w:t xml:space="preserve"> </w:t>
      </w:r>
      <w:r>
        <w:rPr>
          <w:color w:val="697D90"/>
        </w:rPr>
        <w:t>hardware</w:t>
      </w:r>
      <w:r>
        <w:rPr>
          <w:color w:val="697D90"/>
          <w:spacing w:val="-14"/>
        </w:rPr>
        <w:t xml:space="preserve"> </w:t>
      </w:r>
      <w:r>
        <w:rPr>
          <w:color w:val="697D90"/>
          <w:spacing w:val="-2"/>
        </w:rPr>
        <w:t>providers</w:t>
      </w:r>
    </w:p>
    <w:p w14:paraId="077BB3F7" w14:textId="77777777" w:rsidR="00C220EB" w:rsidRDefault="00000000">
      <w:pPr>
        <w:pStyle w:val="BodyText"/>
        <w:spacing w:before="174" w:line="256" w:lineRule="auto"/>
        <w:ind w:left="142" w:right="848"/>
        <w:jc w:val="both"/>
      </w:pPr>
      <w:r>
        <w:rPr>
          <w:w w:val="110"/>
        </w:rPr>
        <w:t>The hardware used by Swiss Post in its sorting centers is sourced from different providers.</w:t>
      </w:r>
      <w:r>
        <w:rPr>
          <w:spacing w:val="28"/>
          <w:w w:val="110"/>
        </w:rPr>
        <w:t xml:space="preserve"> </w:t>
      </w:r>
      <w:r>
        <w:rPr>
          <w:w w:val="110"/>
        </w:rPr>
        <w:t>This is an es-</w:t>
      </w:r>
      <w:r>
        <w:rPr>
          <w:spacing w:val="-2"/>
          <w:w w:val="115"/>
        </w:rPr>
        <w:t>sential</w:t>
      </w:r>
      <w:r>
        <w:rPr>
          <w:spacing w:val="-8"/>
          <w:w w:val="115"/>
        </w:rPr>
        <w:t xml:space="preserve"> </w:t>
      </w:r>
      <w:r>
        <w:rPr>
          <w:spacing w:val="-2"/>
          <w:w w:val="115"/>
        </w:rPr>
        <w:t>risk</w:t>
      </w:r>
      <w:r>
        <w:rPr>
          <w:spacing w:val="-7"/>
          <w:w w:val="115"/>
        </w:rPr>
        <w:t xml:space="preserve"> </w:t>
      </w:r>
      <w:r>
        <w:rPr>
          <w:spacing w:val="-2"/>
          <w:w w:val="115"/>
        </w:rPr>
        <w:t>management</w:t>
      </w:r>
      <w:r>
        <w:rPr>
          <w:spacing w:val="-7"/>
          <w:w w:val="115"/>
        </w:rPr>
        <w:t xml:space="preserve"> </w:t>
      </w:r>
      <w:r>
        <w:rPr>
          <w:spacing w:val="-2"/>
          <w:w w:val="115"/>
        </w:rPr>
        <w:t>measure</w:t>
      </w:r>
      <w:r>
        <w:rPr>
          <w:spacing w:val="-7"/>
          <w:w w:val="115"/>
        </w:rPr>
        <w:t xml:space="preserve"> </w:t>
      </w:r>
      <w:r>
        <w:rPr>
          <w:spacing w:val="-2"/>
          <w:w w:val="115"/>
        </w:rPr>
        <w:t>to</w:t>
      </w:r>
      <w:r>
        <w:rPr>
          <w:spacing w:val="-7"/>
          <w:w w:val="115"/>
        </w:rPr>
        <w:t xml:space="preserve"> </w:t>
      </w:r>
      <w:r>
        <w:rPr>
          <w:spacing w:val="-2"/>
          <w:w w:val="115"/>
        </w:rPr>
        <w:t>reduce</w:t>
      </w:r>
      <w:r>
        <w:rPr>
          <w:spacing w:val="-7"/>
          <w:w w:val="115"/>
        </w:rPr>
        <w:t xml:space="preserve"> </w:t>
      </w:r>
      <w:r>
        <w:rPr>
          <w:spacing w:val="-2"/>
          <w:w w:val="115"/>
        </w:rPr>
        <w:t>dependency</w:t>
      </w:r>
      <w:r>
        <w:rPr>
          <w:spacing w:val="-7"/>
          <w:w w:val="115"/>
        </w:rPr>
        <w:t xml:space="preserve"> </w:t>
      </w:r>
      <w:r>
        <w:rPr>
          <w:spacing w:val="-2"/>
          <w:w w:val="115"/>
        </w:rPr>
        <w:t>on</w:t>
      </w:r>
      <w:r>
        <w:rPr>
          <w:spacing w:val="-8"/>
          <w:w w:val="115"/>
        </w:rPr>
        <w:t xml:space="preserve"> </w:t>
      </w:r>
      <w:r>
        <w:rPr>
          <w:spacing w:val="-2"/>
          <w:w w:val="115"/>
        </w:rPr>
        <w:t>a</w:t>
      </w:r>
      <w:r>
        <w:rPr>
          <w:spacing w:val="-7"/>
          <w:w w:val="115"/>
        </w:rPr>
        <w:t xml:space="preserve"> </w:t>
      </w:r>
      <w:r>
        <w:rPr>
          <w:spacing w:val="-2"/>
          <w:w w:val="115"/>
        </w:rPr>
        <w:t>single</w:t>
      </w:r>
      <w:r>
        <w:rPr>
          <w:spacing w:val="-7"/>
          <w:w w:val="115"/>
        </w:rPr>
        <w:t xml:space="preserve"> </w:t>
      </w:r>
      <w:r>
        <w:rPr>
          <w:spacing w:val="-2"/>
          <w:w w:val="115"/>
        </w:rPr>
        <w:t>vendor.</w:t>
      </w:r>
      <w:r>
        <w:rPr>
          <w:spacing w:val="23"/>
          <w:w w:val="115"/>
        </w:rPr>
        <w:t xml:space="preserve"> </w:t>
      </w:r>
      <w:r>
        <w:rPr>
          <w:spacing w:val="-2"/>
          <w:w w:val="115"/>
        </w:rPr>
        <w:t>To</w:t>
      </w:r>
      <w:r>
        <w:rPr>
          <w:spacing w:val="-7"/>
          <w:w w:val="115"/>
        </w:rPr>
        <w:t xml:space="preserve"> </w:t>
      </w:r>
      <w:r>
        <w:rPr>
          <w:spacing w:val="-2"/>
          <w:w w:val="115"/>
        </w:rPr>
        <w:t>mitigate</w:t>
      </w:r>
      <w:r>
        <w:rPr>
          <w:spacing w:val="-7"/>
          <w:w w:val="115"/>
        </w:rPr>
        <w:t xml:space="preserve"> </w:t>
      </w:r>
      <w:r>
        <w:rPr>
          <w:spacing w:val="-2"/>
          <w:w w:val="115"/>
        </w:rPr>
        <w:t>this</w:t>
      </w:r>
      <w:r>
        <w:rPr>
          <w:spacing w:val="-7"/>
          <w:w w:val="115"/>
        </w:rPr>
        <w:t xml:space="preserve"> </w:t>
      </w:r>
      <w:r>
        <w:rPr>
          <w:spacing w:val="-2"/>
          <w:w w:val="115"/>
        </w:rPr>
        <w:t>risk,</w:t>
      </w:r>
      <w:r>
        <w:rPr>
          <w:spacing w:val="-5"/>
          <w:w w:val="115"/>
        </w:rPr>
        <w:t xml:space="preserve"> </w:t>
      </w:r>
      <w:r>
        <w:rPr>
          <w:spacing w:val="-2"/>
          <w:w w:val="115"/>
        </w:rPr>
        <w:t>Swiss</w:t>
      </w:r>
    </w:p>
    <w:p w14:paraId="077BB3F8"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3F9" w14:textId="77777777" w:rsidR="00C220EB" w:rsidRDefault="00C220EB">
      <w:pPr>
        <w:pStyle w:val="BodyText"/>
        <w:spacing w:before="159"/>
      </w:pPr>
    </w:p>
    <w:p w14:paraId="077BB3FA" w14:textId="77777777" w:rsidR="00C220EB" w:rsidRDefault="00000000">
      <w:pPr>
        <w:pStyle w:val="BodyText"/>
        <w:spacing w:line="256" w:lineRule="auto"/>
        <w:ind w:left="142" w:right="848"/>
        <w:jc w:val="both"/>
      </w:pPr>
      <w:bookmarkStart w:id="137" w:name="_bookmark81"/>
      <w:bookmarkEnd w:id="137"/>
      <w:r>
        <w:rPr>
          <w:w w:val="110"/>
        </w:rPr>
        <w:t>Post</w:t>
      </w:r>
      <w:r>
        <w:rPr>
          <w:spacing w:val="-11"/>
          <w:w w:val="110"/>
        </w:rPr>
        <w:t xml:space="preserve"> </w:t>
      </w:r>
      <w:r>
        <w:rPr>
          <w:w w:val="110"/>
        </w:rPr>
        <w:t>decided</w:t>
      </w:r>
      <w:r>
        <w:rPr>
          <w:spacing w:val="-11"/>
          <w:w w:val="110"/>
        </w:rPr>
        <w:t xml:space="preserve"> </w:t>
      </w:r>
      <w:r>
        <w:rPr>
          <w:w w:val="110"/>
        </w:rPr>
        <w:t>to</w:t>
      </w:r>
      <w:r>
        <w:rPr>
          <w:spacing w:val="-11"/>
          <w:w w:val="110"/>
        </w:rPr>
        <w:t xml:space="preserve"> </w:t>
      </w:r>
      <w:r>
        <w:rPr>
          <w:w w:val="110"/>
        </w:rPr>
        <w:t>rely</w:t>
      </w:r>
      <w:r>
        <w:rPr>
          <w:spacing w:val="-11"/>
          <w:w w:val="110"/>
        </w:rPr>
        <w:t xml:space="preserve"> </w:t>
      </w:r>
      <w:r>
        <w:rPr>
          <w:w w:val="110"/>
        </w:rPr>
        <w:t>on</w:t>
      </w:r>
      <w:r>
        <w:rPr>
          <w:spacing w:val="-11"/>
          <w:w w:val="110"/>
        </w:rPr>
        <w:t xml:space="preserve"> </w:t>
      </w:r>
      <w:r>
        <w:rPr>
          <w:w w:val="110"/>
        </w:rPr>
        <w:t>at</w:t>
      </w:r>
      <w:r>
        <w:rPr>
          <w:spacing w:val="-11"/>
          <w:w w:val="110"/>
        </w:rPr>
        <w:t xml:space="preserve"> </w:t>
      </w:r>
      <w:r>
        <w:rPr>
          <w:w w:val="110"/>
        </w:rPr>
        <w:t>least</w:t>
      </w:r>
      <w:r>
        <w:rPr>
          <w:spacing w:val="-11"/>
          <w:w w:val="110"/>
        </w:rPr>
        <w:t xml:space="preserve"> </w:t>
      </w:r>
      <w:r>
        <w:rPr>
          <w:w w:val="110"/>
        </w:rPr>
        <w:t>two</w:t>
      </w:r>
      <w:r>
        <w:rPr>
          <w:spacing w:val="-11"/>
          <w:w w:val="110"/>
        </w:rPr>
        <w:t xml:space="preserve"> </w:t>
      </w:r>
      <w:r>
        <w:rPr>
          <w:w w:val="110"/>
        </w:rPr>
        <w:t>providers</w:t>
      </w:r>
      <w:r>
        <w:rPr>
          <w:spacing w:val="-11"/>
          <w:w w:val="110"/>
        </w:rPr>
        <w:t xml:space="preserve"> </w:t>
      </w:r>
      <w:r>
        <w:rPr>
          <w:w w:val="110"/>
        </w:rPr>
        <w:t>for</w:t>
      </w:r>
      <w:r>
        <w:rPr>
          <w:spacing w:val="-11"/>
          <w:w w:val="110"/>
        </w:rPr>
        <w:t xml:space="preserve"> </w:t>
      </w:r>
      <w:r>
        <w:rPr>
          <w:w w:val="110"/>
        </w:rPr>
        <w:t>essential</w:t>
      </w:r>
      <w:r>
        <w:rPr>
          <w:spacing w:val="-11"/>
          <w:w w:val="110"/>
        </w:rPr>
        <w:t xml:space="preserve"> </w:t>
      </w:r>
      <w:r>
        <w:rPr>
          <w:w w:val="110"/>
        </w:rPr>
        <w:t>hardware,</w:t>
      </w:r>
      <w:r>
        <w:rPr>
          <w:spacing w:val="-10"/>
          <w:w w:val="110"/>
        </w:rPr>
        <w:t xml:space="preserve"> </w:t>
      </w:r>
      <w:r>
        <w:rPr>
          <w:w w:val="110"/>
        </w:rPr>
        <w:t>not</w:t>
      </w:r>
      <w:r>
        <w:rPr>
          <w:spacing w:val="-11"/>
          <w:w w:val="110"/>
        </w:rPr>
        <w:t xml:space="preserve"> </w:t>
      </w:r>
      <w:r>
        <w:rPr>
          <w:w w:val="110"/>
        </w:rPr>
        <w:t>only</w:t>
      </w:r>
      <w:r>
        <w:rPr>
          <w:spacing w:val="-11"/>
          <w:w w:val="110"/>
        </w:rPr>
        <w:t xml:space="preserve"> </w:t>
      </w:r>
      <w:r>
        <w:rPr>
          <w:w w:val="110"/>
        </w:rPr>
        <w:t>to</w:t>
      </w:r>
      <w:r>
        <w:rPr>
          <w:spacing w:val="-11"/>
          <w:w w:val="110"/>
        </w:rPr>
        <w:t xml:space="preserve"> </w:t>
      </w:r>
      <w:r>
        <w:rPr>
          <w:w w:val="110"/>
        </w:rPr>
        <w:t>avoid</w:t>
      </w:r>
      <w:r>
        <w:rPr>
          <w:spacing w:val="-11"/>
          <w:w w:val="110"/>
        </w:rPr>
        <w:t xml:space="preserve"> </w:t>
      </w:r>
      <w:r>
        <w:rPr>
          <w:w w:val="110"/>
        </w:rPr>
        <w:t>dependency</w:t>
      </w:r>
      <w:r>
        <w:rPr>
          <w:spacing w:val="-11"/>
          <w:w w:val="110"/>
        </w:rPr>
        <w:t xml:space="preserve"> </w:t>
      </w:r>
      <w:r>
        <w:rPr>
          <w:w w:val="110"/>
        </w:rPr>
        <w:t>but</w:t>
      </w:r>
      <w:r>
        <w:rPr>
          <w:spacing w:val="-11"/>
          <w:w w:val="110"/>
        </w:rPr>
        <w:t xml:space="preserve"> </w:t>
      </w:r>
      <w:r>
        <w:rPr>
          <w:w w:val="110"/>
        </w:rPr>
        <w:t>also to</w:t>
      </w:r>
      <w:r>
        <w:rPr>
          <w:spacing w:val="-7"/>
          <w:w w:val="110"/>
        </w:rPr>
        <w:t xml:space="preserve"> </w:t>
      </w:r>
      <w:r>
        <w:rPr>
          <w:w w:val="110"/>
        </w:rPr>
        <w:t>protect</w:t>
      </w:r>
      <w:r>
        <w:rPr>
          <w:spacing w:val="-7"/>
          <w:w w:val="110"/>
        </w:rPr>
        <w:t xml:space="preserve"> </w:t>
      </w:r>
      <w:r>
        <w:rPr>
          <w:w w:val="110"/>
        </w:rPr>
        <w:t>against</w:t>
      </w:r>
      <w:r>
        <w:rPr>
          <w:spacing w:val="-7"/>
          <w:w w:val="110"/>
        </w:rPr>
        <w:t xml:space="preserve"> </w:t>
      </w:r>
      <w:r>
        <w:rPr>
          <w:w w:val="110"/>
        </w:rPr>
        <w:t>delivery</w:t>
      </w:r>
      <w:r>
        <w:rPr>
          <w:spacing w:val="-7"/>
          <w:w w:val="110"/>
        </w:rPr>
        <w:t xml:space="preserve"> </w:t>
      </w:r>
      <w:r>
        <w:rPr>
          <w:w w:val="110"/>
        </w:rPr>
        <w:t>issues</w:t>
      </w:r>
      <w:r>
        <w:rPr>
          <w:spacing w:val="-7"/>
          <w:w w:val="110"/>
        </w:rPr>
        <w:t xml:space="preserve"> </w:t>
      </w:r>
      <w:r>
        <w:rPr>
          <w:w w:val="110"/>
        </w:rPr>
        <w:t>or</w:t>
      </w:r>
      <w:r>
        <w:rPr>
          <w:spacing w:val="-7"/>
          <w:w w:val="110"/>
        </w:rPr>
        <w:t xml:space="preserve"> </w:t>
      </w:r>
      <w:r>
        <w:rPr>
          <w:w w:val="110"/>
        </w:rPr>
        <w:t>even</w:t>
      </w:r>
      <w:r>
        <w:rPr>
          <w:spacing w:val="-7"/>
          <w:w w:val="110"/>
        </w:rPr>
        <w:t xml:space="preserve"> </w:t>
      </w:r>
      <w:r>
        <w:rPr>
          <w:w w:val="110"/>
        </w:rPr>
        <w:t>the</w:t>
      </w:r>
      <w:r>
        <w:rPr>
          <w:spacing w:val="-7"/>
          <w:w w:val="110"/>
        </w:rPr>
        <w:t xml:space="preserve"> </w:t>
      </w:r>
      <w:r>
        <w:rPr>
          <w:w w:val="110"/>
        </w:rPr>
        <w:t>bankruptcy</w:t>
      </w:r>
      <w:r>
        <w:rPr>
          <w:spacing w:val="-7"/>
          <w:w w:val="110"/>
        </w:rPr>
        <w:t xml:space="preserve"> </w:t>
      </w:r>
      <w:r>
        <w:rPr>
          <w:w w:val="110"/>
        </w:rPr>
        <w:t>of</w:t>
      </w:r>
      <w:r>
        <w:rPr>
          <w:spacing w:val="-7"/>
          <w:w w:val="110"/>
        </w:rPr>
        <w:t xml:space="preserve"> </w:t>
      </w:r>
      <w:r>
        <w:rPr>
          <w:w w:val="110"/>
        </w:rPr>
        <w:t>individual</w:t>
      </w:r>
      <w:r>
        <w:rPr>
          <w:spacing w:val="-7"/>
          <w:w w:val="110"/>
        </w:rPr>
        <w:t xml:space="preserve"> </w:t>
      </w:r>
      <w:r>
        <w:rPr>
          <w:w w:val="110"/>
        </w:rPr>
        <w:t>providers. From</w:t>
      </w:r>
      <w:r>
        <w:rPr>
          <w:spacing w:val="-7"/>
          <w:w w:val="110"/>
        </w:rPr>
        <w:t xml:space="preserve"> </w:t>
      </w:r>
      <w:r>
        <w:rPr>
          <w:w w:val="110"/>
        </w:rPr>
        <w:t>a</w:t>
      </w:r>
      <w:r>
        <w:rPr>
          <w:spacing w:val="-7"/>
          <w:w w:val="110"/>
        </w:rPr>
        <w:t xml:space="preserve"> </w:t>
      </w:r>
      <w:r>
        <w:rPr>
          <w:w w:val="110"/>
        </w:rPr>
        <w:t>risk</w:t>
      </w:r>
      <w:r>
        <w:rPr>
          <w:spacing w:val="-7"/>
          <w:w w:val="110"/>
        </w:rPr>
        <w:t xml:space="preserve"> </w:t>
      </w:r>
      <w:r>
        <w:rPr>
          <w:w w:val="110"/>
        </w:rPr>
        <w:t xml:space="preserve">management </w:t>
      </w:r>
      <w:r>
        <w:rPr>
          <w:spacing w:val="-2"/>
          <w:w w:val="115"/>
        </w:rPr>
        <w:t>perspective,</w:t>
      </w:r>
      <w:r>
        <w:rPr>
          <w:spacing w:val="-8"/>
          <w:w w:val="115"/>
        </w:rPr>
        <w:t xml:space="preserve"> </w:t>
      </w:r>
      <w:r>
        <w:rPr>
          <w:spacing w:val="-2"/>
          <w:w w:val="115"/>
        </w:rPr>
        <w:t>this</w:t>
      </w:r>
      <w:r>
        <w:rPr>
          <w:spacing w:val="-11"/>
          <w:w w:val="115"/>
        </w:rPr>
        <w:t xml:space="preserve"> </w:t>
      </w:r>
      <w:r>
        <w:rPr>
          <w:spacing w:val="-2"/>
          <w:w w:val="115"/>
        </w:rPr>
        <w:t>approach</w:t>
      </w:r>
      <w:r>
        <w:rPr>
          <w:spacing w:val="-11"/>
          <w:w w:val="115"/>
        </w:rPr>
        <w:t xml:space="preserve"> </w:t>
      </w:r>
      <w:r>
        <w:rPr>
          <w:spacing w:val="-2"/>
          <w:w w:val="115"/>
        </w:rPr>
        <w:t>supports</w:t>
      </w:r>
      <w:r>
        <w:rPr>
          <w:spacing w:val="-11"/>
          <w:w w:val="115"/>
        </w:rPr>
        <w:t xml:space="preserve"> </w:t>
      </w:r>
      <w:r>
        <w:rPr>
          <w:spacing w:val="-2"/>
          <w:w w:val="115"/>
        </w:rPr>
        <w:t>business</w:t>
      </w:r>
      <w:r>
        <w:rPr>
          <w:spacing w:val="-11"/>
          <w:w w:val="115"/>
        </w:rPr>
        <w:t xml:space="preserve"> </w:t>
      </w:r>
      <w:r>
        <w:rPr>
          <w:spacing w:val="-2"/>
          <w:w w:val="115"/>
        </w:rPr>
        <w:t>continuity.</w:t>
      </w:r>
      <w:r>
        <w:rPr>
          <w:spacing w:val="18"/>
          <w:w w:val="115"/>
        </w:rPr>
        <w:t xml:space="preserve"> </w:t>
      </w:r>
      <w:r>
        <w:rPr>
          <w:spacing w:val="-2"/>
          <w:w w:val="115"/>
        </w:rPr>
        <w:t>However,</w:t>
      </w:r>
      <w:r>
        <w:rPr>
          <w:spacing w:val="-8"/>
          <w:w w:val="115"/>
        </w:rPr>
        <w:t xml:space="preserve"> </w:t>
      </w:r>
      <w:r>
        <w:rPr>
          <w:spacing w:val="-2"/>
          <w:w w:val="115"/>
        </w:rPr>
        <w:t>from</w:t>
      </w:r>
      <w:r>
        <w:rPr>
          <w:spacing w:val="-11"/>
          <w:w w:val="115"/>
        </w:rPr>
        <w:t xml:space="preserve"> </w:t>
      </w:r>
      <w:r>
        <w:rPr>
          <w:spacing w:val="-2"/>
          <w:w w:val="115"/>
        </w:rPr>
        <w:t>an</w:t>
      </w:r>
      <w:r>
        <w:rPr>
          <w:spacing w:val="-11"/>
          <w:w w:val="115"/>
        </w:rPr>
        <w:t xml:space="preserve"> </w:t>
      </w:r>
      <w:r>
        <w:rPr>
          <w:spacing w:val="-2"/>
          <w:w w:val="115"/>
        </w:rPr>
        <w:t>IT</w:t>
      </w:r>
      <w:r>
        <w:rPr>
          <w:spacing w:val="-11"/>
          <w:w w:val="115"/>
        </w:rPr>
        <w:t xml:space="preserve"> </w:t>
      </w:r>
      <w:r>
        <w:rPr>
          <w:spacing w:val="-2"/>
          <w:w w:val="115"/>
        </w:rPr>
        <w:t>perspective,</w:t>
      </w:r>
      <w:r>
        <w:rPr>
          <w:spacing w:val="-8"/>
          <w:w w:val="115"/>
        </w:rPr>
        <w:t xml:space="preserve"> </w:t>
      </w:r>
      <w:r>
        <w:rPr>
          <w:spacing w:val="-2"/>
          <w:w w:val="115"/>
        </w:rPr>
        <w:t>it</w:t>
      </w:r>
      <w:r>
        <w:rPr>
          <w:spacing w:val="-11"/>
          <w:w w:val="115"/>
        </w:rPr>
        <w:t xml:space="preserve"> </w:t>
      </w:r>
      <w:r>
        <w:rPr>
          <w:spacing w:val="-2"/>
          <w:w w:val="115"/>
        </w:rPr>
        <w:t xml:space="preserve">introduces </w:t>
      </w:r>
      <w:r>
        <w:rPr>
          <w:w w:val="110"/>
        </w:rPr>
        <w:t>challenges, as different hardware providers deliver data in different formats or with varying characteris-</w:t>
      </w:r>
      <w:r>
        <w:rPr>
          <w:spacing w:val="-2"/>
          <w:w w:val="115"/>
        </w:rPr>
        <w:t>tics.</w:t>
      </w:r>
    </w:p>
    <w:p w14:paraId="077BB3FB" w14:textId="77777777" w:rsidR="00C220EB" w:rsidRDefault="00C220EB">
      <w:pPr>
        <w:pStyle w:val="BodyText"/>
      </w:pPr>
    </w:p>
    <w:p w14:paraId="077BB3FC" w14:textId="77777777" w:rsidR="00C220EB" w:rsidRDefault="00C220EB">
      <w:pPr>
        <w:pStyle w:val="BodyText"/>
        <w:spacing w:before="66"/>
      </w:pPr>
    </w:p>
    <w:p w14:paraId="077BB3FD" w14:textId="77777777" w:rsidR="00C220EB" w:rsidRDefault="00000000">
      <w:pPr>
        <w:pStyle w:val="Heading3"/>
        <w:jc w:val="both"/>
      </w:pPr>
      <w:r>
        <w:rPr>
          <w:color w:val="697D90"/>
          <w:spacing w:val="-4"/>
        </w:rPr>
        <w:t>Different</w:t>
      </w:r>
      <w:r>
        <w:rPr>
          <w:color w:val="697D90"/>
          <w:spacing w:val="-3"/>
        </w:rPr>
        <w:t xml:space="preserve"> </w:t>
      </w:r>
      <w:r>
        <w:rPr>
          <w:color w:val="697D90"/>
          <w:spacing w:val="-4"/>
        </w:rPr>
        <w:t>sorting</w:t>
      </w:r>
      <w:r>
        <w:rPr>
          <w:color w:val="697D90"/>
          <w:spacing w:val="-3"/>
        </w:rPr>
        <w:t xml:space="preserve"> </w:t>
      </w:r>
      <w:r>
        <w:rPr>
          <w:color w:val="697D90"/>
          <w:spacing w:val="-4"/>
        </w:rPr>
        <w:t>center</w:t>
      </w:r>
      <w:r>
        <w:rPr>
          <w:color w:val="697D90"/>
          <w:spacing w:val="-3"/>
        </w:rPr>
        <w:t xml:space="preserve"> </w:t>
      </w:r>
      <w:r>
        <w:rPr>
          <w:color w:val="697D90"/>
          <w:spacing w:val="-4"/>
        </w:rPr>
        <w:t>sizes</w:t>
      </w:r>
      <w:r>
        <w:rPr>
          <w:color w:val="697D90"/>
          <w:spacing w:val="-3"/>
        </w:rPr>
        <w:t xml:space="preserve"> </w:t>
      </w:r>
      <w:r>
        <w:rPr>
          <w:color w:val="697D90"/>
          <w:spacing w:val="-4"/>
        </w:rPr>
        <w:t>and</w:t>
      </w:r>
      <w:r>
        <w:rPr>
          <w:color w:val="697D90"/>
          <w:spacing w:val="-3"/>
        </w:rPr>
        <w:t xml:space="preserve"> </w:t>
      </w:r>
      <w:r>
        <w:rPr>
          <w:color w:val="697D90"/>
          <w:spacing w:val="-4"/>
        </w:rPr>
        <w:t>structure</w:t>
      </w:r>
    </w:p>
    <w:p w14:paraId="077BB3FE" w14:textId="77777777" w:rsidR="00C220EB" w:rsidRDefault="00000000">
      <w:pPr>
        <w:pStyle w:val="BodyText"/>
        <w:spacing w:before="186" w:line="256" w:lineRule="auto"/>
        <w:ind w:left="142" w:right="848"/>
        <w:jc w:val="both"/>
      </w:pPr>
      <w:r>
        <w:rPr>
          <w:w w:val="110"/>
        </w:rPr>
        <w:t>The Swiss Post parcel sorting centers are distinguished into two categories.</w:t>
      </w:r>
      <w:r>
        <w:rPr>
          <w:spacing w:val="33"/>
          <w:w w:val="110"/>
        </w:rPr>
        <w:t xml:space="preserve"> </w:t>
      </w:r>
      <w:r>
        <w:rPr>
          <w:w w:val="110"/>
        </w:rPr>
        <w:t xml:space="preserve">There is one large </w:t>
      </w:r>
      <w:hyperlink w:anchor="_bookmark164" w:history="1">
        <w:r>
          <w:rPr>
            <w:w w:val="110"/>
          </w:rPr>
          <w:t>PC</w:t>
        </w:r>
      </w:hyperlink>
      <w:r>
        <w:rPr>
          <w:w w:val="110"/>
        </w:rPr>
        <w:t xml:space="preserve"> parcel center per </w:t>
      </w:r>
      <w:hyperlink w:anchor="_bookmark170" w:history="1">
        <w:r>
          <w:rPr>
            <w:w w:val="110"/>
          </w:rPr>
          <w:t>region,</w:t>
        </w:r>
      </w:hyperlink>
      <w:r>
        <w:rPr>
          <w:w w:val="110"/>
        </w:rPr>
        <w:t xml:space="preserve"> which is supplemented by smaller </w:t>
      </w:r>
      <w:hyperlink w:anchor="_bookmark171" w:history="1">
        <w:r>
          <w:rPr>
            <w:w w:val="110"/>
          </w:rPr>
          <w:t>RPC</w:t>
        </w:r>
      </w:hyperlink>
      <w:r>
        <w:rPr>
          <w:w w:val="110"/>
        </w:rPr>
        <w:t xml:space="preserve"> regional parcel centers.</w:t>
      </w:r>
      <w:r>
        <w:rPr>
          <w:spacing w:val="40"/>
          <w:w w:val="110"/>
        </w:rPr>
        <w:t xml:space="preserve"> </w:t>
      </w:r>
      <w:r>
        <w:rPr>
          <w:w w:val="110"/>
        </w:rPr>
        <w:t>Regions encompass multiple cantons and may split cantons into the four current regions: west, middle, east, and south. The organisation</w:t>
      </w:r>
      <w:r>
        <w:rPr>
          <w:spacing w:val="-2"/>
          <w:w w:val="110"/>
        </w:rPr>
        <w:t xml:space="preserve"> </w:t>
      </w:r>
      <w:r>
        <w:rPr>
          <w:w w:val="110"/>
        </w:rPr>
        <w:t>into</w:t>
      </w:r>
      <w:r>
        <w:rPr>
          <w:spacing w:val="-2"/>
          <w:w w:val="110"/>
        </w:rPr>
        <w:t xml:space="preserve"> </w:t>
      </w:r>
      <w:r>
        <w:rPr>
          <w:w w:val="110"/>
        </w:rPr>
        <w:t>larger</w:t>
      </w:r>
      <w:r>
        <w:rPr>
          <w:spacing w:val="-4"/>
          <w:w w:val="110"/>
        </w:rPr>
        <w:t xml:space="preserve"> </w:t>
      </w:r>
      <w:r>
        <w:rPr>
          <w:w w:val="110"/>
        </w:rPr>
        <w:t>parcel</w:t>
      </w:r>
      <w:r>
        <w:rPr>
          <w:spacing w:val="-2"/>
          <w:w w:val="110"/>
        </w:rPr>
        <w:t xml:space="preserve"> </w:t>
      </w:r>
      <w:r>
        <w:rPr>
          <w:w w:val="110"/>
        </w:rPr>
        <w:t>centers</w:t>
      </w:r>
      <w:r>
        <w:rPr>
          <w:spacing w:val="-2"/>
          <w:w w:val="110"/>
        </w:rPr>
        <w:t xml:space="preserve"> </w:t>
      </w:r>
      <w:r>
        <w:rPr>
          <w:w w:val="110"/>
        </w:rPr>
        <w:t>and</w:t>
      </w:r>
      <w:r>
        <w:rPr>
          <w:spacing w:val="-2"/>
          <w:w w:val="110"/>
        </w:rPr>
        <w:t xml:space="preserve"> </w:t>
      </w:r>
      <w:r>
        <w:rPr>
          <w:w w:val="110"/>
        </w:rPr>
        <w:t>smaller</w:t>
      </w:r>
      <w:r>
        <w:rPr>
          <w:spacing w:val="-4"/>
          <w:w w:val="110"/>
        </w:rPr>
        <w:t xml:space="preserve"> </w:t>
      </w:r>
      <w:r>
        <w:rPr>
          <w:w w:val="110"/>
        </w:rPr>
        <w:t>regional</w:t>
      </w:r>
      <w:r>
        <w:rPr>
          <w:spacing w:val="-2"/>
          <w:w w:val="110"/>
        </w:rPr>
        <w:t xml:space="preserve"> </w:t>
      </w:r>
      <w:r>
        <w:rPr>
          <w:w w:val="110"/>
        </w:rPr>
        <w:t>parcel</w:t>
      </w:r>
      <w:r>
        <w:rPr>
          <w:spacing w:val="-2"/>
          <w:w w:val="110"/>
        </w:rPr>
        <w:t xml:space="preserve"> </w:t>
      </w:r>
      <w:r>
        <w:rPr>
          <w:w w:val="110"/>
        </w:rPr>
        <w:t>centers</w:t>
      </w:r>
      <w:r>
        <w:rPr>
          <w:spacing w:val="-2"/>
          <w:w w:val="110"/>
        </w:rPr>
        <w:t xml:space="preserve"> </w:t>
      </w:r>
      <w:r>
        <w:rPr>
          <w:w w:val="110"/>
        </w:rPr>
        <w:t>helps</w:t>
      </w:r>
      <w:r>
        <w:rPr>
          <w:spacing w:val="-4"/>
          <w:w w:val="110"/>
        </w:rPr>
        <w:t xml:space="preserve"> </w:t>
      </w:r>
      <w:r>
        <w:rPr>
          <w:w w:val="110"/>
        </w:rPr>
        <w:t>to</w:t>
      </w:r>
      <w:r>
        <w:rPr>
          <w:spacing w:val="-2"/>
          <w:w w:val="110"/>
        </w:rPr>
        <w:t xml:space="preserve"> </w:t>
      </w:r>
      <w:r>
        <w:rPr>
          <w:w w:val="110"/>
        </w:rPr>
        <w:t>optimise</w:t>
      </w:r>
      <w:r>
        <w:rPr>
          <w:spacing w:val="-2"/>
          <w:w w:val="110"/>
        </w:rPr>
        <w:t xml:space="preserve"> </w:t>
      </w:r>
      <w:r>
        <w:rPr>
          <w:w w:val="110"/>
        </w:rPr>
        <w:t>processes</w:t>
      </w:r>
      <w:r>
        <w:rPr>
          <w:spacing w:val="-2"/>
          <w:w w:val="110"/>
        </w:rPr>
        <w:t xml:space="preserve"> </w:t>
      </w:r>
      <w:r>
        <w:rPr>
          <w:w w:val="110"/>
        </w:rPr>
        <w:t>and reduce the carbon footprint of postal services. However, each PC and RPC differs from the others.</w:t>
      </w:r>
    </w:p>
    <w:p w14:paraId="077BB3FF" w14:textId="77777777" w:rsidR="00C220EB" w:rsidRDefault="00000000">
      <w:pPr>
        <w:pStyle w:val="BodyText"/>
        <w:spacing w:before="168" w:line="256" w:lineRule="auto"/>
        <w:ind w:left="142" w:right="848"/>
        <w:jc w:val="both"/>
      </w:pPr>
      <w:r>
        <w:rPr>
          <w:w w:val="110"/>
        </w:rPr>
        <w:t>First,</w:t>
      </w:r>
      <w:r>
        <w:rPr>
          <w:spacing w:val="-9"/>
          <w:w w:val="110"/>
        </w:rPr>
        <w:t xml:space="preserve"> </w:t>
      </w:r>
      <w:r>
        <w:rPr>
          <w:w w:val="110"/>
        </w:rPr>
        <w:t>due</w:t>
      </w:r>
      <w:r>
        <w:rPr>
          <w:spacing w:val="-10"/>
          <w:w w:val="110"/>
        </w:rPr>
        <w:t xml:space="preserve"> </w:t>
      </w:r>
      <w:r>
        <w:rPr>
          <w:w w:val="110"/>
        </w:rPr>
        <w:t>to</w:t>
      </w:r>
      <w:r>
        <w:rPr>
          <w:spacing w:val="-10"/>
          <w:w w:val="110"/>
        </w:rPr>
        <w:t xml:space="preserve"> </w:t>
      </w:r>
      <w:r>
        <w:rPr>
          <w:w w:val="110"/>
        </w:rPr>
        <w:t>differences</w:t>
      </w:r>
      <w:r>
        <w:rPr>
          <w:spacing w:val="-10"/>
          <w:w w:val="110"/>
        </w:rPr>
        <w:t xml:space="preserve"> </w:t>
      </w:r>
      <w:r>
        <w:rPr>
          <w:w w:val="110"/>
        </w:rPr>
        <w:t>in</w:t>
      </w:r>
      <w:r>
        <w:rPr>
          <w:spacing w:val="-10"/>
          <w:w w:val="110"/>
        </w:rPr>
        <w:t xml:space="preserve"> </w:t>
      </w:r>
      <w:r>
        <w:rPr>
          <w:w w:val="110"/>
        </w:rPr>
        <w:t>size,</w:t>
      </w:r>
      <w:r>
        <w:rPr>
          <w:spacing w:val="-9"/>
          <w:w w:val="110"/>
        </w:rPr>
        <w:t xml:space="preserve"> </w:t>
      </w:r>
      <w:r>
        <w:rPr>
          <w:w w:val="110"/>
        </w:rPr>
        <w:t>processes</w:t>
      </w:r>
      <w:r>
        <w:rPr>
          <w:spacing w:val="-10"/>
          <w:w w:val="110"/>
        </w:rPr>
        <w:t xml:space="preserve"> </w:t>
      </w:r>
      <w:r>
        <w:rPr>
          <w:w w:val="110"/>
        </w:rPr>
        <w:t>differ</w:t>
      </w:r>
      <w:r>
        <w:rPr>
          <w:spacing w:val="-10"/>
          <w:w w:val="110"/>
        </w:rPr>
        <w:t xml:space="preserve"> </w:t>
      </w:r>
      <w:r>
        <w:rPr>
          <w:w w:val="110"/>
        </w:rPr>
        <w:t>between</w:t>
      </w:r>
      <w:r>
        <w:rPr>
          <w:spacing w:val="-10"/>
          <w:w w:val="110"/>
        </w:rPr>
        <w:t xml:space="preserve"> </w:t>
      </w:r>
      <w:r>
        <w:rPr>
          <w:w w:val="110"/>
        </w:rPr>
        <w:t>small</w:t>
      </w:r>
      <w:r>
        <w:rPr>
          <w:spacing w:val="-10"/>
          <w:w w:val="110"/>
        </w:rPr>
        <w:t xml:space="preserve"> </w:t>
      </w:r>
      <w:r>
        <w:rPr>
          <w:w w:val="110"/>
        </w:rPr>
        <w:t>and</w:t>
      </w:r>
      <w:r>
        <w:rPr>
          <w:spacing w:val="-10"/>
          <w:w w:val="110"/>
        </w:rPr>
        <w:t xml:space="preserve"> </w:t>
      </w:r>
      <w:r>
        <w:rPr>
          <w:w w:val="110"/>
        </w:rPr>
        <w:t>large</w:t>
      </w:r>
      <w:r>
        <w:rPr>
          <w:spacing w:val="-10"/>
          <w:w w:val="110"/>
        </w:rPr>
        <w:t xml:space="preserve"> </w:t>
      </w:r>
      <w:r>
        <w:rPr>
          <w:w w:val="110"/>
        </w:rPr>
        <w:t>centers,</w:t>
      </w:r>
      <w:r>
        <w:rPr>
          <w:spacing w:val="-9"/>
          <w:w w:val="110"/>
        </w:rPr>
        <w:t xml:space="preserve"> </w:t>
      </w:r>
      <w:r>
        <w:rPr>
          <w:w w:val="110"/>
        </w:rPr>
        <w:t>and</w:t>
      </w:r>
      <w:r>
        <w:rPr>
          <w:spacing w:val="-10"/>
          <w:w w:val="110"/>
        </w:rPr>
        <w:t xml:space="preserve"> </w:t>
      </w:r>
      <w:r>
        <w:rPr>
          <w:w w:val="110"/>
        </w:rPr>
        <w:t>the</w:t>
      </w:r>
      <w:r>
        <w:rPr>
          <w:spacing w:val="-10"/>
          <w:w w:val="110"/>
        </w:rPr>
        <w:t xml:space="preserve"> </w:t>
      </w:r>
      <w:r>
        <w:rPr>
          <w:w w:val="110"/>
        </w:rPr>
        <w:t>way</w:t>
      </w:r>
      <w:r>
        <w:rPr>
          <w:spacing w:val="-10"/>
          <w:w w:val="110"/>
        </w:rPr>
        <w:t xml:space="preserve"> </w:t>
      </w:r>
      <w:r>
        <w:rPr>
          <w:w w:val="110"/>
        </w:rPr>
        <w:t>of</w:t>
      </w:r>
      <w:r>
        <w:rPr>
          <w:spacing w:val="-10"/>
          <w:w w:val="110"/>
        </w:rPr>
        <w:t xml:space="preserve"> </w:t>
      </w:r>
      <w:r>
        <w:rPr>
          <w:w w:val="110"/>
        </w:rPr>
        <w:t>work</w:t>
      </w:r>
      <w:r>
        <w:rPr>
          <w:spacing w:val="-10"/>
          <w:w w:val="110"/>
        </w:rPr>
        <w:t xml:space="preserve"> </w:t>
      </w:r>
      <w:r>
        <w:rPr>
          <w:w w:val="110"/>
        </w:rPr>
        <w:t xml:space="preserve">also varies as organisational structures are different. Second, beyond the distinction between small and large centers, each center has a unique layout. Third, tasks can differ between centers; for example, some also </w:t>
      </w:r>
      <w:r>
        <w:rPr>
          <w:w w:val="115"/>
        </w:rPr>
        <w:t>handle</w:t>
      </w:r>
      <w:r>
        <w:rPr>
          <w:spacing w:val="-10"/>
          <w:w w:val="115"/>
        </w:rPr>
        <w:t xml:space="preserve"> </w:t>
      </w:r>
      <w:r>
        <w:rPr>
          <w:w w:val="115"/>
        </w:rPr>
        <w:t>letters.</w:t>
      </w:r>
      <w:r>
        <w:rPr>
          <w:spacing w:val="27"/>
          <w:w w:val="115"/>
        </w:rPr>
        <w:t xml:space="preserve"> </w:t>
      </w:r>
      <w:r>
        <w:rPr>
          <w:w w:val="115"/>
        </w:rPr>
        <w:t>While</w:t>
      </w:r>
      <w:r>
        <w:rPr>
          <w:spacing w:val="-10"/>
          <w:w w:val="115"/>
        </w:rPr>
        <w:t xml:space="preserve"> </w:t>
      </w:r>
      <w:r>
        <w:rPr>
          <w:w w:val="115"/>
        </w:rPr>
        <w:t>these</w:t>
      </w:r>
      <w:r>
        <w:rPr>
          <w:spacing w:val="-10"/>
          <w:w w:val="115"/>
        </w:rPr>
        <w:t xml:space="preserve"> </w:t>
      </w:r>
      <w:r>
        <w:rPr>
          <w:w w:val="115"/>
        </w:rPr>
        <w:t>differences</w:t>
      </w:r>
      <w:r>
        <w:rPr>
          <w:spacing w:val="-10"/>
          <w:w w:val="115"/>
        </w:rPr>
        <w:t xml:space="preserve"> </w:t>
      </w:r>
      <w:r>
        <w:rPr>
          <w:w w:val="115"/>
        </w:rPr>
        <w:t>are</w:t>
      </w:r>
      <w:r>
        <w:rPr>
          <w:spacing w:val="-10"/>
          <w:w w:val="115"/>
        </w:rPr>
        <w:t xml:space="preserve"> </w:t>
      </w:r>
      <w:r>
        <w:rPr>
          <w:w w:val="115"/>
        </w:rPr>
        <w:t>reasonable</w:t>
      </w:r>
      <w:r>
        <w:rPr>
          <w:spacing w:val="-10"/>
          <w:w w:val="115"/>
        </w:rPr>
        <w:t xml:space="preserve"> </w:t>
      </w:r>
      <w:r>
        <w:rPr>
          <w:w w:val="115"/>
        </w:rPr>
        <w:t>from</w:t>
      </w:r>
      <w:r>
        <w:rPr>
          <w:spacing w:val="-10"/>
          <w:w w:val="115"/>
        </w:rPr>
        <w:t xml:space="preserve"> </w:t>
      </w:r>
      <w:r>
        <w:rPr>
          <w:w w:val="115"/>
        </w:rPr>
        <w:t>an</w:t>
      </w:r>
      <w:r>
        <w:rPr>
          <w:spacing w:val="-10"/>
          <w:w w:val="115"/>
        </w:rPr>
        <w:t xml:space="preserve"> </w:t>
      </w:r>
      <w:r>
        <w:rPr>
          <w:w w:val="115"/>
        </w:rPr>
        <w:t>operational</w:t>
      </w:r>
      <w:r>
        <w:rPr>
          <w:spacing w:val="-10"/>
          <w:w w:val="115"/>
        </w:rPr>
        <w:t xml:space="preserve"> </w:t>
      </w:r>
      <w:r>
        <w:rPr>
          <w:w w:val="115"/>
        </w:rPr>
        <w:t>perspective,</w:t>
      </w:r>
      <w:r>
        <w:rPr>
          <w:spacing w:val="-6"/>
          <w:w w:val="115"/>
        </w:rPr>
        <w:t xml:space="preserve"> </w:t>
      </w:r>
      <w:r>
        <w:rPr>
          <w:w w:val="115"/>
        </w:rPr>
        <w:t>they</w:t>
      </w:r>
      <w:r>
        <w:rPr>
          <w:spacing w:val="-10"/>
          <w:w w:val="115"/>
        </w:rPr>
        <w:t xml:space="preserve"> </w:t>
      </w:r>
      <w:r>
        <w:rPr>
          <w:w w:val="115"/>
        </w:rPr>
        <w:t>introduce challenges</w:t>
      </w:r>
      <w:r>
        <w:rPr>
          <w:spacing w:val="-12"/>
          <w:w w:val="115"/>
        </w:rPr>
        <w:t xml:space="preserve"> </w:t>
      </w:r>
      <w:r>
        <w:rPr>
          <w:w w:val="115"/>
        </w:rPr>
        <w:t>for</w:t>
      </w:r>
      <w:r>
        <w:rPr>
          <w:spacing w:val="-12"/>
          <w:w w:val="115"/>
        </w:rPr>
        <w:t xml:space="preserve"> </w:t>
      </w:r>
      <w:r>
        <w:rPr>
          <w:w w:val="115"/>
        </w:rPr>
        <w:t>centralised</w:t>
      </w:r>
      <w:r>
        <w:rPr>
          <w:spacing w:val="-12"/>
          <w:w w:val="115"/>
        </w:rPr>
        <w:t xml:space="preserve"> </w:t>
      </w:r>
      <w:r>
        <w:rPr>
          <w:w w:val="115"/>
        </w:rPr>
        <w:t>reporting,</w:t>
      </w:r>
      <w:r>
        <w:rPr>
          <w:spacing w:val="-8"/>
          <w:w w:val="115"/>
        </w:rPr>
        <w:t xml:space="preserve"> </w:t>
      </w:r>
      <w:r>
        <w:rPr>
          <w:w w:val="115"/>
        </w:rPr>
        <w:t>where</w:t>
      </w:r>
      <w:r>
        <w:rPr>
          <w:spacing w:val="-12"/>
          <w:w w:val="115"/>
        </w:rPr>
        <w:t xml:space="preserve"> </w:t>
      </w:r>
      <w:r>
        <w:rPr>
          <w:w w:val="115"/>
        </w:rPr>
        <w:t>all</w:t>
      </w:r>
      <w:r>
        <w:rPr>
          <w:spacing w:val="-12"/>
          <w:w w:val="115"/>
        </w:rPr>
        <w:t xml:space="preserve"> </w:t>
      </w:r>
      <w:r>
        <w:rPr>
          <w:w w:val="115"/>
        </w:rPr>
        <w:t>variations</w:t>
      </w:r>
      <w:r>
        <w:rPr>
          <w:spacing w:val="-12"/>
          <w:w w:val="115"/>
        </w:rPr>
        <w:t xml:space="preserve"> </w:t>
      </w:r>
      <w:r>
        <w:rPr>
          <w:w w:val="115"/>
        </w:rPr>
        <w:t>need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harmonised.</w:t>
      </w:r>
      <w:r>
        <w:rPr>
          <w:spacing w:val="24"/>
          <w:w w:val="115"/>
        </w:rPr>
        <w:t xml:space="preserve"> </w:t>
      </w:r>
      <w:r>
        <w:rPr>
          <w:w w:val="115"/>
        </w:rPr>
        <w:t>The</w:t>
      </w:r>
      <w:r>
        <w:rPr>
          <w:spacing w:val="-12"/>
          <w:w w:val="115"/>
        </w:rPr>
        <w:t xml:space="preserve"> </w:t>
      </w:r>
      <w:r>
        <w:rPr>
          <w:w w:val="115"/>
        </w:rPr>
        <w:t>following</w:t>
      </w:r>
      <w:r>
        <w:rPr>
          <w:spacing w:val="-12"/>
          <w:w w:val="115"/>
        </w:rPr>
        <w:t xml:space="preserve"> </w:t>
      </w:r>
      <w:r>
        <w:rPr>
          <w:w w:val="115"/>
        </w:rPr>
        <w:t xml:space="preserve">figure </w:t>
      </w:r>
      <w:r>
        <w:rPr>
          <w:w w:val="110"/>
        </w:rPr>
        <w:t>shows selected PC and RPC locations distributed across Switzerland.</w:t>
      </w:r>
    </w:p>
    <w:p w14:paraId="077BB400" w14:textId="77777777" w:rsidR="00C220EB" w:rsidRDefault="00000000">
      <w:pPr>
        <w:pStyle w:val="BodyText"/>
        <w:spacing w:before="13"/>
        <w:rPr>
          <w:sz w:val="20"/>
        </w:rPr>
      </w:pPr>
      <w:r>
        <w:rPr>
          <w:noProof/>
          <w:sz w:val="20"/>
        </w:rPr>
        <w:drawing>
          <wp:anchor distT="0" distB="0" distL="0" distR="0" simplePos="0" relativeHeight="487599616" behindDoc="1" locked="0" layoutInCell="1" allowOverlap="1" wp14:anchorId="077BB848" wp14:editId="077BB849">
            <wp:simplePos x="0" y="0"/>
            <wp:positionH relativeFrom="page">
              <wp:posOffset>1171854</wp:posOffset>
            </wp:positionH>
            <wp:positionV relativeFrom="paragraph">
              <wp:posOffset>169878</wp:posOffset>
            </wp:positionV>
            <wp:extent cx="5180206" cy="365760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01" cstate="print"/>
                    <a:stretch>
                      <a:fillRect/>
                    </a:stretch>
                  </pic:blipFill>
                  <pic:spPr>
                    <a:xfrm>
                      <a:off x="0" y="0"/>
                      <a:ext cx="5180206" cy="3657600"/>
                    </a:xfrm>
                    <a:prstGeom prst="rect">
                      <a:avLst/>
                    </a:prstGeom>
                  </pic:spPr>
                </pic:pic>
              </a:graphicData>
            </a:graphic>
          </wp:anchor>
        </w:drawing>
      </w:r>
    </w:p>
    <w:p w14:paraId="077BB401" w14:textId="77777777" w:rsidR="00C220EB" w:rsidRDefault="00C220EB">
      <w:pPr>
        <w:pStyle w:val="BodyText"/>
      </w:pPr>
    </w:p>
    <w:p w14:paraId="077BB402" w14:textId="77777777" w:rsidR="00C220EB" w:rsidRDefault="00000000">
      <w:pPr>
        <w:spacing w:before="1"/>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 xml:space="preserve">4.4.: </w:t>
      </w:r>
      <w:r>
        <w:rPr>
          <w:rFonts w:ascii="Arial"/>
          <w:color w:val="697D90"/>
          <w:sz w:val="18"/>
        </w:rPr>
        <w:t>Selection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2"/>
          <w:sz w:val="18"/>
        </w:rPr>
        <w:t xml:space="preserve"> </w:t>
      </w:r>
      <w:r>
        <w:rPr>
          <w:rFonts w:ascii="Arial"/>
          <w:color w:val="697D90"/>
          <w:sz w:val="18"/>
        </w:rPr>
        <w:t>centers</w:t>
      </w:r>
      <w:r>
        <w:rPr>
          <w:rFonts w:ascii="Arial"/>
          <w:color w:val="697D90"/>
          <w:spacing w:val="-2"/>
          <w:sz w:val="18"/>
        </w:rPr>
        <w:t xml:space="preserve"> </w:t>
      </w:r>
      <w:r>
        <w:rPr>
          <w:rFonts w:ascii="Arial"/>
          <w:color w:val="697D90"/>
          <w:sz w:val="18"/>
        </w:rPr>
        <w:t>distributed</w:t>
      </w:r>
      <w:r>
        <w:rPr>
          <w:rFonts w:ascii="Arial"/>
          <w:color w:val="697D90"/>
          <w:spacing w:val="-3"/>
          <w:sz w:val="18"/>
        </w:rPr>
        <w:t xml:space="preserve"> </w:t>
      </w:r>
      <w:r>
        <w:rPr>
          <w:rFonts w:ascii="Arial"/>
          <w:color w:val="697D90"/>
          <w:sz w:val="18"/>
        </w:rPr>
        <w:t>over</w:t>
      </w:r>
      <w:r>
        <w:rPr>
          <w:rFonts w:ascii="Arial"/>
          <w:color w:val="697D90"/>
          <w:spacing w:val="-2"/>
          <w:sz w:val="18"/>
        </w:rPr>
        <w:t xml:space="preserve"> Switzerland</w:t>
      </w:r>
    </w:p>
    <w:p w14:paraId="077BB403" w14:textId="77777777" w:rsidR="00C220EB" w:rsidRDefault="00C220EB">
      <w:pPr>
        <w:pStyle w:val="BodyText"/>
        <w:rPr>
          <w:rFonts w:ascii="Arial"/>
          <w:sz w:val="18"/>
        </w:rPr>
      </w:pPr>
    </w:p>
    <w:p w14:paraId="077BB404" w14:textId="77777777" w:rsidR="00C220EB" w:rsidRDefault="00C220EB">
      <w:pPr>
        <w:pStyle w:val="BodyText"/>
        <w:rPr>
          <w:rFonts w:ascii="Arial"/>
          <w:sz w:val="18"/>
        </w:rPr>
      </w:pPr>
    </w:p>
    <w:p w14:paraId="077BB405" w14:textId="77777777" w:rsidR="00C220EB" w:rsidRDefault="00C220EB">
      <w:pPr>
        <w:pStyle w:val="BodyText"/>
        <w:spacing w:before="27"/>
        <w:rPr>
          <w:rFonts w:ascii="Arial"/>
          <w:sz w:val="18"/>
        </w:rPr>
      </w:pPr>
    </w:p>
    <w:p w14:paraId="077BB406" w14:textId="77777777" w:rsidR="00C220EB" w:rsidRDefault="00000000">
      <w:pPr>
        <w:pStyle w:val="Heading3"/>
        <w:jc w:val="both"/>
      </w:pPr>
      <w:commentRangeStart w:id="138"/>
      <w:r>
        <w:rPr>
          <w:color w:val="697D90"/>
        </w:rPr>
        <w:t>Different</w:t>
      </w:r>
      <w:r>
        <w:rPr>
          <w:color w:val="697D90"/>
          <w:spacing w:val="-15"/>
        </w:rPr>
        <w:t xml:space="preserve"> </w:t>
      </w:r>
      <w:r>
        <w:rPr>
          <w:color w:val="697D90"/>
        </w:rPr>
        <w:t>sorting</w:t>
      </w:r>
      <w:r>
        <w:rPr>
          <w:color w:val="697D90"/>
          <w:spacing w:val="-14"/>
        </w:rPr>
        <w:t xml:space="preserve"> </w:t>
      </w:r>
      <w:r>
        <w:rPr>
          <w:color w:val="697D90"/>
          <w:spacing w:val="-2"/>
        </w:rPr>
        <w:t>process</w:t>
      </w:r>
      <w:commentRangeEnd w:id="138"/>
      <w:r w:rsidR="00FB7C0B">
        <w:rPr>
          <w:rStyle w:val="CommentReference"/>
          <w:sz w:val="24"/>
          <w:szCs w:val="24"/>
        </w:rPr>
        <w:commentReference w:id="138"/>
      </w:r>
    </w:p>
    <w:p w14:paraId="077BB407" w14:textId="77777777" w:rsidR="00C220EB" w:rsidRDefault="00000000">
      <w:pPr>
        <w:pStyle w:val="BodyText"/>
        <w:spacing w:before="186" w:line="256" w:lineRule="auto"/>
        <w:ind w:left="142" w:right="848"/>
        <w:jc w:val="both"/>
      </w:pPr>
      <w:r>
        <w:rPr>
          <w:w w:val="115"/>
        </w:rPr>
        <w:t>To</w:t>
      </w:r>
      <w:r>
        <w:rPr>
          <w:spacing w:val="-6"/>
          <w:w w:val="115"/>
        </w:rPr>
        <w:t xml:space="preserve"> </w:t>
      </w:r>
      <w:r>
        <w:rPr>
          <w:w w:val="115"/>
        </w:rPr>
        <w:t>go</w:t>
      </w:r>
      <w:r>
        <w:rPr>
          <w:spacing w:val="-6"/>
          <w:w w:val="115"/>
        </w:rPr>
        <w:t xml:space="preserve"> </w:t>
      </w:r>
      <w:r>
        <w:rPr>
          <w:w w:val="115"/>
        </w:rPr>
        <w:t>one</w:t>
      </w:r>
      <w:r>
        <w:rPr>
          <w:spacing w:val="-6"/>
          <w:w w:val="115"/>
        </w:rPr>
        <w:t xml:space="preserve"> </w:t>
      </w:r>
      <w:r>
        <w:rPr>
          <w:w w:val="115"/>
        </w:rPr>
        <w:t>step</w:t>
      </w:r>
      <w:r>
        <w:rPr>
          <w:spacing w:val="-6"/>
          <w:w w:val="115"/>
        </w:rPr>
        <w:t xml:space="preserve"> </w:t>
      </w:r>
      <w:r>
        <w:rPr>
          <w:w w:val="115"/>
        </w:rPr>
        <w:t>further,</w:t>
      </w:r>
      <w:r>
        <w:rPr>
          <w:spacing w:val="-2"/>
          <w:w w:val="115"/>
        </w:rPr>
        <w:t xml:space="preserve"> </w:t>
      </w:r>
      <w:r>
        <w:rPr>
          <w:w w:val="115"/>
        </w:rPr>
        <w:t>the</w:t>
      </w:r>
      <w:r>
        <w:rPr>
          <w:spacing w:val="-6"/>
          <w:w w:val="115"/>
        </w:rPr>
        <w:t xml:space="preserve"> </w:t>
      </w:r>
      <w:r>
        <w:rPr>
          <w:w w:val="115"/>
        </w:rPr>
        <w:t>different</w:t>
      </w:r>
      <w:r>
        <w:rPr>
          <w:spacing w:val="-6"/>
          <w:w w:val="115"/>
        </w:rPr>
        <w:t xml:space="preserve"> </w:t>
      </w:r>
      <w:r>
        <w:rPr>
          <w:w w:val="115"/>
        </w:rPr>
        <w:t>size</w:t>
      </w:r>
      <w:r>
        <w:rPr>
          <w:spacing w:val="-6"/>
          <w:w w:val="115"/>
        </w:rPr>
        <w:t xml:space="preserve"> </w:t>
      </w:r>
      <w:r>
        <w:rPr>
          <w:w w:val="115"/>
        </w:rPr>
        <w:t>and</w:t>
      </w:r>
      <w:r>
        <w:rPr>
          <w:spacing w:val="-6"/>
          <w:w w:val="115"/>
        </w:rPr>
        <w:t xml:space="preserve"> </w:t>
      </w:r>
      <w:r>
        <w:rPr>
          <w:w w:val="115"/>
        </w:rPr>
        <w:t>equipment</w:t>
      </w:r>
      <w:r>
        <w:rPr>
          <w:spacing w:val="-6"/>
          <w:w w:val="115"/>
        </w:rPr>
        <w:t xml:space="preserve"> </w:t>
      </w:r>
      <w:r>
        <w:rPr>
          <w:w w:val="115"/>
        </w:rPr>
        <w:t>at</w:t>
      </w:r>
      <w:r>
        <w:rPr>
          <w:spacing w:val="-6"/>
          <w:w w:val="115"/>
        </w:rPr>
        <w:t xml:space="preserve"> </w:t>
      </w:r>
      <w:r>
        <w:rPr>
          <w:w w:val="115"/>
        </w:rPr>
        <w:t>the</w:t>
      </w:r>
      <w:r>
        <w:rPr>
          <w:spacing w:val="-6"/>
          <w:w w:val="115"/>
        </w:rPr>
        <w:t xml:space="preserve"> </w:t>
      </w:r>
      <w:r>
        <w:rPr>
          <w:w w:val="115"/>
        </w:rPr>
        <w:t>sorting</w:t>
      </w:r>
      <w:r>
        <w:rPr>
          <w:spacing w:val="-6"/>
          <w:w w:val="115"/>
        </w:rPr>
        <w:t xml:space="preserve"> </w:t>
      </w:r>
      <w:r>
        <w:rPr>
          <w:w w:val="115"/>
        </w:rPr>
        <w:t>centers</w:t>
      </w:r>
      <w:r>
        <w:rPr>
          <w:spacing w:val="-6"/>
          <w:w w:val="115"/>
        </w:rPr>
        <w:t xml:space="preserve"> </w:t>
      </w:r>
      <w:r>
        <w:rPr>
          <w:w w:val="115"/>
        </w:rPr>
        <w:t>lead</w:t>
      </w:r>
      <w:r>
        <w:rPr>
          <w:spacing w:val="-6"/>
          <w:w w:val="115"/>
        </w:rPr>
        <w:t xml:space="preserve"> </w:t>
      </w:r>
      <w:r>
        <w:rPr>
          <w:w w:val="115"/>
        </w:rPr>
        <w:t>to</w:t>
      </w:r>
      <w:r>
        <w:rPr>
          <w:spacing w:val="-6"/>
          <w:w w:val="115"/>
        </w:rPr>
        <w:t xml:space="preserve"> </w:t>
      </w:r>
      <w:r>
        <w:rPr>
          <w:w w:val="115"/>
        </w:rPr>
        <w:t>differ</w:t>
      </w:r>
      <w:bookmarkStart w:id="139" w:name="_bookmark82"/>
      <w:bookmarkEnd w:id="139"/>
      <w:r>
        <w:rPr>
          <w:w w:val="115"/>
        </w:rPr>
        <w:t>ent</w:t>
      </w:r>
      <w:r>
        <w:rPr>
          <w:spacing w:val="-6"/>
          <w:w w:val="115"/>
        </w:rPr>
        <w:t xml:space="preserve"> </w:t>
      </w:r>
      <w:r>
        <w:rPr>
          <w:w w:val="115"/>
        </w:rPr>
        <w:t>actions performed</w:t>
      </w:r>
      <w:r>
        <w:rPr>
          <w:spacing w:val="-4"/>
          <w:w w:val="115"/>
        </w:rPr>
        <w:t xml:space="preserve"> </w:t>
      </w:r>
      <w:r>
        <w:rPr>
          <w:w w:val="115"/>
        </w:rPr>
        <w:t>in</w:t>
      </w:r>
      <w:r>
        <w:rPr>
          <w:spacing w:val="-4"/>
          <w:w w:val="115"/>
        </w:rPr>
        <w:t xml:space="preserve"> </w:t>
      </w:r>
      <w:r>
        <w:rPr>
          <w:w w:val="115"/>
        </w:rPr>
        <w:t>the</w:t>
      </w:r>
      <w:r>
        <w:rPr>
          <w:spacing w:val="-4"/>
          <w:w w:val="115"/>
        </w:rPr>
        <w:t xml:space="preserve"> </w:t>
      </w:r>
      <w:r>
        <w:rPr>
          <w:w w:val="115"/>
        </w:rPr>
        <w:t>sorting</w:t>
      </w:r>
      <w:r>
        <w:rPr>
          <w:spacing w:val="-4"/>
          <w:w w:val="115"/>
        </w:rPr>
        <w:t xml:space="preserve"> </w:t>
      </w:r>
      <w:r>
        <w:rPr>
          <w:w w:val="115"/>
        </w:rPr>
        <w:t>centers.</w:t>
      </w:r>
      <w:r>
        <w:rPr>
          <w:spacing w:val="36"/>
          <w:w w:val="115"/>
        </w:rPr>
        <w:t xml:space="preserve"> </w:t>
      </w:r>
      <w:r>
        <w:rPr>
          <w:w w:val="115"/>
        </w:rPr>
        <w:t>The</w:t>
      </w:r>
      <w:r>
        <w:rPr>
          <w:spacing w:val="-4"/>
          <w:w w:val="115"/>
        </w:rPr>
        <w:t xml:space="preserve"> </w:t>
      </w:r>
      <w:r>
        <w:rPr>
          <w:w w:val="115"/>
        </w:rPr>
        <w:t>same</w:t>
      </w:r>
      <w:r>
        <w:rPr>
          <w:spacing w:val="-4"/>
          <w:w w:val="115"/>
        </w:rPr>
        <w:t xml:space="preserve"> </w:t>
      </w:r>
      <w:r>
        <w:rPr>
          <w:w w:val="115"/>
        </w:rPr>
        <w:t>event</w:t>
      </w:r>
      <w:r>
        <w:rPr>
          <w:spacing w:val="-4"/>
          <w:w w:val="115"/>
        </w:rPr>
        <w:t xml:space="preserve"> </w:t>
      </w:r>
      <w:r>
        <w:rPr>
          <w:w w:val="115"/>
        </w:rPr>
        <w:t>in</w:t>
      </w:r>
      <w:r>
        <w:rPr>
          <w:spacing w:val="-4"/>
          <w:w w:val="115"/>
        </w:rPr>
        <w:t xml:space="preserve"> </w:t>
      </w:r>
      <w:r>
        <w:rPr>
          <w:w w:val="115"/>
        </w:rPr>
        <w:t>a</w:t>
      </w:r>
      <w:r>
        <w:rPr>
          <w:spacing w:val="-4"/>
          <w:w w:val="115"/>
        </w:rPr>
        <w:t xml:space="preserve"> </w:t>
      </w:r>
      <w:r>
        <w:rPr>
          <w:w w:val="115"/>
        </w:rPr>
        <w:t>sorting</w:t>
      </w:r>
      <w:r>
        <w:rPr>
          <w:spacing w:val="-4"/>
          <w:w w:val="115"/>
        </w:rPr>
        <w:t xml:space="preserve"> </w:t>
      </w:r>
      <w:r>
        <w:rPr>
          <w:w w:val="115"/>
        </w:rPr>
        <w:t>center</w:t>
      </w:r>
      <w:r>
        <w:rPr>
          <w:spacing w:val="-4"/>
          <w:w w:val="115"/>
        </w:rPr>
        <w:t xml:space="preserve"> </w:t>
      </w:r>
      <w:r>
        <w:rPr>
          <w:w w:val="115"/>
        </w:rPr>
        <w:t>can</w:t>
      </w:r>
      <w:r>
        <w:rPr>
          <w:spacing w:val="-4"/>
          <w:w w:val="115"/>
        </w:rPr>
        <w:t xml:space="preserve"> </w:t>
      </w:r>
      <w:r>
        <w:rPr>
          <w:w w:val="115"/>
        </w:rPr>
        <w:t>be</w:t>
      </w:r>
      <w:r>
        <w:rPr>
          <w:spacing w:val="-4"/>
          <w:w w:val="115"/>
        </w:rPr>
        <w:t xml:space="preserve"> </w:t>
      </w:r>
      <w:r>
        <w:rPr>
          <w:w w:val="115"/>
        </w:rPr>
        <w:t>caused</w:t>
      </w:r>
      <w:r>
        <w:rPr>
          <w:spacing w:val="-3"/>
          <w:w w:val="115"/>
        </w:rPr>
        <w:t xml:space="preserve"> </w:t>
      </w:r>
      <w:r>
        <w:rPr>
          <w:w w:val="115"/>
        </w:rPr>
        <w:t>by</w:t>
      </w:r>
      <w:r>
        <w:rPr>
          <w:spacing w:val="-4"/>
          <w:w w:val="115"/>
        </w:rPr>
        <w:t xml:space="preserve"> </w:t>
      </w:r>
      <w:r>
        <w:rPr>
          <w:w w:val="115"/>
        </w:rPr>
        <w:t>different</w:t>
      </w:r>
      <w:r>
        <w:rPr>
          <w:spacing w:val="-4"/>
          <w:w w:val="115"/>
        </w:rPr>
        <w:t xml:space="preserve"> </w:t>
      </w:r>
      <w:r>
        <w:rPr>
          <w:spacing w:val="-2"/>
          <w:w w:val="115"/>
        </w:rPr>
        <w:t>previ-</w:t>
      </w:r>
    </w:p>
    <w:p w14:paraId="077BB408"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409" w14:textId="77777777" w:rsidR="00C220EB" w:rsidRDefault="00C220EB">
      <w:pPr>
        <w:pStyle w:val="BodyText"/>
        <w:spacing w:before="159"/>
      </w:pPr>
    </w:p>
    <w:p w14:paraId="077BB40A" w14:textId="77777777" w:rsidR="00C220EB" w:rsidRDefault="00000000">
      <w:pPr>
        <w:pStyle w:val="BodyText"/>
        <w:spacing w:line="256" w:lineRule="auto"/>
        <w:ind w:left="142" w:right="848"/>
        <w:jc w:val="both"/>
      </w:pPr>
      <w:bookmarkStart w:id="140" w:name="_bookmark84"/>
      <w:bookmarkStart w:id="141" w:name="_bookmark83"/>
      <w:bookmarkEnd w:id="140"/>
      <w:bookmarkEnd w:id="141"/>
      <w:r>
        <w:rPr>
          <w:w w:val="110"/>
        </w:rPr>
        <w:t>ous actions making reporting on them difficult.</w:t>
      </w:r>
      <w:r>
        <w:rPr>
          <w:spacing w:val="40"/>
          <w:w w:val="110"/>
        </w:rPr>
        <w:t xml:space="preserve"> </w:t>
      </w:r>
      <w:r>
        <w:rPr>
          <w:w w:val="110"/>
        </w:rPr>
        <w:t xml:space="preserve">As an </w:t>
      </w:r>
      <w:commentRangeStart w:id="142"/>
      <w:r>
        <w:rPr>
          <w:w w:val="110"/>
        </w:rPr>
        <w:t xml:space="preserve">example the </w:t>
      </w:r>
      <w:commentRangeEnd w:id="142"/>
      <w:r w:rsidR="00121D39">
        <w:rPr>
          <w:rStyle w:val="CommentReference"/>
          <w:w w:val="110"/>
          <w:sz w:val="22"/>
          <w:szCs w:val="22"/>
        </w:rPr>
        <w:commentReference w:id="142"/>
      </w:r>
      <w:r>
        <w:rPr>
          <w:w w:val="110"/>
        </w:rPr>
        <w:t>submitted and discharged events are described</w:t>
      </w:r>
      <w:r>
        <w:rPr>
          <w:spacing w:val="-1"/>
          <w:w w:val="110"/>
        </w:rPr>
        <w:t xml:space="preserve"> </w:t>
      </w:r>
      <w:r>
        <w:rPr>
          <w:w w:val="110"/>
        </w:rPr>
        <w:t>further.</w:t>
      </w:r>
    </w:p>
    <w:p w14:paraId="077BB40B" w14:textId="77777777" w:rsidR="00C220EB" w:rsidRDefault="00C220EB">
      <w:pPr>
        <w:pStyle w:val="BodyText"/>
      </w:pPr>
    </w:p>
    <w:p w14:paraId="077BB40C" w14:textId="77777777" w:rsidR="00C220EB" w:rsidRDefault="00C220EB">
      <w:pPr>
        <w:pStyle w:val="BodyText"/>
      </w:pPr>
    </w:p>
    <w:p w14:paraId="077BB40D" w14:textId="77777777" w:rsidR="00C220EB" w:rsidRDefault="00C220EB">
      <w:pPr>
        <w:pStyle w:val="BodyText"/>
      </w:pPr>
    </w:p>
    <w:p w14:paraId="077BB40E" w14:textId="77777777" w:rsidR="00C220EB" w:rsidRDefault="00C220EB">
      <w:pPr>
        <w:pStyle w:val="BodyText"/>
      </w:pPr>
    </w:p>
    <w:p w14:paraId="077BB40F" w14:textId="77777777" w:rsidR="00C220EB" w:rsidRDefault="00C220EB">
      <w:pPr>
        <w:pStyle w:val="BodyText"/>
      </w:pPr>
    </w:p>
    <w:p w14:paraId="077BB410" w14:textId="77777777" w:rsidR="00C220EB" w:rsidRDefault="00C220EB">
      <w:pPr>
        <w:pStyle w:val="BodyText"/>
      </w:pPr>
    </w:p>
    <w:p w14:paraId="077BB411" w14:textId="77777777" w:rsidR="00C220EB" w:rsidRDefault="00C220EB">
      <w:pPr>
        <w:pStyle w:val="BodyText"/>
      </w:pPr>
    </w:p>
    <w:p w14:paraId="077BB412" w14:textId="77777777" w:rsidR="00C220EB" w:rsidRDefault="00C220EB">
      <w:pPr>
        <w:pStyle w:val="BodyText"/>
        <w:spacing w:before="215"/>
      </w:pPr>
    </w:p>
    <w:p w14:paraId="077BB413" w14:textId="77777777" w:rsidR="00C220EB" w:rsidRDefault="00000000">
      <w:pPr>
        <w:pStyle w:val="Heading4"/>
        <w:jc w:val="both"/>
      </w:pPr>
      <w:r>
        <w:rPr>
          <w:color w:val="697D90"/>
          <w:spacing w:val="-2"/>
        </w:rPr>
        <w:t>Submitted</w:t>
      </w:r>
      <w:r>
        <w:rPr>
          <w:color w:val="697D90"/>
          <w:spacing w:val="-13"/>
        </w:rPr>
        <w:t xml:space="preserve"> </w:t>
      </w:r>
      <w:r>
        <w:rPr>
          <w:color w:val="697D90"/>
          <w:spacing w:val="-4"/>
        </w:rPr>
        <w:t>event</w:t>
      </w:r>
    </w:p>
    <w:p w14:paraId="077BB414" w14:textId="77777777" w:rsidR="00C220EB" w:rsidRDefault="00C220EB">
      <w:pPr>
        <w:pStyle w:val="BodyText"/>
        <w:spacing w:before="176"/>
        <w:rPr>
          <w:rFonts w:ascii="Arial"/>
          <w:b/>
        </w:rPr>
      </w:pPr>
    </w:p>
    <w:p w14:paraId="077BB415" w14:textId="77777777" w:rsidR="00C220EB" w:rsidRDefault="00000000">
      <w:pPr>
        <w:pStyle w:val="BodyText"/>
        <w:spacing w:line="256" w:lineRule="auto"/>
        <w:ind w:left="142" w:right="848"/>
        <w:jc w:val="both"/>
      </w:pPr>
      <w:r>
        <w:rPr>
          <w:w w:val="110"/>
        </w:rPr>
        <w:t>The submitted event is the first automatic scan that occurs after a mail piece is placed onto the automatic sorting machine.</w:t>
      </w:r>
      <w:r>
        <w:rPr>
          <w:spacing w:val="40"/>
          <w:w w:val="110"/>
        </w:rPr>
        <w:t xml:space="preserve"> </w:t>
      </w:r>
      <w:r>
        <w:rPr>
          <w:w w:val="110"/>
        </w:rPr>
        <w:t>In the context of this project, a mail piece refers to a parcel.</w:t>
      </w:r>
      <w:r>
        <w:rPr>
          <w:spacing w:val="40"/>
          <w:w w:val="110"/>
        </w:rPr>
        <w:t xml:space="preserve"> </w:t>
      </w:r>
      <w:r>
        <w:rPr>
          <w:w w:val="110"/>
        </w:rPr>
        <w:t>However, parcels are not always placed onto the sorting machine in the same way.</w:t>
      </w:r>
      <w:r>
        <w:rPr>
          <w:spacing w:val="40"/>
          <w:w w:val="110"/>
        </w:rPr>
        <w:t xml:space="preserve"> </w:t>
      </w:r>
      <w:r>
        <w:rPr>
          <w:w w:val="110"/>
        </w:rPr>
        <w:t>This can occur via roll boxes (RX), which are automatically</w:t>
      </w:r>
      <w:r>
        <w:rPr>
          <w:spacing w:val="-8"/>
          <w:w w:val="110"/>
        </w:rPr>
        <w:t xml:space="preserve"> </w:t>
      </w:r>
      <w:r>
        <w:rPr>
          <w:w w:val="110"/>
        </w:rPr>
        <w:t>emptied</w:t>
      </w:r>
      <w:r>
        <w:rPr>
          <w:spacing w:val="-8"/>
          <w:w w:val="110"/>
        </w:rPr>
        <w:t xml:space="preserve"> </w:t>
      </w:r>
      <w:r>
        <w:rPr>
          <w:w w:val="110"/>
        </w:rPr>
        <w:t>by</w:t>
      </w:r>
      <w:r>
        <w:rPr>
          <w:spacing w:val="-7"/>
          <w:w w:val="110"/>
        </w:rPr>
        <w:t xml:space="preserve"> </w:t>
      </w:r>
      <w:r>
        <w:rPr>
          <w:w w:val="110"/>
        </w:rPr>
        <w:t>robots. An</w:t>
      </w:r>
      <w:r>
        <w:rPr>
          <w:spacing w:val="-8"/>
          <w:w w:val="110"/>
        </w:rPr>
        <w:t xml:space="preserve"> </w:t>
      </w:r>
      <w:r>
        <w:rPr>
          <w:w w:val="110"/>
        </w:rPr>
        <w:t>RX</w:t>
      </w:r>
      <w:r>
        <w:rPr>
          <w:spacing w:val="-8"/>
          <w:w w:val="110"/>
        </w:rPr>
        <w:t xml:space="preserve"> </w:t>
      </w:r>
      <w:r>
        <w:rPr>
          <w:w w:val="110"/>
        </w:rPr>
        <w:t>is</w:t>
      </w:r>
      <w:r>
        <w:rPr>
          <w:spacing w:val="-7"/>
          <w:w w:val="110"/>
        </w:rPr>
        <w:t xml:space="preserve"> </w:t>
      </w:r>
      <w:r>
        <w:rPr>
          <w:w w:val="110"/>
        </w:rPr>
        <w:t>a</w:t>
      </w:r>
      <w:r>
        <w:rPr>
          <w:spacing w:val="-8"/>
          <w:w w:val="110"/>
        </w:rPr>
        <w:t xml:space="preserve"> </w:t>
      </w:r>
      <w:r>
        <w:rPr>
          <w:w w:val="110"/>
        </w:rPr>
        <w:t>container,</w:t>
      </w:r>
      <w:r>
        <w:rPr>
          <w:spacing w:val="-7"/>
          <w:w w:val="110"/>
        </w:rPr>
        <w:t xml:space="preserve"> </w:t>
      </w:r>
      <w:r>
        <w:rPr>
          <w:w w:val="110"/>
        </w:rPr>
        <w:t>as</w:t>
      </w:r>
      <w:r>
        <w:rPr>
          <w:spacing w:val="-7"/>
          <w:w w:val="110"/>
        </w:rPr>
        <w:t xml:space="preserve"> </w:t>
      </w:r>
      <w:r>
        <w:rPr>
          <w:w w:val="110"/>
        </w:rPr>
        <w:t>depicted</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following</w:t>
      </w:r>
      <w:r>
        <w:rPr>
          <w:spacing w:val="-7"/>
          <w:w w:val="110"/>
        </w:rPr>
        <w:t xml:space="preserve"> </w:t>
      </w:r>
      <w:r>
        <w:rPr>
          <w:w w:val="110"/>
        </w:rPr>
        <w:t>figures,</w:t>
      </w:r>
      <w:r>
        <w:rPr>
          <w:spacing w:val="-7"/>
          <w:w w:val="110"/>
        </w:rPr>
        <w:t xml:space="preserve"> </w:t>
      </w:r>
      <w:r>
        <w:rPr>
          <w:w w:val="110"/>
        </w:rPr>
        <w:t>that</w:t>
      </w:r>
      <w:r>
        <w:rPr>
          <w:spacing w:val="-8"/>
          <w:w w:val="110"/>
        </w:rPr>
        <w:t xml:space="preserve"> </w:t>
      </w:r>
      <w:r>
        <w:rPr>
          <w:w w:val="110"/>
        </w:rPr>
        <w:t>is</w:t>
      </w:r>
      <w:r>
        <w:rPr>
          <w:spacing w:val="-8"/>
          <w:w w:val="110"/>
        </w:rPr>
        <w:t xml:space="preserve"> </w:t>
      </w:r>
      <w:r>
        <w:rPr>
          <w:w w:val="110"/>
        </w:rPr>
        <w:t>used</w:t>
      </w:r>
      <w:r>
        <w:rPr>
          <w:spacing w:val="-7"/>
          <w:w w:val="110"/>
        </w:rPr>
        <w:t xml:space="preserve"> </w:t>
      </w:r>
      <w:r>
        <w:rPr>
          <w:w w:val="110"/>
        </w:rPr>
        <w:t>to transport</w:t>
      </w:r>
      <w:r>
        <w:rPr>
          <w:spacing w:val="-3"/>
          <w:w w:val="110"/>
        </w:rPr>
        <w:t xml:space="preserve"> </w:t>
      </w:r>
      <w:r>
        <w:rPr>
          <w:w w:val="110"/>
        </w:rPr>
        <w:t>different</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through</w:t>
      </w:r>
      <w:r>
        <w:rPr>
          <w:spacing w:val="-3"/>
          <w:w w:val="110"/>
        </w:rPr>
        <w:t xml:space="preserve"> </w:t>
      </w:r>
      <w:r>
        <w:rPr>
          <w:w w:val="110"/>
        </w:rPr>
        <w:t>sorting</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w w:val="110"/>
        </w:rPr>
        <w:t>facilities. Alternatively,</w:t>
      </w:r>
      <w:r>
        <w:rPr>
          <w:spacing w:val="-3"/>
          <w:w w:val="110"/>
        </w:rPr>
        <w:t xml:space="preserve"> </w:t>
      </w:r>
      <w:r>
        <w:rPr>
          <w:w w:val="110"/>
        </w:rPr>
        <w:t>parcels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placed onto the automatic machine manually by staff, either by removing them from RX units or by emptying truck containers onto conveyor belts, as shown in the subsequent figures.</w:t>
      </w:r>
    </w:p>
    <w:p w14:paraId="077BB416" w14:textId="77777777" w:rsidR="00C220EB" w:rsidRDefault="00C220EB">
      <w:pPr>
        <w:pStyle w:val="BodyText"/>
        <w:rPr>
          <w:sz w:val="20"/>
        </w:rPr>
      </w:pPr>
    </w:p>
    <w:p w14:paraId="077BB417" w14:textId="77777777" w:rsidR="00C220EB" w:rsidRDefault="00C220EB">
      <w:pPr>
        <w:pStyle w:val="BodyText"/>
        <w:rPr>
          <w:sz w:val="20"/>
        </w:rPr>
      </w:pPr>
    </w:p>
    <w:p w14:paraId="077BB418" w14:textId="77777777" w:rsidR="00C220EB" w:rsidRDefault="00000000">
      <w:pPr>
        <w:pStyle w:val="BodyText"/>
        <w:spacing w:before="27"/>
        <w:rPr>
          <w:sz w:val="20"/>
        </w:rPr>
      </w:pPr>
      <w:r>
        <w:rPr>
          <w:noProof/>
          <w:sz w:val="20"/>
        </w:rPr>
        <w:drawing>
          <wp:anchor distT="0" distB="0" distL="0" distR="0" simplePos="0" relativeHeight="487600128" behindDoc="1" locked="0" layoutInCell="1" allowOverlap="1" wp14:anchorId="077BB84A" wp14:editId="077BB84B">
            <wp:simplePos x="0" y="0"/>
            <wp:positionH relativeFrom="page">
              <wp:posOffset>1171854</wp:posOffset>
            </wp:positionH>
            <wp:positionV relativeFrom="paragraph">
              <wp:posOffset>178709</wp:posOffset>
            </wp:positionV>
            <wp:extent cx="5211502" cy="4494847"/>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2" cstate="print"/>
                    <a:stretch>
                      <a:fillRect/>
                    </a:stretch>
                  </pic:blipFill>
                  <pic:spPr>
                    <a:xfrm>
                      <a:off x="0" y="0"/>
                      <a:ext cx="5211502" cy="4494847"/>
                    </a:xfrm>
                    <a:prstGeom prst="rect">
                      <a:avLst/>
                    </a:prstGeom>
                  </pic:spPr>
                </pic:pic>
              </a:graphicData>
            </a:graphic>
          </wp:anchor>
        </w:drawing>
      </w:r>
    </w:p>
    <w:p w14:paraId="077BB419" w14:textId="77777777" w:rsidR="00C220EB" w:rsidRDefault="00C220EB">
      <w:pPr>
        <w:pStyle w:val="BodyText"/>
        <w:spacing w:before="5"/>
        <w:rPr>
          <w:sz w:val="18"/>
        </w:rPr>
      </w:pPr>
    </w:p>
    <w:p w14:paraId="077BB41A"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4.5.:</w:t>
      </w:r>
      <w:r>
        <w:rPr>
          <w:rFonts w:ascii="Arial"/>
          <w:b/>
          <w:color w:val="697D90"/>
          <w:spacing w:val="-5"/>
          <w:sz w:val="18"/>
        </w:rPr>
        <w:t xml:space="preserve"> </w:t>
      </w:r>
      <w:commentRangeStart w:id="143"/>
      <w:r>
        <w:rPr>
          <w:rFonts w:ascii="Arial"/>
          <w:color w:val="697D90"/>
          <w:sz w:val="18"/>
        </w:rPr>
        <w:t>Parcel</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submitted</w:t>
      </w:r>
      <w:r>
        <w:rPr>
          <w:rFonts w:ascii="Arial"/>
          <w:color w:val="697D90"/>
          <w:spacing w:val="-7"/>
          <w:sz w:val="18"/>
        </w:rPr>
        <w:t xml:space="preserve"> </w:t>
      </w:r>
      <w:r>
        <w:rPr>
          <w:rFonts w:ascii="Arial"/>
          <w:color w:val="697D90"/>
          <w:sz w:val="18"/>
        </w:rPr>
        <w:t>by</w:t>
      </w:r>
      <w:r>
        <w:rPr>
          <w:rFonts w:ascii="Arial"/>
          <w:color w:val="697D90"/>
          <w:spacing w:val="-7"/>
          <w:sz w:val="18"/>
        </w:rPr>
        <w:t xml:space="preserve"> </w:t>
      </w:r>
      <w:r>
        <w:rPr>
          <w:rFonts w:ascii="Arial"/>
          <w:color w:val="697D90"/>
          <w:spacing w:val="-4"/>
          <w:sz w:val="18"/>
        </w:rPr>
        <w:t>robot</w:t>
      </w:r>
      <w:commentRangeEnd w:id="143"/>
      <w:r w:rsidR="00292D3B">
        <w:rPr>
          <w:rStyle w:val="CommentReference"/>
          <w:rFonts w:ascii="Arial"/>
          <w:sz w:val="18"/>
          <w:szCs w:val="22"/>
        </w:rPr>
        <w:commentReference w:id="143"/>
      </w:r>
    </w:p>
    <w:p w14:paraId="077BB41B" w14:textId="77777777" w:rsidR="00C220EB" w:rsidRDefault="00C220EB">
      <w:pPr>
        <w:rPr>
          <w:rFonts w:ascii="Arial"/>
          <w:sz w:val="18"/>
        </w:rPr>
        <w:sectPr w:rsidR="00C220EB">
          <w:pgSz w:w="11910" w:h="16840"/>
          <w:pgMar w:top="440" w:right="0" w:bottom="1720" w:left="708" w:header="227" w:footer="1540" w:gutter="0"/>
          <w:cols w:space="720"/>
        </w:sectPr>
      </w:pPr>
    </w:p>
    <w:p w14:paraId="077BB41C" w14:textId="77777777" w:rsidR="00C220EB" w:rsidRDefault="00C220EB">
      <w:pPr>
        <w:pStyle w:val="BodyText"/>
        <w:spacing w:before="168"/>
        <w:rPr>
          <w:rFonts w:ascii="Arial"/>
          <w:sz w:val="20"/>
        </w:rPr>
      </w:pPr>
    </w:p>
    <w:p w14:paraId="077BB41D" w14:textId="77777777" w:rsidR="00C220EB" w:rsidRDefault="00000000">
      <w:pPr>
        <w:ind w:left="1137"/>
        <w:rPr>
          <w:rFonts w:ascii="Arial"/>
          <w:sz w:val="20"/>
        </w:rPr>
      </w:pPr>
      <w:bookmarkStart w:id="144" w:name="_bookmark86"/>
      <w:bookmarkStart w:id="145" w:name="_bookmark85"/>
      <w:bookmarkEnd w:id="144"/>
      <w:bookmarkEnd w:id="145"/>
      <w:r>
        <w:rPr>
          <w:rFonts w:ascii="Arial"/>
          <w:noProof/>
          <w:sz w:val="20"/>
        </w:rPr>
        <w:drawing>
          <wp:inline distT="0" distB="0" distL="0" distR="0" wp14:anchorId="077BB84C" wp14:editId="077BB84D">
            <wp:extent cx="5176679" cy="3925824"/>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3" cstate="print"/>
                    <a:stretch>
                      <a:fillRect/>
                    </a:stretch>
                  </pic:blipFill>
                  <pic:spPr>
                    <a:xfrm>
                      <a:off x="0" y="0"/>
                      <a:ext cx="5176679" cy="3925824"/>
                    </a:xfrm>
                    <a:prstGeom prst="rect">
                      <a:avLst/>
                    </a:prstGeom>
                  </pic:spPr>
                </pic:pic>
              </a:graphicData>
            </a:graphic>
          </wp:inline>
        </w:drawing>
      </w:r>
    </w:p>
    <w:p w14:paraId="077BB41E" w14:textId="77777777" w:rsidR="00C220EB" w:rsidRDefault="00C220EB">
      <w:pPr>
        <w:pStyle w:val="BodyText"/>
        <w:spacing w:before="50"/>
        <w:rPr>
          <w:rFonts w:ascii="Arial"/>
          <w:sz w:val="18"/>
        </w:rPr>
      </w:pPr>
    </w:p>
    <w:p w14:paraId="077BB41F" w14:textId="77777777" w:rsidR="00C220EB"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4.6.:</w:t>
      </w:r>
      <w:r>
        <w:rPr>
          <w:rFonts w:ascii="Arial"/>
          <w:b/>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4"/>
          <w:sz w:val="18"/>
        </w:rPr>
        <w:t xml:space="preserve"> </w:t>
      </w:r>
      <w:r>
        <w:rPr>
          <w:rFonts w:ascii="Arial"/>
          <w:color w:val="697D90"/>
          <w:sz w:val="18"/>
        </w:rPr>
        <w:t>smaller</w:t>
      </w:r>
      <w:r>
        <w:rPr>
          <w:rFonts w:ascii="Arial"/>
          <w:color w:val="697D90"/>
          <w:spacing w:val="-3"/>
          <w:sz w:val="18"/>
        </w:rPr>
        <w:t xml:space="preserve"> </w:t>
      </w:r>
      <w:r>
        <w:rPr>
          <w:rFonts w:ascii="Arial"/>
          <w:color w:val="697D90"/>
          <w:sz w:val="18"/>
        </w:rPr>
        <w:t>items</w:t>
      </w:r>
      <w:r>
        <w:rPr>
          <w:rFonts w:ascii="Arial"/>
          <w:color w:val="697D90"/>
          <w:spacing w:val="-4"/>
          <w:sz w:val="18"/>
        </w:rPr>
        <w:t xml:space="preserve"> </w:t>
      </w:r>
      <w:r>
        <w:rPr>
          <w:rFonts w:ascii="Arial"/>
          <w:color w:val="697D90"/>
          <w:sz w:val="18"/>
        </w:rPr>
        <w:t>submitted</w:t>
      </w:r>
      <w:r>
        <w:rPr>
          <w:rFonts w:ascii="Arial"/>
          <w:color w:val="697D90"/>
          <w:spacing w:val="-3"/>
          <w:sz w:val="18"/>
        </w:rPr>
        <w:t xml:space="preserve"> </w:t>
      </w:r>
      <w:r>
        <w:rPr>
          <w:rFonts w:ascii="Arial"/>
          <w:color w:val="697D90"/>
          <w:spacing w:val="-2"/>
          <w:sz w:val="18"/>
        </w:rPr>
        <w:t>manually</w:t>
      </w:r>
    </w:p>
    <w:p w14:paraId="077BB420" w14:textId="77777777" w:rsidR="00C220EB" w:rsidRDefault="00C220EB">
      <w:pPr>
        <w:pStyle w:val="BodyText"/>
        <w:rPr>
          <w:rFonts w:ascii="Arial"/>
          <w:sz w:val="20"/>
        </w:rPr>
      </w:pPr>
    </w:p>
    <w:p w14:paraId="077BB421" w14:textId="77777777" w:rsidR="00C220EB" w:rsidRDefault="00C220EB">
      <w:pPr>
        <w:pStyle w:val="BodyText"/>
        <w:rPr>
          <w:rFonts w:ascii="Arial"/>
          <w:sz w:val="20"/>
        </w:rPr>
      </w:pPr>
    </w:p>
    <w:p w14:paraId="077BB422" w14:textId="77777777" w:rsidR="00C220EB" w:rsidRDefault="00C220EB">
      <w:pPr>
        <w:pStyle w:val="BodyText"/>
        <w:rPr>
          <w:rFonts w:ascii="Arial"/>
          <w:sz w:val="20"/>
        </w:rPr>
      </w:pPr>
    </w:p>
    <w:p w14:paraId="077BB423" w14:textId="77777777" w:rsidR="00C220EB" w:rsidRDefault="00000000">
      <w:pPr>
        <w:pStyle w:val="BodyText"/>
        <w:spacing w:before="118"/>
        <w:rPr>
          <w:rFonts w:ascii="Arial"/>
          <w:sz w:val="20"/>
        </w:rPr>
      </w:pPr>
      <w:r>
        <w:rPr>
          <w:rFonts w:ascii="Arial"/>
          <w:noProof/>
          <w:sz w:val="20"/>
        </w:rPr>
        <w:drawing>
          <wp:anchor distT="0" distB="0" distL="0" distR="0" simplePos="0" relativeHeight="487600640" behindDoc="1" locked="0" layoutInCell="1" allowOverlap="1" wp14:anchorId="077BB84E" wp14:editId="077BB84F">
            <wp:simplePos x="0" y="0"/>
            <wp:positionH relativeFrom="page">
              <wp:posOffset>1171854</wp:posOffset>
            </wp:positionH>
            <wp:positionV relativeFrom="paragraph">
              <wp:posOffset>236546</wp:posOffset>
            </wp:positionV>
            <wp:extent cx="5175180" cy="3450336"/>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4" cstate="print"/>
                    <a:stretch>
                      <a:fillRect/>
                    </a:stretch>
                  </pic:blipFill>
                  <pic:spPr>
                    <a:xfrm>
                      <a:off x="0" y="0"/>
                      <a:ext cx="5175180" cy="3450336"/>
                    </a:xfrm>
                    <a:prstGeom prst="rect">
                      <a:avLst/>
                    </a:prstGeom>
                  </pic:spPr>
                </pic:pic>
              </a:graphicData>
            </a:graphic>
          </wp:anchor>
        </w:drawing>
      </w:r>
    </w:p>
    <w:p w14:paraId="077BB424" w14:textId="77777777" w:rsidR="00C220EB" w:rsidRDefault="00C220EB">
      <w:pPr>
        <w:pStyle w:val="BodyText"/>
        <w:spacing w:before="51"/>
        <w:rPr>
          <w:rFonts w:ascii="Arial"/>
          <w:sz w:val="18"/>
        </w:rPr>
      </w:pPr>
    </w:p>
    <w:p w14:paraId="077BB425" w14:textId="77777777" w:rsidR="00C220EB"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4.7.:</w:t>
      </w:r>
      <w:r>
        <w:rPr>
          <w:rFonts w:ascii="Arial"/>
          <w:b/>
          <w:color w:val="697D90"/>
          <w:spacing w:val="-3"/>
          <w:sz w:val="18"/>
        </w:rPr>
        <w:t xml:space="preserve"> </w:t>
      </w:r>
      <w:commentRangeStart w:id="146"/>
      <w:r>
        <w:rPr>
          <w:rFonts w:ascii="Arial"/>
          <w:color w:val="697D90"/>
          <w:sz w:val="18"/>
        </w:rPr>
        <w:t>Manual</w:t>
      </w:r>
      <w:r>
        <w:rPr>
          <w:rFonts w:ascii="Arial"/>
          <w:color w:val="697D90"/>
          <w:spacing w:val="-5"/>
          <w:sz w:val="18"/>
        </w:rPr>
        <w:t xml:space="preserve"> </w:t>
      </w:r>
      <w:r>
        <w:rPr>
          <w:rFonts w:ascii="Arial"/>
          <w:color w:val="697D90"/>
          <w:sz w:val="18"/>
        </w:rPr>
        <w:t>parcel</w:t>
      </w:r>
      <w:r>
        <w:rPr>
          <w:rFonts w:ascii="Arial"/>
          <w:color w:val="697D90"/>
          <w:spacing w:val="-4"/>
          <w:sz w:val="18"/>
        </w:rPr>
        <w:t xml:space="preserve"> </w:t>
      </w:r>
      <w:r>
        <w:rPr>
          <w:rFonts w:ascii="Arial"/>
          <w:color w:val="697D90"/>
          <w:sz w:val="18"/>
        </w:rPr>
        <w:t>onloading</w:t>
      </w:r>
      <w:r>
        <w:rPr>
          <w:rFonts w:ascii="Arial"/>
          <w:color w:val="697D90"/>
          <w:spacing w:val="-5"/>
          <w:sz w:val="18"/>
        </w:rPr>
        <w:t xml:space="preserve"> </w:t>
      </w:r>
      <w:r>
        <w:rPr>
          <w:rFonts w:ascii="Arial"/>
          <w:color w:val="697D90"/>
          <w:sz w:val="18"/>
        </w:rPr>
        <w:t>from</w:t>
      </w:r>
      <w:r>
        <w:rPr>
          <w:rFonts w:ascii="Arial"/>
          <w:color w:val="697D90"/>
          <w:spacing w:val="-5"/>
          <w:sz w:val="18"/>
        </w:rPr>
        <w:t xml:space="preserve"> </w:t>
      </w:r>
      <w:r>
        <w:rPr>
          <w:rFonts w:ascii="Arial"/>
          <w:color w:val="697D90"/>
          <w:sz w:val="18"/>
        </w:rPr>
        <w:t>a</w:t>
      </w:r>
      <w:r>
        <w:rPr>
          <w:rFonts w:ascii="Arial"/>
          <w:color w:val="697D90"/>
          <w:spacing w:val="-5"/>
          <w:sz w:val="18"/>
        </w:rPr>
        <w:t xml:space="preserve"> </w:t>
      </w:r>
      <w:r>
        <w:rPr>
          <w:rFonts w:ascii="Arial"/>
          <w:color w:val="697D90"/>
          <w:spacing w:val="-2"/>
          <w:sz w:val="18"/>
        </w:rPr>
        <w:t>truck</w:t>
      </w:r>
      <w:commentRangeEnd w:id="146"/>
      <w:r w:rsidR="005F1374">
        <w:rPr>
          <w:rStyle w:val="CommentReference"/>
          <w:rFonts w:ascii="Arial"/>
          <w:sz w:val="18"/>
          <w:szCs w:val="22"/>
        </w:rPr>
        <w:commentReference w:id="146"/>
      </w:r>
    </w:p>
    <w:p w14:paraId="077BB426" w14:textId="77777777" w:rsidR="00C220EB" w:rsidRDefault="00C220EB">
      <w:pPr>
        <w:rPr>
          <w:rFonts w:ascii="Arial"/>
          <w:sz w:val="18"/>
        </w:rPr>
        <w:sectPr w:rsidR="00C220EB">
          <w:pgSz w:w="11910" w:h="16840"/>
          <w:pgMar w:top="440" w:right="0" w:bottom="1720" w:left="708" w:header="227" w:footer="1540" w:gutter="0"/>
          <w:cols w:space="720"/>
        </w:sectPr>
      </w:pPr>
    </w:p>
    <w:p w14:paraId="077BB427" w14:textId="77777777" w:rsidR="00C220EB" w:rsidRDefault="00C220EB">
      <w:pPr>
        <w:pStyle w:val="BodyText"/>
        <w:spacing w:before="158"/>
        <w:rPr>
          <w:rFonts w:ascii="Arial"/>
        </w:rPr>
      </w:pPr>
    </w:p>
    <w:p w14:paraId="077BB428" w14:textId="77777777" w:rsidR="00C220EB" w:rsidRDefault="00000000">
      <w:pPr>
        <w:pStyle w:val="Heading4"/>
        <w:jc w:val="both"/>
      </w:pPr>
      <w:bookmarkStart w:id="147" w:name="_bookmark87"/>
      <w:bookmarkEnd w:id="147"/>
      <w:r>
        <w:rPr>
          <w:color w:val="697D90"/>
          <w:spacing w:val="-6"/>
        </w:rPr>
        <w:t>Discharged</w:t>
      </w:r>
      <w:r>
        <w:rPr>
          <w:color w:val="697D90"/>
          <w:spacing w:val="-5"/>
        </w:rPr>
        <w:t xml:space="preserve"> </w:t>
      </w:r>
      <w:r>
        <w:rPr>
          <w:color w:val="697D90"/>
          <w:spacing w:val="-4"/>
        </w:rPr>
        <w:t>event</w:t>
      </w:r>
    </w:p>
    <w:p w14:paraId="077BB429" w14:textId="77777777" w:rsidR="00C220EB" w:rsidRDefault="00000000">
      <w:pPr>
        <w:pStyle w:val="BodyText"/>
        <w:spacing w:before="182" w:line="256" w:lineRule="auto"/>
        <w:ind w:left="142" w:right="848"/>
        <w:jc w:val="both"/>
      </w:pPr>
      <w:r>
        <w:rPr>
          <w:w w:val="115"/>
        </w:rPr>
        <w:t>The</w:t>
      </w:r>
      <w:r>
        <w:rPr>
          <w:spacing w:val="-8"/>
          <w:w w:val="115"/>
        </w:rPr>
        <w:t xml:space="preserve"> </w:t>
      </w:r>
      <w:r>
        <w:rPr>
          <w:w w:val="115"/>
        </w:rPr>
        <w:t>discharged</w:t>
      </w:r>
      <w:r>
        <w:rPr>
          <w:spacing w:val="-8"/>
          <w:w w:val="115"/>
        </w:rPr>
        <w:t xml:space="preserve"> </w:t>
      </w:r>
      <w:r>
        <w:rPr>
          <w:w w:val="115"/>
        </w:rPr>
        <w:t>event</w:t>
      </w:r>
      <w:r>
        <w:rPr>
          <w:spacing w:val="-8"/>
          <w:w w:val="115"/>
        </w:rPr>
        <w:t xml:space="preserve"> </w:t>
      </w:r>
      <w:r>
        <w:rPr>
          <w:w w:val="115"/>
        </w:rPr>
        <w:t>is</w:t>
      </w:r>
      <w:r>
        <w:rPr>
          <w:spacing w:val="-8"/>
          <w:w w:val="115"/>
        </w:rPr>
        <w:t xml:space="preserve"> </w:t>
      </w:r>
      <w:r>
        <w:rPr>
          <w:w w:val="115"/>
        </w:rPr>
        <w:t>complementary</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submitted</w:t>
      </w:r>
      <w:r>
        <w:rPr>
          <w:spacing w:val="-8"/>
          <w:w w:val="115"/>
        </w:rPr>
        <w:t xml:space="preserve"> </w:t>
      </w:r>
      <w:r>
        <w:rPr>
          <w:w w:val="115"/>
        </w:rPr>
        <w:t>event.</w:t>
      </w:r>
      <w:r>
        <w:rPr>
          <w:spacing w:val="28"/>
          <w:w w:val="115"/>
        </w:rPr>
        <w:t xml:space="preserve"> </w:t>
      </w:r>
      <w:r>
        <w:rPr>
          <w:w w:val="115"/>
        </w:rPr>
        <w:t>It</w:t>
      </w:r>
      <w:r>
        <w:rPr>
          <w:spacing w:val="-8"/>
          <w:w w:val="115"/>
        </w:rPr>
        <w:t xml:space="preserve"> </w:t>
      </w:r>
      <w:r>
        <w:rPr>
          <w:w w:val="115"/>
        </w:rPr>
        <w:t>is</w:t>
      </w:r>
      <w:r>
        <w:rPr>
          <w:spacing w:val="-8"/>
          <w:w w:val="115"/>
        </w:rPr>
        <w:t xml:space="preserve"> </w:t>
      </w:r>
      <w:r>
        <w:rPr>
          <w:w w:val="115"/>
        </w:rPr>
        <w:t>the</w:t>
      </w:r>
      <w:r>
        <w:rPr>
          <w:spacing w:val="-8"/>
          <w:w w:val="115"/>
        </w:rPr>
        <w:t xml:space="preserve"> </w:t>
      </w:r>
      <w:r>
        <w:rPr>
          <w:w w:val="115"/>
        </w:rPr>
        <w:t>last</w:t>
      </w:r>
      <w:r>
        <w:rPr>
          <w:spacing w:val="-8"/>
          <w:w w:val="115"/>
        </w:rPr>
        <w:t xml:space="preserve"> </w:t>
      </w:r>
      <w:r>
        <w:rPr>
          <w:w w:val="115"/>
        </w:rPr>
        <w:t>automatic</w:t>
      </w:r>
      <w:r>
        <w:rPr>
          <w:spacing w:val="-8"/>
          <w:w w:val="115"/>
        </w:rPr>
        <w:t xml:space="preserve"> </w:t>
      </w:r>
      <w:r>
        <w:rPr>
          <w:w w:val="115"/>
        </w:rPr>
        <w:t>scan</w:t>
      </w:r>
      <w:r>
        <w:rPr>
          <w:spacing w:val="-8"/>
          <w:w w:val="115"/>
        </w:rPr>
        <w:t xml:space="preserve"> </w:t>
      </w:r>
      <w:r>
        <w:rPr>
          <w:w w:val="115"/>
        </w:rPr>
        <w:t>event</w:t>
      </w:r>
      <w:r>
        <w:rPr>
          <w:spacing w:val="-8"/>
          <w:w w:val="115"/>
        </w:rPr>
        <w:t xml:space="preserve"> </w:t>
      </w:r>
      <w:r>
        <w:rPr>
          <w:w w:val="115"/>
        </w:rPr>
        <w:t>of</w:t>
      </w:r>
      <w:r>
        <w:rPr>
          <w:spacing w:val="-8"/>
          <w:w w:val="115"/>
        </w:rPr>
        <w:t xml:space="preserve"> </w:t>
      </w:r>
      <w:r>
        <w:rPr>
          <w:w w:val="115"/>
        </w:rPr>
        <w:t>a parcel</w:t>
      </w:r>
      <w:r>
        <w:rPr>
          <w:spacing w:val="-13"/>
          <w:w w:val="115"/>
        </w:rPr>
        <w:t xml:space="preserve"> </w:t>
      </w:r>
      <w:r>
        <w:rPr>
          <w:w w:val="115"/>
        </w:rPr>
        <w:t>when</w:t>
      </w:r>
      <w:r>
        <w:rPr>
          <w:spacing w:val="-13"/>
          <w:w w:val="115"/>
        </w:rPr>
        <w:t xml:space="preserve"> </w:t>
      </w:r>
      <w:r>
        <w:rPr>
          <w:w w:val="115"/>
        </w:rPr>
        <w:t>it</w:t>
      </w:r>
      <w:r>
        <w:rPr>
          <w:spacing w:val="-13"/>
          <w:w w:val="115"/>
        </w:rPr>
        <w:t xml:space="preserve"> </w:t>
      </w:r>
      <w:r>
        <w:rPr>
          <w:w w:val="115"/>
        </w:rPr>
        <w:t>leaves</w:t>
      </w:r>
      <w:r>
        <w:rPr>
          <w:spacing w:val="-13"/>
          <w:w w:val="115"/>
        </w:rPr>
        <w:t xml:space="preserve"> </w:t>
      </w:r>
      <w:r>
        <w:rPr>
          <w:w w:val="115"/>
        </w:rPr>
        <w:t>the</w:t>
      </w:r>
      <w:r>
        <w:rPr>
          <w:spacing w:val="-13"/>
          <w:w w:val="115"/>
        </w:rPr>
        <w:t xml:space="preserve"> </w:t>
      </w:r>
      <w:r>
        <w:rPr>
          <w:w w:val="115"/>
        </w:rPr>
        <w:t>automated</w:t>
      </w:r>
      <w:r>
        <w:rPr>
          <w:spacing w:val="-13"/>
          <w:w w:val="115"/>
        </w:rPr>
        <w:t xml:space="preserve"> </w:t>
      </w:r>
      <w:r>
        <w:rPr>
          <w:w w:val="115"/>
        </w:rPr>
        <w:t>sorting</w:t>
      </w:r>
      <w:r>
        <w:rPr>
          <w:spacing w:val="-13"/>
          <w:w w:val="115"/>
        </w:rPr>
        <w:t xml:space="preserve"> </w:t>
      </w:r>
      <w:r>
        <w:rPr>
          <w:w w:val="115"/>
        </w:rPr>
        <w:t>machine.</w:t>
      </w:r>
      <w:r>
        <w:rPr>
          <w:spacing w:val="16"/>
          <w:w w:val="115"/>
        </w:rPr>
        <w:t xml:space="preserve"> </w:t>
      </w:r>
      <w:r>
        <w:rPr>
          <w:w w:val="115"/>
        </w:rPr>
        <w:t>This</w:t>
      </w:r>
      <w:r>
        <w:rPr>
          <w:spacing w:val="-13"/>
          <w:w w:val="115"/>
        </w:rPr>
        <w:t xml:space="preserve"> </w:t>
      </w:r>
      <w:r>
        <w:rPr>
          <w:w w:val="115"/>
        </w:rPr>
        <w:t>can</w:t>
      </w:r>
      <w:r>
        <w:rPr>
          <w:spacing w:val="-13"/>
          <w:w w:val="115"/>
        </w:rPr>
        <w:t xml:space="preserve"> </w:t>
      </w:r>
      <w:r>
        <w:rPr>
          <w:w w:val="115"/>
        </w:rPr>
        <w:t>happen</w:t>
      </w:r>
      <w:r>
        <w:rPr>
          <w:spacing w:val="-13"/>
          <w:w w:val="115"/>
        </w:rPr>
        <w:t xml:space="preserve"> </w:t>
      </w:r>
      <w:r>
        <w:rPr>
          <w:w w:val="115"/>
        </w:rPr>
        <w:t>in</w:t>
      </w:r>
      <w:r>
        <w:rPr>
          <w:spacing w:val="-13"/>
          <w:w w:val="115"/>
        </w:rPr>
        <w:t xml:space="preserve"> </w:t>
      </w:r>
      <w:r>
        <w:rPr>
          <w:w w:val="115"/>
        </w:rPr>
        <w:t>different</w:t>
      </w:r>
      <w:r>
        <w:rPr>
          <w:spacing w:val="-13"/>
          <w:w w:val="115"/>
        </w:rPr>
        <w:t xml:space="preserve"> </w:t>
      </w:r>
      <w:r>
        <w:rPr>
          <w:w w:val="115"/>
        </w:rPr>
        <w:t>ways,</w:t>
      </w:r>
      <w:r>
        <w:rPr>
          <w:spacing w:val="-10"/>
          <w:w w:val="115"/>
        </w:rPr>
        <w:t xml:space="preserve"> </w:t>
      </w:r>
      <w:r>
        <w:rPr>
          <w:w w:val="115"/>
        </w:rPr>
        <w:t>such</w:t>
      </w:r>
      <w:r>
        <w:rPr>
          <w:spacing w:val="-13"/>
          <w:w w:val="115"/>
        </w:rPr>
        <w:t xml:space="preserve"> </w:t>
      </w:r>
      <w:r>
        <w:rPr>
          <w:w w:val="115"/>
        </w:rPr>
        <w:t>as</w:t>
      </w:r>
      <w:r>
        <w:rPr>
          <w:spacing w:val="-13"/>
          <w:w w:val="115"/>
        </w:rPr>
        <w:t xml:space="preserve"> </w:t>
      </w:r>
      <w:r>
        <w:rPr>
          <w:w w:val="115"/>
        </w:rPr>
        <w:t>when the</w:t>
      </w:r>
      <w:r>
        <w:rPr>
          <w:spacing w:val="-16"/>
          <w:w w:val="115"/>
        </w:rPr>
        <w:t xml:space="preserve"> </w:t>
      </w:r>
      <w:r>
        <w:rPr>
          <w:w w:val="115"/>
        </w:rPr>
        <w:t>parcel</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via</w:t>
      </w:r>
      <w:r>
        <w:rPr>
          <w:spacing w:val="-16"/>
          <w:w w:val="115"/>
        </w:rPr>
        <w:t xml:space="preserve"> </w:t>
      </w:r>
      <w:r>
        <w:rPr>
          <w:w w:val="115"/>
        </w:rPr>
        <w:t>a</w:t>
      </w:r>
      <w:r>
        <w:rPr>
          <w:spacing w:val="-15"/>
          <w:w w:val="115"/>
        </w:rPr>
        <w:t xml:space="preserve"> </w:t>
      </w:r>
      <w:r>
        <w:rPr>
          <w:w w:val="115"/>
        </w:rPr>
        <w:t>chute</w:t>
      </w:r>
      <w:r>
        <w:rPr>
          <w:spacing w:val="-16"/>
          <w:w w:val="115"/>
        </w:rPr>
        <w:t xml:space="preserve"> </w:t>
      </w:r>
      <w:r>
        <w:rPr>
          <w:w w:val="115"/>
        </w:rPr>
        <w:t>where</w:t>
      </w:r>
      <w:r>
        <w:rPr>
          <w:spacing w:val="-15"/>
          <w:w w:val="115"/>
        </w:rPr>
        <w:t xml:space="preserve"> </w:t>
      </w:r>
      <w:r>
        <w:rPr>
          <w:w w:val="115"/>
        </w:rPr>
        <w:t>staff</w:t>
      </w:r>
      <w:r>
        <w:rPr>
          <w:spacing w:val="-16"/>
          <w:w w:val="115"/>
        </w:rPr>
        <w:t xml:space="preserve"> </w:t>
      </w:r>
      <w:r>
        <w:rPr>
          <w:w w:val="115"/>
        </w:rPr>
        <w:t>load</w:t>
      </w:r>
      <w:r>
        <w:rPr>
          <w:spacing w:val="-15"/>
          <w:w w:val="115"/>
        </w:rPr>
        <w:t xml:space="preserve"> </w:t>
      </w:r>
      <w:r>
        <w:rPr>
          <w:w w:val="115"/>
        </w:rPr>
        <w:t>it</w:t>
      </w:r>
      <w:r>
        <w:rPr>
          <w:spacing w:val="-16"/>
          <w:w w:val="115"/>
        </w:rPr>
        <w:t xml:space="preserve"> </w:t>
      </w:r>
      <w:r>
        <w:rPr>
          <w:w w:val="115"/>
        </w:rPr>
        <w:t>into</w:t>
      </w:r>
      <w:r>
        <w:rPr>
          <w:spacing w:val="-15"/>
          <w:w w:val="115"/>
        </w:rPr>
        <w:t xml:space="preserve"> </w:t>
      </w:r>
      <w:r>
        <w:rPr>
          <w:w w:val="115"/>
        </w:rPr>
        <w:t>an</w:t>
      </w:r>
      <w:r>
        <w:rPr>
          <w:spacing w:val="-16"/>
          <w:w w:val="115"/>
        </w:rPr>
        <w:t xml:space="preserve"> </w:t>
      </w:r>
      <w:r>
        <w:rPr>
          <w:w w:val="115"/>
        </w:rPr>
        <w:t>RX,</w:t>
      </w:r>
      <w:r>
        <w:rPr>
          <w:spacing w:val="-15"/>
          <w:w w:val="115"/>
        </w:rPr>
        <w:t xml:space="preserve"> </w:t>
      </w:r>
      <w:r>
        <w:rPr>
          <w:w w:val="115"/>
        </w:rPr>
        <w:t>when</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directly</w:t>
      </w:r>
      <w:r>
        <w:rPr>
          <w:spacing w:val="-16"/>
          <w:w w:val="115"/>
        </w:rPr>
        <w:t xml:space="preserve"> </w:t>
      </w:r>
      <w:r>
        <w:rPr>
          <w:w w:val="115"/>
        </w:rPr>
        <w:t>into</w:t>
      </w:r>
      <w:r>
        <w:rPr>
          <w:spacing w:val="-15"/>
          <w:w w:val="115"/>
        </w:rPr>
        <w:t xml:space="preserve"> </w:t>
      </w:r>
      <w:r>
        <w:rPr>
          <w:w w:val="115"/>
        </w:rPr>
        <w:t xml:space="preserve">an </w:t>
      </w:r>
      <w:r>
        <w:rPr>
          <w:w w:val="110"/>
        </w:rPr>
        <w:t>RX automatically by the machine, or when it is automatically ejected after completing a defined number of</w:t>
      </w:r>
      <w:r>
        <w:rPr>
          <w:spacing w:val="-15"/>
          <w:w w:val="110"/>
        </w:rPr>
        <w:t xml:space="preserve"> </w:t>
      </w:r>
      <w:r>
        <w:rPr>
          <w:w w:val="110"/>
        </w:rPr>
        <w:t>cycles</w:t>
      </w:r>
      <w:r>
        <w:rPr>
          <w:spacing w:val="-15"/>
          <w:w w:val="110"/>
        </w:rPr>
        <w:t xml:space="preserve"> </w:t>
      </w:r>
      <w:r>
        <w:rPr>
          <w:w w:val="110"/>
        </w:rPr>
        <w:t>through</w:t>
      </w:r>
      <w:r>
        <w:rPr>
          <w:spacing w:val="-15"/>
          <w:w w:val="110"/>
        </w:rPr>
        <w:t xml:space="preserve"> </w:t>
      </w:r>
      <w:r>
        <w:rPr>
          <w:w w:val="110"/>
        </w:rPr>
        <w:t>the</w:t>
      </w:r>
      <w:r>
        <w:rPr>
          <w:spacing w:val="-15"/>
          <w:w w:val="110"/>
        </w:rPr>
        <w:t xml:space="preserve"> </w:t>
      </w:r>
      <w:r>
        <w:rPr>
          <w:w w:val="110"/>
        </w:rPr>
        <w:t>machine.</w:t>
      </w:r>
      <w:r>
        <w:rPr>
          <w:spacing w:val="-3"/>
          <w:w w:val="110"/>
        </w:rPr>
        <w:t xml:space="preserve"> </w:t>
      </w:r>
      <w:r>
        <w:rPr>
          <w:w w:val="110"/>
        </w:rPr>
        <w:t>All</w:t>
      </w:r>
      <w:r>
        <w:rPr>
          <w:spacing w:val="-15"/>
          <w:w w:val="110"/>
        </w:rPr>
        <w:t xml:space="preserve"> </w:t>
      </w:r>
      <w:r>
        <w:rPr>
          <w:w w:val="110"/>
        </w:rPr>
        <w:t>of</w:t>
      </w:r>
      <w:r>
        <w:rPr>
          <w:spacing w:val="-15"/>
          <w:w w:val="110"/>
        </w:rPr>
        <w:t xml:space="preserve"> </w:t>
      </w:r>
      <w:r>
        <w:rPr>
          <w:w w:val="110"/>
        </w:rPr>
        <w:t>these</w:t>
      </w:r>
      <w:r>
        <w:rPr>
          <w:spacing w:val="-15"/>
          <w:w w:val="110"/>
        </w:rPr>
        <w:t xml:space="preserve"> </w:t>
      </w:r>
      <w:r>
        <w:rPr>
          <w:w w:val="110"/>
        </w:rPr>
        <w:t>possibilities</w:t>
      </w:r>
      <w:r>
        <w:rPr>
          <w:spacing w:val="-15"/>
          <w:w w:val="110"/>
        </w:rPr>
        <w:t xml:space="preserve"> </w:t>
      </w:r>
      <w:r>
        <w:rPr>
          <w:w w:val="110"/>
        </w:rPr>
        <w:t>trigger</w:t>
      </w:r>
      <w:r>
        <w:rPr>
          <w:spacing w:val="-15"/>
          <w:w w:val="110"/>
        </w:rPr>
        <w:t xml:space="preserve"> </w:t>
      </w:r>
      <w:r>
        <w:rPr>
          <w:w w:val="110"/>
        </w:rPr>
        <w:t>different</w:t>
      </w:r>
      <w:r>
        <w:rPr>
          <w:spacing w:val="-15"/>
          <w:w w:val="110"/>
        </w:rPr>
        <w:t xml:space="preserve"> </w:t>
      </w:r>
      <w:r>
        <w:rPr>
          <w:w w:val="110"/>
        </w:rPr>
        <w:t>follow-up</w:t>
      </w:r>
      <w:r>
        <w:rPr>
          <w:spacing w:val="-15"/>
          <w:w w:val="110"/>
        </w:rPr>
        <w:t xml:space="preserve"> </w:t>
      </w:r>
      <w:r>
        <w:rPr>
          <w:w w:val="110"/>
        </w:rPr>
        <w:t>actions.</w:t>
      </w:r>
      <w:r>
        <w:rPr>
          <w:spacing w:val="-4"/>
          <w:w w:val="110"/>
        </w:rPr>
        <w:t xml:space="preserve"> </w:t>
      </w:r>
      <w:r>
        <w:rPr>
          <w:w w:val="110"/>
        </w:rPr>
        <w:t>However,</w:t>
      </w:r>
      <w:r>
        <w:rPr>
          <w:spacing w:val="-14"/>
          <w:w w:val="110"/>
        </w:rPr>
        <w:t xml:space="preserve"> </w:t>
      </w:r>
      <w:r>
        <w:rPr>
          <w:w w:val="110"/>
        </w:rPr>
        <w:t>in</w:t>
      </w:r>
      <w:r>
        <w:rPr>
          <w:spacing w:val="-15"/>
          <w:w w:val="110"/>
        </w:rPr>
        <w:t xml:space="preserve"> </w:t>
      </w:r>
      <w:r>
        <w:rPr>
          <w:w w:val="110"/>
        </w:rPr>
        <w:t xml:space="preserve">all </w:t>
      </w:r>
      <w:r>
        <w:rPr>
          <w:spacing w:val="-2"/>
          <w:w w:val="115"/>
        </w:rPr>
        <w:t>mentioned</w:t>
      </w:r>
      <w:r>
        <w:rPr>
          <w:spacing w:val="-7"/>
          <w:w w:val="115"/>
        </w:rPr>
        <w:t xml:space="preserve"> </w:t>
      </w:r>
      <w:r>
        <w:rPr>
          <w:spacing w:val="-2"/>
          <w:w w:val="115"/>
        </w:rPr>
        <w:t>cases,</w:t>
      </w:r>
      <w:r>
        <w:rPr>
          <w:spacing w:val="-5"/>
          <w:w w:val="115"/>
        </w:rPr>
        <w:t xml:space="preserve"> </w:t>
      </w:r>
      <w:r>
        <w:rPr>
          <w:spacing w:val="-2"/>
          <w:w w:val="115"/>
        </w:rPr>
        <w:t>a</w:t>
      </w:r>
      <w:r>
        <w:rPr>
          <w:spacing w:val="-7"/>
          <w:w w:val="115"/>
        </w:rPr>
        <w:t xml:space="preserve"> </w:t>
      </w:r>
      <w:r>
        <w:rPr>
          <w:spacing w:val="-2"/>
          <w:w w:val="115"/>
        </w:rPr>
        <w:t>discharged</w:t>
      </w:r>
      <w:r>
        <w:rPr>
          <w:spacing w:val="-7"/>
          <w:w w:val="115"/>
        </w:rPr>
        <w:t xml:space="preserve"> </w:t>
      </w:r>
      <w:r>
        <w:rPr>
          <w:spacing w:val="-2"/>
          <w:w w:val="115"/>
        </w:rPr>
        <w:t>scan</w:t>
      </w:r>
      <w:r>
        <w:rPr>
          <w:spacing w:val="-7"/>
          <w:w w:val="115"/>
        </w:rPr>
        <w:t xml:space="preserve"> </w:t>
      </w:r>
      <w:r>
        <w:rPr>
          <w:spacing w:val="-2"/>
          <w:w w:val="115"/>
        </w:rPr>
        <w:t>is</w:t>
      </w:r>
      <w:r>
        <w:rPr>
          <w:spacing w:val="-7"/>
          <w:w w:val="115"/>
        </w:rPr>
        <w:t xml:space="preserve"> </w:t>
      </w:r>
      <w:r>
        <w:rPr>
          <w:spacing w:val="-2"/>
          <w:w w:val="115"/>
        </w:rPr>
        <w:t>performed</w:t>
      </w:r>
      <w:r>
        <w:rPr>
          <w:spacing w:val="-7"/>
          <w:w w:val="115"/>
        </w:rPr>
        <w:t xml:space="preserve"> </w:t>
      </w:r>
      <w:r>
        <w:rPr>
          <w:spacing w:val="-2"/>
          <w:w w:val="115"/>
        </w:rPr>
        <w:t>after</w:t>
      </w:r>
      <w:r>
        <w:rPr>
          <w:spacing w:val="-7"/>
          <w:w w:val="115"/>
        </w:rPr>
        <w:t xml:space="preserve"> </w:t>
      </w:r>
      <w:r>
        <w:rPr>
          <w:spacing w:val="-2"/>
          <w:w w:val="115"/>
        </w:rPr>
        <w:t>the</w:t>
      </w:r>
      <w:r>
        <w:rPr>
          <w:spacing w:val="-7"/>
          <w:w w:val="115"/>
        </w:rPr>
        <w:t xml:space="preserve"> </w:t>
      </w:r>
      <w:r>
        <w:rPr>
          <w:spacing w:val="-2"/>
          <w:w w:val="115"/>
        </w:rPr>
        <w:t>parcel</w:t>
      </w:r>
      <w:r>
        <w:rPr>
          <w:spacing w:val="-7"/>
          <w:w w:val="115"/>
        </w:rPr>
        <w:t xml:space="preserve"> </w:t>
      </w:r>
      <w:r>
        <w:rPr>
          <w:spacing w:val="-2"/>
          <w:w w:val="115"/>
        </w:rPr>
        <w:t>is</w:t>
      </w:r>
      <w:r>
        <w:rPr>
          <w:spacing w:val="-7"/>
          <w:w w:val="115"/>
        </w:rPr>
        <w:t xml:space="preserve"> </w:t>
      </w:r>
      <w:r>
        <w:rPr>
          <w:spacing w:val="-2"/>
          <w:w w:val="115"/>
        </w:rPr>
        <w:t>removed</w:t>
      </w:r>
      <w:r>
        <w:rPr>
          <w:spacing w:val="-7"/>
          <w:w w:val="115"/>
        </w:rPr>
        <w:t xml:space="preserve"> </w:t>
      </w:r>
      <w:r>
        <w:rPr>
          <w:spacing w:val="-2"/>
          <w:w w:val="115"/>
        </w:rPr>
        <w:t>from</w:t>
      </w:r>
      <w:r>
        <w:rPr>
          <w:spacing w:val="-7"/>
          <w:w w:val="115"/>
        </w:rPr>
        <w:t xml:space="preserve"> </w:t>
      </w:r>
      <w:r>
        <w:rPr>
          <w:spacing w:val="-2"/>
          <w:w w:val="115"/>
        </w:rPr>
        <w:t>the</w:t>
      </w:r>
      <w:r>
        <w:rPr>
          <w:spacing w:val="-7"/>
          <w:w w:val="115"/>
        </w:rPr>
        <w:t xml:space="preserve"> </w:t>
      </w:r>
      <w:r>
        <w:rPr>
          <w:spacing w:val="-2"/>
          <w:w w:val="115"/>
        </w:rPr>
        <w:t>automatic</w:t>
      </w:r>
      <w:r>
        <w:rPr>
          <w:spacing w:val="-7"/>
          <w:w w:val="115"/>
        </w:rPr>
        <w:t xml:space="preserve"> </w:t>
      </w:r>
      <w:r>
        <w:rPr>
          <w:spacing w:val="-2"/>
          <w:w w:val="115"/>
        </w:rPr>
        <w:t xml:space="preserve">sorting </w:t>
      </w:r>
      <w:r>
        <w:rPr>
          <w:w w:val="110"/>
        </w:rPr>
        <w:t>machine. This</w:t>
      </w:r>
      <w:r>
        <w:rPr>
          <w:spacing w:val="-2"/>
          <w:w w:val="110"/>
        </w:rPr>
        <w:t xml:space="preserve"> </w:t>
      </w:r>
      <w:r>
        <w:rPr>
          <w:w w:val="110"/>
        </w:rPr>
        <w:t>is</w:t>
      </w:r>
      <w:r>
        <w:rPr>
          <w:spacing w:val="-3"/>
          <w:w w:val="110"/>
        </w:rPr>
        <w:t xml:space="preserve"> </w:t>
      </w:r>
      <w:r>
        <w:rPr>
          <w:w w:val="110"/>
        </w:rPr>
        <w:t>the</w:t>
      </w:r>
      <w:r>
        <w:rPr>
          <w:spacing w:val="-2"/>
          <w:w w:val="110"/>
        </w:rPr>
        <w:t xml:space="preserve"> </w:t>
      </w:r>
      <w:r>
        <w:rPr>
          <w:w w:val="110"/>
        </w:rPr>
        <w:t>important</w:t>
      </w:r>
      <w:r>
        <w:rPr>
          <w:spacing w:val="-2"/>
          <w:w w:val="110"/>
        </w:rPr>
        <w:t xml:space="preserve"> </w:t>
      </w:r>
      <w:r>
        <w:rPr>
          <w:w w:val="110"/>
        </w:rPr>
        <w:t>aspect</w:t>
      </w:r>
      <w:r>
        <w:rPr>
          <w:spacing w:val="-3"/>
          <w:w w:val="110"/>
        </w:rPr>
        <w:t xml:space="preserve"> </w:t>
      </w:r>
      <w:r>
        <w:rPr>
          <w:w w:val="110"/>
        </w:rPr>
        <w:t>for</w:t>
      </w:r>
      <w:r>
        <w:rPr>
          <w:spacing w:val="-2"/>
          <w:w w:val="110"/>
        </w:rPr>
        <w:t xml:space="preserve"> </w:t>
      </w:r>
      <w:r>
        <w:rPr>
          <w:w w:val="110"/>
        </w:rPr>
        <w:t>reporting,</w:t>
      </w:r>
      <w:r>
        <w:rPr>
          <w:spacing w:val="-2"/>
          <w:w w:val="110"/>
        </w:rPr>
        <w:t xml:space="preserve"> </w:t>
      </w:r>
      <w:r>
        <w:rPr>
          <w:w w:val="110"/>
        </w:rPr>
        <w:t>as</w:t>
      </w:r>
      <w:r>
        <w:rPr>
          <w:spacing w:val="-3"/>
          <w:w w:val="110"/>
        </w:rPr>
        <w:t xml:space="preserve"> </w:t>
      </w:r>
      <w:r>
        <w:rPr>
          <w:w w:val="110"/>
        </w:rPr>
        <w:t>these</w:t>
      </w:r>
      <w:r>
        <w:rPr>
          <w:spacing w:val="-2"/>
          <w:w w:val="110"/>
        </w:rPr>
        <w:t xml:space="preserve"> </w:t>
      </w:r>
      <w:r>
        <w:rPr>
          <w:w w:val="110"/>
        </w:rPr>
        <w:t>two</w:t>
      </w:r>
      <w:r>
        <w:rPr>
          <w:spacing w:val="-3"/>
          <w:w w:val="110"/>
        </w:rPr>
        <w:t xml:space="preserve"> </w:t>
      </w:r>
      <w:r>
        <w:rPr>
          <w:w w:val="110"/>
        </w:rPr>
        <w:t>events</w:t>
      </w:r>
      <w:r>
        <w:rPr>
          <w:spacing w:val="-2"/>
          <w:w w:val="110"/>
        </w:rPr>
        <w:t xml:space="preserve"> </w:t>
      </w:r>
      <w:r>
        <w:rPr>
          <w:w w:val="110"/>
        </w:rPr>
        <w:t>(submitted</w:t>
      </w:r>
      <w:r>
        <w:rPr>
          <w:spacing w:val="-2"/>
          <w:w w:val="110"/>
        </w:rPr>
        <w:t xml:space="preserve"> </w:t>
      </w:r>
      <w:r>
        <w:rPr>
          <w:w w:val="110"/>
        </w:rPr>
        <w:t>and</w:t>
      </w:r>
      <w:r>
        <w:rPr>
          <w:spacing w:val="-3"/>
          <w:w w:val="110"/>
        </w:rPr>
        <w:t xml:space="preserve"> </w:t>
      </w:r>
      <w:r>
        <w:rPr>
          <w:w w:val="110"/>
        </w:rPr>
        <w:t>discharged)</w:t>
      </w:r>
      <w:r>
        <w:rPr>
          <w:spacing w:val="-2"/>
          <w:w w:val="110"/>
        </w:rPr>
        <w:t xml:space="preserve"> </w:t>
      </w:r>
      <w:r>
        <w:rPr>
          <w:w w:val="110"/>
        </w:rPr>
        <w:t xml:space="preserve">occur </w:t>
      </w:r>
      <w:r>
        <w:rPr>
          <w:w w:val="115"/>
        </w:rPr>
        <w:t>once</w:t>
      </w:r>
      <w:r>
        <w:rPr>
          <w:spacing w:val="-8"/>
          <w:w w:val="115"/>
        </w:rPr>
        <w:t xml:space="preserve"> </w:t>
      </w:r>
      <w:r>
        <w:rPr>
          <w:w w:val="115"/>
        </w:rPr>
        <w:t>per</w:t>
      </w:r>
      <w:r>
        <w:rPr>
          <w:spacing w:val="-8"/>
          <w:w w:val="115"/>
        </w:rPr>
        <w:t xml:space="preserve"> </w:t>
      </w:r>
      <w:r>
        <w:rPr>
          <w:w w:val="115"/>
        </w:rPr>
        <w:t>complete</w:t>
      </w:r>
      <w:r>
        <w:rPr>
          <w:spacing w:val="-8"/>
          <w:w w:val="115"/>
        </w:rPr>
        <w:t xml:space="preserve"> </w:t>
      </w:r>
      <w:r>
        <w:rPr>
          <w:w w:val="115"/>
        </w:rPr>
        <w:t>cycle</w:t>
      </w:r>
      <w:r>
        <w:rPr>
          <w:spacing w:val="-8"/>
          <w:w w:val="115"/>
        </w:rPr>
        <w:t xml:space="preserve"> </w:t>
      </w:r>
      <w:r>
        <w:rPr>
          <w:w w:val="115"/>
        </w:rPr>
        <w:t>that</w:t>
      </w:r>
      <w:r>
        <w:rPr>
          <w:spacing w:val="-8"/>
          <w:w w:val="115"/>
        </w:rPr>
        <w:t xml:space="preserve"> </w:t>
      </w:r>
      <w:r>
        <w:rPr>
          <w:w w:val="115"/>
        </w:rPr>
        <w:t>a</w:t>
      </w:r>
      <w:r>
        <w:rPr>
          <w:spacing w:val="-8"/>
          <w:w w:val="115"/>
        </w:rPr>
        <w:t xml:space="preserve"> </w:t>
      </w:r>
      <w:r>
        <w:rPr>
          <w:w w:val="115"/>
        </w:rPr>
        <w:t>parcel</w:t>
      </w:r>
      <w:r>
        <w:rPr>
          <w:spacing w:val="-8"/>
          <w:w w:val="115"/>
        </w:rPr>
        <w:t xml:space="preserve"> </w:t>
      </w:r>
      <w:r>
        <w:rPr>
          <w:w w:val="115"/>
        </w:rPr>
        <w:t>runs</w:t>
      </w:r>
      <w:r>
        <w:rPr>
          <w:spacing w:val="-8"/>
          <w:w w:val="115"/>
        </w:rPr>
        <w:t xml:space="preserve"> </w:t>
      </w:r>
      <w:r>
        <w:rPr>
          <w:w w:val="115"/>
        </w:rPr>
        <w:t>through</w:t>
      </w:r>
      <w:r>
        <w:rPr>
          <w:spacing w:val="-8"/>
          <w:w w:val="115"/>
        </w:rPr>
        <w:t xml:space="preserve"> </w:t>
      </w:r>
      <w:r>
        <w:rPr>
          <w:w w:val="115"/>
        </w:rPr>
        <w:t>the</w:t>
      </w:r>
      <w:r>
        <w:rPr>
          <w:spacing w:val="-8"/>
          <w:w w:val="115"/>
        </w:rPr>
        <w:t xml:space="preserve"> </w:t>
      </w:r>
      <w:r>
        <w:rPr>
          <w:w w:val="115"/>
        </w:rPr>
        <w:t>automatic</w:t>
      </w:r>
      <w:r>
        <w:rPr>
          <w:spacing w:val="-8"/>
          <w:w w:val="115"/>
        </w:rPr>
        <w:t xml:space="preserve"> </w:t>
      </w:r>
      <w:r>
        <w:rPr>
          <w:w w:val="115"/>
        </w:rPr>
        <w:t>sorters.</w:t>
      </w:r>
    </w:p>
    <w:p w14:paraId="077BB42A" w14:textId="77777777" w:rsidR="00C220EB" w:rsidRDefault="00000000">
      <w:pPr>
        <w:pStyle w:val="BodyText"/>
        <w:spacing w:before="9"/>
        <w:rPr>
          <w:sz w:val="20"/>
        </w:rPr>
      </w:pPr>
      <w:r>
        <w:rPr>
          <w:noProof/>
          <w:sz w:val="20"/>
        </w:rPr>
        <w:drawing>
          <wp:anchor distT="0" distB="0" distL="0" distR="0" simplePos="0" relativeHeight="487601152" behindDoc="1" locked="0" layoutInCell="1" allowOverlap="1" wp14:anchorId="077BB850" wp14:editId="077BB851">
            <wp:simplePos x="0" y="0"/>
            <wp:positionH relativeFrom="page">
              <wp:posOffset>1171854</wp:posOffset>
            </wp:positionH>
            <wp:positionV relativeFrom="paragraph">
              <wp:posOffset>167619</wp:posOffset>
            </wp:positionV>
            <wp:extent cx="5194652" cy="433120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5" cstate="print"/>
                    <a:stretch>
                      <a:fillRect/>
                    </a:stretch>
                  </pic:blipFill>
                  <pic:spPr>
                    <a:xfrm>
                      <a:off x="0" y="0"/>
                      <a:ext cx="5194652" cy="4331208"/>
                    </a:xfrm>
                    <a:prstGeom prst="rect">
                      <a:avLst/>
                    </a:prstGeom>
                  </pic:spPr>
                </pic:pic>
              </a:graphicData>
            </a:graphic>
          </wp:anchor>
        </w:drawing>
      </w:r>
    </w:p>
    <w:p w14:paraId="077BB42B" w14:textId="77777777" w:rsidR="00C220EB" w:rsidRDefault="00000000">
      <w:pPr>
        <w:spacing w:before="235"/>
        <w:ind w:left="142"/>
        <w:jc w:val="both"/>
        <w:rPr>
          <w:rFonts w:ascii="Arial"/>
          <w:sz w:val="18"/>
        </w:rPr>
      </w:pPr>
      <w:r>
        <w:rPr>
          <w:rFonts w:ascii="Arial"/>
          <w:b/>
          <w:color w:val="697D90"/>
          <w:sz w:val="18"/>
        </w:rPr>
        <w:t>Figure</w:t>
      </w:r>
      <w:r>
        <w:rPr>
          <w:rFonts w:ascii="Arial"/>
          <w:b/>
          <w:color w:val="697D90"/>
          <w:spacing w:val="-7"/>
          <w:sz w:val="18"/>
        </w:rPr>
        <w:t xml:space="preserve"> </w:t>
      </w:r>
      <w:r>
        <w:rPr>
          <w:rFonts w:ascii="Arial"/>
          <w:b/>
          <w:color w:val="697D90"/>
          <w:sz w:val="18"/>
        </w:rPr>
        <w:t>4.8.:</w:t>
      </w:r>
      <w:r>
        <w:rPr>
          <w:rFonts w:ascii="Arial"/>
          <w:b/>
          <w:color w:val="697D90"/>
          <w:spacing w:val="-7"/>
          <w:sz w:val="18"/>
        </w:rPr>
        <w:t xml:space="preserve"> </w:t>
      </w:r>
      <w:r>
        <w:rPr>
          <w:rFonts w:ascii="Arial"/>
          <w:color w:val="697D90"/>
          <w:sz w:val="18"/>
        </w:rPr>
        <w:t>Parcel</w:t>
      </w:r>
      <w:r>
        <w:rPr>
          <w:rFonts w:ascii="Arial"/>
          <w:color w:val="697D90"/>
          <w:spacing w:val="-9"/>
          <w:sz w:val="18"/>
        </w:rPr>
        <w:t xml:space="preserve"> </w:t>
      </w:r>
      <w:r>
        <w:rPr>
          <w:rFonts w:ascii="Arial"/>
          <w:color w:val="697D90"/>
          <w:sz w:val="18"/>
        </w:rPr>
        <w:t>discharged,</w:t>
      </w:r>
      <w:r>
        <w:rPr>
          <w:rFonts w:ascii="Arial"/>
          <w:color w:val="697D90"/>
          <w:spacing w:val="-8"/>
          <w:sz w:val="18"/>
        </w:rPr>
        <w:t xml:space="preserve"> </w:t>
      </w:r>
      <w:r>
        <w:rPr>
          <w:rFonts w:ascii="Arial"/>
          <w:color w:val="697D90"/>
          <w:sz w:val="18"/>
        </w:rPr>
        <w:t>manual</w:t>
      </w:r>
      <w:r>
        <w:rPr>
          <w:rFonts w:ascii="Arial"/>
          <w:color w:val="697D90"/>
          <w:spacing w:val="-9"/>
          <w:sz w:val="18"/>
        </w:rPr>
        <w:t xml:space="preserve"> </w:t>
      </w:r>
      <w:r>
        <w:rPr>
          <w:rFonts w:ascii="Arial"/>
          <w:color w:val="697D90"/>
          <w:sz w:val="18"/>
        </w:rPr>
        <w:t>loading</w:t>
      </w:r>
      <w:r>
        <w:rPr>
          <w:rFonts w:ascii="Arial"/>
          <w:color w:val="697D90"/>
          <w:spacing w:val="-8"/>
          <w:sz w:val="18"/>
        </w:rPr>
        <w:t xml:space="preserve"> </w:t>
      </w:r>
      <w:r>
        <w:rPr>
          <w:rFonts w:ascii="Arial"/>
          <w:color w:val="697D90"/>
          <w:sz w:val="18"/>
        </w:rPr>
        <w:t>into</w:t>
      </w:r>
      <w:r>
        <w:rPr>
          <w:rFonts w:ascii="Arial"/>
          <w:color w:val="697D90"/>
          <w:spacing w:val="-9"/>
          <w:sz w:val="18"/>
        </w:rPr>
        <w:t xml:space="preserve"> </w:t>
      </w:r>
      <w:r>
        <w:rPr>
          <w:rFonts w:ascii="Arial"/>
          <w:color w:val="697D90"/>
          <w:spacing w:val="-5"/>
          <w:sz w:val="18"/>
        </w:rPr>
        <w:t>RX</w:t>
      </w:r>
    </w:p>
    <w:p w14:paraId="077BB42C" w14:textId="77777777" w:rsidR="00C220EB" w:rsidRDefault="00C220EB">
      <w:pPr>
        <w:pStyle w:val="BodyText"/>
        <w:rPr>
          <w:rFonts w:ascii="Arial"/>
          <w:sz w:val="18"/>
        </w:rPr>
      </w:pPr>
    </w:p>
    <w:p w14:paraId="077BB42D" w14:textId="77777777" w:rsidR="00C220EB" w:rsidRDefault="00C220EB">
      <w:pPr>
        <w:pStyle w:val="BodyText"/>
        <w:rPr>
          <w:rFonts w:ascii="Arial"/>
          <w:sz w:val="18"/>
        </w:rPr>
      </w:pPr>
    </w:p>
    <w:p w14:paraId="077BB42E" w14:textId="77777777" w:rsidR="00C220EB" w:rsidRDefault="00C220EB">
      <w:pPr>
        <w:pStyle w:val="BodyText"/>
        <w:spacing w:before="35"/>
        <w:rPr>
          <w:rFonts w:ascii="Arial"/>
          <w:sz w:val="18"/>
        </w:rPr>
      </w:pPr>
    </w:p>
    <w:p w14:paraId="077BB42F" w14:textId="77777777" w:rsidR="00C220EB" w:rsidRDefault="00000000">
      <w:pPr>
        <w:pStyle w:val="Heading2"/>
        <w:numPr>
          <w:ilvl w:val="1"/>
          <w:numId w:val="11"/>
        </w:numPr>
        <w:tabs>
          <w:tab w:val="left" w:pos="771"/>
        </w:tabs>
        <w:ind w:left="771" w:hanging="629"/>
      </w:pPr>
      <w:bookmarkStart w:id="148" w:name="Data_lineage"/>
      <w:bookmarkStart w:id="149" w:name="_bookmark88"/>
      <w:bookmarkEnd w:id="148"/>
      <w:bookmarkEnd w:id="149"/>
      <w:r>
        <w:rPr>
          <w:color w:val="697D90"/>
          <w:w w:val="105"/>
        </w:rPr>
        <w:t>Data</w:t>
      </w:r>
      <w:r>
        <w:rPr>
          <w:color w:val="697D90"/>
          <w:spacing w:val="-5"/>
          <w:w w:val="105"/>
        </w:rPr>
        <w:t xml:space="preserve"> </w:t>
      </w:r>
      <w:r>
        <w:rPr>
          <w:color w:val="697D90"/>
          <w:spacing w:val="-2"/>
          <w:w w:val="105"/>
        </w:rPr>
        <w:t>lineage</w:t>
      </w:r>
    </w:p>
    <w:p w14:paraId="077BB430" w14:textId="77777777" w:rsidR="00C220EB" w:rsidRDefault="00000000">
      <w:pPr>
        <w:pStyle w:val="BodyText"/>
        <w:spacing w:before="252" w:line="256" w:lineRule="auto"/>
        <w:ind w:left="142" w:right="848"/>
        <w:jc w:val="both"/>
      </w:pPr>
      <w:r>
        <w:rPr>
          <w:w w:val="110"/>
        </w:rPr>
        <w:t>The data relevant to this project are those used by the DWH LS OPS team.</w:t>
      </w:r>
      <w:r>
        <w:rPr>
          <w:spacing w:val="40"/>
          <w:w w:val="110"/>
        </w:rPr>
        <w:t xml:space="preserve"> </w:t>
      </w:r>
      <w:r>
        <w:rPr>
          <w:w w:val="110"/>
        </w:rPr>
        <w:t>They consist of c</w:t>
      </w:r>
      <w:bookmarkStart w:id="150" w:name="_bookmark89"/>
      <w:bookmarkEnd w:id="150"/>
      <w:r>
        <w:rPr>
          <w:w w:val="110"/>
        </w:rPr>
        <w:t xml:space="preserve">leaned and deduplicated data stored in a </w:t>
      </w:r>
      <w:hyperlink w:anchor="_bookmark138" w:history="1">
        <w:r>
          <w:rPr>
            <w:w w:val="110"/>
          </w:rPr>
          <w:t>curated</w:t>
        </w:r>
      </w:hyperlink>
      <w:r>
        <w:rPr>
          <w:w w:val="110"/>
        </w:rPr>
        <w:t xml:space="preserve"> database layer.</w:t>
      </w:r>
      <w:r>
        <w:rPr>
          <w:spacing w:val="40"/>
          <w:w w:val="110"/>
        </w:rPr>
        <w:t xml:space="preserve"> </w:t>
      </w:r>
      <w:r>
        <w:rPr>
          <w:w w:val="110"/>
        </w:rPr>
        <w:t>However, these data are derived from sensor data and</w:t>
      </w:r>
      <w:r>
        <w:rPr>
          <w:spacing w:val="-10"/>
          <w:w w:val="110"/>
        </w:rPr>
        <w:t xml:space="preserve"> </w:t>
      </w:r>
      <w:r>
        <w:rPr>
          <w:w w:val="110"/>
        </w:rPr>
        <w:t>arrive</w:t>
      </w:r>
      <w:r>
        <w:rPr>
          <w:spacing w:val="-10"/>
          <w:w w:val="110"/>
        </w:rPr>
        <w:t xml:space="preserve"> </w:t>
      </w:r>
      <w:r>
        <w:rPr>
          <w:w w:val="110"/>
        </w:rPr>
        <w:t>at</w:t>
      </w:r>
      <w:r>
        <w:rPr>
          <w:spacing w:val="-10"/>
          <w:w w:val="110"/>
        </w:rPr>
        <w:t xml:space="preserve"> </w:t>
      </w:r>
      <w:r>
        <w:rPr>
          <w:w w:val="110"/>
        </w:rPr>
        <w:t>the</w:t>
      </w:r>
      <w:r>
        <w:rPr>
          <w:spacing w:val="-10"/>
          <w:w w:val="110"/>
        </w:rPr>
        <w:t xml:space="preserve"> </w:t>
      </w:r>
      <w:r>
        <w:rPr>
          <w:w w:val="110"/>
        </w:rPr>
        <w:t>data</w:t>
      </w:r>
      <w:r>
        <w:rPr>
          <w:spacing w:val="-10"/>
          <w:w w:val="110"/>
        </w:rPr>
        <w:t xml:space="preserve"> </w:t>
      </w:r>
      <w:r>
        <w:rPr>
          <w:w w:val="110"/>
        </w:rPr>
        <w:t>warehouse</w:t>
      </w:r>
      <w:r>
        <w:rPr>
          <w:spacing w:val="-10"/>
          <w:w w:val="110"/>
        </w:rPr>
        <w:t xml:space="preserve"> </w:t>
      </w:r>
      <w:hyperlink w:anchor="_bookmark145" w:history="1">
        <w:r>
          <w:rPr>
            <w:w w:val="110"/>
          </w:rPr>
          <w:t>(DWH)</w:t>
        </w:r>
      </w:hyperlink>
      <w:r>
        <w:rPr>
          <w:spacing w:val="-10"/>
          <w:w w:val="110"/>
        </w:rPr>
        <w:t xml:space="preserve"> </w:t>
      </w:r>
      <w:r>
        <w:rPr>
          <w:w w:val="110"/>
        </w:rPr>
        <w:t>in</w:t>
      </w:r>
      <w:r>
        <w:rPr>
          <w:spacing w:val="-10"/>
          <w:w w:val="110"/>
        </w:rPr>
        <w:t xml:space="preserve"> </w:t>
      </w:r>
      <w:r>
        <w:rPr>
          <w:w w:val="110"/>
        </w:rPr>
        <w:t>a</w:t>
      </w:r>
      <w:r>
        <w:rPr>
          <w:spacing w:val="-10"/>
          <w:w w:val="110"/>
        </w:rPr>
        <w:t xml:space="preserve"> </w:t>
      </w:r>
      <w:r>
        <w:rPr>
          <w:w w:val="110"/>
        </w:rPr>
        <w:t>raw</w:t>
      </w:r>
      <w:r>
        <w:rPr>
          <w:spacing w:val="-10"/>
          <w:w w:val="110"/>
        </w:rPr>
        <w:t xml:space="preserve"> </w:t>
      </w:r>
      <w:r>
        <w:rPr>
          <w:w w:val="110"/>
        </w:rPr>
        <w:t>format. The</w:t>
      </w:r>
      <w:r>
        <w:rPr>
          <w:spacing w:val="-10"/>
          <w:w w:val="110"/>
        </w:rPr>
        <w:t xml:space="preserve"> </w:t>
      </w:r>
      <w:r>
        <w:rPr>
          <w:w w:val="110"/>
        </w:rPr>
        <w:t>data</w:t>
      </w:r>
      <w:r>
        <w:rPr>
          <w:spacing w:val="-10"/>
          <w:w w:val="110"/>
        </w:rPr>
        <w:t xml:space="preserve"> </w:t>
      </w:r>
      <w:r>
        <w:rPr>
          <w:w w:val="110"/>
        </w:rPr>
        <w:t>pass</w:t>
      </w:r>
      <w:r>
        <w:rPr>
          <w:spacing w:val="-10"/>
          <w:w w:val="110"/>
        </w:rPr>
        <w:t xml:space="preserve"> </w:t>
      </w:r>
      <w:r>
        <w:rPr>
          <w:w w:val="110"/>
        </w:rPr>
        <w:t>through</w:t>
      </w:r>
      <w:r>
        <w:rPr>
          <w:spacing w:val="-10"/>
          <w:w w:val="110"/>
        </w:rPr>
        <w:t xml:space="preserve"> </w:t>
      </w:r>
      <w:r>
        <w:rPr>
          <w:w w:val="110"/>
        </w:rPr>
        <w:t>four</w:t>
      </w:r>
      <w:r>
        <w:rPr>
          <w:spacing w:val="-10"/>
          <w:w w:val="110"/>
        </w:rPr>
        <w:t xml:space="preserve"> </w:t>
      </w:r>
      <w:r>
        <w:rPr>
          <w:w w:val="110"/>
        </w:rPr>
        <w:t>main</w:t>
      </w:r>
      <w:r>
        <w:rPr>
          <w:spacing w:val="-10"/>
          <w:w w:val="110"/>
        </w:rPr>
        <w:t xml:space="preserve"> </w:t>
      </w:r>
      <w:r>
        <w:rPr>
          <w:w w:val="110"/>
        </w:rPr>
        <w:t>steps,</w:t>
      </w:r>
      <w:r>
        <w:rPr>
          <w:spacing w:val="-9"/>
          <w:w w:val="110"/>
        </w:rPr>
        <w:t xml:space="preserve"> </w:t>
      </w:r>
      <w:r>
        <w:rPr>
          <w:w w:val="110"/>
        </w:rPr>
        <w:t>which</w:t>
      </w:r>
      <w:r>
        <w:rPr>
          <w:spacing w:val="-10"/>
          <w:w w:val="110"/>
        </w:rPr>
        <w:t xml:space="preserve"> </w:t>
      </w:r>
      <w:r>
        <w:rPr>
          <w:w w:val="110"/>
        </w:rPr>
        <w:t>are also shown in the following figure:</w:t>
      </w:r>
    </w:p>
    <w:p w14:paraId="077BB431" w14:textId="77777777" w:rsidR="00C220EB" w:rsidRDefault="00000000">
      <w:pPr>
        <w:pStyle w:val="BodyText"/>
        <w:spacing w:before="95" w:line="249" w:lineRule="auto"/>
        <w:ind w:left="687" w:right="848" w:hanging="279"/>
        <w:jc w:val="both"/>
      </w:pPr>
      <w:r>
        <w:rPr>
          <w:rFonts w:ascii="Lucida Sans Unicode" w:hAnsi="Lucida Sans Unicode"/>
          <w:color w:val="FAC300"/>
          <w:w w:val="110"/>
          <w:position w:val="2"/>
        </w:rPr>
        <w:t xml:space="preserve">▶ </w:t>
      </w:r>
      <w:r>
        <w:rPr>
          <w:rFonts w:ascii="Cambria" w:hAnsi="Cambria"/>
          <w:b/>
          <w:w w:val="110"/>
        </w:rPr>
        <w:t>Physical</w:t>
      </w:r>
      <w:r>
        <w:rPr>
          <w:rFonts w:ascii="Cambria" w:hAnsi="Cambria"/>
          <w:b/>
          <w:spacing w:val="-3"/>
          <w:w w:val="110"/>
        </w:rPr>
        <w:t xml:space="preserve"> </w:t>
      </w:r>
      <w:r>
        <w:rPr>
          <w:rFonts w:ascii="Cambria" w:hAnsi="Cambria"/>
          <w:b/>
          <w:w w:val="110"/>
        </w:rPr>
        <w:t>data</w:t>
      </w:r>
      <w:r>
        <w:rPr>
          <w:rFonts w:ascii="Cambria" w:hAnsi="Cambria"/>
          <w:b/>
          <w:spacing w:val="-4"/>
          <w:w w:val="110"/>
        </w:rPr>
        <w:t xml:space="preserve"> </w:t>
      </w:r>
      <w:r>
        <w:rPr>
          <w:rFonts w:ascii="Cambria" w:hAnsi="Cambria"/>
          <w:b/>
          <w:w w:val="110"/>
        </w:rPr>
        <w:t>source</w:t>
      </w:r>
      <w:r>
        <w:rPr>
          <w:w w:val="110"/>
        </w:rPr>
        <w:t>: Scans</w:t>
      </w:r>
      <w:r>
        <w:rPr>
          <w:spacing w:val="-6"/>
          <w:w w:val="110"/>
        </w:rPr>
        <w:t xml:space="preserve"> </w:t>
      </w:r>
      <w:r>
        <w:rPr>
          <w:w w:val="110"/>
        </w:rPr>
        <w:t>are</w:t>
      </w:r>
      <w:r>
        <w:rPr>
          <w:spacing w:val="-6"/>
          <w:w w:val="110"/>
        </w:rPr>
        <w:t xml:space="preserve"> </w:t>
      </w:r>
      <w:r>
        <w:rPr>
          <w:w w:val="110"/>
        </w:rPr>
        <w:t>performed</w:t>
      </w:r>
      <w:r>
        <w:rPr>
          <w:spacing w:val="-6"/>
          <w:w w:val="110"/>
        </w:rPr>
        <w:t xml:space="preserve"> </w:t>
      </w:r>
      <w:r>
        <w:rPr>
          <w:w w:val="110"/>
        </w:rPr>
        <w:t>on</w:t>
      </w:r>
      <w:r>
        <w:rPr>
          <w:spacing w:val="-6"/>
          <w:w w:val="110"/>
        </w:rPr>
        <w:t xml:space="preserve"> </w:t>
      </w:r>
      <w:r>
        <w:rPr>
          <w:w w:val="110"/>
        </w:rPr>
        <w:t>parcels</w:t>
      </w:r>
      <w:r>
        <w:rPr>
          <w:spacing w:val="-6"/>
          <w:w w:val="110"/>
        </w:rPr>
        <w:t xml:space="preserve"> </w:t>
      </w:r>
      <w:r>
        <w:rPr>
          <w:w w:val="110"/>
        </w:rPr>
        <w:t>by</w:t>
      </w:r>
      <w:r>
        <w:rPr>
          <w:spacing w:val="-6"/>
          <w:w w:val="110"/>
        </w:rPr>
        <w:t xml:space="preserve"> </w:t>
      </w:r>
      <w:r>
        <w:rPr>
          <w:w w:val="110"/>
        </w:rPr>
        <w:t>different</w:t>
      </w:r>
      <w:r>
        <w:rPr>
          <w:spacing w:val="-6"/>
          <w:w w:val="110"/>
        </w:rPr>
        <w:t xml:space="preserve"> </w:t>
      </w:r>
      <w:r>
        <w:rPr>
          <w:w w:val="110"/>
        </w:rPr>
        <w:t>scanners</w:t>
      </w:r>
      <w:r>
        <w:rPr>
          <w:spacing w:val="-6"/>
          <w:w w:val="110"/>
        </w:rPr>
        <w:t xml:space="preserve"> </w:t>
      </w:r>
      <w:r>
        <w:rPr>
          <w:w w:val="110"/>
        </w:rPr>
        <w:t>in</w:t>
      </w:r>
      <w:r>
        <w:rPr>
          <w:spacing w:val="-6"/>
          <w:w w:val="110"/>
        </w:rPr>
        <w:t xml:space="preserve"> </w:t>
      </w:r>
      <w:r>
        <w:rPr>
          <w:w w:val="110"/>
        </w:rPr>
        <w:t>sorting</w:t>
      </w:r>
      <w:r>
        <w:rPr>
          <w:spacing w:val="-6"/>
          <w:w w:val="110"/>
        </w:rPr>
        <w:t xml:space="preserve"> </w:t>
      </w:r>
      <w:r>
        <w:rPr>
          <w:w w:val="110"/>
        </w:rPr>
        <w:t>centers.</w:t>
      </w:r>
      <w:r>
        <w:rPr>
          <w:spacing w:val="22"/>
          <w:w w:val="110"/>
        </w:rPr>
        <w:t xml:space="preserve"> </w:t>
      </w:r>
      <w:r>
        <w:rPr>
          <w:w w:val="110"/>
        </w:rPr>
        <w:t>As described</w:t>
      </w:r>
      <w:r>
        <w:rPr>
          <w:spacing w:val="-1"/>
          <w:w w:val="110"/>
        </w:rPr>
        <w:t xml:space="preserve"> </w:t>
      </w:r>
      <w:r>
        <w:rPr>
          <w:w w:val="110"/>
        </w:rPr>
        <w:t>above</w:t>
      </w:r>
      <w:r>
        <w:rPr>
          <w:spacing w:val="-1"/>
          <w:w w:val="110"/>
        </w:rPr>
        <w:t xml:space="preserve"> </w:t>
      </w:r>
      <w:r>
        <w:rPr>
          <w:w w:val="110"/>
        </w:rPr>
        <w:t>the</w:t>
      </w:r>
      <w:r>
        <w:rPr>
          <w:spacing w:val="-1"/>
          <w:w w:val="110"/>
        </w:rPr>
        <w:t xml:space="preserve"> </w:t>
      </w:r>
      <w:r>
        <w:rPr>
          <w:w w:val="110"/>
        </w:rPr>
        <w:t>Swiss</w:t>
      </w:r>
      <w:r>
        <w:rPr>
          <w:spacing w:val="-1"/>
          <w:w w:val="110"/>
        </w:rPr>
        <w:t xml:space="preserve"> </w:t>
      </w:r>
      <w:r>
        <w:rPr>
          <w:w w:val="110"/>
        </w:rPr>
        <w:t>Post</w:t>
      </w:r>
      <w:r>
        <w:rPr>
          <w:spacing w:val="-1"/>
          <w:w w:val="110"/>
        </w:rPr>
        <w:t xml:space="preserve"> </w:t>
      </w:r>
      <w:r>
        <w:rPr>
          <w:w w:val="110"/>
        </w:rPr>
        <w:t>uses</w:t>
      </w:r>
      <w:r>
        <w:rPr>
          <w:spacing w:val="-1"/>
          <w:w w:val="110"/>
        </w:rPr>
        <w:t xml:space="preserve"> </w:t>
      </w:r>
      <w:r>
        <w:rPr>
          <w:w w:val="110"/>
        </w:rPr>
        <w:t>a</w:t>
      </w:r>
      <w:r>
        <w:rPr>
          <w:spacing w:val="-1"/>
          <w:w w:val="110"/>
        </w:rPr>
        <w:t xml:space="preserve"> </w:t>
      </w:r>
      <w:r>
        <w:rPr>
          <w:w w:val="110"/>
        </w:rPr>
        <w:t>variety</w:t>
      </w:r>
      <w:r>
        <w:rPr>
          <w:spacing w:val="-1"/>
          <w:w w:val="110"/>
        </w:rPr>
        <w:t xml:space="preserve"> </w:t>
      </w:r>
      <w:r>
        <w:rPr>
          <w:w w:val="110"/>
        </w:rPr>
        <w:t>of</w:t>
      </w:r>
      <w:r>
        <w:rPr>
          <w:spacing w:val="-1"/>
          <w:w w:val="110"/>
        </w:rPr>
        <w:t xml:space="preserve"> </w:t>
      </w:r>
      <w:r>
        <w:rPr>
          <w:w w:val="110"/>
        </w:rPr>
        <w:t>different</w:t>
      </w:r>
      <w:r>
        <w:rPr>
          <w:spacing w:val="-1"/>
          <w:w w:val="110"/>
        </w:rPr>
        <w:t xml:space="preserve"> </w:t>
      </w:r>
      <w:r>
        <w:rPr>
          <w:w w:val="110"/>
        </w:rPr>
        <w:t>devices</w:t>
      </w:r>
      <w:r>
        <w:rPr>
          <w:spacing w:val="-1"/>
          <w:w w:val="110"/>
        </w:rPr>
        <w:t xml:space="preserve"> </w:t>
      </w:r>
      <w:r>
        <w:rPr>
          <w:w w:val="110"/>
        </w:rPr>
        <w:t>and</w:t>
      </w:r>
      <w:r>
        <w:rPr>
          <w:spacing w:val="-1"/>
          <w:w w:val="110"/>
        </w:rPr>
        <w:t xml:space="preserve"> </w:t>
      </w:r>
      <w:r>
        <w:rPr>
          <w:w w:val="110"/>
        </w:rPr>
        <w:t>especially</w:t>
      </w:r>
      <w:r>
        <w:rPr>
          <w:spacing w:val="-1"/>
          <w:w w:val="110"/>
        </w:rPr>
        <w:t xml:space="preserve"> </w:t>
      </w:r>
      <w:r>
        <w:rPr>
          <w:w w:val="110"/>
        </w:rPr>
        <w:t>hardware</w:t>
      </w:r>
      <w:r>
        <w:rPr>
          <w:spacing w:val="-1"/>
          <w:w w:val="110"/>
        </w:rPr>
        <w:t xml:space="preserve"> </w:t>
      </w:r>
      <w:r>
        <w:rPr>
          <w:w w:val="110"/>
        </w:rPr>
        <w:t>vendors, and that naturally leads to a very large number of data entities that must be stored.</w:t>
      </w:r>
      <w:r>
        <w:rPr>
          <w:spacing w:val="40"/>
          <w:w w:val="110"/>
        </w:rPr>
        <w:t xml:space="preserve"> </w:t>
      </w:r>
      <w:r>
        <w:rPr>
          <w:w w:val="110"/>
        </w:rPr>
        <w:t>Although re-searching</w:t>
      </w:r>
      <w:r>
        <w:rPr>
          <w:spacing w:val="-8"/>
          <w:w w:val="110"/>
        </w:rPr>
        <w:t xml:space="preserve"> </w:t>
      </w:r>
      <w:r>
        <w:rPr>
          <w:w w:val="110"/>
        </w:rPr>
        <w:t>the</w:t>
      </w:r>
      <w:r>
        <w:rPr>
          <w:spacing w:val="-8"/>
          <w:w w:val="110"/>
        </w:rPr>
        <w:t xml:space="preserve"> </w:t>
      </w:r>
      <w:r>
        <w:rPr>
          <w:w w:val="110"/>
        </w:rPr>
        <w:t>actual</w:t>
      </w:r>
      <w:r>
        <w:rPr>
          <w:spacing w:val="-8"/>
          <w:w w:val="110"/>
        </w:rPr>
        <w:t xml:space="preserve"> </w:t>
      </w:r>
      <w:r>
        <w:rPr>
          <w:w w:val="110"/>
        </w:rPr>
        <w:t>number</w:t>
      </w:r>
      <w:r>
        <w:rPr>
          <w:spacing w:val="-8"/>
          <w:w w:val="110"/>
        </w:rPr>
        <w:t xml:space="preserve"> </w:t>
      </w:r>
      <w:r>
        <w:rPr>
          <w:w w:val="110"/>
        </w:rPr>
        <w:t>was</w:t>
      </w:r>
      <w:r>
        <w:rPr>
          <w:spacing w:val="-8"/>
          <w:w w:val="110"/>
        </w:rPr>
        <w:t xml:space="preserve"> </w:t>
      </w:r>
      <w:r>
        <w:rPr>
          <w:w w:val="110"/>
        </w:rPr>
        <w:t>not</w:t>
      </w:r>
      <w:r>
        <w:rPr>
          <w:spacing w:val="-8"/>
          <w:w w:val="110"/>
        </w:rPr>
        <w:t xml:space="preserve"> </w:t>
      </w:r>
      <w:r>
        <w:rPr>
          <w:w w:val="110"/>
        </w:rPr>
        <w:t>required,</w:t>
      </w:r>
      <w:r>
        <w:rPr>
          <w:spacing w:val="-7"/>
          <w:w w:val="110"/>
        </w:rPr>
        <w:t xml:space="preserve"> </w:t>
      </w:r>
      <w:r>
        <w:rPr>
          <w:w w:val="110"/>
        </w:rPr>
        <w:t>it</w:t>
      </w:r>
      <w:r>
        <w:rPr>
          <w:spacing w:val="-8"/>
          <w:w w:val="110"/>
        </w:rPr>
        <w:t xml:space="preserve"> </w:t>
      </w:r>
      <w:r>
        <w:rPr>
          <w:w w:val="110"/>
        </w:rPr>
        <w:t>can</w:t>
      </w:r>
      <w:r>
        <w:rPr>
          <w:spacing w:val="-8"/>
          <w:w w:val="110"/>
        </w:rPr>
        <w:t xml:space="preserve"> </w:t>
      </w:r>
      <w:r>
        <w:rPr>
          <w:w w:val="110"/>
        </w:rPr>
        <w:t>be</w:t>
      </w:r>
      <w:r>
        <w:rPr>
          <w:spacing w:val="-8"/>
          <w:w w:val="110"/>
        </w:rPr>
        <w:t xml:space="preserve"> </w:t>
      </w:r>
      <w:r>
        <w:rPr>
          <w:w w:val="110"/>
        </w:rPr>
        <w:t>estimated</w:t>
      </w:r>
      <w:r>
        <w:rPr>
          <w:spacing w:val="-8"/>
          <w:w w:val="110"/>
        </w:rPr>
        <w:t xml:space="preserve"> </w:t>
      </w:r>
      <w:r>
        <w:rPr>
          <w:w w:val="110"/>
        </w:rPr>
        <w:t>that</w:t>
      </w:r>
      <w:r>
        <w:rPr>
          <w:spacing w:val="-7"/>
          <w:w w:val="110"/>
        </w:rPr>
        <w:t xml:space="preserve"> </w:t>
      </w:r>
      <w:r>
        <w:rPr>
          <w:w w:val="110"/>
        </w:rPr>
        <w:t>over</w:t>
      </w:r>
      <w:r>
        <w:rPr>
          <w:spacing w:val="-8"/>
          <w:w w:val="110"/>
        </w:rPr>
        <w:t xml:space="preserve"> </w:t>
      </w:r>
      <w:commentRangeStart w:id="151"/>
      <w:r>
        <w:rPr>
          <w:w w:val="110"/>
        </w:rPr>
        <w:t>X</w:t>
      </w:r>
      <w:commentRangeEnd w:id="151"/>
      <w:r w:rsidR="007E4531">
        <w:rPr>
          <w:rStyle w:val="CommentReference"/>
          <w:spacing w:val="-8"/>
          <w:w w:val="110"/>
          <w:sz w:val="22"/>
          <w:szCs w:val="22"/>
        </w:rPr>
        <w:commentReference w:id="151"/>
      </w:r>
      <w:r>
        <w:rPr>
          <w:spacing w:val="-8"/>
          <w:w w:val="110"/>
        </w:rPr>
        <w:t xml:space="preserve"> </w:t>
      </w:r>
      <w:r>
        <w:rPr>
          <w:w w:val="110"/>
        </w:rPr>
        <w:t>data</w:t>
      </w:r>
      <w:r>
        <w:rPr>
          <w:spacing w:val="-8"/>
          <w:w w:val="110"/>
        </w:rPr>
        <w:t xml:space="preserve"> </w:t>
      </w:r>
      <w:r>
        <w:rPr>
          <w:w w:val="110"/>
        </w:rPr>
        <w:t>entities</w:t>
      </w:r>
      <w:r>
        <w:rPr>
          <w:spacing w:val="-8"/>
          <w:w w:val="110"/>
        </w:rPr>
        <w:t xml:space="preserve"> </w:t>
      </w:r>
      <w:r>
        <w:rPr>
          <w:w w:val="110"/>
        </w:rPr>
        <w:t>flow</w:t>
      </w:r>
      <w:r>
        <w:rPr>
          <w:spacing w:val="-8"/>
          <w:w w:val="110"/>
        </w:rPr>
        <w:t xml:space="preserve"> </w:t>
      </w:r>
      <w:r>
        <w:rPr>
          <w:spacing w:val="-4"/>
          <w:w w:val="110"/>
        </w:rPr>
        <w:t>from</w:t>
      </w:r>
    </w:p>
    <w:p w14:paraId="077BB432" w14:textId="77777777" w:rsidR="00C220EB" w:rsidRDefault="00C220EB">
      <w:pPr>
        <w:pStyle w:val="BodyText"/>
        <w:spacing w:line="249" w:lineRule="auto"/>
        <w:jc w:val="both"/>
        <w:sectPr w:rsidR="00C220EB">
          <w:headerReference w:type="even" r:id="rId106"/>
          <w:headerReference w:type="default" r:id="rId107"/>
          <w:footerReference w:type="even" r:id="rId108"/>
          <w:footerReference w:type="default" r:id="rId109"/>
          <w:pgSz w:w="11910" w:h="16840"/>
          <w:pgMar w:top="440" w:right="0" w:bottom="1720" w:left="708" w:header="227" w:footer="1540" w:gutter="0"/>
          <w:pgNumType w:start="43"/>
          <w:cols w:space="720"/>
        </w:sectPr>
      </w:pPr>
    </w:p>
    <w:p w14:paraId="077BB433" w14:textId="77777777" w:rsidR="00C220EB" w:rsidRDefault="00C220EB">
      <w:pPr>
        <w:pStyle w:val="BodyText"/>
        <w:spacing w:before="159"/>
      </w:pPr>
    </w:p>
    <w:p w14:paraId="077BB434" w14:textId="77777777" w:rsidR="00C220EB" w:rsidRDefault="00000000">
      <w:pPr>
        <w:pStyle w:val="BodyText"/>
        <w:ind w:left="687"/>
        <w:jc w:val="both"/>
      </w:pPr>
      <w:r>
        <w:rPr>
          <w:w w:val="115"/>
        </w:rPr>
        <w:t>the</w:t>
      </w:r>
      <w:r>
        <w:rPr>
          <w:spacing w:val="-16"/>
          <w:w w:val="115"/>
        </w:rPr>
        <w:t xml:space="preserve"> </w:t>
      </w:r>
      <w:r>
        <w:rPr>
          <w:w w:val="115"/>
        </w:rPr>
        <w:t>scanners</w:t>
      </w:r>
      <w:r>
        <w:rPr>
          <w:spacing w:val="-15"/>
          <w:w w:val="115"/>
        </w:rPr>
        <w:t xml:space="preserve"> </w:t>
      </w:r>
      <w:r>
        <w:rPr>
          <w:w w:val="115"/>
        </w:rPr>
        <w:t>into</w:t>
      </w:r>
      <w:r>
        <w:rPr>
          <w:spacing w:val="-16"/>
          <w:w w:val="115"/>
        </w:rPr>
        <w:t xml:space="preserve"> </w:t>
      </w:r>
      <w:r>
        <w:rPr>
          <w:w w:val="115"/>
        </w:rPr>
        <w:t>the</w:t>
      </w:r>
      <w:r>
        <w:rPr>
          <w:spacing w:val="-15"/>
          <w:w w:val="115"/>
        </w:rPr>
        <w:t xml:space="preserve"> </w:t>
      </w:r>
      <w:r>
        <w:rPr>
          <w:spacing w:val="-4"/>
          <w:w w:val="115"/>
        </w:rPr>
        <w:t>DWH.</w:t>
      </w:r>
    </w:p>
    <w:p w14:paraId="077BB435" w14:textId="77777777" w:rsidR="00C220EB" w:rsidRDefault="00000000">
      <w:pPr>
        <w:pStyle w:val="BodyText"/>
        <w:spacing w:before="124" w:line="252" w:lineRule="auto"/>
        <w:ind w:left="687" w:right="848" w:hanging="279"/>
        <w:jc w:val="both"/>
      </w:pPr>
      <w:r>
        <w:rPr>
          <w:rFonts w:ascii="Lucida Sans Unicode" w:hAnsi="Lucida Sans Unicode"/>
          <w:color w:val="FAC300"/>
          <w:w w:val="110"/>
          <w:position w:val="2"/>
        </w:rPr>
        <w:t xml:space="preserve">▶ </w:t>
      </w:r>
      <w:r>
        <w:rPr>
          <w:rFonts w:ascii="Cambria" w:hAnsi="Cambria"/>
          <w:b/>
          <w:w w:val="110"/>
        </w:rPr>
        <w:t>Initial</w:t>
      </w:r>
      <w:r>
        <w:rPr>
          <w:rFonts w:ascii="Cambria" w:hAnsi="Cambria"/>
          <w:b/>
          <w:spacing w:val="-11"/>
          <w:w w:val="110"/>
        </w:rPr>
        <w:t xml:space="preserve"> </w:t>
      </w:r>
      <w:r>
        <w:rPr>
          <w:rFonts w:ascii="Cambria" w:hAnsi="Cambria"/>
          <w:b/>
          <w:w w:val="110"/>
        </w:rPr>
        <w:t>data</w:t>
      </w:r>
      <w:r>
        <w:rPr>
          <w:rFonts w:ascii="Cambria" w:hAnsi="Cambria"/>
          <w:b/>
          <w:spacing w:val="-11"/>
          <w:w w:val="110"/>
        </w:rPr>
        <w:t xml:space="preserve"> </w:t>
      </w:r>
      <w:r>
        <w:rPr>
          <w:rFonts w:ascii="Cambria" w:hAnsi="Cambria"/>
          <w:b/>
          <w:w w:val="110"/>
        </w:rPr>
        <w:t>storage</w:t>
      </w:r>
      <w:r>
        <w:rPr>
          <w:w w:val="110"/>
        </w:rPr>
        <w:t>: The</w:t>
      </w:r>
      <w:r>
        <w:rPr>
          <w:spacing w:val="-14"/>
          <w:w w:val="110"/>
        </w:rPr>
        <w:t xml:space="preserve"> </w:t>
      </w:r>
      <w:r>
        <w:rPr>
          <w:w w:val="110"/>
        </w:rPr>
        <w:t>scan</w:t>
      </w:r>
      <w:r>
        <w:rPr>
          <w:spacing w:val="-14"/>
          <w:w w:val="110"/>
        </w:rPr>
        <w:t xml:space="preserve"> </w:t>
      </w:r>
      <w:r>
        <w:rPr>
          <w:w w:val="110"/>
        </w:rPr>
        <w:t>events</w:t>
      </w:r>
      <w:r>
        <w:rPr>
          <w:spacing w:val="-14"/>
          <w:w w:val="110"/>
        </w:rPr>
        <w:t xml:space="preserve"> </w:t>
      </w:r>
      <w:r>
        <w:rPr>
          <w:w w:val="110"/>
        </w:rPr>
        <w:t>are</w:t>
      </w:r>
      <w:r>
        <w:rPr>
          <w:spacing w:val="-14"/>
          <w:w w:val="110"/>
        </w:rPr>
        <w:t xml:space="preserve"> </w:t>
      </w:r>
      <w:r>
        <w:rPr>
          <w:w w:val="110"/>
        </w:rPr>
        <w:t>first</w:t>
      </w:r>
      <w:r>
        <w:rPr>
          <w:spacing w:val="-14"/>
          <w:w w:val="110"/>
        </w:rPr>
        <w:t xml:space="preserve"> </w:t>
      </w:r>
      <w:r>
        <w:rPr>
          <w:w w:val="110"/>
        </w:rPr>
        <w:t>saved</w:t>
      </w:r>
      <w:r>
        <w:rPr>
          <w:spacing w:val="-14"/>
          <w:w w:val="110"/>
        </w:rPr>
        <w:t xml:space="preserve"> </w:t>
      </w:r>
      <w:r>
        <w:rPr>
          <w:w w:val="110"/>
        </w:rPr>
        <w:t>in</w:t>
      </w:r>
      <w:r>
        <w:rPr>
          <w:spacing w:val="-14"/>
          <w:w w:val="110"/>
        </w:rPr>
        <w:t xml:space="preserve"> </w:t>
      </w:r>
      <w:r>
        <w:rPr>
          <w:w w:val="110"/>
        </w:rPr>
        <w:t>AWS</w:t>
      </w:r>
      <w:r>
        <w:rPr>
          <w:spacing w:val="-14"/>
          <w:w w:val="110"/>
        </w:rPr>
        <w:t xml:space="preserve"> </w:t>
      </w:r>
      <w:r>
        <w:rPr>
          <w:w w:val="110"/>
        </w:rPr>
        <w:t>S3.</w:t>
      </w:r>
      <w:r>
        <w:rPr>
          <w:spacing w:val="11"/>
          <w:w w:val="110"/>
        </w:rPr>
        <w:t xml:space="preserve"> </w:t>
      </w:r>
      <w:r>
        <w:rPr>
          <w:w w:val="110"/>
        </w:rPr>
        <w:t>At</w:t>
      </w:r>
      <w:r>
        <w:rPr>
          <w:spacing w:val="-14"/>
          <w:w w:val="110"/>
        </w:rPr>
        <w:t xml:space="preserve"> </w:t>
      </w:r>
      <w:r>
        <w:rPr>
          <w:w w:val="110"/>
        </w:rPr>
        <w:t>first</w:t>
      </w:r>
      <w:r>
        <w:rPr>
          <w:spacing w:val="-14"/>
          <w:w w:val="110"/>
        </w:rPr>
        <w:t xml:space="preserve"> </w:t>
      </w:r>
      <w:r>
        <w:rPr>
          <w:w w:val="110"/>
        </w:rPr>
        <w:t>glance</w:t>
      </w:r>
      <w:r>
        <w:rPr>
          <w:spacing w:val="-14"/>
          <w:w w:val="110"/>
        </w:rPr>
        <w:t xml:space="preserve"> </w:t>
      </w:r>
      <w:r>
        <w:rPr>
          <w:w w:val="110"/>
        </w:rPr>
        <w:t>this</w:t>
      </w:r>
      <w:r>
        <w:rPr>
          <w:spacing w:val="-14"/>
          <w:w w:val="110"/>
        </w:rPr>
        <w:t xml:space="preserve"> </w:t>
      </w:r>
      <w:r>
        <w:rPr>
          <w:w w:val="110"/>
        </w:rPr>
        <w:t>might</w:t>
      </w:r>
      <w:r>
        <w:rPr>
          <w:spacing w:val="-14"/>
          <w:w w:val="110"/>
        </w:rPr>
        <w:t xml:space="preserve"> </w:t>
      </w:r>
      <w:r>
        <w:rPr>
          <w:w w:val="110"/>
        </w:rPr>
        <w:t>be</w:t>
      </w:r>
      <w:r>
        <w:rPr>
          <w:spacing w:val="-14"/>
          <w:w w:val="110"/>
        </w:rPr>
        <w:t xml:space="preserve"> </w:t>
      </w:r>
      <w:r>
        <w:rPr>
          <w:w w:val="110"/>
        </w:rPr>
        <w:t>a</w:t>
      </w:r>
      <w:r>
        <w:rPr>
          <w:spacing w:val="-14"/>
          <w:w w:val="110"/>
        </w:rPr>
        <w:t xml:space="preserve"> </w:t>
      </w:r>
      <w:r>
        <w:rPr>
          <w:w w:val="110"/>
        </w:rPr>
        <w:t>very unusual</w:t>
      </w:r>
      <w:r>
        <w:rPr>
          <w:spacing w:val="-10"/>
          <w:w w:val="110"/>
        </w:rPr>
        <w:t xml:space="preserve"> </w:t>
      </w:r>
      <w:r>
        <w:rPr>
          <w:w w:val="110"/>
        </w:rPr>
        <w:t>choice,</w:t>
      </w:r>
      <w:r>
        <w:rPr>
          <w:spacing w:val="-9"/>
          <w:w w:val="110"/>
        </w:rPr>
        <w:t xml:space="preserve"> </w:t>
      </w:r>
      <w:r>
        <w:rPr>
          <w:w w:val="110"/>
        </w:rPr>
        <w:t>but</w:t>
      </w:r>
      <w:r>
        <w:rPr>
          <w:spacing w:val="-10"/>
          <w:w w:val="110"/>
        </w:rPr>
        <w:t xml:space="preserve"> </w:t>
      </w:r>
      <w:r>
        <w:rPr>
          <w:w w:val="110"/>
        </w:rPr>
        <w:t>the</w:t>
      </w:r>
      <w:r>
        <w:rPr>
          <w:spacing w:val="-10"/>
          <w:w w:val="110"/>
        </w:rPr>
        <w:t xml:space="preserve"> </w:t>
      </w:r>
      <w:r>
        <w:rPr>
          <w:w w:val="110"/>
        </w:rPr>
        <w:t>reasons</w:t>
      </w:r>
      <w:r>
        <w:rPr>
          <w:spacing w:val="-10"/>
          <w:w w:val="110"/>
        </w:rPr>
        <w:t xml:space="preserve"> </w:t>
      </w:r>
      <w:r>
        <w:rPr>
          <w:w w:val="110"/>
        </w:rPr>
        <w:t>make</w:t>
      </w:r>
      <w:r>
        <w:rPr>
          <w:spacing w:val="-10"/>
          <w:w w:val="110"/>
        </w:rPr>
        <w:t xml:space="preserve"> </w:t>
      </w:r>
      <w:r>
        <w:rPr>
          <w:w w:val="110"/>
        </w:rPr>
        <w:t>sense. First,</w:t>
      </w:r>
      <w:r>
        <w:rPr>
          <w:spacing w:val="-9"/>
          <w:w w:val="110"/>
        </w:rPr>
        <w:t xml:space="preserve"> </w:t>
      </w:r>
      <w:r>
        <w:rPr>
          <w:w w:val="110"/>
        </w:rPr>
        <w:t>the</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has</w:t>
      </w:r>
      <w:r>
        <w:rPr>
          <w:spacing w:val="-10"/>
          <w:w w:val="110"/>
        </w:rPr>
        <w:t xml:space="preserve"> </w:t>
      </w:r>
      <w:r>
        <w:rPr>
          <w:w w:val="110"/>
        </w:rPr>
        <w:t>a</w:t>
      </w:r>
      <w:r>
        <w:rPr>
          <w:spacing w:val="-10"/>
          <w:w w:val="110"/>
        </w:rPr>
        <w:t xml:space="preserve"> </w:t>
      </w:r>
      <w:r>
        <w:rPr>
          <w:w w:val="110"/>
        </w:rPr>
        <w:t>cloud</w:t>
      </w:r>
      <w:r>
        <w:rPr>
          <w:spacing w:val="-10"/>
          <w:w w:val="110"/>
        </w:rPr>
        <w:t xml:space="preserve"> </w:t>
      </w:r>
      <w:r>
        <w:rPr>
          <w:w w:val="110"/>
        </w:rPr>
        <w:t>strategy</w:t>
      </w:r>
      <w:r>
        <w:rPr>
          <w:spacing w:val="-10"/>
          <w:w w:val="110"/>
        </w:rPr>
        <w:t xml:space="preserve"> </w:t>
      </w:r>
      <w:r>
        <w:rPr>
          <w:w w:val="110"/>
        </w:rPr>
        <w:t>which</w:t>
      </w:r>
      <w:r>
        <w:rPr>
          <w:spacing w:val="-10"/>
          <w:w w:val="110"/>
        </w:rPr>
        <w:t xml:space="preserve"> </w:t>
      </w:r>
      <w:r>
        <w:rPr>
          <w:w w:val="110"/>
        </w:rPr>
        <w:t xml:space="preserve">includes </w:t>
      </w:r>
      <w:r>
        <w:t xml:space="preserve">AWS as a service provider; hence the choice of AWS is no surprise. But more importantly, Amazon S3 </w:t>
      </w:r>
      <w:r>
        <w:rPr>
          <w:w w:val="110"/>
        </w:rPr>
        <w:t>(Simple</w:t>
      </w:r>
      <w:r>
        <w:rPr>
          <w:spacing w:val="-16"/>
          <w:w w:val="110"/>
        </w:rPr>
        <w:t xml:space="preserve"> </w:t>
      </w:r>
      <w:r>
        <w:rPr>
          <w:w w:val="110"/>
        </w:rPr>
        <w:t>Storage</w:t>
      </w:r>
      <w:r>
        <w:rPr>
          <w:spacing w:val="-15"/>
          <w:w w:val="110"/>
        </w:rPr>
        <w:t xml:space="preserve"> </w:t>
      </w:r>
      <w:r>
        <w:rPr>
          <w:w w:val="110"/>
        </w:rPr>
        <w:t>Service)</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object</w:t>
      </w:r>
      <w:r>
        <w:rPr>
          <w:spacing w:val="-15"/>
          <w:w w:val="110"/>
        </w:rPr>
        <w:t xml:space="preserve"> </w:t>
      </w:r>
      <w:r>
        <w:rPr>
          <w:w w:val="110"/>
        </w:rPr>
        <w:t>storage</w:t>
      </w:r>
      <w:r>
        <w:rPr>
          <w:spacing w:val="-15"/>
          <w:w w:val="110"/>
        </w:rPr>
        <w:t xml:space="preserve"> </w:t>
      </w:r>
      <w:r>
        <w:rPr>
          <w:w w:val="110"/>
        </w:rPr>
        <w:t>service</w:t>
      </w:r>
      <w:r>
        <w:rPr>
          <w:spacing w:val="-15"/>
          <w:w w:val="110"/>
        </w:rPr>
        <w:t xml:space="preserve"> </w:t>
      </w:r>
      <w:r>
        <w:rPr>
          <w:w w:val="110"/>
        </w:rPr>
        <w:t>of</w:t>
      </w:r>
      <w:r>
        <w:rPr>
          <w:spacing w:val="-16"/>
          <w:w w:val="110"/>
        </w:rPr>
        <w:t xml:space="preserve"> </w:t>
      </w:r>
      <w:r>
        <w:rPr>
          <w:w w:val="110"/>
        </w:rPr>
        <w:t>AWS.</w:t>
      </w:r>
      <w:r>
        <w:rPr>
          <w:spacing w:val="-15"/>
          <w:w w:val="110"/>
        </w:rPr>
        <w:t xml:space="preserve"> </w:t>
      </w:r>
      <w:r>
        <w:rPr>
          <w:w w:val="110"/>
        </w:rPr>
        <w:t>Exactly</w:t>
      </w:r>
      <w:r>
        <w:rPr>
          <w:spacing w:val="-15"/>
          <w:w w:val="110"/>
        </w:rPr>
        <w:t xml:space="preserve"> </w:t>
      </w:r>
      <w:r>
        <w:rPr>
          <w:w w:val="110"/>
        </w:rPr>
        <w:t>which</w:t>
      </w:r>
      <w:r>
        <w:rPr>
          <w:spacing w:val="-15"/>
          <w:w w:val="110"/>
        </w:rPr>
        <w:t xml:space="preserve"> </w:t>
      </w:r>
      <w:r>
        <w:rPr>
          <w:w w:val="110"/>
        </w:rPr>
        <w:t>data</w:t>
      </w:r>
      <w:r>
        <w:rPr>
          <w:spacing w:val="-15"/>
          <w:w w:val="110"/>
        </w:rPr>
        <w:t xml:space="preserve"> </w:t>
      </w:r>
      <w:r>
        <w:rPr>
          <w:w w:val="110"/>
        </w:rPr>
        <w:t>are</w:t>
      </w:r>
      <w:r>
        <w:rPr>
          <w:spacing w:val="-15"/>
          <w:w w:val="110"/>
        </w:rPr>
        <w:t xml:space="preserve"> </w:t>
      </w:r>
      <w:r>
        <w:rPr>
          <w:w w:val="110"/>
        </w:rPr>
        <w:t>stored</w:t>
      </w:r>
      <w:r>
        <w:rPr>
          <w:spacing w:val="-15"/>
          <w:w w:val="110"/>
        </w:rPr>
        <w:t xml:space="preserve"> </w:t>
      </w:r>
      <w:r>
        <w:rPr>
          <w:w w:val="110"/>
        </w:rPr>
        <w:t>here</w:t>
      </w:r>
      <w:r>
        <w:rPr>
          <w:spacing w:val="-15"/>
          <w:w w:val="110"/>
        </w:rPr>
        <w:t xml:space="preserve"> </w:t>
      </w:r>
      <w:r>
        <w:rPr>
          <w:w w:val="110"/>
        </w:rPr>
        <w:t>and how is addressed in a following section.</w:t>
      </w:r>
    </w:p>
    <w:p w14:paraId="077BB436" w14:textId="77777777" w:rsidR="00C220EB" w:rsidRDefault="00000000">
      <w:pPr>
        <w:pStyle w:val="BodyText"/>
        <w:spacing w:before="99" w:line="252"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Kafka</w:t>
      </w:r>
      <w:r>
        <w:rPr>
          <w:rFonts w:ascii="Cambria" w:hAnsi="Cambria"/>
          <w:b/>
          <w:spacing w:val="-13"/>
          <w:w w:val="110"/>
        </w:rPr>
        <w:t xml:space="preserve"> </w:t>
      </w:r>
      <w:r>
        <w:rPr>
          <w:rFonts w:ascii="Cambria" w:hAnsi="Cambria"/>
          <w:b/>
          <w:w w:val="110"/>
        </w:rPr>
        <w:t>ingestion</w:t>
      </w:r>
      <w:r>
        <w:rPr>
          <w:w w:val="110"/>
        </w:rPr>
        <w:t>:</w:t>
      </w:r>
      <w:r>
        <w:rPr>
          <w:spacing w:val="-15"/>
          <w:w w:val="110"/>
        </w:rPr>
        <w:t xml:space="preserve"> </w:t>
      </w:r>
      <w:r>
        <w:rPr>
          <w:w w:val="110"/>
        </w:rPr>
        <w:t>Apache</w:t>
      </w:r>
      <w:r>
        <w:rPr>
          <w:spacing w:val="-15"/>
          <w:w w:val="110"/>
        </w:rPr>
        <w:t xml:space="preserve"> </w:t>
      </w:r>
      <w:r>
        <w:rPr>
          <w:w w:val="110"/>
        </w:rPr>
        <w:t>Kafka</w:t>
      </w:r>
      <w:r>
        <w:rPr>
          <w:spacing w:val="-15"/>
          <w:w w:val="110"/>
        </w:rPr>
        <w:t xml:space="preserve"> </w:t>
      </w:r>
      <w:r>
        <w:rPr>
          <w:w w:val="110"/>
        </w:rPr>
        <w:t>is</w:t>
      </w:r>
      <w:r>
        <w:rPr>
          <w:spacing w:val="-15"/>
          <w:w w:val="110"/>
        </w:rPr>
        <w:t xml:space="preserve"> </w:t>
      </w:r>
      <w:r>
        <w:rPr>
          <w:w w:val="110"/>
        </w:rPr>
        <w:t>an</w:t>
      </w:r>
      <w:r>
        <w:rPr>
          <w:spacing w:val="-16"/>
          <w:w w:val="110"/>
        </w:rPr>
        <w:t xml:space="preserve"> </w:t>
      </w:r>
      <w:r>
        <w:rPr>
          <w:w w:val="110"/>
        </w:rPr>
        <w:t>open-source</w:t>
      </w:r>
      <w:r>
        <w:rPr>
          <w:spacing w:val="-15"/>
          <w:w w:val="110"/>
        </w:rPr>
        <w:t xml:space="preserve"> </w:t>
      </w:r>
      <w:r>
        <w:rPr>
          <w:w w:val="110"/>
        </w:rPr>
        <w:t>distributed</w:t>
      </w:r>
      <w:r>
        <w:rPr>
          <w:spacing w:val="-15"/>
          <w:w w:val="110"/>
        </w:rPr>
        <w:t xml:space="preserve"> </w:t>
      </w:r>
      <w:r>
        <w:rPr>
          <w:w w:val="110"/>
        </w:rPr>
        <w:t>event</w:t>
      </w:r>
      <w:r>
        <w:rPr>
          <w:spacing w:val="-15"/>
          <w:w w:val="110"/>
        </w:rPr>
        <w:t xml:space="preserve"> </w:t>
      </w:r>
      <w:r>
        <w:rPr>
          <w:w w:val="110"/>
        </w:rPr>
        <w:t>streaming</w:t>
      </w:r>
      <w:r>
        <w:rPr>
          <w:spacing w:val="-15"/>
          <w:w w:val="110"/>
        </w:rPr>
        <w:t xml:space="preserve"> </w:t>
      </w:r>
      <w:r>
        <w:rPr>
          <w:w w:val="110"/>
        </w:rPr>
        <w:t>platform</w:t>
      </w:r>
      <w:r>
        <w:rPr>
          <w:spacing w:val="-15"/>
          <w:w w:val="110"/>
        </w:rPr>
        <w:t xml:space="preserve"> </w:t>
      </w:r>
      <w:r>
        <w:rPr>
          <w:w w:val="110"/>
        </w:rPr>
        <w:t>designed</w:t>
      </w:r>
      <w:r>
        <w:rPr>
          <w:spacing w:val="-15"/>
          <w:w w:val="110"/>
        </w:rPr>
        <w:t xml:space="preserve"> </w:t>
      </w:r>
      <w:r>
        <w:rPr>
          <w:w w:val="110"/>
        </w:rPr>
        <w:t xml:space="preserve">for </w:t>
      </w:r>
      <w:r>
        <w:rPr>
          <w:spacing w:val="-2"/>
          <w:w w:val="115"/>
        </w:rPr>
        <w:t>high-throughput, fault-tolerant, real-time</w:t>
      </w:r>
      <w:r>
        <w:rPr>
          <w:spacing w:val="-4"/>
          <w:w w:val="115"/>
        </w:rPr>
        <w:t xml:space="preserve"> </w:t>
      </w:r>
      <w:r>
        <w:rPr>
          <w:spacing w:val="-2"/>
          <w:w w:val="115"/>
        </w:rPr>
        <w:t>data</w:t>
      </w:r>
      <w:r>
        <w:rPr>
          <w:spacing w:val="-4"/>
          <w:w w:val="115"/>
        </w:rPr>
        <w:t xml:space="preserve"> </w:t>
      </w:r>
      <w:r>
        <w:rPr>
          <w:spacing w:val="-2"/>
          <w:w w:val="115"/>
        </w:rPr>
        <w:t>pipelines</w:t>
      </w:r>
      <w:r>
        <w:rPr>
          <w:spacing w:val="-4"/>
          <w:w w:val="115"/>
        </w:rPr>
        <w:t xml:space="preserve"> </w:t>
      </w:r>
      <w:r>
        <w:rPr>
          <w:spacing w:val="-2"/>
          <w:w w:val="115"/>
        </w:rPr>
        <w:t>and</w:t>
      </w:r>
      <w:r>
        <w:rPr>
          <w:spacing w:val="-4"/>
          <w:w w:val="115"/>
        </w:rPr>
        <w:t xml:space="preserve"> </w:t>
      </w:r>
      <w:r>
        <w:rPr>
          <w:spacing w:val="-2"/>
          <w:w w:val="115"/>
        </w:rPr>
        <w:t>event-driven</w:t>
      </w:r>
      <w:r>
        <w:rPr>
          <w:spacing w:val="-4"/>
          <w:w w:val="115"/>
        </w:rPr>
        <w:t xml:space="preserve"> </w:t>
      </w:r>
      <w:r>
        <w:rPr>
          <w:spacing w:val="-2"/>
          <w:w w:val="115"/>
        </w:rPr>
        <w:t>architectures.The</w:t>
      </w:r>
      <w:r>
        <w:rPr>
          <w:spacing w:val="-4"/>
          <w:w w:val="115"/>
        </w:rPr>
        <w:t xml:space="preserve"> </w:t>
      </w:r>
      <w:r>
        <w:rPr>
          <w:spacing w:val="-2"/>
          <w:w w:val="115"/>
        </w:rPr>
        <w:t xml:space="preserve">Swiss </w:t>
      </w:r>
      <w:r>
        <w:rPr>
          <w:w w:val="115"/>
        </w:rPr>
        <w:t>Post</w:t>
      </w:r>
      <w:r>
        <w:rPr>
          <w:spacing w:val="-13"/>
          <w:w w:val="115"/>
        </w:rPr>
        <w:t xml:space="preserve"> </w:t>
      </w:r>
      <w:r>
        <w:rPr>
          <w:w w:val="115"/>
        </w:rPr>
        <w:t>[</w:t>
      </w:r>
      <w:r>
        <w:rPr>
          <w:spacing w:val="-13"/>
          <w:w w:val="115"/>
        </w:rPr>
        <w:t xml:space="preserve"> </w:t>
      </w:r>
      <w:r>
        <w:rPr>
          <w:w w:val="115"/>
        </w:rPr>
        <w:t>operates</w:t>
      </w:r>
      <w:r>
        <w:rPr>
          <w:spacing w:val="-13"/>
          <w:w w:val="115"/>
        </w:rPr>
        <w:t xml:space="preserve"> </w:t>
      </w:r>
      <w:r>
        <w:rPr>
          <w:w w:val="115"/>
        </w:rPr>
        <w:t>a</w:t>
      </w:r>
      <w:r>
        <w:rPr>
          <w:spacing w:val="-13"/>
          <w:w w:val="115"/>
        </w:rPr>
        <w:t xml:space="preserve"> </w:t>
      </w:r>
      <w:r>
        <w:rPr>
          <w:w w:val="115"/>
        </w:rPr>
        <w:t>Kafka</w:t>
      </w:r>
      <w:r>
        <w:rPr>
          <w:spacing w:val="-13"/>
          <w:w w:val="115"/>
        </w:rPr>
        <w:t xml:space="preserve"> </w:t>
      </w:r>
      <w:r>
        <w:rPr>
          <w:w w:val="115"/>
        </w:rPr>
        <w:t>environment</w:t>
      </w:r>
      <w:r>
        <w:rPr>
          <w:spacing w:val="-13"/>
          <w:w w:val="115"/>
        </w:rPr>
        <w:t xml:space="preserve"> </w:t>
      </w:r>
      <w:r>
        <w:rPr>
          <w:w w:val="115"/>
        </w:rPr>
        <w:t>in</w:t>
      </w:r>
      <w:r>
        <w:rPr>
          <w:spacing w:val="-13"/>
          <w:w w:val="115"/>
        </w:rPr>
        <w:t xml:space="preserve"> </w:t>
      </w:r>
      <w:r>
        <w:rPr>
          <w:w w:val="115"/>
        </w:rPr>
        <w:t>its</w:t>
      </w:r>
      <w:r>
        <w:rPr>
          <w:spacing w:val="-13"/>
          <w:w w:val="115"/>
        </w:rPr>
        <w:t xml:space="preserve"> </w:t>
      </w:r>
      <w:r>
        <w:rPr>
          <w:w w:val="115"/>
        </w:rPr>
        <w:t>down</w:t>
      </w:r>
      <w:r>
        <w:rPr>
          <w:spacing w:val="-13"/>
          <w:w w:val="115"/>
        </w:rPr>
        <w:t xml:space="preserve"> </w:t>
      </w:r>
      <w:r>
        <w:rPr>
          <w:w w:val="115"/>
        </w:rPr>
        <w:t>data</w:t>
      </w:r>
      <w:r>
        <w:rPr>
          <w:spacing w:val="-13"/>
          <w:w w:val="115"/>
        </w:rPr>
        <w:t xml:space="preserve"> </w:t>
      </w:r>
      <w:r>
        <w:rPr>
          <w:w w:val="115"/>
        </w:rPr>
        <w:t>centers</w:t>
      </w:r>
      <w:r>
        <w:rPr>
          <w:spacing w:val="-13"/>
          <w:w w:val="115"/>
        </w:rPr>
        <w:t xml:space="preserve"> </w:t>
      </w:r>
      <w:r>
        <w:rPr>
          <w:w w:val="115"/>
        </w:rPr>
        <w:t>]</w:t>
      </w:r>
      <w:r>
        <w:rPr>
          <w:spacing w:val="-13"/>
          <w:w w:val="115"/>
        </w:rPr>
        <w:t xml:space="preserve"> </w:t>
      </w:r>
      <w:r>
        <w:rPr>
          <w:w w:val="115"/>
        </w:rPr>
        <w:t>[</w:t>
      </w:r>
      <w:r>
        <w:rPr>
          <w:spacing w:val="-13"/>
          <w:w w:val="115"/>
        </w:rPr>
        <w:t xml:space="preserve"> </w:t>
      </w:r>
      <w:r>
        <w:rPr>
          <w:w w:val="115"/>
        </w:rPr>
        <w:t>uses</w:t>
      </w:r>
      <w:r>
        <w:rPr>
          <w:spacing w:val="-13"/>
          <w:w w:val="115"/>
        </w:rPr>
        <w:t xml:space="preserve"> </w:t>
      </w:r>
      <w:r>
        <w:rPr>
          <w:w w:val="115"/>
        </w:rPr>
        <w:t>the</w:t>
      </w:r>
      <w:r>
        <w:rPr>
          <w:spacing w:val="-13"/>
          <w:w w:val="115"/>
        </w:rPr>
        <w:t xml:space="preserve"> </w:t>
      </w:r>
      <w:r>
        <w:rPr>
          <w:w w:val="115"/>
        </w:rPr>
        <w:t>Amazon</w:t>
      </w:r>
      <w:r>
        <w:rPr>
          <w:spacing w:val="-13"/>
          <w:w w:val="115"/>
        </w:rPr>
        <w:t xml:space="preserve"> </w:t>
      </w:r>
      <w:r>
        <w:rPr>
          <w:w w:val="115"/>
        </w:rPr>
        <w:t>MSK</w:t>
      </w:r>
      <w:r>
        <w:rPr>
          <w:spacing w:val="-13"/>
          <w:w w:val="115"/>
        </w:rPr>
        <w:t xml:space="preserve"> </w:t>
      </w:r>
      <w:r>
        <w:rPr>
          <w:w w:val="115"/>
        </w:rPr>
        <w:t>Managed Streaming</w:t>
      </w:r>
      <w:r>
        <w:rPr>
          <w:spacing w:val="-13"/>
          <w:w w:val="115"/>
        </w:rPr>
        <w:t xml:space="preserve"> </w:t>
      </w:r>
      <w:r>
        <w:rPr>
          <w:w w:val="115"/>
        </w:rPr>
        <w:t>for</w:t>
      </w:r>
      <w:r>
        <w:rPr>
          <w:spacing w:val="-13"/>
          <w:w w:val="115"/>
        </w:rPr>
        <w:t xml:space="preserve"> </w:t>
      </w:r>
      <w:r>
        <w:rPr>
          <w:w w:val="115"/>
        </w:rPr>
        <w:t>Kafka</w:t>
      </w:r>
      <w:r>
        <w:rPr>
          <w:spacing w:val="-13"/>
          <w:w w:val="115"/>
        </w:rPr>
        <w:t xml:space="preserve"> </w:t>
      </w:r>
      <w:r>
        <w:rPr>
          <w:w w:val="115"/>
        </w:rPr>
        <w:t>].</w:t>
      </w:r>
      <w:r>
        <w:rPr>
          <w:spacing w:val="24"/>
          <w:w w:val="115"/>
        </w:rPr>
        <w:t xml:space="preserve"> </w:t>
      </w:r>
      <w:r>
        <w:rPr>
          <w:w w:val="115"/>
        </w:rPr>
        <w:t>With</w:t>
      </w:r>
      <w:r>
        <w:rPr>
          <w:spacing w:val="-13"/>
          <w:w w:val="115"/>
        </w:rPr>
        <w:t xml:space="preserve"> </w:t>
      </w:r>
      <w:r>
        <w:rPr>
          <w:w w:val="115"/>
        </w:rPr>
        <w:t>this,</w:t>
      </w:r>
      <w:r>
        <w:rPr>
          <w:spacing w:val="-9"/>
          <w:w w:val="115"/>
        </w:rPr>
        <w:t xml:space="preserve"> </w:t>
      </w:r>
      <w:r>
        <w:rPr>
          <w:w w:val="115"/>
        </w:rPr>
        <w:t>so-called</w:t>
      </w:r>
      <w:r>
        <w:rPr>
          <w:spacing w:val="-13"/>
          <w:w w:val="115"/>
        </w:rPr>
        <w:t xml:space="preserve"> </w:t>
      </w:r>
      <w:r>
        <w:rPr>
          <w:w w:val="115"/>
        </w:rPr>
        <w:t>“producers”</w:t>
      </w:r>
      <w:r>
        <w:rPr>
          <w:spacing w:val="-13"/>
          <w:w w:val="115"/>
        </w:rPr>
        <w:t xml:space="preserve"> </w:t>
      </w:r>
      <w:r>
        <w:rPr>
          <w:w w:val="115"/>
        </w:rPr>
        <w:t>read</w:t>
      </w:r>
      <w:r>
        <w:rPr>
          <w:spacing w:val="-13"/>
          <w:w w:val="115"/>
        </w:rPr>
        <w:t xml:space="preserve"> </w:t>
      </w:r>
      <w:r>
        <w:rPr>
          <w:w w:val="115"/>
        </w:rPr>
        <w:t>the</w:t>
      </w:r>
      <w:r>
        <w:rPr>
          <w:spacing w:val="-13"/>
          <w:w w:val="115"/>
        </w:rPr>
        <w:t xml:space="preserve"> </w:t>
      </w:r>
      <w:r>
        <w:rPr>
          <w:w w:val="115"/>
        </w:rPr>
        <w:t>data</w:t>
      </w:r>
      <w:r>
        <w:rPr>
          <w:spacing w:val="-13"/>
          <w:w w:val="115"/>
        </w:rPr>
        <w:t xml:space="preserve"> </w:t>
      </w:r>
      <w:r>
        <w:rPr>
          <w:w w:val="115"/>
        </w:rPr>
        <w:t>from</w:t>
      </w:r>
      <w:r>
        <w:rPr>
          <w:spacing w:val="-13"/>
          <w:w w:val="115"/>
        </w:rPr>
        <w:t xml:space="preserve"> </w:t>
      </w:r>
      <w:r>
        <w:rPr>
          <w:w w:val="115"/>
        </w:rPr>
        <w:t>the</w:t>
      </w:r>
      <w:r>
        <w:rPr>
          <w:spacing w:val="-13"/>
          <w:w w:val="115"/>
        </w:rPr>
        <w:t xml:space="preserve"> </w:t>
      </w:r>
      <w:r>
        <w:rPr>
          <w:w w:val="115"/>
        </w:rPr>
        <w:t>initial</w:t>
      </w:r>
      <w:r>
        <w:rPr>
          <w:spacing w:val="-13"/>
          <w:w w:val="115"/>
        </w:rPr>
        <w:t xml:space="preserve"> </w:t>
      </w:r>
      <w:r>
        <w:rPr>
          <w:w w:val="115"/>
        </w:rPr>
        <w:t>storage</w:t>
      </w:r>
      <w:r>
        <w:rPr>
          <w:spacing w:val="-13"/>
          <w:w w:val="115"/>
        </w:rPr>
        <w:t xml:space="preserve"> </w:t>
      </w:r>
      <w:r>
        <w:rPr>
          <w:w w:val="115"/>
        </w:rPr>
        <w:t xml:space="preserve">and </w:t>
      </w:r>
      <w:r>
        <w:rPr>
          <w:w w:val="110"/>
        </w:rPr>
        <w:t>ingest it into Kafka “topics,” to which other systems can “subscribe” and obtain the data.</w:t>
      </w:r>
    </w:p>
    <w:p w14:paraId="077BB437" w14:textId="77777777" w:rsidR="00C220EB" w:rsidRDefault="00000000">
      <w:pPr>
        <w:pStyle w:val="BodyText"/>
        <w:spacing w:before="110" w:line="230" w:lineRule="auto"/>
        <w:ind w:left="687" w:right="848" w:hanging="279"/>
        <w:jc w:val="both"/>
      </w:pPr>
      <w:r>
        <w:rPr>
          <w:rFonts w:ascii="Lucida Sans Unicode" w:hAnsi="Lucida Sans Unicode"/>
          <w:color w:val="FAC300"/>
          <w:w w:val="105"/>
          <w:position w:val="2"/>
        </w:rPr>
        <w:t>▶</w:t>
      </w:r>
      <w:r>
        <w:rPr>
          <w:rFonts w:ascii="Lucida Sans Unicode" w:hAnsi="Lucida Sans Unicode"/>
          <w:color w:val="FAC300"/>
          <w:spacing w:val="-19"/>
          <w:w w:val="105"/>
          <w:position w:val="2"/>
        </w:rPr>
        <w:t xml:space="preserve"> </w:t>
      </w:r>
      <w:r>
        <w:rPr>
          <w:rFonts w:ascii="Cambria" w:hAnsi="Cambria"/>
          <w:b/>
          <w:w w:val="105"/>
        </w:rPr>
        <w:t>Data</w:t>
      </w:r>
      <w:r>
        <w:rPr>
          <w:rFonts w:ascii="Cambria" w:hAnsi="Cambria"/>
          <w:b/>
          <w:spacing w:val="-12"/>
          <w:w w:val="105"/>
        </w:rPr>
        <w:t xml:space="preserve"> </w:t>
      </w:r>
      <w:r>
        <w:rPr>
          <w:rFonts w:ascii="Cambria" w:hAnsi="Cambria"/>
          <w:b/>
          <w:w w:val="105"/>
        </w:rPr>
        <w:t>delivery</w:t>
      </w:r>
      <w:r>
        <w:rPr>
          <w:rFonts w:ascii="Cambria" w:hAnsi="Cambria"/>
          <w:b/>
          <w:spacing w:val="-13"/>
          <w:w w:val="105"/>
        </w:rPr>
        <w:t xml:space="preserve"> </w:t>
      </w:r>
      <w:r>
        <w:rPr>
          <w:rFonts w:ascii="Cambria" w:hAnsi="Cambria"/>
          <w:b/>
          <w:w w:val="105"/>
        </w:rPr>
        <w:t>to</w:t>
      </w:r>
      <w:r>
        <w:rPr>
          <w:rFonts w:ascii="Cambria" w:hAnsi="Cambria"/>
          <w:b/>
          <w:spacing w:val="-13"/>
          <w:w w:val="105"/>
        </w:rPr>
        <w:t xml:space="preserve"> </w:t>
      </w:r>
      <w:r>
        <w:rPr>
          <w:rFonts w:ascii="Cambria" w:hAnsi="Cambria"/>
          <w:b/>
          <w:w w:val="105"/>
        </w:rPr>
        <w:t>DWH</w:t>
      </w:r>
      <w:r>
        <w:rPr>
          <w:w w:val="105"/>
        </w:rPr>
        <w:t>:</w:t>
      </w:r>
      <w:r>
        <w:rPr>
          <w:spacing w:val="-14"/>
          <w:w w:val="105"/>
        </w:rPr>
        <w:t xml:space="preserve"> </w:t>
      </w:r>
      <w:r>
        <w:rPr>
          <w:w w:val="105"/>
        </w:rPr>
        <w:t>Kafka</w:t>
      </w:r>
      <w:r>
        <w:rPr>
          <w:spacing w:val="-15"/>
          <w:w w:val="105"/>
        </w:rPr>
        <w:t xml:space="preserve"> </w:t>
      </w:r>
      <w:r>
        <w:rPr>
          <w:w w:val="105"/>
        </w:rPr>
        <w:t>consumers</w:t>
      </w:r>
      <w:r>
        <w:rPr>
          <w:spacing w:val="-14"/>
          <w:w w:val="105"/>
        </w:rPr>
        <w:t xml:space="preserve"> </w:t>
      </w:r>
      <w:r>
        <w:rPr>
          <w:w w:val="105"/>
        </w:rPr>
        <w:t>ingest</w:t>
      </w:r>
      <w:r>
        <w:rPr>
          <w:spacing w:val="-15"/>
          <w:w w:val="105"/>
        </w:rPr>
        <w:t xml:space="preserve"> </w:t>
      </w:r>
      <w:r>
        <w:rPr>
          <w:w w:val="105"/>
        </w:rPr>
        <w:t>the</w:t>
      </w:r>
      <w:r>
        <w:rPr>
          <w:spacing w:val="-14"/>
          <w:w w:val="105"/>
        </w:rPr>
        <w:t xml:space="preserve"> </w:t>
      </w:r>
      <w:r>
        <w:rPr>
          <w:w w:val="105"/>
        </w:rPr>
        <w:t>events</w:t>
      </w:r>
      <w:r>
        <w:rPr>
          <w:spacing w:val="-15"/>
          <w:w w:val="105"/>
        </w:rPr>
        <w:t xml:space="preserve"> </w:t>
      </w:r>
      <w:r>
        <w:rPr>
          <w:w w:val="105"/>
        </w:rPr>
        <w:t>into</w:t>
      </w:r>
      <w:r>
        <w:rPr>
          <w:spacing w:val="-14"/>
          <w:w w:val="105"/>
        </w:rPr>
        <w:t xml:space="preserve"> </w:t>
      </w:r>
      <w:r>
        <w:rPr>
          <w:w w:val="105"/>
        </w:rPr>
        <w:t>the</w:t>
      </w:r>
      <w:r>
        <w:rPr>
          <w:spacing w:val="-14"/>
          <w:w w:val="105"/>
        </w:rPr>
        <w:t xml:space="preserve"> </w:t>
      </w:r>
      <w:r>
        <w:rPr>
          <w:w w:val="105"/>
        </w:rPr>
        <w:t>DWH</w:t>
      </w:r>
      <w:r>
        <w:rPr>
          <w:spacing w:val="-15"/>
          <w:w w:val="105"/>
        </w:rPr>
        <w:t xml:space="preserve"> </w:t>
      </w:r>
      <w:r>
        <w:rPr>
          <w:w w:val="105"/>
        </w:rPr>
        <w:t>LS</w:t>
      </w:r>
      <w:r>
        <w:rPr>
          <w:spacing w:val="-14"/>
          <w:w w:val="105"/>
        </w:rPr>
        <w:t xml:space="preserve"> </w:t>
      </w:r>
      <w:r>
        <w:rPr>
          <w:w w:val="105"/>
        </w:rPr>
        <w:t>OPS</w:t>
      </w:r>
      <w:r>
        <w:rPr>
          <w:spacing w:val="-15"/>
          <w:w w:val="105"/>
        </w:rPr>
        <w:t xml:space="preserve"> </w:t>
      </w:r>
      <w:r>
        <w:rPr>
          <w:w w:val="105"/>
        </w:rPr>
        <w:t>raw</w:t>
      </w:r>
      <w:r>
        <w:rPr>
          <w:spacing w:val="-14"/>
          <w:w w:val="105"/>
        </w:rPr>
        <w:t xml:space="preserve"> </w:t>
      </w:r>
      <w:r>
        <w:rPr>
          <w:w w:val="105"/>
        </w:rPr>
        <w:t>data</w:t>
      </w:r>
      <w:r>
        <w:rPr>
          <w:spacing w:val="-15"/>
          <w:w w:val="105"/>
        </w:rPr>
        <w:t xml:space="preserve"> </w:t>
      </w:r>
      <w:r>
        <w:rPr>
          <w:w w:val="105"/>
        </w:rPr>
        <w:t>layer.</w:t>
      </w:r>
      <w:r>
        <w:rPr>
          <w:spacing w:val="-1"/>
          <w:w w:val="105"/>
        </w:rPr>
        <w:t xml:space="preserve"> </w:t>
      </w:r>
      <w:r>
        <w:rPr>
          <w:w w:val="105"/>
        </w:rPr>
        <w:t>Which is the first</w:t>
      </w:r>
      <w:r>
        <w:rPr>
          <w:spacing w:val="1"/>
          <w:w w:val="105"/>
        </w:rPr>
        <w:t xml:space="preserve"> </w:t>
      </w:r>
      <w:r>
        <w:rPr>
          <w:w w:val="105"/>
        </w:rPr>
        <w:t>storage</w:t>
      </w:r>
      <w:r>
        <w:rPr>
          <w:spacing w:val="1"/>
          <w:w w:val="105"/>
        </w:rPr>
        <w:t xml:space="preserve"> </w:t>
      </w:r>
      <w:r>
        <w:rPr>
          <w:w w:val="105"/>
        </w:rPr>
        <w:t>layer</w:t>
      </w:r>
      <w:r>
        <w:rPr>
          <w:spacing w:val="-1"/>
          <w:w w:val="105"/>
        </w:rPr>
        <w:t xml:space="preserve"> </w:t>
      </w:r>
      <w:r>
        <w:rPr>
          <w:w w:val="105"/>
        </w:rPr>
        <w:t>in</w:t>
      </w:r>
      <w:r>
        <w:rPr>
          <w:spacing w:val="1"/>
          <w:w w:val="105"/>
        </w:rPr>
        <w:t xml:space="preserve"> </w:t>
      </w:r>
      <w:r>
        <w:rPr>
          <w:w w:val="105"/>
        </w:rPr>
        <w:t>this</w:t>
      </w:r>
      <w:r>
        <w:rPr>
          <w:spacing w:val="1"/>
          <w:w w:val="105"/>
        </w:rPr>
        <w:t xml:space="preserve"> </w:t>
      </w:r>
      <w:r>
        <w:rPr>
          <w:w w:val="105"/>
        </w:rPr>
        <w:t>teams AWS S3</w:t>
      </w:r>
      <w:r>
        <w:rPr>
          <w:spacing w:val="1"/>
          <w:w w:val="105"/>
        </w:rPr>
        <w:t xml:space="preserve"> </w:t>
      </w:r>
      <w:r>
        <w:rPr>
          <w:w w:val="105"/>
        </w:rPr>
        <w:t>account,</w:t>
      </w:r>
      <w:r>
        <w:rPr>
          <w:spacing w:val="3"/>
          <w:w w:val="105"/>
        </w:rPr>
        <w:t xml:space="preserve"> </w:t>
      </w:r>
      <w:r>
        <w:rPr>
          <w:w w:val="105"/>
        </w:rPr>
        <w:t>saving</w:t>
      </w:r>
      <w:r>
        <w:rPr>
          <w:spacing w:val="1"/>
          <w:w w:val="105"/>
        </w:rPr>
        <w:t xml:space="preserve"> </w:t>
      </w:r>
      <w:r>
        <w:rPr>
          <w:w w:val="105"/>
        </w:rPr>
        <w:t>the data as</w:t>
      </w:r>
      <w:r>
        <w:rPr>
          <w:spacing w:val="1"/>
          <w:w w:val="105"/>
        </w:rPr>
        <w:t xml:space="preserve"> </w:t>
      </w:r>
      <w:r>
        <w:rPr>
          <w:w w:val="105"/>
        </w:rPr>
        <w:t>recieved</w:t>
      </w:r>
      <w:r>
        <w:rPr>
          <w:spacing w:val="-1"/>
          <w:w w:val="105"/>
        </w:rPr>
        <w:t xml:space="preserve"> </w:t>
      </w:r>
      <w:r>
        <w:rPr>
          <w:w w:val="105"/>
        </w:rPr>
        <w:t>from</w:t>
      </w:r>
      <w:r>
        <w:rPr>
          <w:spacing w:val="1"/>
          <w:w w:val="105"/>
        </w:rPr>
        <w:t xml:space="preserve"> </w:t>
      </w:r>
      <w:r>
        <w:rPr>
          <w:w w:val="105"/>
        </w:rPr>
        <w:t>Apache</w:t>
      </w:r>
      <w:r>
        <w:rPr>
          <w:spacing w:val="1"/>
          <w:w w:val="105"/>
        </w:rPr>
        <w:t xml:space="preserve"> </w:t>
      </w:r>
      <w:r>
        <w:rPr>
          <w:spacing w:val="-2"/>
          <w:w w:val="105"/>
        </w:rPr>
        <w:t>Kafka.</w:t>
      </w:r>
    </w:p>
    <w:p w14:paraId="077BB438" w14:textId="77777777" w:rsidR="00C220EB" w:rsidRDefault="00000000">
      <w:pPr>
        <w:pStyle w:val="BodyText"/>
        <w:spacing w:before="40"/>
        <w:rPr>
          <w:sz w:val="20"/>
        </w:rPr>
      </w:pPr>
      <w:r>
        <w:rPr>
          <w:noProof/>
          <w:sz w:val="20"/>
        </w:rPr>
        <w:drawing>
          <wp:anchor distT="0" distB="0" distL="0" distR="0" simplePos="0" relativeHeight="487601664" behindDoc="1" locked="0" layoutInCell="1" allowOverlap="1" wp14:anchorId="077BB852" wp14:editId="077BB853">
            <wp:simplePos x="0" y="0"/>
            <wp:positionH relativeFrom="page">
              <wp:posOffset>1171854</wp:posOffset>
            </wp:positionH>
            <wp:positionV relativeFrom="paragraph">
              <wp:posOffset>186722</wp:posOffset>
            </wp:positionV>
            <wp:extent cx="5169419" cy="2216181"/>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10" cstate="print"/>
                    <a:stretch>
                      <a:fillRect/>
                    </a:stretch>
                  </pic:blipFill>
                  <pic:spPr>
                    <a:xfrm>
                      <a:off x="0" y="0"/>
                      <a:ext cx="5169419" cy="2216181"/>
                    </a:xfrm>
                    <a:prstGeom prst="rect">
                      <a:avLst/>
                    </a:prstGeom>
                  </pic:spPr>
                </pic:pic>
              </a:graphicData>
            </a:graphic>
          </wp:anchor>
        </w:drawing>
      </w:r>
    </w:p>
    <w:p w14:paraId="077BB439" w14:textId="77777777" w:rsidR="00C220EB" w:rsidRDefault="00C220EB">
      <w:pPr>
        <w:pStyle w:val="BodyText"/>
        <w:spacing w:before="6"/>
      </w:pPr>
    </w:p>
    <w:p w14:paraId="077BB43A"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4.9.:</w:t>
      </w:r>
      <w:r>
        <w:rPr>
          <w:rFonts w:ascii="Arial"/>
          <w:b/>
          <w:color w:val="697D90"/>
          <w:spacing w:val="4"/>
          <w:sz w:val="18"/>
        </w:rPr>
        <w:t xml:space="preserve"> </w:t>
      </w:r>
      <w:r>
        <w:rPr>
          <w:rFonts w:ascii="Arial"/>
          <w:color w:val="697D90"/>
          <w:sz w:val="18"/>
        </w:rPr>
        <w:t>An</w:t>
      </w:r>
      <w:r>
        <w:rPr>
          <w:rFonts w:ascii="Arial"/>
          <w:color w:val="697D90"/>
          <w:spacing w:val="1"/>
          <w:sz w:val="18"/>
        </w:rPr>
        <w:t xml:space="preserve"> </w:t>
      </w:r>
      <w:r>
        <w:rPr>
          <w:rFonts w:ascii="Arial"/>
          <w:color w:val="697D90"/>
          <w:sz w:val="18"/>
        </w:rPr>
        <w:t>artistic</w:t>
      </w:r>
      <w:r>
        <w:rPr>
          <w:rFonts w:ascii="Arial"/>
          <w:color w:val="697D90"/>
          <w:spacing w:val="1"/>
          <w:sz w:val="18"/>
        </w:rPr>
        <w:t xml:space="preserve"> </w:t>
      </w:r>
      <w:r>
        <w:rPr>
          <w:rFonts w:ascii="Arial"/>
          <w:color w:val="697D90"/>
          <w:sz w:val="18"/>
        </w:rPr>
        <w:t>high-level</w:t>
      </w:r>
      <w:r>
        <w:rPr>
          <w:rFonts w:ascii="Arial"/>
          <w:color w:val="697D90"/>
          <w:spacing w:val="2"/>
          <w:sz w:val="18"/>
        </w:rPr>
        <w:t xml:space="preserve"> </w:t>
      </w:r>
      <w:r>
        <w:rPr>
          <w:rFonts w:ascii="Arial"/>
          <w:color w:val="697D90"/>
          <w:sz w:val="18"/>
        </w:rPr>
        <w:t>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DWH</w:t>
      </w:r>
      <w:r>
        <w:rPr>
          <w:rFonts w:ascii="Arial"/>
          <w:color w:val="697D90"/>
          <w:spacing w:val="1"/>
          <w:sz w:val="18"/>
        </w:rPr>
        <w:t xml:space="preserve"> </w:t>
      </w:r>
      <w:r>
        <w:rPr>
          <w:rFonts w:ascii="Arial"/>
          <w:color w:val="697D90"/>
          <w:sz w:val="18"/>
        </w:rPr>
        <w:t>LS</w:t>
      </w:r>
      <w:r>
        <w:rPr>
          <w:rFonts w:ascii="Arial"/>
          <w:color w:val="697D90"/>
          <w:spacing w:val="2"/>
          <w:sz w:val="18"/>
        </w:rPr>
        <w:t xml:space="preserve"> </w:t>
      </w:r>
      <w:r>
        <w:rPr>
          <w:rFonts w:ascii="Arial"/>
          <w:color w:val="697D90"/>
          <w:sz w:val="18"/>
        </w:rPr>
        <w:t>OPS</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pacing w:val="-2"/>
          <w:sz w:val="18"/>
        </w:rPr>
        <w:t>lineage</w:t>
      </w:r>
    </w:p>
    <w:p w14:paraId="077BB43B" w14:textId="77777777" w:rsidR="00C220EB" w:rsidRDefault="00C220EB">
      <w:pPr>
        <w:pStyle w:val="BodyText"/>
        <w:rPr>
          <w:rFonts w:ascii="Arial"/>
          <w:sz w:val="18"/>
        </w:rPr>
      </w:pPr>
    </w:p>
    <w:p w14:paraId="077BB43C" w14:textId="77777777" w:rsidR="00C220EB" w:rsidRDefault="00C220EB">
      <w:pPr>
        <w:pStyle w:val="BodyText"/>
        <w:spacing w:before="87"/>
        <w:rPr>
          <w:rFonts w:ascii="Arial"/>
          <w:sz w:val="18"/>
        </w:rPr>
      </w:pPr>
    </w:p>
    <w:p w14:paraId="077BB43D" w14:textId="77777777" w:rsidR="00C220EB" w:rsidRDefault="00000000">
      <w:pPr>
        <w:pStyle w:val="BodyText"/>
        <w:spacing w:line="256" w:lineRule="auto"/>
        <w:ind w:left="142" w:right="848"/>
        <w:jc w:val="both"/>
      </w:pPr>
      <w:r>
        <w:rPr>
          <w:rFonts w:ascii="Cambria"/>
          <w:b/>
        </w:rPr>
        <w:t>KEY</w:t>
      </w:r>
      <w:r>
        <w:rPr>
          <w:rFonts w:ascii="Cambria"/>
          <w:b/>
          <w:spacing w:val="25"/>
        </w:rPr>
        <w:t xml:space="preserve"> </w:t>
      </w:r>
      <w:r>
        <w:rPr>
          <w:rFonts w:ascii="Cambria"/>
          <w:b/>
        </w:rPr>
        <w:t>POINT:</w:t>
      </w:r>
      <w:r>
        <w:rPr>
          <w:rFonts w:ascii="Cambria"/>
          <w:b/>
          <w:spacing w:val="32"/>
        </w:rPr>
        <w:t xml:space="preserve"> </w:t>
      </w:r>
      <w:r>
        <w:t>From the data creating stage until the data arrives at the DWH, it passes through fo</w:t>
      </w:r>
      <w:bookmarkStart w:id="152" w:name="_bookmark90"/>
      <w:bookmarkEnd w:id="152"/>
      <w:r>
        <w:t>ur IT system</w:t>
      </w:r>
      <w:r>
        <w:rPr>
          <w:spacing w:val="40"/>
          <w:w w:val="110"/>
        </w:rPr>
        <w:t xml:space="preserve"> </w:t>
      </w:r>
      <w:r>
        <w:rPr>
          <w:w w:val="110"/>
        </w:rPr>
        <w:t>steps</w:t>
      </w:r>
      <w:r>
        <w:rPr>
          <w:spacing w:val="-8"/>
          <w:w w:val="110"/>
        </w:rPr>
        <w:t xml:space="preserve"> </w:t>
      </w:r>
      <w:r>
        <w:rPr>
          <w:w w:val="110"/>
        </w:rPr>
        <w:t>discussed</w:t>
      </w:r>
      <w:r>
        <w:rPr>
          <w:spacing w:val="-8"/>
          <w:w w:val="110"/>
        </w:rPr>
        <w:t xml:space="preserve"> </w:t>
      </w:r>
      <w:r>
        <w:rPr>
          <w:w w:val="110"/>
        </w:rPr>
        <w:t>here. This</w:t>
      </w:r>
      <w:r>
        <w:rPr>
          <w:spacing w:val="-8"/>
          <w:w w:val="110"/>
        </w:rPr>
        <w:t xml:space="preserve"> </w:t>
      </w:r>
      <w:r>
        <w:rPr>
          <w:w w:val="110"/>
        </w:rPr>
        <w:t>results</w:t>
      </w:r>
      <w:r>
        <w:rPr>
          <w:spacing w:val="-8"/>
          <w:w w:val="110"/>
        </w:rPr>
        <w:t xml:space="preserve"> </w:t>
      </w:r>
      <w:r>
        <w:rPr>
          <w:w w:val="110"/>
        </w:rPr>
        <w:t>in</w:t>
      </w:r>
      <w:r>
        <w:rPr>
          <w:spacing w:val="-8"/>
          <w:w w:val="110"/>
        </w:rPr>
        <w:t xml:space="preserve"> </w:t>
      </w:r>
      <w:r>
        <w:rPr>
          <w:w w:val="110"/>
        </w:rPr>
        <w:t>four</w:t>
      </w:r>
      <w:r>
        <w:rPr>
          <w:spacing w:val="-8"/>
          <w:w w:val="110"/>
        </w:rPr>
        <w:t xml:space="preserve"> </w:t>
      </w:r>
      <w:r>
        <w:rPr>
          <w:w w:val="110"/>
        </w:rPr>
        <w:t>potential</w:t>
      </w:r>
      <w:r>
        <w:rPr>
          <w:spacing w:val="-8"/>
          <w:w w:val="110"/>
        </w:rPr>
        <w:t xml:space="preserve"> </w:t>
      </w:r>
      <w:r>
        <w:rPr>
          <w:w w:val="110"/>
        </w:rPr>
        <w:t>sources</w:t>
      </w:r>
      <w:r>
        <w:rPr>
          <w:spacing w:val="-8"/>
          <w:w w:val="110"/>
        </w:rPr>
        <w:t xml:space="preserve"> </w:t>
      </w:r>
      <w:r>
        <w:rPr>
          <w:w w:val="110"/>
        </w:rPr>
        <w:t>of</w:t>
      </w:r>
      <w:r>
        <w:rPr>
          <w:spacing w:val="-8"/>
          <w:w w:val="110"/>
        </w:rPr>
        <w:t xml:space="preserve"> </w:t>
      </w:r>
      <w:r>
        <w:rPr>
          <w:w w:val="110"/>
        </w:rPr>
        <w:t>failure,</w:t>
      </w:r>
      <w:r>
        <w:rPr>
          <w:spacing w:val="-7"/>
          <w:w w:val="110"/>
        </w:rPr>
        <w:t xml:space="preserve"> </w:t>
      </w:r>
      <w:r>
        <w:rPr>
          <w:w w:val="110"/>
        </w:rPr>
        <w:t>in</w:t>
      </w:r>
      <w:r>
        <w:rPr>
          <w:spacing w:val="-8"/>
          <w:w w:val="110"/>
        </w:rPr>
        <w:t xml:space="preserve"> </w:t>
      </w:r>
      <w:r>
        <w:rPr>
          <w:w w:val="110"/>
        </w:rPr>
        <w:t>which</w:t>
      </w:r>
      <w:r>
        <w:rPr>
          <w:spacing w:val="-8"/>
          <w:w w:val="110"/>
        </w:rPr>
        <w:t xml:space="preserve"> </w:t>
      </w:r>
      <w:r>
        <w:rPr>
          <w:w w:val="110"/>
        </w:rPr>
        <w:t>each</w:t>
      </w:r>
      <w:r>
        <w:rPr>
          <w:spacing w:val="-8"/>
          <w:w w:val="110"/>
        </w:rPr>
        <w:t xml:space="preserve"> </w:t>
      </w:r>
      <w:r>
        <w:rPr>
          <w:w w:val="110"/>
        </w:rPr>
        <w:t>system</w:t>
      </w:r>
      <w:r>
        <w:rPr>
          <w:spacing w:val="-8"/>
          <w:w w:val="110"/>
        </w:rPr>
        <w:t xml:space="preserve"> </w:t>
      </w:r>
      <w:r>
        <w:rPr>
          <w:w w:val="110"/>
        </w:rPr>
        <w:t>is</w:t>
      </w:r>
      <w:r>
        <w:rPr>
          <w:spacing w:val="-8"/>
          <w:w w:val="110"/>
        </w:rPr>
        <w:t xml:space="preserve"> </w:t>
      </w:r>
      <w:r>
        <w:rPr>
          <w:w w:val="110"/>
        </w:rPr>
        <w:t>counted</w:t>
      </w:r>
      <w:r>
        <w:rPr>
          <w:spacing w:val="-8"/>
          <w:w w:val="110"/>
        </w:rPr>
        <w:t xml:space="preserve"> </w:t>
      </w:r>
      <w:r>
        <w:rPr>
          <w:w w:val="110"/>
        </w:rPr>
        <w:t>only once</w:t>
      </w:r>
      <w:r>
        <w:rPr>
          <w:spacing w:val="-12"/>
          <w:w w:val="110"/>
        </w:rPr>
        <w:t xml:space="preserve"> </w:t>
      </w:r>
      <w:r>
        <w:rPr>
          <w:w w:val="110"/>
        </w:rPr>
        <w:t>and</w:t>
      </w:r>
      <w:r>
        <w:rPr>
          <w:spacing w:val="-12"/>
          <w:w w:val="110"/>
        </w:rPr>
        <w:t xml:space="preserve"> </w:t>
      </w:r>
      <w:r>
        <w:rPr>
          <w:w w:val="110"/>
        </w:rPr>
        <w:t>by</w:t>
      </w:r>
      <w:r>
        <w:rPr>
          <w:spacing w:val="-12"/>
          <w:w w:val="110"/>
        </w:rPr>
        <w:t xml:space="preserve"> </w:t>
      </w:r>
      <w:r>
        <w:rPr>
          <w:w w:val="110"/>
        </w:rPr>
        <w:t>ignoring</w:t>
      </w:r>
      <w:r>
        <w:rPr>
          <w:spacing w:val="-12"/>
          <w:w w:val="110"/>
        </w:rPr>
        <w:t xml:space="preserve"> </w:t>
      </w:r>
      <w:r>
        <w:rPr>
          <w:w w:val="110"/>
        </w:rPr>
        <w:t>different</w:t>
      </w:r>
      <w:r>
        <w:rPr>
          <w:spacing w:val="-12"/>
          <w:w w:val="110"/>
        </w:rPr>
        <w:t xml:space="preserve"> </w:t>
      </w:r>
      <w:r>
        <w:rPr>
          <w:w w:val="110"/>
        </w:rPr>
        <w:t>possible</w:t>
      </w:r>
      <w:r>
        <w:rPr>
          <w:spacing w:val="-12"/>
          <w:w w:val="110"/>
        </w:rPr>
        <w:t xml:space="preserve"> </w:t>
      </w:r>
      <w:r>
        <w:rPr>
          <w:w w:val="110"/>
        </w:rPr>
        <w:t>errors</w:t>
      </w:r>
      <w:r>
        <w:rPr>
          <w:spacing w:val="-12"/>
          <w:w w:val="110"/>
        </w:rPr>
        <w:t xml:space="preserve"> </w:t>
      </w:r>
      <w:r>
        <w:rPr>
          <w:w w:val="110"/>
        </w:rPr>
        <w:t>per</w:t>
      </w:r>
      <w:r>
        <w:rPr>
          <w:spacing w:val="-12"/>
          <w:w w:val="110"/>
        </w:rPr>
        <w:t xml:space="preserve"> </w:t>
      </w:r>
      <w:r>
        <w:rPr>
          <w:w w:val="110"/>
        </w:rPr>
        <w:t>step.</w:t>
      </w:r>
      <w:r>
        <w:rPr>
          <w:spacing w:val="8"/>
          <w:w w:val="110"/>
        </w:rPr>
        <w:t xml:space="preserve"> </w:t>
      </w:r>
      <w:r>
        <w:rPr>
          <w:w w:val="110"/>
        </w:rPr>
        <w:t>This</w:t>
      </w:r>
      <w:r>
        <w:rPr>
          <w:spacing w:val="-12"/>
          <w:w w:val="110"/>
        </w:rPr>
        <w:t xml:space="preserve"> </w:t>
      </w:r>
      <w:r>
        <w:rPr>
          <w:w w:val="110"/>
        </w:rPr>
        <w:t>landscape</w:t>
      </w:r>
      <w:r>
        <w:rPr>
          <w:spacing w:val="-12"/>
          <w:w w:val="110"/>
        </w:rPr>
        <w:t xml:space="preserve"> </w:t>
      </w:r>
      <w:r>
        <w:rPr>
          <w:w w:val="110"/>
        </w:rPr>
        <w:t>makes</w:t>
      </w:r>
      <w:r>
        <w:rPr>
          <w:spacing w:val="-12"/>
          <w:w w:val="110"/>
        </w:rPr>
        <w:t xml:space="preserve"> </w:t>
      </w:r>
      <w:r>
        <w:rPr>
          <w:w w:val="110"/>
        </w:rPr>
        <w:t>it</w:t>
      </w:r>
      <w:r>
        <w:rPr>
          <w:spacing w:val="-12"/>
          <w:w w:val="110"/>
        </w:rPr>
        <w:t xml:space="preserve"> </w:t>
      </w:r>
      <w:r>
        <w:rPr>
          <w:w w:val="110"/>
        </w:rPr>
        <w:t>difficult</w:t>
      </w:r>
      <w:r>
        <w:rPr>
          <w:spacing w:val="-12"/>
          <w:w w:val="110"/>
        </w:rPr>
        <w:t xml:space="preserve"> </w:t>
      </w:r>
      <w:r>
        <w:rPr>
          <w:w w:val="110"/>
        </w:rPr>
        <w:t>to</w:t>
      </w:r>
      <w:r>
        <w:rPr>
          <w:spacing w:val="-12"/>
          <w:w w:val="110"/>
        </w:rPr>
        <w:t xml:space="preserve"> </w:t>
      </w:r>
      <w:r>
        <w:rPr>
          <w:w w:val="110"/>
        </w:rPr>
        <w:t>trace</w:t>
      </w:r>
      <w:r>
        <w:rPr>
          <w:spacing w:val="-12"/>
          <w:w w:val="110"/>
        </w:rPr>
        <w:t xml:space="preserve"> </w:t>
      </w:r>
      <w:r>
        <w:rPr>
          <w:w w:val="110"/>
        </w:rPr>
        <w:t>errors</w:t>
      </w:r>
      <w:r>
        <w:rPr>
          <w:spacing w:val="-12"/>
          <w:w w:val="110"/>
        </w:rPr>
        <w:t xml:space="preserve"> </w:t>
      </w:r>
      <w:r>
        <w:rPr>
          <w:w w:val="110"/>
        </w:rPr>
        <w:t>that can</w:t>
      </w:r>
      <w:r>
        <w:rPr>
          <w:spacing w:val="-2"/>
          <w:w w:val="110"/>
        </w:rPr>
        <w:t xml:space="preserve"> </w:t>
      </w:r>
      <w:r>
        <w:rPr>
          <w:w w:val="110"/>
        </w:rPr>
        <w:t>occur</w:t>
      </w:r>
      <w:r>
        <w:rPr>
          <w:spacing w:val="-2"/>
          <w:w w:val="110"/>
        </w:rPr>
        <w:t xml:space="preserve"> </w:t>
      </w:r>
      <w:r>
        <w:rPr>
          <w:w w:val="110"/>
        </w:rPr>
        <w:t>at</w:t>
      </w:r>
      <w:r>
        <w:rPr>
          <w:spacing w:val="-2"/>
          <w:w w:val="110"/>
        </w:rPr>
        <w:t xml:space="preserve"> </w:t>
      </w:r>
      <w:r>
        <w:rPr>
          <w:w w:val="110"/>
        </w:rPr>
        <w:t>any</w:t>
      </w:r>
      <w:r>
        <w:rPr>
          <w:spacing w:val="-2"/>
          <w:w w:val="110"/>
        </w:rPr>
        <w:t xml:space="preserve"> </w:t>
      </w:r>
      <w:r>
        <w:rPr>
          <w:w w:val="110"/>
        </w:rPr>
        <w:t>step. Additionally,</w:t>
      </w:r>
      <w:r>
        <w:rPr>
          <w:spacing w:val="-1"/>
          <w:w w:val="110"/>
        </w:rPr>
        <w:t xml:space="preserve"> </w:t>
      </w:r>
      <w:r>
        <w:rPr>
          <w:w w:val="110"/>
        </w:rPr>
        <w:t>the</w:t>
      </w:r>
      <w:r>
        <w:rPr>
          <w:spacing w:val="-2"/>
          <w:w w:val="110"/>
        </w:rPr>
        <w:t xml:space="preserve"> </w:t>
      </w:r>
      <w:r>
        <w:rPr>
          <w:w w:val="110"/>
        </w:rPr>
        <w:t>variety</w:t>
      </w:r>
      <w:r>
        <w:rPr>
          <w:spacing w:val="-2"/>
          <w:w w:val="110"/>
        </w:rPr>
        <w:t xml:space="preserve"> </w:t>
      </w:r>
      <w:r>
        <w:rPr>
          <w:w w:val="110"/>
        </w:rPr>
        <w:t>of</w:t>
      </w:r>
      <w:r>
        <w:rPr>
          <w:spacing w:val="-2"/>
          <w:w w:val="110"/>
        </w:rPr>
        <w:t xml:space="preserve"> </w:t>
      </w:r>
      <w:r>
        <w:rPr>
          <w:w w:val="110"/>
        </w:rPr>
        <w:t>errors</w:t>
      </w:r>
      <w:r>
        <w:rPr>
          <w:spacing w:val="-2"/>
          <w:w w:val="110"/>
        </w:rPr>
        <w:t xml:space="preserve"> </w:t>
      </w:r>
      <w:r>
        <w:rPr>
          <w:w w:val="110"/>
        </w:rPr>
        <w:t>is</w:t>
      </w:r>
      <w:r>
        <w:rPr>
          <w:spacing w:val="-2"/>
          <w:w w:val="110"/>
        </w:rPr>
        <w:t xml:space="preserve"> </w:t>
      </w:r>
      <w:r>
        <w:rPr>
          <w:w w:val="110"/>
        </w:rPr>
        <w:t>large,</w:t>
      </w:r>
      <w:r>
        <w:rPr>
          <w:spacing w:val="-2"/>
          <w:w w:val="110"/>
        </w:rPr>
        <w:t xml:space="preserve"> </w:t>
      </w:r>
      <w:r>
        <w:rPr>
          <w:w w:val="110"/>
        </w:rPr>
        <w:t>as</w:t>
      </w:r>
      <w:r>
        <w:rPr>
          <w:spacing w:val="-2"/>
          <w:w w:val="110"/>
        </w:rPr>
        <w:t xml:space="preserve"> </w:t>
      </w:r>
      <w:r>
        <w:rPr>
          <w:w w:val="110"/>
        </w:rPr>
        <w:t>they</w:t>
      </w:r>
      <w:r>
        <w:rPr>
          <w:spacing w:val="-2"/>
          <w:w w:val="110"/>
        </w:rPr>
        <w:t xml:space="preserve"> </w:t>
      </w:r>
      <w:r>
        <w:rPr>
          <w:w w:val="110"/>
        </w:rPr>
        <w:t>may</w:t>
      </w:r>
      <w:r>
        <w:rPr>
          <w:spacing w:val="-2"/>
          <w:w w:val="110"/>
        </w:rPr>
        <w:t xml:space="preserve"> </w:t>
      </w:r>
      <w:r>
        <w:rPr>
          <w:w w:val="110"/>
        </w:rPr>
        <w:t>alter</w:t>
      </w:r>
      <w:r>
        <w:rPr>
          <w:spacing w:val="-2"/>
          <w:w w:val="110"/>
        </w:rPr>
        <w:t xml:space="preserve"> </w:t>
      </w:r>
      <w:r>
        <w:rPr>
          <w:w w:val="110"/>
        </w:rPr>
        <w:t>data</w:t>
      </w:r>
      <w:r>
        <w:rPr>
          <w:spacing w:val="-2"/>
          <w:w w:val="110"/>
        </w:rPr>
        <w:t xml:space="preserve"> </w:t>
      </w:r>
      <w:r>
        <w:rPr>
          <w:w w:val="110"/>
        </w:rPr>
        <w:t>values</w:t>
      </w:r>
      <w:r>
        <w:rPr>
          <w:spacing w:val="-2"/>
          <w:w w:val="110"/>
        </w:rPr>
        <w:t xml:space="preserve"> </w:t>
      </w:r>
      <w:r>
        <w:rPr>
          <w:w w:val="110"/>
        </w:rPr>
        <w:t>or</w:t>
      </w:r>
      <w:r>
        <w:rPr>
          <w:spacing w:val="-2"/>
          <w:w w:val="110"/>
        </w:rPr>
        <w:t xml:space="preserve"> </w:t>
      </w:r>
      <w:r>
        <w:rPr>
          <w:w w:val="110"/>
        </w:rPr>
        <w:t>result</w:t>
      </w:r>
      <w:r>
        <w:rPr>
          <w:spacing w:val="-2"/>
          <w:w w:val="110"/>
        </w:rPr>
        <w:t xml:space="preserve"> </w:t>
      </w:r>
      <w:r>
        <w:rPr>
          <w:w w:val="110"/>
        </w:rPr>
        <w:t>in no data being transmitted at a given step, even though the operation of the sorting center itself continues without</w:t>
      </w:r>
      <w:r>
        <w:rPr>
          <w:spacing w:val="-6"/>
          <w:w w:val="110"/>
        </w:rPr>
        <w:t xml:space="preserve"> </w:t>
      </w:r>
      <w:r>
        <w:rPr>
          <w:w w:val="110"/>
        </w:rPr>
        <w:t>issues. Therefore,</w:t>
      </w:r>
      <w:r>
        <w:rPr>
          <w:spacing w:val="-5"/>
          <w:w w:val="110"/>
        </w:rPr>
        <w:t xml:space="preserve"> </w:t>
      </w:r>
      <w:r>
        <w:rPr>
          <w:w w:val="110"/>
        </w:rPr>
        <w:t>at</w:t>
      </w:r>
      <w:r>
        <w:rPr>
          <w:spacing w:val="-6"/>
          <w:w w:val="110"/>
        </w:rPr>
        <w:t xml:space="preserve"> </w:t>
      </w:r>
      <w:r>
        <w:rPr>
          <w:w w:val="110"/>
        </w:rPr>
        <w:t>a</w:t>
      </w:r>
      <w:r>
        <w:rPr>
          <w:spacing w:val="-6"/>
          <w:w w:val="110"/>
        </w:rPr>
        <w:t xml:space="preserve"> </w:t>
      </w:r>
      <w:r>
        <w:rPr>
          <w:w w:val="110"/>
        </w:rPr>
        <w:t>technical</w:t>
      </w:r>
      <w:r>
        <w:rPr>
          <w:spacing w:val="-6"/>
          <w:w w:val="110"/>
        </w:rPr>
        <w:t xml:space="preserve"> </w:t>
      </w:r>
      <w:r>
        <w:rPr>
          <w:w w:val="110"/>
        </w:rPr>
        <w:t>level,</w:t>
      </w:r>
      <w:r>
        <w:rPr>
          <w:spacing w:val="-5"/>
          <w:w w:val="110"/>
        </w:rPr>
        <w:t xml:space="preserve"> </w:t>
      </w:r>
      <w:r>
        <w:rPr>
          <w:w w:val="110"/>
        </w:rPr>
        <w:t>providing</w:t>
      </w:r>
      <w:r>
        <w:rPr>
          <w:spacing w:val="-6"/>
          <w:w w:val="110"/>
        </w:rPr>
        <w:t xml:space="preserve"> </w:t>
      </w:r>
      <w:r>
        <w:rPr>
          <w:w w:val="110"/>
        </w:rPr>
        <w:t>clarity</w:t>
      </w:r>
      <w:r>
        <w:rPr>
          <w:spacing w:val="-6"/>
          <w:w w:val="110"/>
        </w:rPr>
        <w:t xml:space="preserve"> </w:t>
      </w:r>
      <w:r>
        <w:rPr>
          <w:w w:val="110"/>
        </w:rPr>
        <w:t>especially</w:t>
      </w:r>
      <w:r>
        <w:rPr>
          <w:spacing w:val="-6"/>
          <w:w w:val="110"/>
        </w:rPr>
        <w:t xml:space="preserve"> </w:t>
      </w:r>
      <w:r>
        <w:rPr>
          <w:w w:val="110"/>
        </w:rPr>
        <w:t>during</w:t>
      </w:r>
      <w:r>
        <w:rPr>
          <w:spacing w:val="-6"/>
          <w:w w:val="110"/>
        </w:rPr>
        <w:t xml:space="preserve"> </w:t>
      </w:r>
      <w:r>
        <w:rPr>
          <w:w w:val="110"/>
        </w:rPr>
        <w:t>the</w:t>
      </w:r>
      <w:r>
        <w:rPr>
          <w:spacing w:val="-6"/>
          <w:w w:val="110"/>
        </w:rPr>
        <w:t xml:space="preserve"> </w:t>
      </w:r>
      <w:r>
        <w:rPr>
          <w:w w:val="110"/>
        </w:rPr>
        <w:t>operational</w:t>
      </w:r>
      <w:r>
        <w:rPr>
          <w:spacing w:val="-6"/>
          <w:w w:val="110"/>
        </w:rPr>
        <w:t xml:space="preserve"> </w:t>
      </w:r>
      <w:r>
        <w:rPr>
          <w:w w:val="110"/>
        </w:rPr>
        <w:t>aspect</w:t>
      </w:r>
      <w:r>
        <w:rPr>
          <w:spacing w:val="-6"/>
          <w:w w:val="110"/>
        </w:rPr>
        <w:t xml:space="preserve"> </w:t>
      </w:r>
      <w:r>
        <w:rPr>
          <w:w w:val="110"/>
        </w:rPr>
        <w:t>is an important key aspect of this project.</w:t>
      </w:r>
    </w:p>
    <w:p w14:paraId="077BB43E" w14:textId="77777777" w:rsidR="00C220EB" w:rsidRDefault="00000000">
      <w:pPr>
        <w:pStyle w:val="BodyText"/>
        <w:spacing w:before="162" w:line="256" w:lineRule="auto"/>
        <w:ind w:left="142" w:right="848"/>
        <w:jc w:val="both"/>
      </w:pPr>
      <w:r>
        <w:rPr>
          <w:w w:val="110"/>
        </w:rPr>
        <w:t>Finally,</w:t>
      </w:r>
      <w:r>
        <w:rPr>
          <w:spacing w:val="-5"/>
          <w:w w:val="110"/>
        </w:rPr>
        <w:t xml:space="preserve"> </w:t>
      </w:r>
      <w:r>
        <w:rPr>
          <w:w w:val="110"/>
        </w:rPr>
        <w:t>to</w:t>
      </w:r>
      <w:r>
        <w:rPr>
          <w:spacing w:val="-5"/>
          <w:w w:val="110"/>
        </w:rPr>
        <w:t xml:space="preserve"> </w:t>
      </w:r>
      <w:r>
        <w:rPr>
          <w:w w:val="110"/>
        </w:rPr>
        <w:t>complete</w:t>
      </w:r>
      <w:r>
        <w:rPr>
          <w:spacing w:val="-5"/>
          <w:w w:val="110"/>
        </w:rPr>
        <w:t xml:space="preserve"> </w:t>
      </w:r>
      <w:r>
        <w:rPr>
          <w:w w:val="110"/>
        </w:rPr>
        <w:t>the</w:t>
      </w:r>
      <w:r>
        <w:rPr>
          <w:spacing w:val="-5"/>
          <w:w w:val="110"/>
        </w:rPr>
        <w:t xml:space="preserve"> </w:t>
      </w:r>
      <w:r>
        <w:rPr>
          <w:w w:val="110"/>
        </w:rPr>
        <w:t>picture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lineage,</w:t>
      </w:r>
      <w:r>
        <w:rPr>
          <w:spacing w:val="-5"/>
          <w:w w:val="110"/>
        </w:rPr>
        <w:t xml:space="preserve"> </w:t>
      </w:r>
      <w:r>
        <w:rPr>
          <w:w w:val="110"/>
        </w:rPr>
        <w:t>one</w:t>
      </w:r>
      <w:r>
        <w:rPr>
          <w:spacing w:val="-5"/>
          <w:w w:val="110"/>
        </w:rPr>
        <w:t xml:space="preserve"> </w:t>
      </w:r>
      <w:r>
        <w:rPr>
          <w:w w:val="110"/>
        </w:rPr>
        <w:t>more</w:t>
      </w:r>
      <w:r>
        <w:rPr>
          <w:spacing w:val="-5"/>
          <w:w w:val="110"/>
        </w:rPr>
        <w:t xml:space="preserve"> </w:t>
      </w:r>
      <w:r>
        <w:rPr>
          <w:w w:val="110"/>
        </w:rPr>
        <w:t>step</w:t>
      </w:r>
      <w:r>
        <w:rPr>
          <w:spacing w:val="-5"/>
          <w:w w:val="110"/>
        </w:rPr>
        <w:t xml:space="preserve"> </w:t>
      </w:r>
      <w:r>
        <w:rPr>
          <w:w w:val="110"/>
        </w:rPr>
        <w:t>is</w:t>
      </w:r>
      <w:r>
        <w:rPr>
          <w:spacing w:val="-5"/>
          <w:w w:val="110"/>
        </w:rPr>
        <w:t xml:space="preserve"> </w:t>
      </w:r>
      <w:r>
        <w:rPr>
          <w:w w:val="110"/>
        </w:rPr>
        <w:t>relevant. After</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has</w:t>
      </w:r>
      <w:r>
        <w:rPr>
          <w:spacing w:val="-5"/>
          <w:w w:val="110"/>
        </w:rPr>
        <w:t xml:space="preserve"> </w:t>
      </w:r>
      <w:r>
        <w:rPr>
          <w:w w:val="110"/>
        </w:rPr>
        <w:t>arrived</w:t>
      </w:r>
      <w:r>
        <w:rPr>
          <w:spacing w:val="-5"/>
          <w:w w:val="110"/>
        </w:rPr>
        <w:t xml:space="preserve"> </w:t>
      </w:r>
      <w:r>
        <w:rPr>
          <w:w w:val="110"/>
        </w:rPr>
        <w:t>in the</w:t>
      </w:r>
      <w:r>
        <w:rPr>
          <w:spacing w:val="-3"/>
          <w:w w:val="110"/>
        </w:rPr>
        <w:t xml:space="preserve"> </w:t>
      </w:r>
      <w:r>
        <w:rPr>
          <w:w w:val="110"/>
        </w:rPr>
        <w:t>raw</w:t>
      </w:r>
      <w:r>
        <w:rPr>
          <w:spacing w:val="-3"/>
          <w:w w:val="110"/>
        </w:rPr>
        <w:t xml:space="preserve"> </w:t>
      </w:r>
      <w:r>
        <w:rPr>
          <w:w w:val="110"/>
        </w:rPr>
        <w:t>layer</w:t>
      </w:r>
      <w:r>
        <w:rPr>
          <w:spacing w:val="-3"/>
          <w:w w:val="110"/>
        </w:rPr>
        <w:t xml:space="preserve"> </w:t>
      </w:r>
      <w:r>
        <w:rPr>
          <w:w w:val="110"/>
        </w:rPr>
        <w:t>at</w:t>
      </w:r>
      <w:r>
        <w:rPr>
          <w:spacing w:val="-3"/>
          <w:w w:val="110"/>
        </w:rPr>
        <w:t xml:space="preserve"> </w:t>
      </w:r>
      <w:r>
        <w:rPr>
          <w:w w:val="110"/>
        </w:rPr>
        <w:t>DWH</w:t>
      </w:r>
      <w:r>
        <w:rPr>
          <w:spacing w:val="-3"/>
          <w:w w:val="110"/>
        </w:rPr>
        <w:t xml:space="preserve"> </w:t>
      </w:r>
      <w:r>
        <w:rPr>
          <w:w w:val="110"/>
        </w:rPr>
        <w:t>LS</w:t>
      </w:r>
      <w:r>
        <w:rPr>
          <w:spacing w:val="-3"/>
          <w:w w:val="110"/>
        </w:rPr>
        <w:t xml:space="preserve"> </w:t>
      </w:r>
      <w:r>
        <w:rPr>
          <w:w w:val="110"/>
        </w:rPr>
        <w:t>OPS,</w:t>
      </w:r>
      <w:r>
        <w:rPr>
          <w:spacing w:val="-3"/>
          <w:w w:val="110"/>
        </w:rPr>
        <w:t xml:space="preserve"> </w:t>
      </w:r>
      <w:r>
        <w:rPr>
          <w:w w:val="110"/>
        </w:rPr>
        <w:t>it</w:t>
      </w:r>
      <w:r>
        <w:rPr>
          <w:spacing w:val="-3"/>
          <w:w w:val="110"/>
        </w:rPr>
        <w:t xml:space="preserve"> </w:t>
      </w:r>
      <w:r>
        <w:rPr>
          <w:w w:val="110"/>
        </w:rPr>
        <w:t>must</w:t>
      </w:r>
      <w:r>
        <w:rPr>
          <w:spacing w:val="-3"/>
          <w:w w:val="110"/>
        </w:rPr>
        <w:t xml:space="preserve"> </w:t>
      </w:r>
      <w:r>
        <w:rPr>
          <w:w w:val="110"/>
        </w:rPr>
        <w:t>be</w:t>
      </w:r>
      <w:r>
        <w:rPr>
          <w:spacing w:val="-3"/>
          <w:w w:val="110"/>
        </w:rPr>
        <w:t xml:space="preserve"> </w:t>
      </w:r>
      <w:r>
        <w:rPr>
          <w:w w:val="110"/>
        </w:rPr>
        <w:t>cleaned</w:t>
      </w:r>
      <w:r>
        <w:rPr>
          <w:spacing w:val="-3"/>
          <w:w w:val="110"/>
        </w:rPr>
        <w:t xml:space="preserve"> </w:t>
      </w:r>
      <w:r>
        <w:rPr>
          <w:w w:val="110"/>
        </w:rPr>
        <w:t>and</w:t>
      </w:r>
      <w:r>
        <w:rPr>
          <w:spacing w:val="-3"/>
          <w:w w:val="110"/>
        </w:rPr>
        <w:t xml:space="preserve"> </w:t>
      </w:r>
      <w:r>
        <w:rPr>
          <w:w w:val="110"/>
        </w:rPr>
        <w:t>deduplicated.</w:t>
      </w:r>
      <w:r>
        <w:rPr>
          <w:spacing w:val="21"/>
          <w:w w:val="110"/>
        </w:rPr>
        <w:t xml:space="preserve"> </w:t>
      </w:r>
      <w:r>
        <w:rPr>
          <w:w w:val="110"/>
        </w:rPr>
        <w:t>At</w:t>
      </w:r>
      <w:r>
        <w:rPr>
          <w:spacing w:val="-3"/>
          <w:w w:val="110"/>
        </w:rPr>
        <w:t xml:space="preserve"> </w:t>
      </w:r>
      <w:r>
        <w:rPr>
          <w:w w:val="110"/>
        </w:rPr>
        <w:t>this</w:t>
      </w:r>
      <w:r>
        <w:rPr>
          <w:spacing w:val="-3"/>
          <w:w w:val="110"/>
        </w:rPr>
        <w:t xml:space="preserve"> </w:t>
      </w:r>
      <w:r>
        <w:rPr>
          <w:w w:val="110"/>
        </w:rPr>
        <w:t>step,</w:t>
      </w:r>
      <w:r>
        <w:rPr>
          <w:spacing w:val="-1"/>
          <w:w w:val="110"/>
        </w:rPr>
        <w:t xml:space="preserve"> </w:t>
      </w:r>
      <w:r>
        <w:rPr>
          <w:w w:val="110"/>
        </w:rPr>
        <w:t>differences</w:t>
      </w:r>
      <w:r>
        <w:rPr>
          <w:spacing w:val="-3"/>
          <w:w w:val="110"/>
        </w:rPr>
        <w:t xml:space="preserve"> </w:t>
      </w:r>
      <w:r>
        <w:rPr>
          <w:w w:val="110"/>
        </w:rPr>
        <w:t>in</w:t>
      </w:r>
      <w:r>
        <w:rPr>
          <w:spacing w:val="-3"/>
          <w:w w:val="110"/>
        </w:rPr>
        <w:t xml:space="preserve"> </w:t>
      </w:r>
      <w:r>
        <w:rPr>
          <w:w w:val="110"/>
        </w:rPr>
        <w:t>hardware providers</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structural</w:t>
      </w:r>
      <w:r>
        <w:rPr>
          <w:spacing w:val="-1"/>
          <w:w w:val="110"/>
        </w:rPr>
        <w:t xml:space="preserve"> </w:t>
      </w:r>
      <w:r>
        <w:rPr>
          <w:w w:val="110"/>
        </w:rPr>
        <w:t>differences</w:t>
      </w:r>
      <w:r>
        <w:rPr>
          <w:spacing w:val="-1"/>
          <w:w w:val="110"/>
        </w:rPr>
        <w:t xml:space="preserve"> </w:t>
      </w:r>
      <w:r>
        <w:rPr>
          <w:w w:val="110"/>
        </w:rPr>
        <w:t>of</w:t>
      </w:r>
      <w:r>
        <w:rPr>
          <w:spacing w:val="-1"/>
          <w:w w:val="110"/>
        </w:rPr>
        <w:t xml:space="preserve"> </w:t>
      </w:r>
      <w:r>
        <w:rPr>
          <w:w w:val="110"/>
        </w:rPr>
        <w:t>sorting</w:t>
      </w:r>
      <w:r>
        <w:rPr>
          <w:spacing w:val="-1"/>
          <w:w w:val="110"/>
        </w:rPr>
        <w:t xml:space="preserve"> </w:t>
      </w:r>
      <w:r>
        <w:rPr>
          <w:w w:val="110"/>
        </w:rPr>
        <w:t>centers</w:t>
      </w:r>
      <w:r>
        <w:rPr>
          <w:spacing w:val="-1"/>
          <w:w w:val="110"/>
        </w:rPr>
        <w:t xml:space="preserve"> </w:t>
      </w:r>
      <w:r>
        <w:rPr>
          <w:w w:val="110"/>
        </w:rPr>
        <w:t>come</w:t>
      </w:r>
      <w:r>
        <w:rPr>
          <w:spacing w:val="-1"/>
          <w:w w:val="110"/>
        </w:rPr>
        <w:t xml:space="preserve"> </w:t>
      </w:r>
      <w:r>
        <w:rPr>
          <w:w w:val="110"/>
        </w:rPr>
        <w:t>into</w:t>
      </w:r>
      <w:r>
        <w:rPr>
          <w:spacing w:val="-1"/>
          <w:w w:val="110"/>
        </w:rPr>
        <w:t xml:space="preserve"> </w:t>
      </w:r>
      <w:r>
        <w:rPr>
          <w:w w:val="110"/>
        </w:rPr>
        <w:t>effect,</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unification</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data takes</w:t>
      </w:r>
      <w:r>
        <w:rPr>
          <w:spacing w:val="-5"/>
          <w:w w:val="110"/>
        </w:rPr>
        <w:t xml:space="preserve"> </w:t>
      </w:r>
      <w:r>
        <w:rPr>
          <w:w w:val="110"/>
        </w:rPr>
        <w:t>place. All</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is</w:t>
      </w:r>
      <w:r>
        <w:rPr>
          <w:spacing w:val="-5"/>
          <w:w w:val="110"/>
        </w:rPr>
        <w:t xml:space="preserve"> </w:t>
      </w:r>
      <w:r>
        <w:rPr>
          <w:w w:val="110"/>
        </w:rPr>
        <w:t>performed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step</w:t>
      </w:r>
      <w:r>
        <w:rPr>
          <w:spacing w:val="-5"/>
          <w:w w:val="110"/>
        </w:rPr>
        <w:t xml:space="preserve"> </w:t>
      </w:r>
      <w:r>
        <w:rPr>
          <w:w w:val="110"/>
        </w:rPr>
        <w:t>towards</w:t>
      </w:r>
      <w:r>
        <w:rPr>
          <w:spacing w:val="-5"/>
          <w:w w:val="110"/>
        </w:rPr>
        <w:t xml:space="preserve"> </w:t>
      </w:r>
      <w:r>
        <w:rPr>
          <w:w w:val="110"/>
        </w:rPr>
        <w:t>the</w:t>
      </w:r>
      <w:r>
        <w:rPr>
          <w:spacing w:val="-5"/>
          <w:w w:val="110"/>
        </w:rPr>
        <w:t xml:space="preserve"> </w:t>
      </w:r>
      <w:r>
        <w:rPr>
          <w:w w:val="110"/>
        </w:rPr>
        <w:t>curated</w:t>
      </w:r>
      <w:r>
        <w:rPr>
          <w:spacing w:val="-5"/>
          <w:w w:val="110"/>
        </w:rPr>
        <w:t xml:space="preserve"> </w:t>
      </w:r>
      <w:r>
        <w:rPr>
          <w:w w:val="110"/>
        </w:rPr>
        <w:t>database</w:t>
      </w:r>
      <w:r>
        <w:rPr>
          <w:spacing w:val="-5"/>
          <w:w w:val="110"/>
        </w:rPr>
        <w:t xml:space="preserve"> </w:t>
      </w:r>
      <w:r>
        <w:rPr>
          <w:w w:val="110"/>
        </w:rPr>
        <w:t>layer,</w:t>
      </w:r>
      <w:r>
        <w:rPr>
          <w:spacing w:val="-5"/>
          <w:w w:val="110"/>
        </w:rPr>
        <w:t xml:space="preserve"> </w:t>
      </w:r>
      <w:r>
        <w:rPr>
          <w:w w:val="110"/>
        </w:rPr>
        <w:t>after</w:t>
      </w:r>
      <w:r>
        <w:rPr>
          <w:spacing w:val="-5"/>
          <w:w w:val="110"/>
        </w:rPr>
        <w:t xml:space="preserve"> </w:t>
      </w:r>
      <w:r>
        <w:rPr>
          <w:w w:val="110"/>
        </w:rPr>
        <w:t>which</w:t>
      </w:r>
      <w:r>
        <w:rPr>
          <w:spacing w:val="-5"/>
          <w:w w:val="110"/>
        </w:rPr>
        <w:t xml:space="preserve"> </w:t>
      </w:r>
      <w:r>
        <w:rPr>
          <w:w w:val="110"/>
        </w:rPr>
        <w:t>a</w:t>
      </w:r>
      <w:r>
        <w:rPr>
          <w:spacing w:val="-5"/>
          <w:w w:val="110"/>
        </w:rPr>
        <w:t xml:space="preserve"> </w:t>
      </w:r>
      <w:r>
        <w:rPr>
          <w:w w:val="110"/>
        </w:rPr>
        <w:t xml:space="preserve">reporting layer serves as the final layer from which reporting tools retrieve data as introduced in chapter </w:t>
      </w:r>
      <w:r>
        <w:rPr>
          <w:rFonts w:ascii="Cambria"/>
          <w:b/>
          <w:w w:val="110"/>
        </w:rPr>
        <w:t>??</w:t>
      </w:r>
      <w:r>
        <w:rPr>
          <w:w w:val="110"/>
        </w:rPr>
        <w:t>.</w:t>
      </w:r>
      <w:r>
        <w:rPr>
          <w:spacing w:val="40"/>
          <w:w w:val="110"/>
        </w:rPr>
        <w:t xml:space="preserve"> </w:t>
      </w:r>
      <w:r>
        <w:rPr>
          <w:w w:val="110"/>
        </w:rPr>
        <w:t>This</w:t>
      </w:r>
      <w:r>
        <w:rPr>
          <w:spacing w:val="80"/>
          <w:w w:val="110"/>
        </w:rPr>
        <w:t xml:space="preserve"> </w:t>
      </w:r>
      <w:r>
        <w:rPr>
          <w:w w:val="110"/>
        </w:rPr>
        <w:t>is illustrated here with a focus on the central step from the raw layer to the curated layer.</w:t>
      </w:r>
      <w:r>
        <w:rPr>
          <w:spacing w:val="38"/>
          <w:w w:val="110"/>
        </w:rPr>
        <w:t xml:space="preserve"> </w:t>
      </w:r>
      <w:r>
        <w:rPr>
          <w:w w:val="110"/>
        </w:rPr>
        <w:t>Even after the curated layer, there is one additional layer, namely the reporting layer.</w:t>
      </w:r>
    </w:p>
    <w:p w14:paraId="077BB43F" w14:textId="77777777" w:rsidR="00C220EB" w:rsidRDefault="00000000">
      <w:pPr>
        <w:pStyle w:val="BodyText"/>
        <w:spacing w:before="159" w:line="256" w:lineRule="auto"/>
        <w:ind w:left="142" w:right="848"/>
        <w:jc w:val="both"/>
      </w:pPr>
      <w:r>
        <w:rPr>
          <w:w w:val="110"/>
        </w:rPr>
        <w:t>The</w:t>
      </w:r>
      <w:r>
        <w:rPr>
          <w:spacing w:val="-3"/>
          <w:w w:val="110"/>
        </w:rPr>
        <w:t xml:space="preserve"> </w:t>
      </w:r>
      <w:r>
        <w:rPr>
          <w:w w:val="110"/>
        </w:rPr>
        <w:t>different</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cloud</w:t>
      </w:r>
      <w:r>
        <w:rPr>
          <w:spacing w:val="-3"/>
          <w:w w:val="110"/>
        </w:rPr>
        <w:t xml:space="preserve"> </w:t>
      </w:r>
      <w:r>
        <w:rPr>
          <w:w w:val="110"/>
        </w:rPr>
        <w:t>are</w:t>
      </w:r>
      <w:r>
        <w:rPr>
          <w:spacing w:val="-3"/>
          <w:w w:val="110"/>
        </w:rPr>
        <w:t xml:space="preserve"> </w:t>
      </w:r>
      <w:r>
        <w:rPr>
          <w:w w:val="110"/>
        </w:rPr>
        <w:t>set</w:t>
      </w:r>
      <w:r>
        <w:rPr>
          <w:spacing w:val="-4"/>
          <w:w w:val="110"/>
        </w:rPr>
        <w:t xml:space="preserve"> </w:t>
      </w:r>
      <w:r>
        <w:rPr>
          <w:w w:val="110"/>
        </w:rPr>
        <w:t>up</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structure</w:t>
      </w:r>
      <w:r>
        <w:rPr>
          <w:spacing w:val="-3"/>
          <w:w w:val="110"/>
        </w:rPr>
        <w:t xml:space="preserve"> </w:t>
      </w:r>
      <w:r>
        <w:rPr>
          <w:w w:val="110"/>
        </w:rPr>
        <w:t>similar</w:t>
      </w:r>
      <w:r>
        <w:rPr>
          <w:spacing w:val="-3"/>
          <w:w w:val="110"/>
        </w:rPr>
        <w:t xml:space="preserve"> </w:t>
      </w:r>
      <w:r>
        <w:rPr>
          <w:w w:val="110"/>
        </w:rPr>
        <w:t>to</w:t>
      </w:r>
      <w:r>
        <w:rPr>
          <w:spacing w:val="-3"/>
          <w:w w:val="110"/>
        </w:rPr>
        <w:t xml:space="preserve"> </w:t>
      </w:r>
      <w:r>
        <w:rPr>
          <w:w w:val="110"/>
        </w:rPr>
        <w:t>that</w:t>
      </w:r>
      <w:r>
        <w:rPr>
          <w:spacing w:val="-3"/>
          <w:w w:val="110"/>
        </w:rPr>
        <w:t xml:space="preserve"> </w:t>
      </w:r>
      <w:r>
        <w:rPr>
          <w:w w:val="110"/>
        </w:rPr>
        <w:t>used</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classical</w:t>
      </w:r>
      <w:r>
        <w:rPr>
          <w:spacing w:val="-3"/>
          <w:w w:val="110"/>
        </w:rPr>
        <w:t xml:space="preserve"> </w:t>
      </w:r>
      <w:r>
        <w:rPr>
          <w:w w:val="110"/>
        </w:rPr>
        <w:t>on-premises</w:t>
      </w:r>
      <w:r>
        <w:rPr>
          <w:spacing w:val="-10"/>
          <w:w w:val="110"/>
        </w:rPr>
        <w:t xml:space="preserve"> </w:t>
      </w:r>
      <w:r>
        <w:rPr>
          <w:w w:val="110"/>
        </w:rPr>
        <w:t>DWH</w:t>
      </w:r>
      <w:r>
        <w:rPr>
          <w:spacing w:val="-10"/>
          <w:w w:val="110"/>
        </w:rPr>
        <w:t xml:space="preserve"> </w:t>
      </w:r>
      <w:r>
        <w:rPr>
          <w:w w:val="110"/>
        </w:rPr>
        <w:t>at</w:t>
      </w:r>
      <w:r>
        <w:rPr>
          <w:spacing w:val="-10"/>
          <w:w w:val="110"/>
        </w:rPr>
        <w:t xml:space="preserve"> </w:t>
      </w:r>
      <w:r>
        <w:rPr>
          <w:w w:val="110"/>
        </w:rPr>
        <w:t>Swiss</w:t>
      </w:r>
      <w:r>
        <w:rPr>
          <w:spacing w:val="-10"/>
          <w:w w:val="110"/>
        </w:rPr>
        <w:t xml:space="preserve"> </w:t>
      </w:r>
      <w:r>
        <w:rPr>
          <w:w w:val="110"/>
        </w:rPr>
        <w:t>Post. This</w:t>
      </w:r>
      <w:r>
        <w:rPr>
          <w:spacing w:val="-10"/>
          <w:w w:val="110"/>
        </w:rPr>
        <w:t xml:space="preserve"> </w:t>
      </w:r>
      <w:r>
        <w:rPr>
          <w:w w:val="110"/>
        </w:rPr>
        <w:t>similarity</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on-premises</w:t>
      </w:r>
      <w:r>
        <w:rPr>
          <w:spacing w:val="-10"/>
          <w:w w:val="110"/>
        </w:rPr>
        <w:t xml:space="preserve"> </w:t>
      </w:r>
      <w:r>
        <w:rPr>
          <w:w w:val="110"/>
        </w:rPr>
        <w:t>DWH</w:t>
      </w:r>
      <w:r>
        <w:rPr>
          <w:spacing w:val="-10"/>
          <w:w w:val="110"/>
        </w:rPr>
        <w:t xml:space="preserve"> </w:t>
      </w:r>
      <w:r>
        <w:rPr>
          <w:w w:val="110"/>
        </w:rPr>
        <w:t>stems</w:t>
      </w:r>
      <w:r>
        <w:rPr>
          <w:spacing w:val="-10"/>
          <w:w w:val="110"/>
        </w:rPr>
        <w:t xml:space="preserve"> </w:t>
      </w:r>
      <w:r>
        <w:rPr>
          <w:w w:val="110"/>
        </w:rPr>
        <w:t>from</w:t>
      </w:r>
      <w:r>
        <w:rPr>
          <w:spacing w:val="-10"/>
          <w:w w:val="110"/>
        </w:rPr>
        <w:t xml:space="preserve"> </w:t>
      </w:r>
      <w:r>
        <w:rPr>
          <w:w w:val="110"/>
        </w:rPr>
        <w:t>deliberate</w:t>
      </w:r>
      <w:r>
        <w:rPr>
          <w:spacing w:val="-10"/>
          <w:w w:val="110"/>
        </w:rPr>
        <w:t xml:space="preserve"> </w:t>
      </w:r>
      <w:r>
        <w:rPr>
          <w:w w:val="110"/>
        </w:rPr>
        <w:t xml:space="preserve">architectural </w:t>
      </w:r>
      <w:r>
        <w:rPr>
          <w:w w:val="115"/>
        </w:rPr>
        <w:t>alignment.</w:t>
      </w:r>
      <w:r>
        <w:rPr>
          <w:spacing w:val="17"/>
          <w:w w:val="115"/>
        </w:rPr>
        <w:t xml:space="preserve"> </w:t>
      </w:r>
      <w:r>
        <w:rPr>
          <w:w w:val="115"/>
        </w:rPr>
        <w:t>The</w:t>
      </w:r>
      <w:r>
        <w:rPr>
          <w:spacing w:val="-15"/>
          <w:w w:val="115"/>
        </w:rPr>
        <w:t xml:space="preserve"> </w:t>
      </w:r>
      <w:r>
        <w:rPr>
          <w:w w:val="115"/>
        </w:rPr>
        <w:t>cloud</w:t>
      </w:r>
      <w:r>
        <w:rPr>
          <w:spacing w:val="-15"/>
          <w:w w:val="115"/>
        </w:rPr>
        <w:t xml:space="preserve"> </w:t>
      </w:r>
      <w:r>
        <w:rPr>
          <w:w w:val="115"/>
        </w:rPr>
        <w:t>infrastructure</w:t>
      </w:r>
      <w:r>
        <w:rPr>
          <w:spacing w:val="-14"/>
          <w:w w:val="115"/>
        </w:rPr>
        <w:t xml:space="preserve"> </w:t>
      </w:r>
      <w:r>
        <w:rPr>
          <w:w w:val="115"/>
        </w:rPr>
        <w:t>was</w:t>
      </w:r>
      <w:r>
        <w:rPr>
          <w:spacing w:val="-15"/>
          <w:w w:val="115"/>
        </w:rPr>
        <w:t xml:space="preserve"> </w:t>
      </w:r>
      <w:r>
        <w:rPr>
          <w:w w:val="115"/>
        </w:rPr>
        <w:t>built</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guidance</w:t>
      </w:r>
      <w:r>
        <w:rPr>
          <w:spacing w:val="-15"/>
          <w:w w:val="115"/>
        </w:rPr>
        <w:t xml:space="preserve"> </w:t>
      </w:r>
      <w:r>
        <w:rPr>
          <w:w w:val="115"/>
        </w:rPr>
        <w:t>of</w:t>
      </w:r>
      <w:r>
        <w:rPr>
          <w:spacing w:val="-14"/>
          <w:w w:val="115"/>
        </w:rPr>
        <w:t xml:space="preserve"> </w:t>
      </w:r>
      <w:r>
        <w:rPr>
          <w:w w:val="115"/>
        </w:rPr>
        <w:t>on-premises</w:t>
      </w:r>
      <w:r>
        <w:rPr>
          <w:spacing w:val="-15"/>
          <w:w w:val="115"/>
        </w:rPr>
        <w:t xml:space="preserve"> </w:t>
      </w:r>
      <w:r>
        <w:rPr>
          <w:w w:val="115"/>
        </w:rPr>
        <w:t>developers</w:t>
      </w:r>
      <w:r>
        <w:rPr>
          <w:spacing w:val="-15"/>
          <w:w w:val="115"/>
        </w:rPr>
        <w:t xml:space="preserve"> </w:t>
      </w:r>
      <w:r>
        <w:rPr>
          <w:w w:val="115"/>
        </w:rPr>
        <w:t>using</w:t>
      </w:r>
      <w:r>
        <w:rPr>
          <w:spacing w:val="-15"/>
          <w:w w:val="115"/>
        </w:rPr>
        <w:t xml:space="preserve"> </w:t>
      </w:r>
      <w:r>
        <w:rPr>
          <w:spacing w:val="-2"/>
          <w:w w:val="115"/>
        </w:rPr>
        <w:t>their</w:t>
      </w:r>
    </w:p>
    <w:p w14:paraId="077BB440"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441" w14:textId="77777777" w:rsidR="00C220EB" w:rsidRDefault="00C220EB">
      <w:pPr>
        <w:pStyle w:val="BodyText"/>
        <w:spacing w:before="159"/>
      </w:pPr>
    </w:p>
    <w:p w14:paraId="077BB442" w14:textId="77777777" w:rsidR="00C220EB" w:rsidRDefault="00000000">
      <w:pPr>
        <w:pStyle w:val="BodyText"/>
        <w:spacing w:line="256" w:lineRule="auto"/>
        <w:ind w:left="142" w:right="848"/>
        <w:jc w:val="both"/>
      </w:pPr>
      <w:r>
        <w:rPr>
          <w:w w:val="115"/>
        </w:rPr>
        <w:t>domain</w:t>
      </w:r>
      <w:r>
        <w:rPr>
          <w:spacing w:val="-15"/>
          <w:w w:val="115"/>
        </w:rPr>
        <w:t xml:space="preserve"> </w:t>
      </w:r>
      <w:r>
        <w:rPr>
          <w:w w:val="115"/>
        </w:rPr>
        <w:t>knowledge.</w:t>
      </w:r>
      <w:r>
        <w:rPr>
          <w:spacing w:val="15"/>
          <w:w w:val="115"/>
        </w:rPr>
        <w:t xml:space="preserve"> </w:t>
      </w:r>
      <w:r>
        <w:rPr>
          <w:w w:val="115"/>
        </w:rPr>
        <w:t>In</w:t>
      </w:r>
      <w:r>
        <w:rPr>
          <w:spacing w:val="-15"/>
          <w:w w:val="115"/>
        </w:rPr>
        <w:t xml:space="preserve"> </w:t>
      </w:r>
      <w:r>
        <w:rPr>
          <w:w w:val="115"/>
        </w:rPr>
        <w:t>this</w:t>
      </w:r>
      <w:r>
        <w:rPr>
          <w:spacing w:val="-15"/>
          <w:w w:val="115"/>
        </w:rPr>
        <w:t xml:space="preserve"> </w:t>
      </w:r>
      <w:r>
        <w:rPr>
          <w:w w:val="115"/>
        </w:rPr>
        <w:t>way,</w:t>
      </w:r>
      <w:r>
        <w:rPr>
          <w:spacing w:val="-12"/>
          <w:w w:val="115"/>
        </w:rPr>
        <w:t xml:space="preserve"> </w:t>
      </w:r>
      <w:r>
        <w:rPr>
          <w:w w:val="115"/>
        </w:rPr>
        <w:t>functional</w:t>
      </w:r>
      <w:r>
        <w:rPr>
          <w:spacing w:val="-15"/>
          <w:w w:val="115"/>
        </w:rPr>
        <w:t xml:space="preserve"> </w:t>
      </w:r>
      <w:r>
        <w:rPr>
          <w:w w:val="115"/>
        </w:rPr>
        <w:t>and</w:t>
      </w:r>
      <w:r>
        <w:rPr>
          <w:spacing w:val="-15"/>
          <w:w w:val="115"/>
        </w:rPr>
        <w:t xml:space="preserve"> </w:t>
      </w:r>
      <w:r>
        <w:rPr>
          <w:w w:val="115"/>
        </w:rPr>
        <w:t>structural</w:t>
      </w:r>
      <w:r>
        <w:rPr>
          <w:spacing w:val="-15"/>
          <w:w w:val="115"/>
        </w:rPr>
        <w:t xml:space="preserve"> </w:t>
      </w:r>
      <w:r>
        <w:rPr>
          <w:w w:val="115"/>
        </w:rPr>
        <w:t>consistency</w:t>
      </w:r>
      <w:r>
        <w:rPr>
          <w:spacing w:val="-15"/>
          <w:w w:val="115"/>
        </w:rPr>
        <w:t xml:space="preserve"> </w:t>
      </w:r>
      <w:r>
        <w:rPr>
          <w:w w:val="115"/>
        </w:rPr>
        <w:t>was</w:t>
      </w:r>
      <w:r>
        <w:rPr>
          <w:spacing w:val="-15"/>
          <w:w w:val="115"/>
        </w:rPr>
        <w:t xml:space="preserve"> </w:t>
      </w:r>
      <w:r>
        <w:rPr>
          <w:w w:val="115"/>
        </w:rPr>
        <w:t>maintained,</w:t>
      </w:r>
      <w:r>
        <w:rPr>
          <w:spacing w:val="-12"/>
          <w:w w:val="115"/>
        </w:rPr>
        <w:t xml:space="preserve"> </w:t>
      </w:r>
      <w:r>
        <w:rPr>
          <w:w w:val="115"/>
        </w:rPr>
        <w:t>as</w:t>
      </w:r>
      <w:r>
        <w:rPr>
          <w:spacing w:val="-15"/>
          <w:w w:val="115"/>
        </w:rPr>
        <w:t xml:space="preserve"> </w:t>
      </w:r>
      <w:r>
        <w:rPr>
          <w:w w:val="115"/>
        </w:rPr>
        <w:t>the</w:t>
      </w:r>
      <w:r>
        <w:rPr>
          <w:spacing w:val="-15"/>
          <w:w w:val="115"/>
        </w:rPr>
        <w:t xml:space="preserve"> </w:t>
      </w:r>
      <w:r>
        <w:rPr>
          <w:w w:val="115"/>
        </w:rPr>
        <w:t>architec-ture</w:t>
      </w:r>
      <w:r>
        <w:rPr>
          <w:spacing w:val="-15"/>
          <w:w w:val="115"/>
        </w:rPr>
        <w:t xml:space="preserve"> </w:t>
      </w:r>
      <w:r>
        <w:rPr>
          <w:w w:val="115"/>
        </w:rPr>
        <w:t>continues</w:t>
      </w:r>
      <w:r>
        <w:rPr>
          <w:spacing w:val="-16"/>
          <w:w w:val="115"/>
        </w:rPr>
        <w:t xml:space="preserve"> </w:t>
      </w:r>
      <w:r>
        <w:rPr>
          <w:w w:val="115"/>
        </w:rPr>
        <w:t>to</w:t>
      </w:r>
      <w:r>
        <w:rPr>
          <w:spacing w:val="-15"/>
          <w:w w:val="115"/>
        </w:rPr>
        <w:t xml:space="preserve"> </w:t>
      </w:r>
      <w:r>
        <w:rPr>
          <w:w w:val="115"/>
        </w:rPr>
        <w:t>follow</w:t>
      </w:r>
      <w:r>
        <w:rPr>
          <w:spacing w:val="-16"/>
          <w:w w:val="115"/>
        </w:rPr>
        <w:t xml:space="preserve"> </w:t>
      </w:r>
      <w:r>
        <w:rPr>
          <w:w w:val="115"/>
        </w:rPr>
        <w:t>the</w:t>
      </w:r>
      <w:r>
        <w:rPr>
          <w:spacing w:val="-15"/>
          <w:w w:val="115"/>
        </w:rPr>
        <w:t xml:space="preserve"> </w:t>
      </w:r>
      <w:r>
        <w:rPr>
          <w:w w:val="115"/>
        </w:rPr>
        <w:t>Kimball</w:t>
      </w:r>
      <w:r>
        <w:rPr>
          <w:spacing w:val="-15"/>
          <w:w w:val="115"/>
        </w:rPr>
        <w:t xml:space="preserve"> </w:t>
      </w:r>
      <w:r>
        <w:rPr>
          <w:w w:val="115"/>
        </w:rPr>
        <w:t>star</w:t>
      </w:r>
      <w:r>
        <w:rPr>
          <w:spacing w:val="-16"/>
          <w:w w:val="115"/>
        </w:rPr>
        <w:t xml:space="preserve"> </w:t>
      </w:r>
      <w:r>
        <w:rPr>
          <w:w w:val="115"/>
        </w:rPr>
        <w:t>schema</w:t>
      </w:r>
      <w:r>
        <w:rPr>
          <w:spacing w:val="-15"/>
          <w:w w:val="115"/>
        </w:rPr>
        <w:t xml:space="preserve"> </w:t>
      </w:r>
      <w:r>
        <w:rPr>
          <w:w w:val="115"/>
        </w:rPr>
        <w:t>and</w:t>
      </w:r>
      <w:r>
        <w:rPr>
          <w:spacing w:val="-16"/>
          <w:w w:val="115"/>
        </w:rPr>
        <w:t xml:space="preserve"> </w:t>
      </w:r>
      <w:r>
        <w:rPr>
          <w:w w:val="115"/>
        </w:rPr>
        <w:t>the</w:t>
      </w:r>
      <w:r>
        <w:rPr>
          <w:spacing w:val="-15"/>
          <w:w w:val="115"/>
        </w:rPr>
        <w:t xml:space="preserve"> </w:t>
      </w:r>
      <w:r>
        <w:rPr>
          <w:w w:val="115"/>
        </w:rPr>
        <w:t>layered</w:t>
      </w:r>
      <w:r>
        <w:rPr>
          <w:spacing w:val="-15"/>
          <w:w w:val="115"/>
        </w:rPr>
        <w:t xml:space="preserve"> </w:t>
      </w:r>
      <w:r>
        <w:rPr>
          <w:w w:val="115"/>
        </w:rPr>
        <w:t>architecture</w:t>
      </w:r>
      <w:r>
        <w:rPr>
          <w:spacing w:val="-16"/>
          <w:w w:val="115"/>
        </w:rPr>
        <w:t xml:space="preserve"> </w:t>
      </w:r>
      <w:r>
        <w:rPr>
          <w:w w:val="115"/>
        </w:rPr>
        <w:t>as</w:t>
      </w:r>
      <w:r>
        <w:rPr>
          <w:spacing w:val="-15"/>
          <w:w w:val="115"/>
        </w:rPr>
        <w:t xml:space="preserve"> </w:t>
      </w:r>
      <w:r>
        <w:rPr>
          <w:w w:val="115"/>
        </w:rPr>
        <w:t>defined</w:t>
      </w:r>
      <w:r>
        <w:rPr>
          <w:spacing w:val="-16"/>
          <w:w w:val="115"/>
        </w:rPr>
        <w:t xml:space="preserve"> </w:t>
      </w:r>
      <w:r>
        <w:rPr>
          <w:w w:val="115"/>
        </w:rPr>
        <w:t>in</w:t>
      </w:r>
      <w:r>
        <w:rPr>
          <w:spacing w:val="-15"/>
          <w:w w:val="115"/>
        </w:rPr>
        <w:t xml:space="preserve"> </w:t>
      </w:r>
      <w:r>
        <w:rPr>
          <w:w w:val="115"/>
        </w:rPr>
        <w:t>the</w:t>
      </w:r>
      <w:r>
        <w:rPr>
          <w:spacing w:val="-15"/>
          <w:w w:val="115"/>
        </w:rPr>
        <w:t xml:space="preserve"> </w:t>
      </w:r>
      <w:r>
        <w:rPr>
          <w:w w:val="115"/>
        </w:rPr>
        <w:t>Kimball technical</w:t>
      </w:r>
      <w:r>
        <w:rPr>
          <w:spacing w:val="-4"/>
          <w:w w:val="115"/>
        </w:rPr>
        <w:t xml:space="preserve"> </w:t>
      </w:r>
      <w:r>
        <w:rPr>
          <w:w w:val="115"/>
        </w:rPr>
        <w:t>architecture</w:t>
      </w:r>
      <w:r>
        <w:rPr>
          <w:spacing w:val="-4"/>
          <w:w w:val="115"/>
        </w:rPr>
        <w:t xml:space="preserve"> </w:t>
      </w:r>
      <w:r>
        <w:rPr>
          <w:w w:val="115"/>
        </w:rPr>
        <w:t>Kimball</w:t>
      </w:r>
      <w:r>
        <w:rPr>
          <w:spacing w:val="-4"/>
          <w:w w:val="115"/>
        </w:rPr>
        <w:t xml:space="preserve"> </w:t>
      </w:r>
      <w:commentRangeStart w:id="153"/>
      <w:r>
        <w:rPr>
          <w:w w:val="115"/>
        </w:rPr>
        <w:t>Group</w:t>
      </w:r>
      <w:r>
        <w:rPr>
          <w:spacing w:val="-4"/>
          <w:w w:val="115"/>
        </w:rPr>
        <w:t xml:space="preserve"> </w:t>
      </w:r>
      <w:hyperlink w:anchor="_bookmark183" w:history="1">
        <w:r>
          <w:rPr>
            <w:color w:val="000098"/>
            <w:w w:val="115"/>
          </w:rPr>
          <w:t>n.d.</w:t>
        </w:r>
      </w:hyperlink>
      <w:commentRangeEnd w:id="153"/>
      <w:r w:rsidR="00CB518B">
        <w:rPr>
          <w:rStyle w:val="CommentReference"/>
          <w:sz w:val="22"/>
          <w:szCs w:val="22"/>
        </w:rPr>
        <w:commentReference w:id="153"/>
      </w:r>
    </w:p>
    <w:p w14:paraId="077BB443" w14:textId="77777777" w:rsidR="00C220EB" w:rsidRDefault="00000000">
      <w:pPr>
        <w:pStyle w:val="BodyText"/>
        <w:spacing w:before="24"/>
        <w:rPr>
          <w:sz w:val="20"/>
        </w:rPr>
      </w:pPr>
      <w:r>
        <w:rPr>
          <w:noProof/>
          <w:sz w:val="20"/>
        </w:rPr>
        <w:drawing>
          <wp:anchor distT="0" distB="0" distL="0" distR="0" simplePos="0" relativeHeight="487602176" behindDoc="1" locked="0" layoutInCell="1" allowOverlap="1" wp14:anchorId="077BB854" wp14:editId="077BB855">
            <wp:simplePos x="0" y="0"/>
            <wp:positionH relativeFrom="page">
              <wp:posOffset>1171854</wp:posOffset>
            </wp:positionH>
            <wp:positionV relativeFrom="paragraph">
              <wp:posOffset>177063</wp:posOffset>
            </wp:positionV>
            <wp:extent cx="5206648" cy="5239226"/>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11" cstate="print"/>
                    <a:stretch>
                      <a:fillRect/>
                    </a:stretch>
                  </pic:blipFill>
                  <pic:spPr>
                    <a:xfrm>
                      <a:off x="0" y="0"/>
                      <a:ext cx="5206648" cy="5239226"/>
                    </a:xfrm>
                    <a:prstGeom prst="rect">
                      <a:avLst/>
                    </a:prstGeom>
                  </pic:spPr>
                </pic:pic>
              </a:graphicData>
            </a:graphic>
          </wp:anchor>
        </w:drawing>
      </w:r>
    </w:p>
    <w:p w14:paraId="077BB444" w14:textId="77777777" w:rsidR="00C220EB" w:rsidRDefault="00000000">
      <w:pPr>
        <w:spacing w:before="213"/>
        <w:ind w:left="142"/>
        <w:jc w:val="both"/>
        <w:rPr>
          <w:rFonts w:ascii="Arial"/>
          <w:sz w:val="18"/>
        </w:rPr>
      </w:pPr>
      <w:r>
        <w:rPr>
          <w:rFonts w:ascii="Arial"/>
          <w:b/>
          <w:color w:val="697D90"/>
          <w:sz w:val="18"/>
        </w:rPr>
        <w:t>Figure</w:t>
      </w:r>
      <w:r>
        <w:rPr>
          <w:rFonts w:ascii="Arial"/>
          <w:b/>
          <w:color w:val="697D90"/>
          <w:spacing w:val="6"/>
          <w:sz w:val="18"/>
        </w:rPr>
        <w:t xml:space="preserve"> </w:t>
      </w:r>
      <w:r>
        <w:rPr>
          <w:rFonts w:ascii="Arial"/>
          <w:b/>
          <w:color w:val="697D90"/>
          <w:sz w:val="18"/>
        </w:rPr>
        <w:t>4.10.:</w:t>
      </w:r>
      <w:r>
        <w:rPr>
          <w:rFonts w:ascii="Arial"/>
          <w:b/>
          <w:color w:val="697D90"/>
          <w:spacing w:val="6"/>
          <w:sz w:val="18"/>
        </w:rPr>
        <w:t xml:space="preserve"> </w:t>
      </w:r>
      <w:r>
        <w:rPr>
          <w:rFonts w:ascii="Arial"/>
          <w:color w:val="697D90"/>
          <w:sz w:val="18"/>
        </w:rPr>
        <w:t>An</w:t>
      </w:r>
      <w:r>
        <w:rPr>
          <w:rFonts w:ascii="Arial"/>
          <w:color w:val="697D90"/>
          <w:spacing w:val="4"/>
          <w:sz w:val="18"/>
        </w:rPr>
        <w:t xml:space="preserve"> </w:t>
      </w:r>
      <w:r>
        <w:rPr>
          <w:rFonts w:ascii="Arial"/>
          <w:color w:val="697D90"/>
          <w:sz w:val="18"/>
        </w:rPr>
        <w:t>artistic</w:t>
      </w:r>
      <w:r>
        <w:rPr>
          <w:rFonts w:ascii="Arial"/>
          <w:color w:val="697D90"/>
          <w:spacing w:val="4"/>
          <w:sz w:val="18"/>
        </w:rPr>
        <w:t xml:space="preserve"> </w:t>
      </w:r>
      <w:r>
        <w:rPr>
          <w:rFonts w:ascii="Arial"/>
          <w:color w:val="697D90"/>
          <w:sz w:val="18"/>
        </w:rPr>
        <w:t>high-level</w:t>
      </w:r>
      <w:r>
        <w:rPr>
          <w:rFonts w:ascii="Arial"/>
          <w:color w:val="697D90"/>
          <w:spacing w:val="4"/>
          <w:sz w:val="18"/>
        </w:rPr>
        <w:t xml:space="preserve"> </w:t>
      </w:r>
      <w:r>
        <w:rPr>
          <w:rFonts w:ascii="Arial"/>
          <w:color w:val="697D90"/>
          <w:sz w:val="18"/>
        </w:rPr>
        <w:t>view</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full</w:t>
      </w:r>
      <w:r>
        <w:rPr>
          <w:rFonts w:ascii="Arial"/>
          <w:color w:val="697D90"/>
          <w:spacing w:val="4"/>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4"/>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lineage</w:t>
      </w:r>
      <w:r>
        <w:rPr>
          <w:rFonts w:ascii="Arial"/>
          <w:color w:val="697D90"/>
          <w:spacing w:val="4"/>
          <w:sz w:val="18"/>
        </w:rPr>
        <w:t xml:space="preserve"> </w:t>
      </w:r>
      <w:r>
        <w:rPr>
          <w:rFonts w:ascii="Arial"/>
          <w:color w:val="697D90"/>
          <w:sz w:val="18"/>
        </w:rPr>
        <w:t>up</w:t>
      </w:r>
      <w:r>
        <w:rPr>
          <w:rFonts w:ascii="Arial"/>
          <w:color w:val="697D90"/>
          <w:spacing w:val="4"/>
          <w:sz w:val="18"/>
        </w:rPr>
        <w:t xml:space="preserve"> </w:t>
      </w:r>
      <w:r>
        <w:rPr>
          <w:rFonts w:ascii="Arial"/>
          <w:color w:val="697D90"/>
          <w:sz w:val="18"/>
        </w:rPr>
        <w:t>to</w:t>
      </w:r>
      <w:r>
        <w:rPr>
          <w:rFonts w:ascii="Arial"/>
          <w:color w:val="697D90"/>
          <w:spacing w:val="4"/>
          <w:sz w:val="18"/>
        </w:rPr>
        <w:t xml:space="preserve"> </w:t>
      </w:r>
      <w:r>
        <w:rPr>
          <w:rFonts w:ascii="Arial"/>
          <w:color w:val="697D90"/>
          <w:spacing w:val="-2"/>
          <w:sz w:val="18"/>
        </w:rPr>
        <w:t>reporting</w:t>
      </w:r>
    </w:p>
    <w:p w14:paraId="077BB445" w14:textId="77777777" w:rsidR="00C220EB" w:rsidRDefault="00C220EB">
      <w:pPr>
        <w:pStyle w:val="BodyText"/>
        <w:rPr>
          <w:rFonts w:ascii="Arial"/>
          <w:sz w:val="18"/>
        </w:rPr>
      </w:pPr>
    </w:p>
    <w:p w14:paraId="077BB446" w14:textId="77777777" w:rsidR="00C220EB" w:rsidRDefault="00C220EB">
      <w:pPr>
        <w:pStyle w:val="BodyText"/>
        <w:rPr>
          <w:rFonts w:ascii="Arial"/>
          <w:sz w:val="18"/>
        </w:rPr>
      </w:pPr>
    </w:p>
    <w:p w14:paraId="077BB447" w14:textId="77777777" w:rsidR="00C220EB" w:rsidRDefault="00C220EB">
      <w:pPr>
        <w:pStyle w:val="BodyText"/>
        <w:spacing w:before="101"/>
        <w:rPr>
          <w:rFonts w:ascii="Arial"/>
          <w:sz w:val="18"/>
        </w:rPr>
      </w:pPr>
    </w:p>
    <w:p w14:paraId="077BB448" w14:textId="77777777" w:rsidR="00C220EB" w:rsidRDefault="00000000">
      <w:pPr>
        <w:pStyle w:val="Heading2"/>
        <w:numPr>
          <w:ilvl w:val="1"/>
          <w:numId w:val="11"/>
        </w:numPr>
        <w:tabs>
          <w:tab w:val="left" w:pos="771"/>
        </w:tabs>
        <w:ind w:left="771" w:hanging="629"/>
      </w:pPr>
      <w:bookmarkStart w:id="154" w:name="This_project_as_a_key_step_towards_the_“"/>
      <w:bookmarkStart w:id="155" w:name="_bookmark91"/>
      <w:bookmarkEnd w:id="154"/>
      <w:bookmarkEnd w:id="155"/>
      <w:r>
        <w:rPr>
          <w:color w:val="697D90"/>
        </w:rPr>
        <w:t>This</w:t>
      </w:r>
      <w:r>
        <w:rPr>
          <w:color w:val="697D90"/>
          <w:spacing w:val="-4"/>
        </w:rPr>
        <w:t xml:space="preserve"> </w:t>
      </w:r>
      <w:r>
        <w:rPr>
          <w:color w:val="697D90"/>
        </w:rPr>
        <w:t>project</w:t>
      </w:r>
      <w:r>
        <w:rPr>
          <w:color w:val="697D90"/>
          <w:spacing w:val="-4"/>
        </w:rPr>
        <w:t xml:space="preserve"> </w:t>
      </w:r>
      <w:r>
        <w:rPr>
          <w:color w:val="697D90"/>
        </w:rPr>
        <w:t>as</w:t>
      </w:r>
      <w:r>
        <w:rPr>
          <w:color w:val="697D90"/>
          <w:spacing w:val="-3"/>
        </w:rPr>
        <w:t xml:space="preserve"> </w:t>
      </w:r>
      <w:r>
        <w:rPr>
          <w:color w:val="697D90"/>
        </w:rPr>
        <w:t>a</w:t>
      </w:r>
      <w:r>
        <w:rPr>
          <w:color w:val="697D90"/>
          <w:spacing w:val="-4"/>
        </w:rPr>
        <w:t xml:space="preserve"> </w:t>
      </w:r>
      <w:r>
        <w:rPr>
          <w:color w:val="697D90"/>
        </w:rPr>
        <w:t>key</w:t>
      </w:r>
      <w:r>
        <w:rPr>
          <w:color w:val="697D90"/>
          <w:spacing w:val="-3"/>
        </w:rPr>
        <w:t xml:space="preserve"> </w:t>
      </w:r>
      <w:r>
        <w:rPr>
          <w:color w:val="697D90"/>
        </w:rPr>
        <w:t>step</w:t>
      </w:r>
      <w:r>
        <w:rPr>
          <w:color w:val="697D90"/>
          <w:spacing w:val="-4"/>
        </w:rPr>
        <w:t xml:space="preserve"> </w:t>
      </w:r>
      <w:r>
        <w:rPr>
          <w:color w:val="697D90"/>
        </w:rPr>
        <w:t>towards</w:t>
      </w:r>
      <w:r>
        <w:rPr>
          <w:color w:val="697D90"/>
          <w:spacing w:val="-3"/>
        </w:rPr>
        <w:t xml:space="preserve"> </w:t>
      </w:r>
      <w:r>
        <w:rPr>
          <w:color w:val="697D90"/>
        </w:rPr>
        <w:t>the</w:t>
      </w:r>
      <w:r>
        <w:rPr>
          <w:color w:val="697D90"/>
          <w:spacing w:val="-4"/>
        </w:rPr>
        <w:t xml:space="preserve"> </w:t>
      </w:r>
      <w:r>
        <w:rPr>
          <w:color w:val="697D90"/>
        </w:rPr>
        <w:t>“future</w:t>
      </w:r>
      <w:r>
        <w:rPr>
          <w:color w:val="697D90"/>
          <w:spacing w:val="-3"/>
        </w:rPr>
        <w:t xml:space="preserve"> </w:t>
      </w:r>
      <w:r>
        <w:rPr>
          <w:color w:val="697D90"/>
        </w:rPr>
        <w:t>state”</w:t>
      </w:r>
      <w:r>
        <w:rPr>
          <w:color w:val="697D90"/>
          <w:spacing w:val="-4"/>
        </w:rPr>
        <w:t xml:space="preserve"> </w:t>
      </w:r>
      <w:r>
        <w:rPr>
          <w:color w:val="697D90"/>
        </w:rPr>
        <w:t>reporting</w:t>
      </w:r>
      <w:r>
        <w:rPr>
          <w:color w:val="697D90"/>
          <w:spacing w:val="-3"/>
        </w:rPr>
        <w:t xml:space="preserve"> </w:t>
      </w:r>
      <w:bookmarkStart w:id="156" w:name="_bookmark92"/>
      <w:bookmarkEnd w:id="156"/>
      <w:r>
        <w:rPr>
          <w:color w:val="697D90"/>
          <w:spacing w:val="-2"/>
        </w:rPr>
        <w:t>solution</w:t>
      </w:r>
    </w:p>
    <w:p w14:paraId="077BB449" w14:textId="77777777" w:rsidR="00C220EB" w:rsidRDefault="00000000">
      <w:pPr>
        <w:pStyle w:val="BodyText"/>
        <w:spacing w:before="261" w:line="256" w:lineRule="auto"/>
        <w:ind w:left="142" w:right="848"/>
        <w:jc w:val="both"/>
      </w:pPr>
      <w:r>
        <w:rPr>
          <w:w w:val="110"/>
        </w:rPr>
        <w:t>As</w:t>
      </w:r>
      <w:r>
        <w:rPr>
          <w:spacing w:val="-3"/>
          <w:w w:val="110"/>
        </w:rPr>
        <w:t xml:space="preserve"> </w:t>
      </w:r>
      <w:r>
        <w:rPr>
          <w:w w:val="110"/>
        </w:rPr>
        <w:t>stated</w:t>
      </w:r>
      <w:r>
        <w:rPr>
          <w:spacing w:val="-3"/>
          <w:w w:val="110"/>
        </w:rPr>
        <w:t xml:space="preserve"> </w:t>
      </w:r>
      <w:r>
        <w:rPr>
          <w:w w:val="110"/>
        </w:rPr>
        <w:t>earlier</w:t>
      </w:r>
      <w:r>
        <w:rPr>
          <w:spacing w:val="-3"/>
          <w:w w:val="110"/>
        </w:rPr>
        <w:t xml:space="preserve"> </w:t>
      </w:r>
      <w:r>
        <w:rPr>
          <w:w w:val="110"/>
        </w:rPr>
        <w:t>the</w:t>
      </w:r>
      <w:r>
        <w:rPr>
          <w:spacing w:val="-3"/>
          <w:w w:val="110"/>
        </w:rPr>
        <w:t xml:space="preserve"> </w:t>
      </w:r>
      <w:r>
        <w:rPr>
          <w:w w:val="110"/>
        </w:rPr>
        <w:t>solutional</w:t>
      </w:r>
      <w:r>
        <w:rPr>
          <w:spacing w:val="-3"/>
          <w:w w:val="110"/>
        </w:rPr>
        <w:t xml:space="preserve"> </w:t>
      </w:r>
      <w:r>
        <w:rPr>
          <w:w w:val="110"/>
        </w:rPr>
        <w:t>goal</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and</w:t>
      </w:r>
      <w:r>
        <w:rPr>
          <w:spacing w:val="-3"/>
          <w:w w:val="110"/>
        </w:rPr>
        <w:t xml:space="preserve"> </w:t>
      </w:r>
      <w:r>
        <w:rPr>
          <w:w w:val="110"/>
        </w:rPr>
        <w:t>its</w:t>
      </w:r>
      <w:r>
        <w:rPr>
          <w:spacing w:val="-3"/>
          <w:w w:val="110"/>
        </w:rPr>
        <w:t xml:space="preserve"> </w:t>
      </w:r>
      <w:r>
        <w:rPr>
          <w:w w:val="110"/>
        </w:rPr>
        <w:t>follow</w:t>
      </w:r>
      <w:r>
        <w:rPr>
          <w:spacing w:val="-3"/>
          <w:w w:val="110"/>
        </w:rPr>
        <w:t xml:space="preserve"> </w:t>
      </w:r>
      <w:r>
        <w:rPr>
          <w:w w:val="110"/>
        </w:rPr>
        <w:t>up</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provide</w:t>
      </w:r>
      <w:r>
        <w:rPr>
          <w:spacing w:val="-3"/>
          <w:w w:val="110"/>
        </w:rPr>
        <w:t xml:space="preserve"> </w:t>
      </w:r>
      <w:r>
        <w:rPr>
          <w:w w:val="110"/>
        </w:rPr>
        <w:t>an</w:t>
      </w:r>
      <w:r>
        <w:rPr>
          <w:spacing w:val="-3"/>
          <w:w w:val="110"/>
        </w:rPr>
        <w:t xml:space="preserve"> </w:t>
      </w:r>
      <w:r>
        <w:rPr>
          <w:w w:val="110"/>
        </w:rPr>
        <w:t>MVP</w:t>
      </w:r>
      <w:r>
        <w:rPr>
          <w:spacing w:val="-3"/>
          <w:w w:val="110"/>
        </w:rPr>
        <w:t xml:space="preserve"> </w:t>
      </w:r>
      <w:r>
        <w:rPr>
          <w:w w:val="110"/>
        </w:rPr>
        <w:t>for</w:t>
      </w:r>
      <w:r>
        <w:rPr>
          <w:spacing w:val="-3"/>
          <w:w w:val="110"/>
        </w:rPr>
        <w:t xml:space="preserve"> </w:t>
      </w:r>
      <w:r>
        <w:rPr>
          <w:w w:val="110"/>
        </w:rPr>
        <w:t>DQM,</w:t>
      </w:r>
      <w:r>
        <w:rPr>
          <w:spacing w:val="-3"/>
          <w:w w:val="110"/>
        </w:rPr>
        <w:t xml:space="preserve"> </w:t>
      </w:r>
      <w:r>
        <w:rPr>
          <w:w w:val="110"/>
        </w:rPr>
        <w:t>from which</w:t>
      </w:r>
      <w:r>
        <w:rPr>
          <w:spacing w:val="-8"/>
          <w:w w:val="110"/>
        </w:rPr>
        <w:t xml:space="preserve"> </w:t>
      </w:r>
      <w:r>
        <w:rPr>
          <w:w w:val="110"/>
        </w:rPr>
        <w:t>the</w:t>
      </w:r>
      <w:r>
        <w:rPr>
          <w:spacing w:val="-7"/>
          <w:w w:val="110"/>
        </w:rPr>
        <w:t xml:space="preserve"> </w:t>
      </w:r>
      <w:r>
        <w:rPr>
          <w:w w:val="110"/>
        </w:rPr>
        <w:t>key</w:t>
      </w:r>
      <w:r>
        <w:rPr>
          <w:spacing w:val="-8"/>
          <w:w w:val="110"/>
        </w:rPr>
        <w:t xml:space="preserve"> </w:t>
      </w:r>
      <w:r>
        <w:rPr>
          <w:w w:val="110"/>
        </w:rPr>
        <w:t>learnings</w:t>
      </w:r>
      <w:r>
        <w:rPr>
          <w:spacing w:val="-8"/>
          <w:w w:val="110"/>
        </w:rPr>
        <w:t xml:space="preserve"> </w:t>
      </w:r>
      <w:r>
        <w:rPr>
          <w:w w:val="110"/>
        </w:rPr>
        <w:t>will</w:t>
      </w:r>
      <w:r>
        <w:rPr>
          <w:spacing w:val="-8"/>
          <w:w w:val="110"/>
        </w:rPr>
        <w:t xml:space="preserve"> </w:t>
      </w:r>
      <w:r>
        <w:rPr>
          <w:w w:val="110"/>
        </w:rPr>
        <w:t>enable</w:t>
      </w:r>
      <w:r>
        <w:rPr>
          <w:spacing w:val="-7"/>
          <w:w w:val="110"/>
        </w:rPr>
        <w:t xml:space="preserve"> </w:t>
      </w:r>
      <w:r>
        <w:rPr>
          <w:w w:val="110"/>
        </w:rPr>
        <w:t>the</w:t>
      </w:r>
      <w:r>
        <w:rPr>
          <w:spacing w:val="-8"/>
          <w:w w:val="110"/>
        </w:rPr>
        <w:t xml:space="preserve"> </w:t>
      </w:r>
      <w:r>
        <w:rPr>
          <w:w w:val="110"/>
        </w:rPr>
        <w:t>full</w:t>
      </w:r>
      <w:r>
        <w:rPr>
          <w:spacing w:val="-8"/>
          <w:w w:val="110"/>
        </w:rPr>
        <w:t xml:space="preserve"> </w:t>
      </w:r>
      <w:r>
        <w:rPr>
          <w:w w:val="110"/>
        </w:rPr>
        <w:t>“future</w:t>
      </w:r>
      <w:r>
        <w:rPr>
          <w:spacing w:val="-8"/>
          <w:w w:val="110"/>
        </w:rPr>
        <w:t xml:space="preserve"> </w:t>
      </w:r>
      <w:r>
        <w:rPr>
          <w:w w:val="110"/>
        </w:rPr>
        <w:t>state”</w:t>
      </w:r>
      <w:r>
        <w:rPr>
          <w:spacing w:val="-7"/>
          <w:w w:val="110"/>
        </w:rPr>
        <w:t xml:space="preserve"> </w:t>
      </w:r>
      <w:r>
        <w:rPr>
          <w:w w:val="110"/>
        </w:rPr>
        <w:t>reporting</w:t>
      </w:r>
      <w:r>
        <w:rPr>
          <w:spacing w:val="-8"/>
          <w:w w:val="110"/>
        </w:rPr>
        <w:t xml:space="preserve"> </w:t>
      </w:r>
      <w:r>
        <w:rPr>
          <w:w w:val="110"/>
        </w:rPr>
        <w:t>solution. This</w:t>
      </w:r>
      <w:r>
        <w:rPr>
          <w:spacing w:val="-8"/>
          <w:w w:val="110"/>
        </w:rPr>
        <w:t xml:space="preserve"> </w:t>
      </w:r>
      <w:r>
        <w:rPr>
          <w:w w:val="110"/>
        </w:rPr>
        <w:t>MVP</w:t>
      </w:r>
      <w:r>
        <w:rPr>
          <w:spacing w:val="-8"/>
          <w:w w:val="110"/>
        </w:rPr>
        <w:t xml:space="preserve"> </w:t>
      </w:r>
      <w:r>
        <w:rPr>
          <w:w w:val="110"/>
        </w:rPr>
        <w:t>should</w:t>
      </w:r>
      <w:r>
        <w:rPr>
          <w:spacing w:val="-7"/>
          <w:w w:val="110"/>
        </w:rPr>
        <w:t xml:space="preserve"> </w:t>
      </w:r>
      <w:r>
        <w:rPr>
          <w:w w:val="110"/>
        </w:rPr>
        <w:t>implement an</w:t>
      </w:r>
      <w:r>
        <w:rPr>
          <w:spacing w:val="-10"/>
          <w:w w:val="110"/>
        </w:rPr>
        <w:t xml:space="preserve"> </w:t>
      </w:r>
      <w:r>
        <w:rPr>
          <w:w w:val="110"/>
        </w:rPr>
        <w:t>automatic</w:t>
      </w:r>
      <w:r>
        <w:rPr>
          <w:spacing w:val="-11"/>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w:t>
      </w:r>
      <w:r>
        <w:rPr>
          <w:spacing w:val="-7"/>
          <w:w w:val="110"/>
        </w:rPr>
        <w:t xml:space="preserve"> </w:t>
      </w:r>
      <w:r>
        <w:rPr>
          <w:w w:val="110"/>
        </w:rPr>
        <w:t>replacing</w:t>
      </w:r>
      <w:r>
        <w:rPr>
          <w:spacing w:val="-10"/>
          <w:w w:val="110"/>
        </w:rPr>
        <w:t xml:space="preserve"> </w:t>
      </w:r>
      <w:r>
        <w:rPr>
          <w:w w:val="110"/>
        </w:rPr>
        <w:t>an</w:t>
      </w:r>
      <w:r>
        <w:rPr>
          <w:spacing w:val="-11"/>
          <w:w w:val="110"/>
        </w:rPr>
        <w:t xml:space="preserve"> </w:t>
      </w:r>
      <w:r>
        <w:rPr>
          <w:w w:val="110"/>
        </w:rPr>
        <w:t>occasional,</w:t>
      </w:r>
      <w:r>
        <w:rPr>
          <w:spacing w:val="-6"/>
          <w:w w:val="110"/>
        </w:rPr>
        <w:t xml:space="preserve"> </w:t>
      </w:r>
      <w:r>
        <w:rPr>
          <w:w w:val="110"/>
        </w:rPr>
        <w:t>non</w:t>
      </w:r>
      <w:r>
        <w:rPr>
          <w:spacing w:val="-11"/>
          <w:w w:val="110"/>
        </w:rPr>
        <w:t xml:space="preserve"> </w:t>
      </w:r>
      <w:r>
        <w:rPr>
          <w:w w:val="110"/>
        </w:rPr>
        <w:t>automated</w:t>
      </w:r>
      <w:r>
        <w:rPr>
          <w:spacing w:val="-10"/>
          <w:w w:val="110"/>
        </w:rPr>
        <w:t xml:space="preserve"> </w:t>
      </w:r>
      <w:r>
        <w:rPr>
          <w:w w:val="110"/>
        </w:rPr>
        <w:t>check</w:t>
      </w:r>
      <w:r>
        <w:rPr>
          <w:spacing w:val="-10"/>
          <w:w w:val="110"/>
        </w:rPr>
        <w:t xml:space="preserve"> </w:t>
      </w:r>
      <w:r>
        <w:rPr>
          <w:w w:val="110"/>
        </w:rPr>
        <w:t>performed</w:t>
      </w:r>
      <w:r>
        <w:rPr>
          <w:spacing w:val="-11"/>
          <w:w w:val="110"/>
        </w:rPr>
        <w:t xml:space="preserve"> </w:t>
      </w:r>
      <w:r>
        <w:rPr>
          <w:w w:val="110"/>
        </w:rPr>
        <w:t>by</w:t>
      </w:r>
      <w:r>
        <w:rPr>
          <w:spacing w:val="-10"/>
          <w:w w:val="110"/>
        </w:rPr>
        <w:t xml:space="preserve"> </w:t>
      </w:r>
      <w:r>
        <w:rPr>
          <w:w w:val="110"/>
        </w:rPr>
        <w:t>the</w:t>
      </w:r>
      <w:r>
        <w:rPr>
          <w:spacing w:val="-10"/>
          <w:w w:val="110"/>
        </w:rPr>
        <w:t xml:space="preserve"> </w:t>
      </w:r>
      <w:r>
        <w:rPr>
          <w:w w:val="110"/>
        </w:rPr>
        <w:t>business. This is important, as the DQM check is currently executed by the business instead of IT, which creates challenges with regard to the desired target state.</w:t>
      </w:r>
      <w:r>
        <w:rPr>
          <w:spacing w:val="40"/>
          <w:w w:val="110"/>
        </w:rPr>
        <w:t xml:space="preserve"> </w:t>
      </w:r>
      <w:r>
        <w:rPr>
          <w:w w:val="110"/>
        </w:rPr>
        <w:t>The expected situation would be that IT executes data quality checks and defines thresholds together with the business.</w:t>
      </w:r>
      <w:r>
        <w:rPr>
          <w:spacing w:val="40"/>
          <w:w w:val="110"/>
        </w:rPr>
        <w:t xml:space="preserve"> </w:t>
      </w:r>
      <w:r>
        <w:rPr>
          <w:w w:val="110"/>
        </w:rPr>
        <w:t>At present, however, the knowledge about thresholds and other relevant information resides solely with the business.</w:t>
      </w:r>
    </w:p>
    <w:p w14:paraId="077BB44A" w14:textId="77777777" w:rsidR="00C220EB" w:rsidRDefault="00000000">
      <w:pPr>
        <w:pStyle w:val="BodyText"/>
        <w:spacing w:before="170" w:line="256" w:lineRule="auto"/>
        <w:ind w:left="142" w:right="848"/>
        <w:jc w:val="both"/>
      </w:pPr>
      <w:r>
        <w:rPr>
          <w:spacing w:val="-2"/>
          <w:w w:val="110"/>
        </w:rPr>
        <w:t>In</w:t>
      </w:r>
      <w:r>
        <w:rPr>
          <w:spacing w:val="-12"/>
          <w:w w:val="110"/>
        </w:rPr>
        <w:t xml:space="preserve"> </w:t>
      </w:r>
      <w:r>
        <w:rPr>
          <w:spacing w:val="-2"/>
          <w:w w:val="110"/>
        </w:rPr>
        <w:t>summary,</w:t>
      </w:r>
      <w:r>
        <w:rPr>
          <w:spacing w:val="-8"/>
          <w:w w:val="110"/>
        </w:rPr>
        <w:t xml:space="preserve"> </w:t>
      </w:r>
      <w:r>
        <w:rPr>
          <w:spacing w:val="-2"/>
          <w:w w:val="110"/>
        </w:rPr>
        <w:t>having</w:t>
      </w:r>
      <w:r>
        <w:rPr>
          <w:spacing w:val="-12"/>
          <w:w w:val="110"/>
        </w:rPr>
        <w:t xml:space="preserve"> </w:t>
      </w:r>
      <w:r>
        <w:rPr>
          <w:spacing w:val="-2"/>
          <w:w w:val="110"/>
        </w:rPr>
        <w:t>IT</w:t>
      </w:r>
      <w:r>
        <w:rPr>
          <w:spacing w:val="-12"/>
          <w:w w:val="110"/>
        </w:rPr>
        <w:t xml:space="preserve"> </w:t>
      </w:r>
      <w:r>
        <w:rPr>
          <w:spacing w:val="-2"/>
          <w:w w:val="110"/>
        </w:rPr>
        <w:t>run</w:t>
      </w:r>
      <w:r>
        <w:rPr>
          <w:spacing w:val="-12"/>
          <w:w w:val="110"/>
        </w:rPr>
        <w:t xml:space="preserve"> </w:t>
      </w:r>
      <w:r>
        <w:rPr>
          <w:spacing w:val="-2"/>
          <w:w w:val="110"/>
        </w:rPr>
        <w:t>the</w:t>
      </w:r>
      <w:r>
        <w:rPr>
          <w:spacing w:val="-12"/>
          <w:w w:val="110"/>
        </w:rPr>
        <w:t xml:space="preserve"> </w:t>
      </w:r>
      <w:r>
        <w:rPr>
          <w:spacing w:val="-2"/>
          <w:w w:val="110"/>
        </w:rPr>
        <w:t>data</w:t>
      </w:r>
      <w:r>
        <w:rPr>
          <w:spacing w:val="-12"/>
          <w:w w:val="110"/>
        </w:rPr>
        <w:t xml:space="preserve"> </w:t>
      </w:r>
      <w:r>
        <w:rPr>
          <w:spacing w:val="-2"/>
          <w:w w:val="110"/>
        </w:rPr>
        <w:t>checks</w:t>
      </w:r>
      <w:r>
        <w:rPr>
          <w:spacing w:val="-12"/>
          <w:w w:val="110"/>
        </w:rPr>
        <w:t xml:space="preserve"> </w:t>
      </w:r>
      <w:r>
        <w:rPr>
          <w:spacing w:val="-2"/>
          <w:w w:val="110"/>
        </w:rPr>
        <w:t>would</w:t>
      </w:r>
      <w:r>
        <w:rPr>
          <w:spacing w:val="-12"/>
          <w:w w:val="110"/>
        </w:rPr>
        <w:t xml:space="preserve"> </w:t>
      </w:r>
      <w:r>
        <w:rPr>
          <w:spacing w:val="-2"/>
          <w:w w:val="110"/>
        </w:rPr>
        <w:t>enable</w:t>
      </w:r>
      <w:r>
        <w:rPr>
          <w:spacing w:val="-12"/>
          <w:w w:val="110"/>
        </w:rPr>
        <w:t xml:space="preserve"> </w:t>
      </w:r>
      <w:r>
        <w:rPr>
          <w:spacing w:val="-2"/>
          <w:w w:val="110"/>
        </w:rPr>
        <w:t>continuous</w:t>
      </w:r>
      <w:r>
        <w:rPr>
          <w:spacing w:val="-12"/>
          <w:w w:val="110"/>
        </w:rPr>
        <w:t xml:space="preserve"> </w:t>
      </w:r>
      <w:r>
        <w:rPr>
          <w:spacing w:val="-2"/>
          <w:w w:val="110"/>
        </w:rPr>
        <w:t>follow-up</w:t>
      </w:r>
      <w:r>
        <w:rPr>
          <w:spacing w:val="-12"/>
          <w:w w:val="110"/>
        </w:rPr>
        <w:t xml:space="preserve"> </w:t>
      </w:r>
      <w:r>
        <w:rPr>
          <w:spacing w:val="-2"/>
          <w:w w:val="110"/>
        </w:rPr>
        <w:t>of</w:t>
      </w:r>
      <w:r>
        <w:rPr>
          <w:spacing w:val="-12"/>
          <w:w w:val="110"/>
        </w:rPr>
        <w:t xml:space="preserve"> </w:t>
      </w:r>
      <w:r>
        <w:rPr>
          <w:spacing w:val="-2"/>
          <w:w w:val="110"/>
        </w:rPr>
        <w:t>data</w:t>
      </w:r>
      <w:r>
        <w:rPr>
          <w:spacing w:val="-12"/>
          <w:w w:val="110"/>
        </w:rPr>
        <w:t xml:space="preserve"> </w:t>
      </w:r>
      <w:r>
        <w:rPr>
          <w:spacing w:val="-2"/>
          <w:w w:val="110"/>
        </w:rPr>
        <w:t>quality.</w:t>
      </w:r>
      <w:r>
        <w:rPr>
          <w:spacing w:val="15"/>
          <w:w w:val="110"/>
        </w:rPr>
        <w:t xml:space="preserve"> </w:t>
      </w:r>
      <w:r>
        <w:rPr>
          <w:spacing w:val="-2"/>
          <w:w w:val="110"/>
        </w:rPr>
        <w:t>For</w:t>
      </w:r>
      <w:r>
        <w:rPr>
          <w:spacing w:val="-12"/>
          <w:w w:val="110"/>
        </w:rPr>
        <w:t xml:space="preserve"> </w:t>
      </w:r>
      <w:r>
        <w:rPr>
          <w:spacing w:val="-2"/>
          <w:w w:val="110"/>
        </w:rPr>
        <w:t xml:space="preserve">example, </w:t>
      </w:r>
      <w:r>
        <w:rPr>
          <w:w w:val="110"/>
        </w:rPr>
        <w:t>a report</w:t>
      </w:r>
      <w:r>
        <w:rPr>
          <w:spacing w:val="-1"/>
          <w:w w:val="110"/>
        </w:rPr>
        <w:t xml:space="preserve"> </w:t>
      </w:r>
      <w:r>
        <w:rPr>
          <w:w w:val="110"/>
        </w:rPr>
        <w:t>based on automatically</w:t>
      </w:r>
      <w:r>
        <w:rPr>
          <w:spacing w:val="-1"/>
          <w:w w:val="110"/>
        </w:rPr>
        <w:t xml:space="preserve"> </w:t>
      </w:r>
      <w:r>
        <w:rPr>
          <w:w w:val="110"/>
        </w:rPr>
        <w:t>executed checks could</w:t>
      </w:r>
      <w:r>
        <w:rPr>
          <w:spacing w:val="-1"/>
          <w:w w:val="110"/>
        </w:rPr>
        <w:t xml:space="preserve"> </w:t>
      </w:r>
      <w:r>
        <w:rPr>
          <w:w w:val="110"/>
        </w:rPr>
        <w:t>show system</w:t>
      </w:r>
      <w:r>
        <w:rPr>
          <w:spacing w:val="1"/>
          <w:w w:val="110"/>
        </w:rPr>
        <w:t xml:space="preserve"> </w:t>
      </w:r>
      <w:r>
        <w:rPr>
          <w:w w:val="110"/>
        </w:rPr>
        <w:t>uptime</w:t>
      </w:r>
      <w:r>
        <w:rPr>
          <w:spacing w:val="-1"/>
          <w:w w:val="110"/>
        </w:rPr>
        <w:t xml:space="preserve"> </w:t>
      </w:r>
      <w:r>
        <w:rPr>
          <w:w w:val="110"/>
        </w:rPr>
        <w:t>over a longer</w:t>
      </w:r>
      <w:r>
        <w:rPr>
          <w:spacing w:val="-1"/>
          <w:w w:val="110"/>
        </w:rPr>
        <w:t xml:space="preserve"> </w:t>
      </w:r>
      <w:r>
        <w:rPr>
          <w:w w:val="110"/>
        </w:rPr>
        <w:t xml:space="preserve">period of </w:t>
      </w:r>
      <w:r>
        <w:rPr>
          <w:spacing w:val="-2"/>
          <w:w w:val="110"/>
        </w:rPr>
        <w:t>time.</w:t>
      </w:r>
    </w:p>
    <w:p w14:paraId="077BB44B" w14:textId="77777777" w:rsidR="00C220EB" w:rsidRDefault="00C220EB">
      <w:pPr>
        <w:pStyle w:val="BodyText"/>
        <w:spacing w:line="256" w:lineRule="auto"/>
        <w:jc w:val="both"/>
        <w:sectPr w:rsidR="00C220EB">
          <w:headerReference w:type="even" r:id="rId112"/>
          <w:headerReference w:type="default" r:id="rId113"/>
          <w:footerReference w:type="even" r:id="rId114"/>
          <w:footerReference w:type="default" r:id="rId115"/>
          <w:pgSz w:w="11910" w:h="16840"/>
          <w:pgMar w:top="440" w:right="0" w:bottom="1720" w:left="708" w:header="227" w:footer="1540" w:gutter="0"/>
          <w:pgNumType w:start="45"/>
          <w:cols w:space="720"/>
        </w:sectPr>
      </w:pPr>
    </w:p>
    <w:p w14:paraId="077BB44C" w14:textId="77777777" w:rsidR="00C220EB" w:rsidRDefault="00C220EB">
      <w:pPr>
        <w:pStyle w:val="BodyText"/>
        <w:spacing w:before="159"/>
      </w:pPr>
    </w:p>
    <w:p w14:paraId="077BB44D" w14:textId="77777777" w:rsidR="00C220EB" w:rsidRDefault="00000000">
      <w:pPr>
        <w:pStyle w:val="BodyText"/>
        <w:spacing w:line="256" w:lineRule="auto"/>
        <w:ind w:left="142" w:right="848"/>
        <w:jc w:val="both"/>
      </w:pPr>
      <w:r>
        <w:rPr>
          <w:w w:val="110"/>
        </w:rPr>
        <w:t>This information would later allow IT to extrapolate standard value ranges, which in turn would enable the definition of alerting thresholds.</w:t>
      </w:r>
      <w:r>
        <w:rPr>
          <w:spacing w:val="40"/>
          <w:w w:val="110"/>
        </w:rPr>
        <w:t xml:space="preserve"> </w:t>
      </w:r>
      <w:r>
        <w:rPr>
          <w:w w:val="110"/>
        </w:rPr>
        <w:t>In short, having DQM checks executed automatically rather than occasionally by the business provides multiple benefits for both IT and the business.</w:t>
      </w:r>
    </w:p>
    <w:p w14:paraId="077BB44E" w14:textId="77777777" w:rsidR="00C220EB" w:rsidRDefault="00000000">
      <w:pPr>
        <w:pStyle w:val="BodyText"/>
        <w:spacing w:before="9"/>
        <w:rPr>
          <w:sz w:val="19"/>
        </w:rPr>
      </w:pPr>
      <w:r>
        <w:rPr>
          <w:noProof/>
          <w:sz w:val="19"/>
        </w:rPr>
        <w:drawing>
          <wp:anchor distT="0" distB="0" distL="0" distR="0" simplePos="0" relativeHeight="487602688" behindDoc="1" locked="0" layoutInCell="1" allowOverlap="1" wp14:anchorId="077BB856" wp14:editId="077BB857">
            <wp:simplePos x="0" y="0"/>
            <wp:positionH relativeFrom="page">
              <wp:posOffset>1171854</wp:posOffset>
            </wp:positionH>
            <wp:positionV relativeFrom="paragraph">
              <wp:posOffset>159995</wp:posOffset>
            </wp:positionV>
            <wp:extent cx="5175503" cy="345033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6" cstate="print"/>
                    <a:stretch>
                      <a:fillRect/>
                    </a:stretch>
                  </pic:blipFill>
                  <pic:spPr>
                    <a:xfrm>
                      <a:off x="0" y="0"/>
                      <a:ext cx="5175503" cy="3450336"/>
                    </a:xfrm>
                    <a:prstGeom prst="rect">
                      <a:avLst/>
                    </a:prstGeom>
                  </pic:spPr>
                </pic:pic>
              </a:graphicData>
            </a:graphic>
          </wp:anchor>
        </w:drawing>
      </w:r>
    </w:p>
    <w:p w14:paraId="077BB44F" w14:textId="77777777" w:rsidR="00C220EB" w:rsidRDefault="00C220EB">
      <w:pPr>
        <w:pStyle w:val="BodyText"/>
        <w:spacing w:before="5"/>
      </w:pPr>
    </w:p>
    <w:p w14:paraId="077BB450" w14:textId="77777777" w:rsidR="00C220EB"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4.11.:</w:t>
      </w:r>
      <w:r>
        <w:rPr>
          <w:rFonts w:ascii="Arial"/>
          <w:b/>
          <w:color w:val="697D90"/>
          <w:spacing w:val="-8"/>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manual</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against</w:t>
      </w:r>
      <w:r>
        <w:rPr>
          <w:rFonts w:ascii="Arial"/>
          <w:color w:val="697D90"/>
          <w:spacing w:val="-10"/>
          <w:sz w:val="18"/>
        </w:rPr>
        <w:t xml:space="preserve"> </w:t>
      </w:r>
      <w:r>
        <w:rPr>
          <w:rFonts w:ascii="Arial"/>
          <w:color w:val="697D90"/>
          <w:sz w:val="18"/>
        </w:rPr>
        <w:t>automated</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by</w:t>
      </w:r>
      <w:r>
        <w:rPr>
          <w:rFonts w:ascii="Arial"/>
          <w:color w:val="697D90"/>
          <w:spacing w:val="-10"/>
          <w:sz w:val="18"/>
        </w:rPr>
        <w:t xml:space="preserve"> </w:t>
      </w:r>
      <w:r>
        <w:rPr>
          <w:rFonts w:ascii="Arial"/>
          <w:color w:val="697D90"/>
          <w:spacing w:val="-5"/>
          <w:sz w:val="18"/>
        </w:rPr>
        <w:t>IT</w:t>
      </w:r>
    </w:p>
    <w:p w14:paraId="077BB451" w14:textId="77777777" w:rsidR="00C220EB" w:rsidRDefault="00C220EB">
      <w:pPr>
        <w:pStyle w:val="BodyText"/>
        <w:rPr>
          <w:rFonts w:ascii="Arial"/>
          <w:sz w:val="18"/>
        </w:rPr>
      </w:pPr>
    </w:p>
    <w:p w14:paraId="077BB452" w14:textId="77777777" w:rsidR="00C220EB" w:rsidRDefault="00C220EB">
      <w:pPr>
        <w:pStyle w:val="BodyText"/>
        <w:spacing w:before="203"/>
        <w:rPr>
          <w:rFonts w:ascii="Arial"/>
          <w:sz w:val="18"/>
        </w:rPr>
      </w:pPr>
    </w:p>
    <w:p w14:paraId="077BB453" w14:textId="77777777" w:rsidR="00C220EB" w:rsidRDefault="00000000">
      <w:pPr>
        <w:pStyle w:val="Heading2"/>
        <w:numPr>
          <w:ilvl w:val="1"/>
          <w:numId w:val="11"/>
        </w:numPr>
        <w:tabs>
          <w:tab w:val="left" w:pos="771"/>
        </w:tabs>
        <w:ind w:left="771" w:hanging="629"/>
      </w:pPr>
      <w:bookmarkStart w:id="157" w:name="Expected_benefits_of_this_reporting_solu"/>
      <w:bookmarkStart w:id="158" w:name="_bookmark93"/>
      <w:bookmarkEnd w:id="157"/>
      <w:bookmarkEnd w:id="158"/>
      <w:r>
        <w:rPr>
          <w:color w:val="697D90"/>
        </w:rPr>
        <w:t>Expected</w:t>
      </w:r>
      <w:r>
        <w:rPr>
          <w:color w:val="697D90"/>
          <w:spacing w:val="-5"/>
        </w:rPr>
        <w:t xml:space="preserve"> </w:t>
      </w:r>
      <w:r>
        <w:rPr>
          <w:color w:val="697D90"/>
        </w:rPr>
        <w:t>benefits</w:t>
      </w:r>
      <w:r>
        <w:rPr>
          <w:color w:val="697D90"/>
          <w:spacing w:val="-5"/>
        </w:rPr>
        <w:t xml:space="preserve"> </w:t>
      </w:r>
      <w:r>
        <w:rPr>
          <w:color w:val="697D90"/>
        </w:rPr>
        <w:t>of</w:t>
      </w:r>
      <w:r>
        <w:rPr>
          <w:color w:val="697D90"/>
          <w:spacing w:val="-5"/>
        </w:rPr>
        <w:t xml:space="preserve"> </w:t>
      </w:r>
      <w:r>
        <w:rPr>
          <w:color w:val="697D90"/>
        </w:rPr>
        <w:t>this</w:t>
      </w:r>
      <w:r>
        <w:rPr>
          <w:color w:val="697D90"/>
          <w:spacing w:val="-4"/>
        </w:rPr>
        <w:t xml:space="preserve"> </w:t>
      </w:r>
      <w:r>
        <w:rPr>
          <w:color w:val="697D90"/>
        </w:rPr>
        <w:t>reporting</w:t>
      </w:r>
      <w:r>
        <w:rPr>
          <w:color w:val="697D90"/>
          <w:spacing w:val="-5"/>
        </w:rPr>
        <w:t xml:space="preserve"> </w:t>
      </w:r>
      <w:r>
        <w:rPr>
          <w:color w:val="697D90"/>
          <w:spacing w:val="-2"/>
        </w:rPr>
        <w:t>solution</w:t>
      </w:r>
    </w:p>
    <w:p w14:paraId="077BB454" w14:textId="77777777" w:rsidR="00C220EB" w:rsidRDefault="00000000">
      <w:pPr>
        <w:pStyle w:val="BodyText"/>
        <w:spacing w:before="246" w:line="256" w:lineRule="auto"/>
        <w:ind w:left="142" w:right="848"/>
        <w:jc w:val="both"/>
      </w:pPr>
      <w:commentRangeStart w:id="159"/>
      <w:r>
        <w:rPr>
          <w:w w:val="110"/>
        </w:rPr>
        <w:t>However,</w:t>
      </w:r>
      <w:r>
        <w:rPr>
          <w:spacing w:val="-5"/>
          <w:w w:val="110"/>
        </w:rPr>
        <w:t xml:space="preserve"> </w:t>
      </w:r>
      <w:r>
        <w:rPr>
          <w:w w:val="110"/>
        </w:rPr>
        <w:t>a</w:t>
      </w:r>
      <w:r>
        <w:rPr>
          <w:spacing w:val="-6"/>
          <w:w w:val="110"/>
        </w:rPr>
        <w:t xml:space="preserve"> </w:t>
      </w:r>
      <w:r>
        <w:rPr>
          <w:w w:val="110"/>
        </w:rPr>
        <w:t>single</w:t>
      </w:r>
      <w:r>
        <w:rPr>
          <w:spacing w:val="-6"/>
          <w:w w:val="110"/>
        </w:rPr>
        <w:t xml:space="preserve"> </w:t>
      </w:r>
      <w:commentRangeEnd w:id="159"/>
      <w:r w:rsidR="00FD50CA">
        <w:rPr>
          <w:rStyle w:val="CommentReference"/>
          <w:w w:val="110"/>
          <w:sz w:val="22"/>
          <w:szCs w:val="22"/>
        </w:rPr>
        <w:commentReference w:id="159"/>
      </w:r>
      <w:r>
        <w:rPr>
          <w:w w:val="110"/>
        </w:rPr>
        <w:t>visualisation</w:t>
      </w:r>
      <w:r>
        <w:rPr>
          <w:spacing w:val="-6"/>
          <w:w w:val="110"/>
        </w:rPr>
        <w:t xml:space="preserve"> </w:t>
      </w:r>
      <w:r>
        <w:rPr>
          <w:w w:val="110"/>
        </w:rPr>
        <w:t>does</w:t>
      </w:r>
      <w:r>
        <w:rPr>
          <w:spacing w:val="-6"/>
          <w:w w:val="110"/>
        </w:rPr>
        <w:t xml:space="preserve"> </w:t>
      </w:r>
      <w:r>
        <w:rPr>
          <w:w w:val="110"/>
        </w:rPr>
        <w:t>not</w:t>
      </w:r>
      <w:r>
        <w:rPr>
          <w:spacing w:val="-6"/>
          <w:w w:val="110"/>
        </w:rPr>
        <w:t xml:space="preserve"> </w:t>
      </w:r>
      <w:r>
        <w:rPr>
          <w:w w:val="110"/>
        </w:rPr>
        <w:t>explain</w:t>
      </w:r>
      <w:r>
        <w:rPr>
          <w:spacing w:val="-6"/>
          <w:w w:val="110"/>
        </w:rPr>
        <w:t xml:space="preserve"> </w:t>
      </w:r>
      <w:r>
        <w:rPr>
          <w:w w:val="110"/>
        </w:rPr>
        <w:t>the</w:t>
      </w:r>
      <w:r>
        <w:rPr>
          <w:spacing w:val="-6"/>
          <w:w w:val="110"/>
        </w:rPr>
        <w:t xml:space="preserve"> </w:t>
      </w:r>
      <w:r>
        <w:rPr>
          <w:w w:val="110"/>
        </w:rPr>
        <w:t>full</w:t>
      </w:r>
      <w:r>
        <w:rPr>
          <w:spacing w:val="-6"/>
          <w:w w:val="110"/>
        </w:rPr>
        <w:t xml:space="preserve"> </w:t>
      </w:r>
      <w:r>
        <w:rPr>
          <w:w w:val="110"/>
        </w:rPr>
        <w:t>benefit</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intended</w:t>
      </w:r>
      <w:r>
        <w:rPr>
          <w:spacing w:val="-6"/>
          <w:w w:val="110"/>
        </w:rPr>
        <w:t xml:space="preserve"> </w:t>
      </w:r>
      <w:r>
        <w:rPr>
          <w:w w:val="110"/>
        </w:rPr>
        <w:t>solution. For</w:t>
      </w:r>
      <w:r>
        <w:rPr>
          <w:spacing w:val="-6"/>
          <w:w w:val="110"/>
        </w:rPr>
        <w:t xml:space="preserve"> </w:t>
      </w:r>
      <w:bookmarkStart w:id="160" w:name="_bookmark94"/>
      <w:bookmarkEnd w:id="160"/>
      <w:r>
        <w:rPr>
          <w:w w:val="110"/>
        </w:rPr>
        <w:t>instance,</w:t>
      </w:r>
      <w:r>
        <w:rPr>
          <w:spacing w:val="-5"/>
          <w:w w:val="110"/>
        </w:rPr>
        <w:t xml:space="preserve"> </w:t>
      </w:r>
      <w:r>
        <w:rPr>
          <w:w w:val="110"/>
        </w:rPr>
        <w:t>the question arises as to why the business should stop performing data quality checks when it has the most detailed</w:t>
      </w:r>
      <w:r>
        <w:rPr>
          <w:spacing w:val="-6"/>
          <w:w w:val="110"/>
        </w:rPr>
        <w:t xml:space="preserve"> </w:t>
      </w:r>
      <w:r>
        <w:rPr>
          <w:w w:val="110"/>
        </w:rPr>
        <w:t>knowledge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data. This</w:t>
      </w:r>
      <w:r>
        <w:rPr>
          <w:spacing w:val="-6"/>
          <w:w w:val="110"/>
        </w:rPr>
        <w:t xml:space="preserve"> </w:t>
      </w:r>
      <w:r>
        <w:rPr>
          <w:w w:val="110"/>
        </w:rPr>
        <w:t>is</w:t>
      </w:r>
      <w:r>
        <w:rPr>
          <w:spacing w:val="-6"/>
          <w:w w:val="110"/>
        </w:rPr>
        <w:t xml:space="preserve"> </w:t>
      </w:r>
      <w:r>
        <w:rPr>
          <w:w w:val="110"/>
        </w:rPr>
        <w:t>quickly</w:t>
      </w:r>
      <w:r>
        <w:rPr>
          <w:spacing w:val="-6"/>
          <w:w w:val="110"/>
        </w:rPr>
        <w:t xml:space="preserve"> </w:t>
      </w:r>
      <w:r>
        <w:rPr>
          <w:w w:val="110"/>
        </w:rPr>
        <w:t>clarified</w:t>
      </w:r>
      <w:r>
        <w:rPr>
          <w:spacing w:val="-6"/>
          <w:w w:val="110"/>
        </w:rPr>
        <w:t xml:space="preserve"> </w:t>
      </w:r>
      <w:r>
        <w:rPr>
          <w:w w:val="110"/>
        </w:rPr>
        <w:t>by</w:t>
      </w:r>
      <w:r>
        <w:rPr>
          <w:spacing w:val="-6"/>
          <w:w w:val="110"/>
        </w:rPr>
        <w:t xml:space="preserve"> </w:t>
      </w:r>
      <w:r>
        <w:rPr>
          <w:w w:val="110"/>
        </w:rPr>
        <w:t>taking</w:t>
      </w:r>
      <w:r>
        <w:rPr>
          <w:spacing w:val="-6"/>
          <w:w w:val="110"/>
        </w:rPr>
        <w:t xml:space="preserve"> </w:t>
      </w:r>
      <w:r>
        <w:rPr>
          <w:w w:val="110"/>
        </w:rPr>
        <w:t>a</w:t>
      </w:r>
      <w:r>
        <w:rPr>
          <w:spacing w:val="-6"/>
          <w:w w:val="110"/>
        </w:rPr>
        <w:t xml:space="preserve"> </w:t>
      </w:r>
      <w:r>
        <w:rPr>
          <w:w w:val="110"/>
        </w:rPr>
        <w:t>step</w:t>
      </w:r>
      <w:r>
        <w:rPr>
          <w:spacing w:val="-6"/>
          <w:w w:val="110"/>
        </w:rPr>
        <w:t xml:space="preserve"> </w:t>
      </w:r>
      <w:r>
        <w:rPr>
          <w:w w:val="110"/>
        </w:rPr>
        <w:t>back. The</w:t>
      </w:r>
      <w:r>
        <w:rPr>
          <w:spacing w:val="-6"/>
          <w:w w:val="110"/>
        </w:rPr>
        <w:t xml:space="preserve"> </w:t>
      </w:r>
      <w:r>
        <w:rPr>
          <w:w w:val="110"/>
        </w:rPr>
        <w:t>question</w:t>
      </w:r>
      <w:r>
        <w:rPr>
          <w:spacing w:val="-6"/>
          <w:w w:val="110"/>
        </w:rPr>
        <w:t xml:space="preserve"> </w:t>
      </w:r>
      <w:r>
        <w:rPr>
          <w:w w:val="110"/>
        </w:rPr>
        <w:t>should</w:t>
      </w:r>
      <w:r>
        <w:rPr>
          <w:spacing w:val="-6"/>
          <w:w w:val="110"/>
        </w:rPr>
        <w:t xml:space="preserve"> </w:t>
      </w:r>
      <w:r>
        <w:rPr>
          <w:w w:val="110"/>
        </w:rPr>
        <w:t>not</w:t>
      </w:r>
      <w:r>
        <w:rPr>
          <w:spacing w:val="-6"/>
          <w:w w:val="110"/>
        </w:rPr>
        <w:t xml:space="preserve"> </w:t>
      </w:r>
      <w:r>
        <w:rPr>
          <w:w w:val="110"/>
        </w:rPr>
        <w:t>be why</w:t>
      </w:r>
      <w:r>
        <w:rPr>
          <w:spacing w:val="-1"/>
          <w:w w:val="110"/>
        </w:rPr>
        <w:t xml:space="preserve"> </w:t>
      </w:r>
      <w:r>
        <w:rPr>
          <w:w w:val="110"/>
        </w:rPr>
        <w:t>checks</w:t>
      </w:r>
      <w:r>
        <w:rPr>
          <w:spacing w:val="-1"/>
          <w:w w:val="110"/>
        </w:rPr>
        <w:t xml:space="preserve"> </w:t>
      </w:r>
      <w:r>
        <w:rPr>
          <w:w w:val="110"/>
        </w:rPr>
        <w:t>are</w:t>
      </w:r>
      <w:r>
        <w:rPr>
          <w:spacing w:val="-1"/>
          <w:w w:val="110"/>
        </w:rPr>
        <w:t xml:space="preserve"> </w:t>
      </w:r>
      <w:r>
        <w:rPr>
          <w:w w:val="110"/>
        </w:rPr>
        <w:t>removed</w:t>
      </w:r>
      <w:r>
        <w:rPr>
          <w:spacing w:val="-1"/>
          <w:w w:val="110"/>
        </w:rPr>
        <w:t xml:space="preserve"> </w:t>
      </w:r>
      <w:r>
        <w:rPr>
          <w:w w:val="110"/>
        </w:rPr>
        <w:t>from</w:t>
      </w:r>
      <w:r>
        <w:rPr>
          <w:spacing w:val="-1"/>
          <w:w w:val="110"/>
        </w:rPr>
        <w:t xml:space="preserve"> </w:t>
      </w:r>
      <w:r>
        <w:rPr>
          <w:w w:val="110"/>
        </w:rPr>
        <w:t>the</w:t>
      </w:r>
      <w:r>
        <w:rPr>
          <w:spacing w:val="-1"/>
          <w:w w:val="110"/>
        </w:rPr>
        <w:t xml:space="preserve"> </w:t>
      </w:r>
      <w:r>
        <w:rPr>
          <w:w w:val="110"/>
        </w:rPr>
        <w:t>business, but</w:t>
      </w:r>
      <w:r>
        <w:rPr>
          <w:spacing w:val="-1"/>
          <w:w w:val="110"/>
        </w:rPr>
        <w:t xml:space="preserve"> </w:t>
      </w:r>
      <w:r>
        <w:rPr>
          <w:w w:val="110"/>
        </w:rPr>
        <w:t>why</w:t>
      </w:r>
      <w:r>
        <w:rPr>
          <w:spacing w:val="-1"/>
          <w:w w:val="110"/>
        </w:rPr>
        <w:t xml:space="preserve"> </w:t>
      </w:r>
      <w:r>
        <w:rPr>
          <w:w w:val="110"/>
        </w:rPr>
        <w:t>the</w:t>
      </w:r>
      <w:r>
        <w:rPr>
          <w:spacing w:val="-1"/>
          <w:w w:val="110"/>
        </w:rPr>
        <w:t xml:space="preserve"> </w:t>
      </w:r>
      <w:r>
        <w:rPr>
          <w:w w:val="110"/>
        </w:rPr>
        <w:t>reports</w:t>
      </w:r>
      <w:r>
        <w:rPr>
          <w:spacing w:val="-1"/>
          <w:w w:val="110"/>
        </w:rPr>
        <w:t xml:space="preserve"> </w:t>
      </w:r>
      <w:r>
        <w:rPr>
          <w:w w:val="110"/>
        </w:rPr>
        <w:t>are</w:t>
      </w:r>
      <w:r>
        <w:rPr>
          <w:spacing w:val="-1"/>
          <w:w w:val="110"/>
        </w:rPr>
        <w:t xml:space="preserve"> </w:t>
      </w:r>
      <w:r>
        <w:rPr>
          <w:w w:val="110"/>
        </w:rPr>
        <w:t>performed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business</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first place. The benefits of this shift are therefore outlined in more detail in the following.</w:t>
      </w:r>
    </w:p>
    <w:p w14:paraId="077BB455" w14:textId="77777777" w:rsidR="00C220EB" w:rsidRDefault="00C220EB">
      <w:pPr>
        <w:pStyle w:val="BodyText"/>
        <w:spacing w:before="220"/>
      </w:pPr>
    </w:p>
    <w:p w14:paraId="077BB456" w14:textId="77777777" w:rsidR="00C220EB" w:rsidRDefault="00000000">
      <w:pPr>
        <w:pStyle w:val="Heading3"/>
        <w:jc w:val="both"/>
      </w:pPr>
      <w:commentRangeStart w:id="161"/>
      <w:r>
        <w:rPr>
          <w:color w:val="697D90"/>
          <w:spacing w:val="-2"/>
        </w:rPr>
        <w:t>Benefit</w:t>
      </w:r>
      <w:r>
        <w:rPr>
          <w:color w:val="697D90"/>
          <w:spacing w:val="-8"/>
        </w:rPr>
        <w:t xml:space="preserve"> </w:t>
      </w:r>
      <w:r>
        <w:rPr>
          <w:color w:val="697D90"/>
          <w:spacing w:val="-2"/>
        </w:rPr>
        <w:t>1:</w:t>
      </w:r>
      <w:r>
        <w:rPr>
          <w:color w:val="697D90"/>
          <w:spacing w:val="1"/>
        </w:rPr>
        <w:t xml:space="preserve"> </w:t>
      </w:r>
      <w:r>
        <w:rPr>
          <w:color w:val="697D90"/>
          <w:spacing w:val="-2"/>
        </w:rPr>
        <w:t>Automation</w:t>
      </w:r>
      <w:r>
        <w:rPr>
          <w:color w:val="697D90"/>
          <w:spacing w:val="-8"/>
        </w:rPr>
        <w:t xml:space="preserve"> </w:t>
      </w:r>
      <w:r>
        <w:rPr>
          <w:color w:val="697D90"/>
          <w:spacing w:val="-2"/>
        </w:rPr>
        <w:t>over</w:t>
      </w:r>
      <w:r>
        <w:rPr>
          <w:color w:val="697D90"/>
          <w:spacing w:val="-7"/>
        </w:rPr>
        <w:t xml:space="preserve"> </w:t>
      </w:r>
      <w:r>
        <w:rPr>
          <w:color w:val="697D90"/>
          <w:spacing w:val="-2"/>
        </w:rPr>
        <w:t>manual</w:t>
      </w:r>
      <w:r>
        <w:rPr>
          <w:color w:val="697D90"/>
          <w:spacing w:val="-8"/>
        </w:rPr>
        <w:t xml:space="preserve"> </w:t>
      </w:r>
      <w:r>
        <w:rPr>
          <w:color w:val="697D90"/>
          <w:spacing w:val="-2"/>
        </w:rPr>
        <w:t>processes</w:t>
      </w:r>
      <w:commentRangeEnd w:id="161"/>
      <w:r w:rsidR="00900A12">
        <w:rPr>
          <w:rStyle w:val="CommentReference"/>
          <w:sz w:val="24"/>
          <w:szCs w:val="24"/>
        </w:rPr>
        <w:commentReference w:id="161"/>
      </w:r>
    </w:p>
    <w:p w14:paraId="077BB457" w14:textId="77777777" w:rsidR="00C220EB" w:rsidRDefault="00000000">
      <w:pPr>
        <w:pStyle w:val="BodyText"/>
        <w:spacing w:before="172" w:line="256" w:lineRule="auto"/>
        <w:ind w:left="142" w:right="848"/>
        <w:jc w:val="both"/>
      </w:pPr>
      <w:r>
        <w:rPr>
          <w:w w:val="115"/>
        </w:rPr>
        <w:t>The</w:t>
      </w:r>
      <w:r>
        <w:rPr>
          <w:spacing w:val="-15"/>
          <w:w w:val="115"/>
        </w:rPr>
        <w:t xml:space="preserve"> </w:t>
      </w:r>
      <w:r>
        <w:rPr>
          <w:w w:val="115"/>
        </w:rPr>
        <w:t>business</w:t>
      </w:r>
      <w:r>
        <w:rPr>
          <w:spacing w:val="-15"/>
          <w:w w:val="115"/>
        </w:rPr>
        <w:t xml:space="preserve"> </w:t>
      </w:r>
      <w:r>
        <w:rPr>
          <w:w w:val="115"/>
        </w:rPr>
        <w:t>currently</w:t>
      </w:r>
      <w:r>
        <w:rPr>
          <w:spacing w:val="-15"/>
          <w:w w:val="115"/>
        </w:rPr>
        <w:t xml:space="preserve"> </w:t>
      </w:r>
      <w:r>
        <w:rPr>
          <w:w w:val="115"/>
        </w:rPr>
        <w:t>spends</w:t>
      </w:r>
      <w:r>
        <w:rPr>
          <w:spacing w:val="-15"/>
          <w:w w:val="115"/>
        </w:rPr>
        <w:t xml:space="preserve"> </w:t>
      </w:r>
      <w:r>
        <w:rPr>
          <w:w w:val="115"/>
        </w:rPr>
        <w:t>30</w:t>
      </w:r>
      <w:r>
        <w:rPr>
          <w:spacing w:val="-15"/>
          <w:w w:val="115"/>
        </w:rPr>
        <w:t xml:space="preserve"> </w:t>
      </w:r>
      <w:r>
        <w:rPr>
          <w:w w:val="115"/>
        </w:rPr>
        <w:t>to</w:t>
      </w:r>
      <w:r>
        <w:rPr>
          <w:spacing w:val="-15"/>
          <w:w w:val="115"/>
        </w:rPr>
        <w:t xml:space="preserve"> </w:t>
      </w:r>
      <w:r>
        <w:rPr>
          <w:w w:val="115"/>
        </w:rPr>
        <w:t>45</w:t>
      </w:r>
      <w:r>
        <w:rPr>
          <w:spacing w:val="-15"/>
          <w:w w:val="115"/>
        </w:rPr>
        <w:t xml:space="preserve"> </w:t>
      </w:r>
      <w:r>
        <w:rPr>
          <w:w w:val="115"/>
        </w:rPr>
        <w:t>minutes</w:t>
      </w:r>
      <w:r>
        <w:rPr>
          <w:spacing w:val="-15"/>
          <w:w w:val="115"/>
        </w:rPr>
        <w:t xml:space="preserve"> </w:t>
      </w:r>
      <w:r>
        <w:rPr>
          <w:w w:val="115"/>
        </w:rPr>
        <w:t>per</w:t>
      </w:r>
      <w:r>
        <w:rPr>
          <w:spacing w:val="-15"/>
          <w:w w:val="115"/>
        </w:rPr>
        <w:t xml:space="preserve"> </w:t>
      </w:r>
      <w:r>
        <w:rPr>
          <w:w w:val="115"/>
        </w:rPr>
        <w:t>day</w:t>
      </w:r>
      <w:r>
        <w:rPr>
          <w:spacing w:val="-15"/>
          <w:w w:val="115"/>
        </w:rPr>
        <w:t xml:space="preserve"> </w:t>
      </w:r>
      <w:r>
        <w:rPr>
          <w:w w:val="115"/>
        </w:rPr>
        <w:t>on</w:t>
      </w:r>
      <w:r>
        <w:rPr>
          <w:spacing w:val="-15"/>
          <w:w w:val="115"/>
        </w:rPr>
        <w:t xml:space="preserve"> </w:t>
      </w:r>
      <w:r>
        <w:rPr>
          <w:w w:val="115"/>
        </w:rPr>
        <w:t>a</w:t>
      </w:r>
      <w:r>
        <w:rPr>
          <w:spacing w:val="-15"/>
          <w:w w:val="115"/>
        </w:rPr>
        <w:t xml:space="preserve"> </w:t>
      </w:r>
      <w:r>
        <w:rPr>
          <w:w w:val="115"/>
        </w:rPr>
        <w:t>single</w:t>
      </w:r>
      <w:r>
        <w:rPr>
          <w:spacing w:val="-15"/>
          <w:w w:val="115"/>
        </w:rPr>
        <w:t xml:space="preserve"> </w:t>
      </w:r>
      <w:r>
        <w:rPr>
          <w:w w:val="115"/>
        </w:rPr>
        <w:t>data</w:t>
      </w:r>
      <w:r>
        <w:rPr>
          <w:spacing w:val="-15"/>
          <w:w w:val="115"/>
        </w:rPr>
        <w:t xml:space="preserve"> </w:t>
      </w:r>
      <w:r>
        <w:rPr>
          <w:w w:val="115"/>
        </w:rPr>
        <w:t>quality</w:t>
      </w:r>
      <w:r>
        <w:rPr>
          <w:spacing w:val="-15"/>
          <w:w w:val="115"/>
        </w:rPr>
        <w:t xml:space="preserve"> </w:t>
      </w:r>
      <w:r>
        <w:rPr>
          <w:w w:val="115"/>
        </w:rPr>
        <w:t>check,</w:t>
      </w:r>
      <w:r>
        <w:rPr>
          <w:spacing w:val="-12"/>
          <w:w w:val="115"/>
        </w:rPr>
        <w:t xml:space="preserve"> </w:t>
      </w:r>
      <w:r>
        <w:rPr>
          <w:w w:val="115"/>
        </w:rPr>
        <w:t>according</w:t>
      </w:r>
      <w:r>
        <w:rPr>
          <w:spacing w:val="-15"/>
          <w:w w:val="115"/>
        </w:rPr>
        <w:t xml:space="preserve"> </w:t>
      </w:r>
      <w:r>
        <w:rPr>
          <w:w w:val="115"/>
        </w:rPr>
        <w:t>to</w:t>
      </w:r>
      <w:r>
        <w:rPr>
          <w:spacing w:val="-15"/>
          <w:w w:val="115"/>
        </w:rPr>
        <w:t xml:space="preserve"> </w:t>
      </w:r>
      <w:r>
        <w:rPr>
          <w:w w:val="115"/>
        </w:rPr>
        <w:t xml:space="preserve">the </w:t>
      </w:r>
      <w:r>
        <w:rPr>
          <w:w w:val="110"/>
        </w:rPr>
        <w:t>initial</w:t>
      </w:r>
      <w:r>
        <w:rPr>
          <w:spacing w:val="-5"/>
          <w:w w:val="110"/>
        </w:rPr>
        <w:t xml:space="preserve"> </w:t>
      </w:r>
      <w:r>
        <w:rPr>
          <w:w w:val="110"/>
        </w:rPr>
        <w:t>project</w:t>
      </w:r>
      <w:r>
        <w:rPr>
          <w:spacing w:val="-5"/>
          <w:w w:val="110"/>
        </w:rPr>
        <w:t xml:space="preserve"> </w:t>
      </w:r>
      <w:r>
        <w:rPr>
          <w:w w:val="110"/>
        </w:rPr>
        <w:t>hand</w:t>
      </w:r>
      <w:r>
        <w:rPr>
          <w:spacing w:val="-5"/>
          <w:w w:val="110"/>
        </w:rPr>
        <w:t xml:space="preserve"> </w:t>
      </w:r>
      <w:r>
        <w:rPr>
          <w:w w:val="110"/>
        </w:rPr>
        <w:t>in</w:t>
      </w:r>
      <w:r>
        <w:rPr>
          <w:spacing w:val="-5"/>
          <w:w w:val="110"/>
        </w:rPr>
        <w:t xml:space="preserve"> </w:t>
      </w:r>
      <w:r>
        <w:rPr>
          <w:w w:val="110"/>
        </w:rPr>
        <w:t>description.</w:t>
      </w:r>
      <w:r>
        <w:rPr>
          <w:spacing w:val="16"/>
          <w:w w:val="110"/>
        </w:rPr>
        <w:t xml:space="preserve"> </w:t>
      </w:r>
      <w:r>
        <w:rPr>
          <w:w w:val="110"/>
        </w:rPr>
        <w:t>From</w:t>
      </w:r>
      <w:r>
        <w:rPr>
          <w:spacing w:val="-5"/>
          <w:w w:val="110"/>
        </w:rPr>
        <w:t xml:space="preserve"> </w:t>
      </w:r>
      <w:r>
        <w:rPr>
          <w:w w:val="110"/>
        </w:rPr>
        <w:t>the</w:t>
      </w:r>
      <w:r>
        <w:rPr>
          <w:spacing w:val="-5"/>
          <w:w w:val="110"/>
        </w:rPr>
        <w:t xml:space="preserve"> </w:t>
      </w:r>
      <w:r>
        <w:rPr>
          <w:w w:val="110"/>
        </w:rPr>
        <w:t>duration</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check,</w:t>
      </w:r>
      <w:r>
        <w:rPr>
          <w:spacing w:val="-2"/>
          <w:w w:val="110"/>
        </w:rPr>
        <w:t xml:space="preserve"> </w:t>
      </w:r>
      <w:r>
        <w:rPr>
          <w:w w:val="110"/>
        </w:rPr>
        <w:t>it</w:t>
      </w:r>
      <w:r>
        <w:rPr>
          <w:spacing w:val="-5"/>
          <w:w w:val="110"/>
        </w:rPr>
        <w:t xml:space="preserve"> </w:t>
      </w:r>
      <w:r>
        <w:rPr>
          <w:w w:val="110"/>
        </w:rPr>
        <w:t>can</w:t>
      </w:r>
      <w:r>
        <w:rPr>
          <w:spacing w:val="-5"/>
          <w:w w:val="110"/>
        </w:rPr>
        <w:t xml:space="preserve"> </w:t>
      </w:r>
      <w:r>
        <w:rPr>
          <w:w w:val="110"/>
        </w:rPr>
        <w:t>be</w:t>
      </w:r>
      <w:r>
        <w:rPr>
          <w:spacing w:val="-5"/>
          <w:w w:val="110"/>
        </w:rPr>
        <w:t xml:space="preserve"> </w:t>
      </w:r>
      <w:r>
        <w:rPr>
          <w:w w:val="110"/>
        </w:rPr>
        <w:t>inferred</w:t>
      </w:r>
      <w:r>
        <w:rPr>
          <w:spacing w:val="-5"/>
          <w:w w:val="110"/>
        </w:rPr>
        <w:t xml:space="preserve"> </w:t>
      </w:r>
      <w:r>
        <w:rPr>
          <w:w w:val="110"/>
        </w:rPr>
        <w:t>that</w:t>
      </w:r>
      <w:r>
        <w:rPr>
          <w:spacing w:val="-5"/>
          <w:w w:val="110"/>
        </w:rPr>
        <w:t xml:space="preserve"> </w:t>
      </w:r>
      <w:r>
        <w:rPr>
          <w:w w:val="110"/>
        </w:rPr>
        <w:t>anyone</w:t>
      </w:r>
      <w:r>
        <w:rPr>
          <w:spacing w:val="-5"/>
          <w:w w:val="110"/>
        </w:rPr>
        <w:t xml:space="preserve"> </w:t>
      </w:r>
      <w:r>
        <w:rPr>
          <w:w w:val="110"/>
        </w:rPr>
        <w:t xml:space="preserve">requiring </w:t>
      </w:r>
      <w:r>
        <w:rPr>
          <w:w w:val="115"/>
        </w:rPr>
        <w:t>the</w:t>
      </w:r>
      <w:r>
        <w:rPr>
          <w:spacing w:val="-16"/>
          <w:w w:val="115"/>
        </w:rPr>
        <w:t xml:space="preserve"> </w:t>
      </w:r>
      <w:r>
        <w:rPr>
          <w:w w:val="115"/>
        </w:rPr>
        <w:t>data</w:t>
      </w:r>
      <w:r>
        <w:rPr>
          <w:spacing w:val="-16"/>
          <w:w w:val="115"/>
        </w:rPr>
        <w:t xml:space="preserve"> </w:t>
      </w:r>
      <w:r>
        <w:rPr>
          <w:w w:val="115"/>
        </w:rPr>
        <w:t>quality</w:t>
      </w:r>
      <w:r>
        <w:rPr>
          <w:spacing w:val="-16"/>
          <w:w w:val="115"/>
        </w:rPr>
        <w:t xml:space="preserve"> </w:t>
      </w:r>
      <w:r>
        <w:rPr>
          <w:w w:val="115"/>
        </w:rPr>
        <w:t>check</w:t>
      </w:r>
      <w:r>
        <w:rPr>
          <w:spacing w:val="-16"/>
          <w:w w:val="115"/>
        </w:rPr>
        <w:t xml:space="preserve"> </w:t>
      </w:r>
      <w:r>
        <w:rPr>
          <w:w w:val="115"/>
        </w:rPr>
        <w:t>before</w:t>
      </w:r>
      <w:r>
        <w:rPr>
          <w:spacing w:val="-16"/>
          <w:w w:val="115"/>
        </w:rPr>
        <w:t xml:space="preserve"> </w:t>
      </w:r>
      <w:r>
        <w:rPr>
          <w:w w:val="115"/>
        </w:rPr>
        <w:t>a</w:t>
      </w:r>
      <w:r>
        <w:rPr>
          <w:spacing w:val="-15"/>
          <w:w w:val="115"/>
        </w:rPr>
        <w:t xml:space="preserve"> </w:t>
      </w:r>
      <w:r>
        <w:rPr>
          <w:w w:val="115"/>
        </w:rPr>
        <w:t>report</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it</w:t>
      </w:r>
      <w:r>
        <w:rPr>
          <w:spacing w:val="-16"/>
          <w:w w:val="115"/>
        </w:rPr>
        <w:t xml:space="preserve"> </w:t>
      </w:r>
      <w:r>
        <w:rPr>
          <w:w w:val="115"/>
        </w:rPr>
        <w:t>is</w:t>
      </w:r>
      <w:r>
        <w:rPr>
          <w:spacing w:val="-15"/>
          <w:w w:val="115"/>
        </w:rPr>
        <w:t xml:space="preserve"> </w:t>
      </w:r>
      <w:r>
        <w:rPr>
          <w:w w:val="115"/>
        </w:rPr>
        <w:t>approved</w:t>
      </w:r>
      <w:r>
        <w:rPr>
          <w:spacing w:val="-16"/>
          <w:w w:val="115"/>
        </w:rPr>
        <w:t xml:space="preserve"> </w:t>
      </w:r>
      <w:r>
        <w:rPr>
          <w:w w:val="115"/>
        </w:rPr>
        <w:t>must</w:t>
      </w:r>
      <w:r>
        <w:rPr>
          <w:spacing w:val="-16"/>
          <w:w w:val="115"/>
        </w:rPr>
        <w:t xml:space="preserve"> </w:t>
      </w:r>
      <w:r>
        <w:rPr>
          <w:w w:val="115"/>
        </w:rPr>
        <w:t>wait</w:t>
      </w:r>
      <w:r>
        <w:rPr>
          <w:spacing w:val="-16"/>
          <w:w w:val="115"/>
        </w:rPr>
        <w:t xml:space="preserve"> </w:t>
      </w:r>
      <w:r>
        <w:rPr>
          <w:w w:val="115"/>
        </w:rPr>
        <w:t>until</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finished,</w:t>
      </w:r>
      <w:r>
        <w:rPr>
          <w:spacing w:val="-16"/>
          <w:w w:val="115"/>
        </w:rPr>
        <w:t xml:space="preserve"> </w:t>
      </w:r>
      <w:r>
        <w:rPr>
          <w:w w:val="115"/>
        </w:rPr>
        <w:t>resulting</w:t>
      </w:r>
      <w:r>
        <w:rPr>
          <w:spacing w:val="-16"/>
          <w:w w:val="115"/>
        </w:rPr>
        <w:t xml:space="preserve"> </w:t>
      </w:r>
      <w:r>
        <w:rPr>
          <w:w w:val="115"/>
        </w:rPr>
        <w:t>in</w:t>
      </w:r>
      <w:r>
        <w:rPr>
          <w:spacing w:val="-16"/>
          <w:w w:val="115"/>
        </w:rPr>
        <w:t xml:space="preserve"> </w:t>
      </w:r>
      <w:r>
        <w:rPr>
          <w:w w:val="115"/>
        </w:rPr>
        <w:t>a waiting</w:t>
      </w:r>
      <w:r>
        <w:rPr>
          <w:spacing w:val="-16"/>
          <w:w w:val="115"/>
        </w:rPr>
        <w:t xml:space="preserve"> </w:t>
      </w:r>
      <w:r>
        <w:rPr>
          <w:w w:val="115"/>
        </w:rPr>
        <w:t>time</w:t>
      </w:r>
      <w:r>
        <w:rPr>
          <w:spacing w:val="-16"/>
          <w:w w:val="115"/>
        </w:rPr>
        <w:t xml:space="preserve"> </w:t>
      </w:r>
      <w:r>
        <w:rPr>
          <w:w w:val="115"/>
        </w:rPr>
        <w:t>of</w:t>
      </w:r>
      <w:r>
        <w:rPr>
          <w:spacing w:val="-16"/>
          <w:w w:val="115"/>
        </w:rPr>
        <w:t xml:space="preserve"> </w:t>
      </w:r>
      <w:r>
        <w:rPr>
          <w:w w:val="115"/>
        </w:rPr>
        <w:t>30</w:t>
      </w:r>
      <w:r>
        <w:rPr>
          <w:spacing w:val="-16"/>
          <w:w w:val="115"/>
        </w:rPr>
        <w:t xml:space="preserve"> </w:t>
      </w:r>
      <w:r>
        <w:rPr>
          <w:w w:val="115"/>
        </w:rPr>
        <w:t>to</w:t>
      </w:r>
      <w:r>
        <w:rPr>
          <w:spacing w:val="-15"/>
          <w:w w:val="115"/>
        </w:rPr>
        <w:t xml:space="preserve"> </w:t>
      </w:r>
      <w:r>
        <w:rPr>
          <w:w w:val="115"/>
        </w:rPr>
        <w:t>45</w:t>
      </w:r>
      <w:r>
        <w:rPr>
          <w:spacing w:val="-16"/>
          <w:w w:val="115"/>
        </w:rPr>
        <w:t xml:space="preserve"> </w:t>
      </w:r>
      <w:r>
        <w:rPr>
          <w:w w:val="115"/>
        </w:rPr>
        <w:t>minutes.</w:t>
      </w:r>
      <w:r>
        <w:rPr>
          <w:spacing w:val="13"/>
          <w:w w:val="115"/>
        </w:rPr>
        <w:t xml:space="preserve"> </w:t>
      </w:r>
      <w:r>
        <w:rPr>
          <w:w w:val="115"/>
        </w:rPr>
        <w:t>This</w:t>
      </w:r>
      <w:r>
        <w:rPr>
          <w:spacing w:val="-16"/>
          <w:w w:val="115"/>
        </w:rPr>
        <w:t xml:space="preserve"> </w:t>
      </w:r>
      <w:r>
        <w:rPr>
          <w:w w:val="115"/>
        </w:rPr>
        <w:t>fact</w:t>
      </w:r>
      <w:r>
        <w:rPr>
          <w:spacing w:val="-16"/>
          <w:w w:val="115"/>
        </w:rPr>
        <w:t xml:space="preserve"> </w:t>
      </w:r>
      <w:r>
        <w:rPr>
          <w:w w:val="115"/>
        </w:rPr>
        <w:t>provides</w:t>
      </w:r>
      <w:r>
        <w:rPr>
          <w:spacing w:val="-16"/>
          <w:w w:val="115"/>
        </w:rPr>
        <w:t xml:space="preserve"> </w:t>
      </w:r>
      <w:r>
        <w:rPr>
          <w:w w:val="115"/>
        </w:rPr>
        <w:t>the</w:t>
      </w:r>
      <w:r>
        <w:rPr>
          <w:spacing w:val="-16"/>
          <w:w w:val="115"/>
        </w:rPr>
        <w:t xml:space="preserve"> </w:t>
      </w:r>
      <w:r>
        <w:rPr>
          <w:w w:val="115"/>
        </w:rPr>
        <w:t>basis</w:t>
      </w:r>
      <w:r>
        <w:rPr>
          <w:spacing w:val="-15"/>
          <w:w w:val="115"/>
        </w:rPr>
        <w:t xml:space="preserve"> </w:t>
      </w:r>
      <w:r>
        <w:rPr>
          <w:w w:val="115"/>
        </w:rPr>
        <w:t>for</w:t>
      </w:r>
      <w:r>
        <w:rPr>
          <w:spacing w:val="-16"/>
          <w:w w:val="115"/>
        </w:rPr>
        <w:t xml:space="preserve"> </w:t>
      </w:r>
      <w:r>
        <w:rPr>
          <w:w w:val="115"/>
        </w:rPr>
        <w:t>understanding</w:t>
      </w:r>
      <w:r>
        <w:rPr>
          <w:spacing w:val="-16"/>
          <w:w w:val="115"/>
        </w:rPr>
        <w:t xml:space="preserve"> </w:t>
      </w:r>
      <w:r>
        <w:rPr>
          <w:w w:val="115"/>
        </w:rPr>
        <w:t>why</w:t>
      </w:r>
      <w:r>
        <w:rPr>
          <w:spacing w:val="-16"/>
          <w:w w:val="115"/>
        </w:rPr>
        <w:t xml:space="preserve"> </w:t>
      </w:r>
      <w:r>
        <w:rPr>
          <w:w w:val="115"/>
        </w:rPr>
        <w:t>manual</w:t>
      </w:r>
      <w:r>
        <w:rPr>
          <w:spacing w:val="-16"/>
          <w:w w:val="115"/>
        </w:rPr>
        <w:t xml:space="preserve"> </w:t>
      </w:r>
      <w:r>
        <w:rPr>
          <w:w w:val="115"/>
        </w:rPr>
        <w:t>processes are</w:t>
      </w:r>
      <w:r>
        <w:rPr>
          <w:spacing w:val="-9"/>
          <w:w w:val="115"/>
        </w:rPr>
        <w:t xml:space="preserve"> </w:t>
      </w:r>
      <w:r>
        <w:rPr>
          <w:w w:val="115"/>
        </w:rPr>
        <w:t>not</w:t>
      </w:r>
      <w:r>
        <w:rPr>
          <w:spacing w:val="-9"/>
          <w:w w:val="115"/>
        </w:rPr>
        <w:t xml:space="preserve"> </w:t>
      </w:r>
      <w:r>
        <w:rPr>
          <w:w w:val="115"/>
        </w:rPr>
        <w:t>suitable</w:t>
      </w:r>
      <w:r>
        <w:rPr>
          <w:spacing w:val="-9"/>
          <w:w w:val="115"/>
        </w:rPr>
        <w:t xml:space="preserve"> </w:t>
      </w:r>
      <w:r>
        <w:rPr>
          <w:w w:val="115"/>
        </w:rPr>
        <w:t>at</w:t>
      </w:r>
      <w:r>
        <w:rPr>
          <w:spacing w:val="-9"/>
          <w:w w:val="115"/>
        </w:rPr>
        <w:t xml:space="preserve"> </w:t>
      </w:r>
      <w:r>
        <w:rPr>
          <w:w w:val="115"/>
        </w:rPr>
        <w:t>scale.</w:t>
      </w:r>
      <w:r>
        <w:rPr>
          <w:spacing w:val="26"/>
          <w:w w:val="115"/>
        </w:rPr>
        <w:t xml:space="preserve"> </w:t>
      </w:r>
      <w:r>
        <w:rPr>
          <w:w w:val="115"/>
        </w:rPr>
        <w:t>When</w:t>
      </w:r>
      <w:r>
        <w:rPr>
          <w:spacing w:val="-9"/>
          <w:w w:val="115"/>
        </w:rPr>
        <w:t xml:space="preserve"> </w:t>
      </w:r>
      <w:r>
        <w:rPr>
          <w:w w:val="115"/>
        </w:rPr>
        <w:t>scaling</w:t>
      </w:r>
      <w:r>
        <w:rPr>
          <w:spacing w:val="-9"/>
          <w:w w:val="115"/>
        </w:rPr>
        <w:t xml:space="preserve"> </w:t>
      </w:r>
      <w:r>
        <w:rPr>
          <w:w w:val="115"/>
        </w:rPr>
        <w:t>up</w:t>
      </w:r>
      <w:r>
        <w:rPr>
          <w:spacing w:val="-9"/>
          <w:w w:val="115"/>
        </w:rPr>
        <w:t xml:space="preserve"> </w:t>
      </w:r>
      <w:r>
        <w:rPr>
          <w:w w:val="115"/>
        </w:rPr>
        <w:t>to</w:t>
      </w:r>
      <w:r>
        <w:rPr>
          <w:spacing w:val="-9"/>
          <w:w w:val="115"/>
        </w:rPr>
        <w:t xml:space="preserve"> </w:t>
      </w:r>
      <w:r>
        <w:rPr>
          <w:w w:val="115"/>
        </w:rPr>
        <w:t>ten</w:t>
      </w:r>
      <w:r>
        <w:rPr>
          <w:spacing w:val="-9"/>
          <w:w w:val="115"/>
        </w:rPr>
        <w:t xml:space="preserve"> </w:t>
      </w:r>
      <w:r>
        <w:rPr>
          <w:w w:val="115"/>
        </w:rPr>
        <w:t>data</w:t>
      </w:r>
      <w:r>
        <w:rPr>
          <w:spacing w:val="-9"/>
          <w:w w:val="115"/>
        </w:rPr>
        <w:t xml:space="preserve"> </w:t>
      </w:r>
      <w:r>
        <w:rPr>
          <w:w w:val="115"/>
        </w:rPr>
        <w:t>quality</w:t>
      </w:r>
      <w:r>
        <w:rPr>
          <w:spacing w:val="-9"/>
          <w:w w:val="115"/>
        </w:rPr>
        <w:t xml:space="preserve"> </w:t>
      </w:r>
      <w:r>
        <w:rPr>
          <w:w w:val="115"/>
        </w:rPr>
        <w:t>checks,</w:t>
      </w:r>
      <w:r>
        <w:rPr>
          <w:spacing w:val="-6"/>
          <w:w w:val="115"/>
        </w:rPr>
        <w:t xml:space="preserve"> </w:t>
      </w:r>
      <w:r>
        <w:rPr>
          <w:w w:val="115"/>
        </w:rPr>
        <w:t>five</w:t>
      </w:r>
      <w:r>
        <w:rPr>
          <w:spacing w:val="-9"/>
          <w:w w:val="115"/>
        </w:rPr>
        <w:t xml:space="preserve"> </w:t>
      </w:r>
      <w:r>
        <w:rPr>
          <w:w w:val="115"/>
        </w:rPr>
        <w:t>to</w:t>
      </w:r>
      <w:r>
        <w:rPr>
          <w:spacing w:val="-9"/>
          <w:w w:val="115"/>
        </w:rPr>
        <w:t xml:space="preserve"> </w:t>
      </w:r>
      <w:r>
        <w:rPr>
          <w:w w:val="115"/>
        </w:rPr>
        <w:t>seven</w:t>
      </w:r>
      <w:r>
        <w:rPr>
          <w:spacing w:val="-9"/>
          <w:w w:val="115"/>
        </w:rPr>
        <w:t xml:space="preserve"> </w:t>
      </w:r>
      <w:r>
        <w:rPr>
          <w:w w:val="115"/>
        </w:rPr>
        <w:t>and</w:t>
      </w:r>
      <w:r>
        <w:rPr>
          <w:spacing w:val="-9"/>
          <w:w w:val="115"/>
        </w:rPr>
        <w:t xml:space="preserve"> </w:t>
      </w:r>
      <w:r>
        <w:rPr>
          <w:w w:val="115"/>
        </w:rPr>
        <w:t>a</w:t>
      </w:r>
      <w:r>
        <w:rPr>
          <w:spacing w:val="-9"/>
          <w:w w:val="115"/>
        </w:rPr>
        <w:t xml:space="preserve"> </w:t>
      </w:r>
      <w:r>
        <w:rPr>
          <w:w w:val="115"/>
        </w:rPr>
        <w:t>half</w:t>
      </w:r>
      <w:r>
        <w:rPr>
          <w:spacing w:val="-9"/>
          <w:w w:val="115"/>
        </w:rPr>
        <w:t xml:space="preserve"> </w:t>
      </w:r>
      <w:r>
        <w:rPr>
          <w:w w:val="115"/>
        </w:rPr>
        <w:t>hours</w:t>
      </w:r>
      <w:r>
        <w:rPr>
          <w:spacing w:val="-9"/>
          <w:w w:val="115"/>
        </w:rPr>
        <w:t xml:space="preserve"> </w:t>
      </w:r>
      <w:r>
        <w:rPr>
          <w:w w:val="115"/>
        </w:rPr>
        <w:t xml:space="preserve">are </w:t>
      </w:r>
      <w:r>
        <w:rPr>
          <w:w w:val="110"/>
        </w:rPr>
        <w:t>spent</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business</w:t>
      </w:r>
      <w:r>
        <w:rPr>
          <w:spacing w:val="-9"/>
          <w:w w:val="110"/>
        </w:rPr>
        <w:t xml:space="preserve"> </w:t>
      </w:r>
      <w:r>
        <w:rPr>
          <w:w w:val="110"/>
        </w:rPr>
        <w:t>on</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The</w:t>
      </w:r>
      <w:r>
        <w:rPr>
          <w:spacing w:val="-9"/>
          <w:w w:val="110"/>
        </w:rPr>
        <w:t xml:space="preserve"> </w:t>
      </w:r>
      <w:r>
        <w:rPr>
          <w:w w:val="110"/>
        </w:rPr>
        <w:t>waiting</w:t>
      </w:r>
      <w:r>
        <w:rPr>
          <w:spacing w:val="-9"/>
          <w:w w:val="110"/>
        </w:rPr>
        <w:t xml:space="preserve"> </w:t>
      </w:r>
      <w:r>
        <w:rPr>
          <w:w w:val="110"/>
        </w:rPr>
        <w:t>time</w:t>
      </w:r>
      <w:r>
        <w:rPr>
          <w:spacing w:val="-9"/>
          <w:w w:val="110"/>
        </w:rPr>
        <w:t xml:space="preserve"> </w:t>
      </w:r>
      <w:r>
        <w:rPr>
          <w:w w:val="110"/>
        </w:rPr>
        <w:t>for</w:t>
      </w:r>
      <w:r>
        <w:rPr>
          <w:spacing w:val="-9"/>
          <w:w w:val="110"/>
        </w:rPr>
        <w:t xml:space="preserve"> </w:t>
      </w:r>
      <w:r>
        <w:rPr>
          <w:w w:val="110"/>
        </w:rPr>
        <w:t>the</w:t>
      </w:r>
      <w:r>
        <w:rPr>
          <w:spacing w:val="-9"/>
          <w:w w:val="110"/>
        </w:rPr>
        <w:t xml:space="preserve"> </w:t>
      </w:r>
      <w:r>
        <w:rPr>
          <w:w w:val="110"/>
        </w:rPr>
        <w:t>last</w:t>
      </w:r>
      <w:r>
        <w:rPr>
          <w:spacing w:val="-9"/>
          <w:w w:val="110"/>
        </w:rPr>
        <w:t xml:space="preserve"> </w:t>
      </w:r>
      <w:r>
        <w:rPr>
          <w:w w:val="110"/>
        </w:rPr>
        <w:t>reports</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approved</w:t>
      </w:r>
      <w:r>
        <w:rPr>
          <w:spacing w:val="-9"/>
          <w:w w:val="110"/>
        </w:rPr>
        <w:t xml:space="preserve"> </w:t>
      </w:r>
      <w:r>
        <w:rPr>
          <w:w w:val="110"/>
        </w:rPr>
        <w:t xml:space="preserve">increases </w:t>
      </w:r>
      <w:r>
        <w:rPr>
          <w:w w:val="115"/>
        </w:rPr>
        <w:t>accordingly</w:t>
      </w:r>
      <w:r>
        <w:rPr>
          <w:spacing w:val="-16"/>
          <w:w w:val="115"/>
        </w:rPr>
        <w:t xml:space="preserve"> </w:t>
      </w:r>
      <w:r>
        <w:rPr>
          <w:w w:val="115"/>
        </w:rPr>
        <w:t>to</w:t>
      </w:r>
      <w:r>
        <w:rPr>
          <w:spacing w:val="-16"/>
          <w:w w:val="115"/>
        </w:rPr>
        <w:t xml:space="preserve"> </w:t>
      </w:r>
      <w:r>
        <w:rPr>
          <w:w w:val="115"/>
        </w:rPr>
        <w:t>five</w:t>
      </w:r>
      <w:r>
        <w:rPr>
          <w:spacing w:val="-16"/>
          <w:w w:val="115"/>
        </w:rPr>
        <w:t xml:space="preserve"> </w:t>
      </w:r>
      <w:r>
        <w:rPr>
          <w:w w:val="115"/>
        </w:rPr>
        <w:t>to</w:t>
      </w:r>
      <w:r>
        <w:rPr>
          <w:spacing w:val="-16"/>
          <w:w w:val="115"/>
        </w:rPr>
        <w:t xml:space="preserve"> </w:t>
      </w:r>
      <w:r>
        <w:rPr>
          <w:w w:val="115"/>
        </w:rPr>
        <w:t>seven</w:t>
      </w:r>
      <w:r>
        <w:rPr>
          <w:spacing w:val="-16"/>
          <w:w w:val="115"/>
        </w:rPr>
        <w:t xml:space="preserve"> </w:t>
      </w:r>
      <w:r>
        <w:rPr>
          <w:w w:val="115"/>
        </w:rPr>
        <w:t>and</w:t>
      </w:r>
      <w:r>
        <w:rPr>
          <w:spacing w:val="-15"/>
          <w:w w:val="115"/>
        </w:rPr>
        <w:t xml:space="preserve"> </w:t>
      </w:r>
      <w:r>
        <w:rPr>
          <w:w w:val="115"/>
        </w:rPr>
        <w:t>a</w:t>
      </w:r>
      <w:r>
        <w:rPr>
          <w:spacing w:val="-16"/>
          <w:w w:val="115"/>
        </w:rPr>
        <w:t xml:space="preserve"> </w:t>
      </w:r>
      <w:r>
        <w:rPr>
          <w:w w:val="115"/>
        </w:rPr>
        <w:t>half</w:t>
      </w:r>
      <w:r>
        <w:rPr>
          <w:spacing w:val="-16"/>
          <w:w w:val="115"/>
        </w:rPr>
        <w:t xml:space="preserve"> </w:t>
      </w:r>
      <w:r>
        <w:rPr>
          <w:w w:val="115"/>
        </w:rPr>
        <w:t>hours.</w:t>
      </w:r>
      <w:r>
        <w:rPr>
          <w:spacing w:val="-11"/>
          <w:w w:val="115"/>
        </w:rPr>
        <w:t xml:space="preserve"> </w:t>
      </w:r>
      <w:r>
        <w:rPr>
          <w:w w:val="115"/>
        </w:rPr>
        <w:t>When</w:t>
      </w:r>
      <w:r>
        <w:rPr>
          <w:spacing w:val="-16"/>
          <w:w w:val="115"/>
        </w:rPr>
        <w:t xml:space="preserve"> </w:t>
      </w:r>
      <w:r>
        <w:rPr>
          <w:w w:val="115"/>
        </w:rPr>
        <w:t>increasing</w:t>
      </w:r>
      <w:r>
        <w:rPr>
          <w:spacing w:val="-15"/>
          <w:w w:val="115"/>
        </w:rPr>
        <w:t xml:space="preserve"> </w:t>
      </w:r>
      <w:r>
        <w:rPr>
          <w:w w:val="115"/>
        </w:rPr>
        <w:t>to</w:t>
      </w:r>
      <w:r>
        <w:rPr>
          <w:spacing w:val="-16"/>
          <w:w w:val="115"/>
        </w:rPr>
        <w:t xml:space="preserve"> </w:t>
      </w:r>
      <w:r>
        <w:rPr>
          <w:w w:val="115"/>
        </w:rPr>
        <w:t>20</w:t>
      </w:r>
      <w:r>
        <w:rPr>
          <w:spacing w:val="-16"/>
          <w:w w:val="115"/>
        </w:rPr>
        <w:t xml:space="preserve"> </w:t>
      </w:r>
      <w:r>
        <w:rPr>
          <w:w w:val="115"/>
        </w:rPr>
        <w:t>checks</w:t>
      </w:r>
      <w:r>
        <w:rPr>
          <w:spacing w:val="-16"/>
          <w:w w:val="115"/>
        </w:rPr>
        <w:t xml:space="preserve"> </w:t>
      </w:r>
      <w:r>
        <w:rPr>
          <w:w w:val="115"/>
        </w:rPr>
        <w:t>per</w:t>
      </w:r>
      <w:r>
        <w:rPr>
          <w:spacing w:val="-16"/>
          <w:w w:val="115"/>
        </w:rPr>
        <w:t xml:space="preserve"> </w:t>
      </w:r>
      <w:r>
        <w:rPr>
          <w:w w:val="115"/>
        </w:rPr>
        <w:t>day,</w:t>
      </w:r>
      <w:r>
        <w:rPr>
          <w:spacing w:val="-14"/>
          <w:w w:val="115"/>
        </w:rPr>
        <w:t xml:space="preserve"> </w:t>
      </w:r>
      <w:r>
        <w:rPr>
          <w:w w:val="115"/>
        </w:rPr>
        <w:t>ten</w:t>
      </w:r>
      <w:r>
        <w:rPr>
          <w:spacing w:val="-16"/>
          <w:w w:val="115"/>
        </w:rPr>
        <w:t xml:space="preserve"> </w:t>
      </w:r>
      <w:r>
        <w:rPr>
          <w:w w:val="115"/>
        </w:rPr>
        <w:t>to</w:t>
      </w:r>
      <w:r>
        <w:rPr>
          <w:spacing w:val="-16"/>
          <w:w w:val="115"/>
        </w:rPr>
        <w:t xml:space="preserve"> </w:t>
      </w:r>
      <w:r>
        <w:rPr>
          <w:w w:val="115"/>
        </w:rPr>
        <w:t>15</w:t>
      </w:r>
      <w:r>
        <w:rPr>
          <w:spacing w:val="-16"/>
          <w:w w:val="115"/>
        </w:rPr>
        <w:t xml:space="preserve"> </w:t>
      </w:r>
      <w:r>
        <w:rPr>
          <w:w w:val="115"/>
        </w:rPr>
        <w:t>hours</w:t>
      </w:r>
      <w:r>
        <w:rPr>
          <w:spacing w:val="-16"/>
          <w:w w:val="115"/>
        </w:rPr>
        <w:t xml:space="preserve"> </w:t>
      </w:r>
      <w:r>
        <w:rPr>
          <w:w w:val="115"/>
        </w:rPr>
        <w:t>are spent,</w:t>
      </w:r>
      <w:r>
        <w:rPr>
          <w:spacing w:val="-13"/>
          <w:w w:val="115"/>
        </w:rPr>
        <w:t xml:space="preserve"> </w:t>
      </w:r>
      <w:r>
        <w:rPr>
          <w:w w:val="115"/>
        </w:rPr>
        <w:t>and</w:t>
      </w:r>
      <w:r>
        <w:rPr>
          <w:spacing w:val="-16"/>
          <w:w w:val="115"/>
        </w:rPr>
        <w:t xml:space="preserve"> </w:t>
      </w:r>
      <w:r>
        <w:rPr>
          <w:w w:val="115"/>
        </w:rPr>
        <w:t>the</w:t>
      </w:r>
      <w:r>
        <w:rPr>
          <w:spacing w:val="-15"/>
          <w:w w:val="115"/>
        </w:rPr>
        <w:t xml:space="preserve"> </w:t>
      </w:r>
      <w:r>
        <w:rPr>
          <w:w w:val="115"/>
        </w:rPr>
        <w:t>waiting</w:t>
      </w:r>
      <w:r>
        <w:rPr>
          <w:spacing w:val="-16"/>
          <w:w w:val="115"/>
        </w:rPr>
        <w:t xml:space="preserve"> </w:t>
      </w:r>
      <w:r>
        <w:rPr>
          <w:w w:val="115"/>
        </w:rPr>
        <w:t>time</w:t>
      </w:r>
      <w:r>
        <w:rPr>
          <w:spacing w:val="-15"/>
          <w:w w:val="115"/>
        </w:rPr>
        <w:t xml:space="preserve"> </w:t>
      </w:r>
      <w:r>
        <w:rPr>
          <w:w w:val="115"/>
        </w:rPr>
        <w:t>rises</w:t>
      </w:r>
      <w:r>
        <w:rPr>
          <w:spacing w:val="-16"/>
          <w:w w:val="115"/>
        </w:rPr>
        <w:t xml:space="preserve"> </w:t>
      </w:r>
      <w:r>
        <w:rPr>
          <w:w w:val="115"/>
        </w:rPr>
        <w:t>accordingly,</w:t>
      </w:r>
      <w:r>
        <w:rPr>
          <w:spacing w:val="-12"/>
          <w:w w:val="115"/>
        </w:rPr>
        <w:t xml:space="preserve"> </w:t>
      </w:r>
      <w:r>
        <w:rPr>
          <w:w w:val="115"/>
        </w:rPr>
        <w:t>accounting</w:t>
      </w:r>
      <w:r>
        <w:rPr>
          <w:spacing w:val="-16"/>
          <w:w w:val="115"/>
        </w:rPr>
        <w:t xml:space="preserve"> </w:t>
      </w:r>
      <w:r>
        <w:rPr>
          <w:w w:val="115"/>
        </w:rPr>
        <w:t>for</w:t>
      </w:r>
      <w:r>
        <w:rPr>
          <w:spacing w:val="-15"/>
          <w:w w:val="115"/>
        </w:rPr>
        <w:t xml:space="preserve"> </w:t>
      </w:r>
      <w:r>
        <w:rPr>
          <w:w w:val="115"/>
        </w:rPr>
        <w:t>more</w:t>
      </w:r>
      <w:r>
        <w:rPr>
          <w:spacing w:val="-16"/>
          <w:w w:val="115"/>
        </w:rPr>
        <w:t xml:space="preserve"> </w:t>
      </w:r>
      <w:r>
        <w:rPr>
          <w:w w:val="115"/>
        </w:rPr>
        <w:t>than</w:t>
      </w:r>
      <w:r>
        <w:rPr>
          <w:spacing w:val="-15"/>
          <w:w w:val="115"/>
        </w:rPr>
        <w:t xml:space="preserve"> </w:t>
      </w:r>
      <w:r>
        <w:rPr>
          <w:w w:val="115"/>
        </w:rPr>
        <w:t>one</w:t>
      </w:r>
      <w:r>
        <w:rPr>
          <w:spacing w:val="-16"/>
          <w:w w:val="115"/>
        </w:rPr>
        <w:t xml:space="preserve"> </w:t>
      </w:r>
      <w:r>
        <w:rPr>
          <w:w w:val="115"/>
        </w:rPr>
        <w:t>full-time</w:t>
      </w:r>
      <w:r>
        <w:rPr>
          <w:spacing w:val="-15"/>
          <w:w w:val="115"/>
        </w:rPr>
        <w:t xml:space="preserve"> </w:t>
      </w:r>
      <w:r>
        <w:rPr>
          <w:w w:val="115"/>
        </w:rPr>
        <w:t>position</w:t>
      </w:r>
      <w:r>
        <w:rPr>
          <w:spacing w:val="-16"/>
          <w:w w:val="115"/>
        </w:rPr>
        <w:t xml:space="preserve"> </w:t>
      </w:r>
      <w:r>
        <w:rPr>
          <w:w w:val="115"/>
        </w:rPr>
        <w:t>and</w:t>
      </w:r>
      <w:r>
        <w:rPr>
          <w:spacing w:val="-15"/>
          <w:w w:val="115"/>
        </w:rPr>
        <w:t xml:space="preserve"> </w:t>
      </w:r>
      <w:r>
        <w:rPr>
          <w:w w:val="115"/>
        </w:rPr>
        <w:t>long delays in report data release.</w:t>
      </w:r>
      <w:r>
        <w:rPr>
          <w:spacing w:val="40"/>
          <w:w w:val="115"/>
        </w:rPr>
        <w:t xml:space="preserve"> </w:t>
      </w:r>
      <w:r>
        <w:rPr>
          <w:w w:val="115"/>
        </w:rPr>
        <w:t xml:space="preserve">It should be noted that this amount of time is spent solely to determine </w:t>
      </w:r>
      <w:r>
        <w:rPr>
          <w:w w:val="110"/>
        </w:rPr>
        <w:t>whether</w:t>
      </w:r>
      <w:r>
        <w:rPr>
          <w:spacing w:val="-9"/>
          <w:w w:val="110"/>
        </w:rPr>
        <w:t xml:space="preserve"> </w:t>
      </w:r>
      <w:r>
        <w:rPr>
          <w:w w:val="110"/>
        </w:rPr>
        <w:t>the</w:t>
      </w:r>
      <w:r>
        <w:rPr>
          <w:spacing w:val="-9"/>
          <w:w w:val="110"/>
        </w:rPr>
        <w:t xml:space="preserve"> </w:t>
      </w:r>
      <w:r>
        <w:rPr>
          <w:w w:val="110"/>
        </w:rPr>
        <w:t>defined</w:t>
      </w:r>
      <w:r>
        <w:rPr>
          <w:spacing w:val="-9"/>
          <w:w w:val="110"/>
        </w:rPr>
        <w:t xml:space="preserve"> </w:t>
      </w:r>
      <w:r>
        <w:rPr>
          <w:w w:val="110"/>
        </w:rPr>
        <w:t>check</w:t>
      </w:r>
      <w:r>
        <w:rPr>
          <w:spacing w:val="-9"/>
          <w:w w:val="110"/>
        </w:rPr>
        <w:t xml:space="preserve"> </w:t>
      </w:r>
      <w:r>
        <w:rPr>
          <w:w w:val="110"/>
        </w:rPr>
        <w:t>passes</w:t>
      </w:r>
      <w:r>
        <w:rPr>
          <w:spacing w:val="-9"/>
          <w:w w:val="110"/>
        </w:rPr>
        <w:t xml:space="preserve"> </w:t>
      </w:r>
      <w:r>
        <w:rPr>
          <w:w w:val="110"/>
        </w:rPr>
        <w:t>or</w:t>
      </w:r>
      <w:r>
        <w:rPr>
          <w:spacing w:val="-9"/>
          <w:w w:val="110"/>
        </w:rPr>
        <w:t xml:space="preserve"> </w:t>
      </w:r>
      <w:r>
        <w:rPr>
          <w:w w:val="110"/>
        </w:rPr>
        <w:t>not. If</w:t>
      </w:r>
      <w:r>
        <w:rPr>
          <w:spacing w:val="-9"/>
          <w:w w:val="110"/>
        </w:rPr>
        <w:t xml:space="preserve"> </w:t>
      </w:r>
      <w:r>
        <w:rPr>
          <w:w w:val="110"/>
        </w:rPr>
        <w:t>the</w:t>
      </w:r>
      <w:r>
        <w:rPr>
          <w:spacing w:val="-9"/>
          <w:w w:val="110"/>
        </w:rPr>
        <w:t xml:space="preserve"> </w:t>
      </w:r>
      <w:r>
        <w:rPr>
          <w:w w:val="110"/>
        </w:rPr>
        <w:t>same</w:t>
      </w:r>
      <w:r>
        <w:rPr>
          <w:spacing w:val="-9"/>
          <w:w w:val="110"/>
        </w:rPr>
        <w:t xml:space="preserve"> </w:t>
      </w:r>
      <w:r>
        <w:rPr>
          <w:w w:val="110"/>
        </w:rPr>
        <w:t>initial</w:t>
      </w:r>
      <w:r>
        <w:rPr>
          <w:spacing w:val="-9"/>
          <w:w w:val="110"/>
        </w:rPr>
        <w:t xml:space="preserve"> </w:t>
      </w:r>
      <w:r>
        <w:rPr>
          <w:w w:val="110"/>
        </w:rPr>
        <w:t>check</w:t>
      </w:r>
      <w:r>
        <w:rPr>
          <w:spacing w:val="-9"/>
          <w:w w:val="110"/>
        </w:rPr>
        <w:t xml:space="preserve"> </w:t>
      </w:r>
      <w:r>
        <w:rPr>
          <w:w w:val="110"/>
        </w:rPr>
        <w:t>is</w:t>
      </w:r>
      <w:r>
        <w:rPr>
          <w:spacing w:val="-9"/>
          <w:w w:val="110"/>
        </w:rPr>
        <w:t xml:space="preserve"> </w:t>
      </w:r>
      <w:r>
        <w:rPr>
          <w:w w:val="110"/>
        </w:rPr>
        <w:t>executed</w:t>
      </w:r>
      <w:r>
        <w:rPr>
          <w:spacing w:val="-9"/>
          <w:w w:val="110"/>
        </w:rPr>
        <w:t xml:space="preserve"> </w:t>
      </w:r>
      <w:r>
        <w:rPr>
          <w:w w:val="110"/>
        </w:rPr>
        <w:t>by</w:t>
      </w:r>
      <w:r>
        <w:rPr>
          <w:spacing w:val="-9"/>
          <w:w w:val="110"/>
        </w:rPr>
        <w:t xml:space="preserve"> </w:t>
      </w:r>
      <w:r>
        <w:rPr>
          <w:w w:val="110"/>
        </w:rPr>
        <w:t>an</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 xml:space="preserve">quality </w:t>
      </w:r>
      <w:r>
        <w:rPr>
          <w:w w:val="115"/>
        </w:rPr>
        <w:t>process,</w:t>
      </w:r>
      <w:r>
        <w:rPr>
          <w:spacing w:val="-6"/>
          <w:w w:val="115"/>
        </w:rPr>
        <w:t xml:space="preserve"> </w:t>
      </w:r>
      <w:r>
        <w:rPr>
          <w:w w:val="115"/>
        </w:rPr>
        <w:t>the</w:t>
      </w:r>
      <w:r>
        <w:rPr>
          <w:spacing w:val="-10"/>
          <w:w w:val="115"/>
        </w:rPr>
        <w:t xml:space="preserve"> </w:t>
      </w:r>
      <w:r>
        <w:rPr>
          <w:w w:val="115"/>
        </w:rPr>
        <w:t>expectation</w:t>
      </w:r>
      <w:r>
        <w:rPr>
          <w:spacing w:val="-10"/>
          <w:w w:val="115"/>
        </w:rPr>
        <w:t xml:space="preserve"> </w:t>
      </w:r>
      <w:r>
        <w:rPr>
          <w:w w:val="115"/>
        </w:rPr>
        <w:t>is</w:t>
      </w:r>
      <w:r>
        <w:rPr>
          <w:spacing w:val="-10"/>
          <w:w w:val="115"/>
        </w:rPr>
        <w:t xml:space="preserve"> </w:t>
      </w:r>
      <w:r>
        <w:rPr>
          <w:w w:val="115"/>
        </w:rPr>
        <w:t>that</w:t>
      </w:r>
      <w:r>
        <w:rPr>
          <w:spacing w:val="-10"/>
          <w:w w:val="115"/>
        </w:rPr>
        <w:t xml:space="preserve"> </w:t>
      </w:r>
      <w:r>
        <w:rPr>
          <w:w w:val="115"/>
        </w:rPr>
        <w:t>execution</w:t>
      </w:r>
      <w:r>
        <w:rPr>
          <w:spacing w:val="-10"/>
          <w:w w:val="115"/>
        </w:rPr>
        <w:t xml:space="preserve"> </w:t>
      </w:r>
      <w:r>
        <w:rPr>
          <w:w w:val="115"/>
        </w:rPr>
        <w:t>takes</w:t>
      </w:r>
      <w:r>
        <w:rPr>
          <w:spacing w:val="-10"/>
          <w:w w:val="115"/>
        </w:rPr>
        <w:t xml:space="preserve"> </w:t>
      </w:r>
      <w:r>
        <w:rPr>
          <w:w w:val="115"/>
        </w:rPr>
        <w:t>less</w:t>
      </w:r>
      <w:r>
        <w:rPr>
          <w:spacing w:val="-10"/>
          <w:w w:val="115"/>
        </w:rPr>
        <w:t xml:space="preserve"> </w:t>
      </w:r>
      <w:r>
        <w:rPr>
          <w:w w:val="115"/>
        </w:rPr>
        <w:t>than</w:t>
      </w:r>
      <w:r>
        <w:rPr>
          <w:spacing w:val="-10"/>
          <w:w w:val="115"/>
        </w:rPr>
        <w:t xml:space="preserve"> </w:t>
      </w:r>
      <w:r>
        <w:rPr>
          <w:w w:val="115"/>
        </w:rPr>
        <w:t>one</w:t>
      </w:r>
      <w:r>
        <w:rPr>
          <w:spacing w:val="-10"/>
          <w:w w:val="115"/>
        </w:rPr>
        <w:t xml:space="preserve"> </w:t>
      </w:r>
      <w:r>
        <w:rPr>
          <w:w w:val="115"/>
        </w:rPr>
        <w:t>minute;</w:t>
      </w:r>
      <w:r>
        <w:rPr>
          <w:spacing w:val="-3"/>
          <w:w w:val="115"/>
        </w:rPr>
        <w:t xml:space="preserve"> </w:t>
      </w:r>
      <w:r>
        <w:rPr>
          <w:w w:val="115"/>
        </w:rPr>
        <w:t>for</w:t>
      </w:r>
      <w:r>
        <w:rPr>
          <w:spacing w:val="-10"/>
          <w:w w:val="115"/>
        </w:rPr>
        <w:t xml:space="preserve"> </w:t>
      </w:r>
      <w:r>
        <w:rPr>
          <w:w w:val="115"/>
        </w:rPr>
        <w:t>simplicity,</w:t>
      </w:r>
      <w:r>
        <w:rPr>
          <w:spacing w:val="-6"/>
          <w:w w:val="115"/>
        </w:rPr>
        <w:t xml:space="preserve"> </w:t>
      </w:r>
      <w:r>
        <w:rPr>
          <w:w w:val="115"/>
        </w:rPr>
        <w:t>an</w:t>
      </w:r>
      <w:r>
        <w:rPr>
          <w:spacing w:val="-10"/>
          <w:w w:val="115"/>
        </w:rPr>
        <w:t xml:space="preserve"> </w:t>
      </w:r>
      <w:r>
        <w:rPr>
          <w:w w:val="115"/>
        </w:rPr>
        <w:t>execution</w:t>
      </w:r>
      <w:r>
        <w:rPr>
          <w:spacing w:val="-10"/>
          <w:w w:val="115"/>
        </w:rPr>
        <w:t xml:space="preserve"> </w:t>
      </w:r>
      <w:r>
        <w:rPr>
          <w:w w:val="115"/>
        </w:rPr>
        <w:t>time of</w:t>
      </w:r>
      <w:r>
        <w:rPr>
          <w:spacing w:val="-10"/>
          <w:w w:val="115"/>
        </w:rPr>
        <w:t xml:space="preserve"> </w:t>
      </w:r>
      <w:r>
        <w:rPr>
          <w:w w:val="115"/>
        </w:rPr>
        <w:t>one</w:t>
      </w:r>
      <w:r>
        <w:rPr>
          <w:spacing w:val="-10"/>
          <w:w w:val="115"/>
        </w:rPr>
        <w:t xml:space="preserve"> </w:t>
      </w:r>
      <w:r>
        <w:rPr>
          <w:w w:val="115"/>
        </w:rPr>
        <w:t>minute</w:t>
      </w:r>
      <w:r>
        <w:rPr>
          <w:spacing w:val="-9"/>
          <w:w w:val="115"/>
        </w:rPr>
        <w:t xml:space="preserve"> </w:t>
      </w:r>
      <w:r>
        <w:rPr>
          <w:w w:val="115"/>
        </w:rPr>
        <w:t>is</w:t>
      </w:r>
      <w:r>
        <w:rPr>
          <w:spacing w:val="-10"/>
          <w:w w:val="115"/>
        </w:rPr>
        <w:t xml:space="preserve"> </w:t>
      </w:r>
      <w:r>
        <w:rPr>
          <w:w w:val="115"/>
        </w:rPr>
        <w:t>assumed.</w:t>
      </w:r>
      <w:r>
        <w:rPr>
          <w:spacing w:val="22"/>
          <w:w w:val="115"/>
        </w:rPr>
        <w:t xml:space="preserve"> </w:t>
      </w:r>
      <w:r>
        <w:rPr>
          <w:w w:val="115"/>
        </w:rPr>
        <w:t>As</w:t>
      </w:r>
      <w:r>
        <w:rPr>
          <w:spacing w:val="-10"/>
          <w:w w:val="115"/>
        </w:rPr>
        <w:t xml:space="preserve"> </w:t>
      </w:r>
      <w:r>
        <w:rPr>
          <w:w w:val="115"/>
        </w:rPr>
        <w:t>no</w:t>
      </w:r>
      <w:r>
        <w:rPr>
          <w:spacing w:val="-9"/>
          <w:w w:val="115"/>
        </w:rPr>
        <w:t xml:space="preserve"> </w:t>
      </w:r>
      <w:r>
        <w:rPr>
          <w:w w:val="115"/>
        </w:rPr>
        <w:t>manual</w:t>
      </w:r>
      <w:r>
        <w:rPr>
          <w:spacing w:val="-10"/>
          <w:w w:val="115"/>
        </w:rPr>
        <w:t xml:space="preserve"> </w:t>
      </w:r>
      <w:r>
        <w:rPr>
          <w:w w:val="115"/>
        </w:rPr>
        <w:t>initiation</w:t>
      </w:r>
      <w:r>
        <w:rPr>
          <w:spacing w:val="-10"/>
          <w:w w:val="115"/>
        </w:rPr>
        <w:t xml:space="preserve"> </w:t>
      </w:r>
      <w:r>
        <w:rPr>
          <w:w w:val="115"/>
        </w:rPr>
        <w:t>is</w:t>
      </w:r>
      <w:r>
        <w:rPr>
          <w:spacing w:val="-9"/>
          <w:w w:val="115"/>
        </w:rPr>
        <w:t xml:space="preserve"> </w:t>
      </w:r>
      <w:r>
        <w:rPr>
          <w:w w:val="115"/>
        </w:rPr>
        <w:t>required,</w:t>
      </w:r>
      <w:r>
        <w:rPr>
          <w:spacing w:val="-6"/>
          <w:w w:val="115"/>
        </w:rPr>
        <w:t xml:space="preserve"> </w:t>
      </w:r>
      <w:r>
        <w:rPr>
          <w:w w:val="115"/>
        </w:rPr>
        <w:t>no</w:t>
      </w:r>
      <w:r>
        <w:rPr>
          <w:spacing w:val="-10"/>
          <w:w w:val="115"/>
        </w:rPr>
        <w:t xml:space="preserve"> </w:t>
      </w:r>
      <w:r>
        <w:rPr>
          <w:w w:val="115"/>
        </w:rPr>
        <w:t>human</w:t>
      </w:r>
      <w:r>
        <w:rPr>
          <w:spacing w:val="-10"/>
          <w:w w:val="115"/>
        </w:rPr>
        <w:t xml:space="preserve"> </w:t>
      </w:r>
      <w:r>
        <w:rPr>
          <w:w w:val="115"/>
        </w:rPr>
        <w:t>time</w:t>
      </w:r>
      <w:r>
        <w:rPr>
          <w:spacing w:val="-9"/>
          <w:w w:val="115"/>
        </w:rPr>
        <w:t xml:space="preserve"> </w:t>
      </w:r>
      <w:r>
        <w:rPr>
          <w:w w:val="115"/>
        </w:rPr>
        <w:t>is</w:t>
      </w:r>
      <w:r>
        <w:rPr>
          <w:spacing w:val="-10"/>
          <w:w w:val="115"/>
        </w:rPr>
        <w:t xml:space="preserve"> </w:t>
      </w:r>
      <w:r>
        <w:rPr>
          <w:w w:val="115"/>
        </w:rPr>
        <w:t>spent</w:t>
      </w:r>
      <w:r>
        <w:rPr>
          <w:spacing w:val="-9"/>
          <w:w w:val="115"/>
        </w:rPr>
        <w:t xml:space="preserve"> </w:t>
      </w:r>
      <w:r>
        <w:rPr>
          <w:w w:val="115"/>
        </w:rPr>
        <w:t>performing</w:t>
      </w:r>
      <w:r>
        <w:rPr>
          <w:spacing w:val="-10"/>
          <w:w w:val="115"/>
        </w:rPr>
        <w:t xml:space="preserve"> </w:t>
      </w:r>
      <w:r>
        <w:rPr>
          <w:spacing w:val="-5"/>
          <w:w w:val="115"/>
        </w:rPr>
        <w:t>the</w:t>
      </w:r>
    </w:p>
    <w:p w14:paraId="077BB458"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459" w14:textId="77777777" w:rsidR="00C220EB" w:rsidRDefault="00C220EB">
      <w:pPr>
        <w:pStyle w:val="BodyText"/>
        <w:spacing w:before="159"/>
      </w:pPr>
    </w:p>
    <w:p w14:paraId="077BB45A" w14:textId="77777777" w:rsidR="00C220EB" w:rsidRDefault="00000000">
      <w:pPr>
        <w:pStyle w:val="BodyText"/>
        <w:spacing w:line="256" w:lineRule="auto"/>
        <w:ind w:left="142" w:right="848"/>
        <w:jc w:val="both"/>
      </w:pPr>
      <w:bookmarkStart w:id="162" w:name="_bookmark95"/>
      <w:bookmarkEnd w:id="162"/>
      <w:r>
        <w:rPr>
          <w:w w:val="115"/>
        </w:rPr>
        <w:t>check.</w:t>
      </w:r>
      <w:r>
        <w:rPr>
          <w:spacing w:val="14"/>
          <w:w w:val="115"/>
        </w:rPr>
        <w:t xml:space="preserve"> </w:t>
      </w:r>
      <w:r>
        <w:rPr>
          <w:w w:val="115"/>
        </w:rPr>
        <w:t>For</w:t>
      </w:r>
      <w:r>
        <w:rPr>
          <w:spacing w:val="-14"/>
          <w:w w:val="115"/>
        </w:rPr>
        <w:t xml:space="preserve"> </w:t>
      </w:r>
      <w:r>
        <w:rPr>
          <w:w w:val="115"/>
        </w:rPr>
        <w:t>comparison,</w:t>
      </w:r>
      <w:r>
        <w:rPr>
          <w:spacing w:val="-11"/>
          <w:w w:val="115"/>
        </w:rPr>
        <w:t xml:space="preserve"> </w:t>
      </w:r>
      <w:r>
        <w:rPr>
          <w:w w:val="115"/>
        </w:rPr>
        <w:t>the</w:t>
      </w:r>
      <w:r>
        <w:rPr>
          <w:spacing w:val="-14"/>
          <w:w w:val="115"/>
        </w:rPr>
        <w:t xml:space="preserve"> </w:t>
      </w:r>
      <w:r>
        <w:rPr>
          <w:w w:val="115"/>
        </w:rPr>
        <w:t>one</w:t>
      </w:r>
      <w:r>
        <w:rPr>
          <w:spacing w:val="-14"/>
          <w:w w:val="115"/>
        </w:rPr>
        <w:t xml:space="preserve"> </w:t>
      </w:r>
      <w:r>
        <w:rPr>
          <w:w w:val="115"/>
        </w:rPr>
        <w:t>minute</w:t>
      </w:r>
      <w:r>
        <w:rPr>
          <w:spacing w:val="-14"/>
          <w:w w:val="115"/>
        </w:rPr>
        <w:t xml:space="preserve"> </w:t>
      </w:r>
      <w:r>
        <w:rPr>
          <w:w w:val="115"/>
        </w:rPr>
        <w:t>waiting</w:t>
      </w:r>
      <w:r>
        <w:rPr>
          <w:spacing w:val="-14"/>
          <w:w w:val="115"/>
        </w:rPr>
        <w:t xml:space="preserve"> </w:t>
      </w:r>
      <w:r>
        <w:rPr>
          <w:w w:val="115"/>
        </w:rPr>
        <w:t>time</w:t>
      </w:r>
      <w:r>
        <w:rPr>
          <w:spacing w:val="-14"/>
          <w:w w:val="115"/>
        </w:rPr>
        <w:t xml:space="preserve"> </w:t>
      </w:r>
      <w:r>
        <w:rPr>
          <w:w w:val="115"/>
        </w:rPr>
        <w:t>for</w:t>
      </w:r>
      <w:r>
        <w:rPr>
          <w:spacing w:val="-14"/>
          <w:w w:val="115"/>
        </w:rPr>
        <w:t xml:space="preserve"> </w:t>
      </w:r>
      <w:r>
        <w:rPr>
          <w:w w:val="115"/>
        </w:rPr>
        <w:t>report</w:t>
      </w:r>
      <w:r>
        <w:rPr>
          <w:spacing w:val="-14"/>
          <w:w w:val="115"/>
        </w:rPr>
        <w:t xml:space="preserve"> </w:t>
      </w:r>
      <w:r>
        <w:rPr>
          <w:w w:val="115"/>
        </w:rPr>
        <w:t>approval</w:t>
      </w:r>
      <w:r>
        <w:rPr>
          <w:spacing w:val="-14"/>
          <w:w w:val="115"/>
        </w:rPr>
        <w:t xml:space="preserve"> </w:t>
      </w:r>
      <w:r>
        <w:rPr>
          <w:w w:val="115"/>
        </w:rPr>
        <w:t>and</w:t>
      </w:r>
      <w:r>
        <w:rPr>
          <w:spacing w:val="-14"/>
          <w:w w:val="115"/>
        </w:rPr>
        <w:t xml:space="preserve"> </w:t>
      </w:r>
      <w:r>
        <w:rPr>
          <w:w w:val="115"/>
        </w:rPr>
        <w:t>release</w:t>
      </w:r>
      <w:r>
        <w:rPr>
          <w:spacing w:val="-14"/>
          <w:w w:val="115"/>
        </w:rPr>
        <w:t xml:space="preserve"> </w:t>
      </w:r>
      <w:r>
        <w:rPr>
          <w:w w:val="115"/>
        </w:rPr>
        <w:t>is</w:t>
      </w:r>
      <w:r>
        <w:rPr>
          <w:spacing w:val="-14"/>
          <w:w w:val="115"/>
        </w:rPr>
        <w:t xml:space="preserve"> </w:t>
      </w:r>
      <w:r>
        <w:rPr>
          <w:w w:val="115"/>
        </w:rPr>
        <w:t>still</w:t>
      </w:r>
      <w:r>
        <w:rPr>
          <w:spacing w:val="-14"/>
          <w:w w:val="115"/>
        </w:rPr>
        <w:t xml:space="preserve"> </w:t>
      </w:r>
      <w:r>
        <w:rPr>
          <w:w w:val="115"/>
        </w:rPr>
        <w:t xml:space="preserve">considered. </w:t>
      </w:r>
      <w:r>
        <w:rPr>
          <w:w w:val="110"/>
        </w:rPr>
        <w:t xml:space="preserve">The business can then be informed whether the check returned an OK or not OK result, and the outcome </w:t>
      </w:r>
      <w:r>
        <w:rPr>
          <w:w w:val="115"/>
        </w:rPr>
        <w:t>can be stored for future reference.</w:t>
      </w:r>
    </w:p>
    <w:p w14:paraId="077BB45B" w14:textId="77777777" w:rsidR="00C220EB" w:rsidRDefault="00000000">
      <w:pPr>
        <w:pStyle w:val="BodyText"/>
        <w:spacing w:before="213" w:line="256" w:lineRule="auto"/>
        <w:ind w:left="142" w:right="848"/>
        <w:jc w:val="both"/>
      </w:pPr>
      <w:r>
        <w:rPr>
          <w:w w:val="115"/>
        </w:rPr>
        <w:t>When</w:t>
      </w:r>
      <w:r>
        <w:rPr>
          <w:spacing w:val="-18"/>
          <w:w w:val="115"/>
        </w:rPr>
        <w:t xml:space="preserve"> </w:t>
      </w:r>
      <w:r>
        <w:rPr>
          <w:w w:val="115"/>
        </w:rPr>
        <w:t>scaling</w:t>
      </w:r>
      <w:r>
        <w:rPr>
          <w:spacing w:val="-16"/>
          <w:w w:val="115"/>
        </w:rPr>
        <w:t xml:space="preserve"> </w:t>
      </w:r>
      <w:r>
        <w:rPr>
          <w:w w:val="115"/>
        </w:rPr>
        <w:t>this</w:t>
      </w:r>
      <w:r>
        <w:rPr>
          <w:spacing w:val="-16"/>
          <w:w w:val="115"/>
        </w:rPr>
        <w:t xml:space="preserve"> </w:t>
      </w:r>
      <w:r>
        <w:rPr>
          <w:w w:val="115"/>
        </w:rPr>
        <w:t>approach</w:t>
      </w:r>
      <w:r>
        <w:rPr>
          <w:spacing w:val="-16"/>
          <w:w w:val="115"/>
        </w:rPr>
        <w:t xml:space="preserve"> </w:t>
      </w:r>
      <w:r>
        <w:rPr>
          <w:w w:val="115"/>
        </w:rPr>
        <w:t>to</w:t>
      </w:r>
      <w:r>
        <w:rPr>
          <w:spacing w:val="-16"/>
          <w:w w:val="115"/>
        </w:rPr>
        <w:t xml:space="preserve"> </w:t>
      </w:r>
      <w:r>
        <w:rPr>
          <w:w w:val="115"/>
        </w:rPr>
        <w:t>ten</w:t>
      </w:r>
      <w:r>
        <w:rPr>
          <w:spacing w:val="-15"/>
          <w:w w:val="115"/>
        </w:rPr>
        <w:t xml:space="preserve"> </w:t>
      </w:r>
      <w:r>
        <w:rPr>
          <w:w w:val="115"/>
        </w:rPr>
        <w:t>checks,</w:t>
      </w:r>
      <w:r>
        <w:rPr>
          <w:spacing w:val="-16"/>
          <w:w w:val="115"/>
        </w:rPr>
        <w:t xml:space="preserve"> </w:t>
      </w:r>
      <w:r>
        <w:rPr>
          <w:w w:val="115"/>
        </w:rPr>
        <w:t>the</w:t>
      </w:r>
      <w:r>
        <w:rPr>
          <w:spacing w:val="-16"/>
          <w:w w:val="115"/>
        </w:rPr>
        <w:t xml:space="preserve"> </w:t>
      </w:r>
      <w:r>
        <w:rPr>
          <w:w w:val="115"/>
        </w:rPr>
        <w:t>total</w:t>
      </w:r>
      <w:r>
        <w:rPr>
          <w:spacing w:val="-16"/>
          <w:w w:val="115"/>
        </w:rPr>
        <w:t xml:space="preserve"> </w:t>
      </w:r>
      <w:r>
        <w:rPr>
          <w:w w:val="115"/>
        </w:rPr>
        <w:t>execution</w:t>
      </w:r>
      <w:r>
        <w:rPr>
          <w:spacing w:val="-16"/>
          <w:w w:val="115"/>
        </w:rPr>
        <w:t xml:space="preserve"> </w:t>
      </w:r>
      <w:r>
        <w:rPr>
          <w:w w:val="115"/>
        </w:rPr>
        <w:t>time</w:t>
      </w:r>
      <w:r>
        <w:rPr>
          <w:spacing w:val="-15"/>
          <w:w w:val="115"/>
        </w:rPr>
        <w:t xml:space="preserve"> </w:t>
      </w:r>
      <w:r>
        <w:rPr>
          <w:w w:val="115"/>
        </w:rPr>
        <w:t>remains</w:t>
      </w:r>
      <w:r>
        <w:rPr>
          <w:spacing w:val="-16"/>
          <w:w w:val="115"/>
        </w:rPr>
        <w:t xml:space="preserve"> </w:t>
      </w:r>
      <w:r>
        <w:rPr>
          <w:w w:val="115"/>
        </w:rPr>
        <w:t>ten</w:t>
      </w:r>
      <w:r>
        <w:rPr>
          <w:spacing w:val="-16"/>
          <w:w w:val="115"/>
        </w:rPr>
        <w:t xml:space="preserve"> </w:t>
      </w:r>
      <w:r>
        <w:rPr>
          <w:w w:val="115"/>
        </w:rPr>
        <w:t>times</w:t>
      </w:r>
      <w:r>
        <w:rPr>
          <w:spacing w:val="-16"/>
          <w:w w:val="115"/>
        </w:rPr>
        <w:t xml:space="preserve"> </w:t>
      </w:r>
      <w:r>
        <w:rPr>
          <w:w w:val="115"/>
        </w:rPr>
        <w:t>one</w:t>
      </w:r>
      <w:r>
        <w:rPr>
          <w:spacing w:val="-16"/>
          <w:w w:val="115"/>
        </w:rPr>
        <w:t xml:space="preserve"> </w:t>
      </w:r>
      <w:r>
        <w:rPr>
          <w:w w:val="115"/>
        </w:rPr>
        <w:t>minute.</w:t>
      </w:r>
      <w:r>
        <w:rPr>
          <w:spacing w:val="-15"/>
          <w:w w:val="115"/>
        </w:rPr>
        <w:t xml:space="preserve"> </w:t>
      </w:r>
      <w:r>
        <w:rPr>
          <w:w w:val="115"/>
        </w:rPr>
        <w:t>How-ever,</w:t>
      </w:r>
      <w:r>
        <w:rPr>
          <w:spacing w:val="-2"/>
          <w:w w:val="115"/>
        </w:rPr>
        <w:t xml:space="preserve"> </w:t>
      </w:r>
      <w:r>
        <w:rPr>
          <w:w w:val="115"/>
        </w:rPr>
        <w:t>as</w:t>
      </w:r>
      <w:r>
        <w:rPr>
          <w:spacing w:val="-6"/>
          <w:w w:val="115"/>
        </w:rPr>
        <w:t xml:space="preserve"> </w:t>
      </w:r>
      <w:r>
        <w:rPr>
          <w:w w:val="115"/>
        </w:rPr>
        <w:t>the</w:t>
      </w:r>
      <w:r>
        <w:rPr>
          <w:spacing w:val="-6"/>
          <w:w w:val="115"/>
        </w:rPr>
        <w:t xml:space="preserve"> </w:t>
      </w:r>
      <w:r>
        <w:rPr>
          <w:w w:val="115"/>
        </w:rPr>
        <w:t>IT</w:t>
      </w:r>
      <w:r>
        <w:rPr>
          <w:spacing w:val="-6"/>
          <w:w w:val="115"/>
        </w:rPr>
        <w:t xml:space="preserve"> </w:t>
      </w:r>
      <w:r>
        <w:rPr>
          <w:w w:val="115"/>
        </w:rPr>
        <w:t>system</w:t>
      </w:r>
      <w:r>
        <w:rPr>
          <w:spacing w:val="-6"/>
          <w:w w:val="115"/>
        </w:rPr>
        <w:t xml:space="preserve"> </w:t>
      </w:r>
      <w:r>
        <w:rPr>
          <w:w w:val="115"/>
        </w:rPr>
        <w:t>can</w:t>
      </w:r>
      <w:r>
        <w:rPr>
          <w:spacing w:val="-6"/>
          <w:w w:val="115"/>
        </w:rPr>
        <w:t xml:space="preserve"> </w:t>
      </w:r>
      <w:r>
        <w:rPr>
          <w:w w:val="115"/>
        </w:rPr>
        <w:t>execute</w:t>
      </w:r>
      <w:r>
        <w:rPr>
          <w:spacing w:val="-6"/>
          <w:w w:val="115"/>
        </w:rPr>
        <w:t xml:space="preserve"> </w:t>
      </w:r>
      <w:r>
        <w:rPr>
          <w:w w:val="115"/>
        </w:rPr>
        <w:t>these</w:t>
      </w:r>
      <w:r>
        <w:rPr>
          <w:spacing w:val="-6"/>
          <w:w w:val="115"/>
        </w:rPr>
        <w:t xml:space="preserve"> </w:t>
      </w:r>
      <w:r>
        <w:rPr>
          <w:w w:val="115"/>
        </w:rPr>
        <w:t>checks</w:t>
      </w:r>
      <w:r>
        <w:rPr>
          <w:spacing w:val="-6"/>
          <w:w w:val="115"/>
        </w:rPr>
        <w:t xml:space="preserve"> </w:t>
      </w:r>
      <w:r>
        <w:rPr>
          <w:w w:val="115"/>
        </w:rPr>
        <w:t>in</w:t>
      </w:r>
      <w:r>
        <w:rPr>
          <w:spacing w:val="-6"/>
          <w:w w:val="115"/>
        </w:rPr>
        <w:t xml:space="preserve"> </w:t>
      </w:r>
      <w:r>
        <w:rPr>
          <w:w w:val="115"/>
        </w:rPr>
        <w:t>parallel,</w:t>
      </w:r>
      <w:r>
        <w:rPr>
          <w:spacing w:val="-2"/>
          <w:w w:val="115"/>
        </w:rPr>
        <w:t xml:space="preserve"> </w:t>
      </w:r>
      <w:r>
        <w:rPr>
          <w:w w:val="115"/>
        </w:rPr>
        <w:t>the</w:t>
      </w:r>
      <w:r>
        <w:rPr>
          <w:spacing w:val="-6"/>
          <w:w w:val="115"/>
        </w:rPr>
        <w:t xml:space="preserve"> </w:t>
      </w:r>
      <w:r>
        <w:rPr>
          <w:w w:val="115"/>
        </w:rPr>
        <w:t>waiting</w:t>
      </w:r>
      <w:r>
        <w:rPr>
          <w:spacing w:val="-6"/>
          <w:w w:val="115"/>
        </w:rPr>
        <w:t xml:space="preserve"> </w:t>
      </w:r>
      <w:r>
        <w:rPr>
          <w:w w:val="115"/>
        </w:rPr>
        <w:t>time</w:t>
      </w:r>
      <w:r>
        <w:rPr>
          <w:spacing w:val="-6"/>
          <w:w w:val="115"/>
        </w:rPr>
        <w:t xml:space="preserve"> </w:t>
      </w:r>
      <w:r>
        <w:rPr>
          <w:w w:val="115"/>
        </w:rPr>
        <w:t>for</w:t>
      </w:r>
      <w:r>
        <w:rPr>
          <w:spacing w:val="-6"/>
          <w:w w:val="115"/>
        </w:rPr>
        <w:t xml:space="preserve"> </w:t>
      </w:r>
      <w:r>
        <w:rPr>
          <w:w w:val="115"/>
        </w:rPr>
        <w:t>results</w:t>
      </w:r>
      <w:r>
        <w:rPr>
          <w:spacing w:val="-6"/>
          <w:w w:val="115"/>
        </w:rPr>
        <w:t xml:space="preserve"> </w:t>
      </w:r>
      <w:r>
        <w:rPr>
          <w:w w:val="115"/>
        </w:rPr>
        <w:t>remains</w:t>
      </w:r>
      <w:r>
        <w:rPr>
          <w:spacing w:val="-6"/>
          <w:w w:val="115"/>
        </w:rPr>
        <w:t xml:space="preserve"> </w:t>
      </w:r>
      <w:r>
        <w:rPr>
          <w:w w:val="115"/>
        </w:rPr>
        <w:t>at</w:t>
      </w:r>
      <w:r>
        <w:rPr>
          <w:spacing w:val="-6"/>
          <w:w w:val="115"/>
        </w:rPr>
        <w:t xml:space="preserve"> </w:t>
      </w:r>
      <w:r>
        <w:rPr>
          <w:w w:val="115"/>
        </w:rPr>
        <w:t xml:space="preserve">one </w:t>
      </w:r>
      <w:r>
        <w:rPr>
          <w:w w:val="110"/>
        </w:rPr>
        <w:t>minute. When</w:t>
      </w:r>
      <w:r>
        <w:rPr>
          <w:spacing w:val="-6"/>
          <w:w w:val="110"/>
        </w:rPr>
        <w:t xml:space="preserve"> </w:t>
      </w:r>
      <w:r>
        <w:rPr>
          <w:w w:val="110"/>
        </w:rPr>
        <w:t>increasing</w:t>
      </w:r>
      <w:r>
        <w:rPr>
          <w:spacing w:val="-6"/>
          <w:w w:val="110"/>
        </w:rPr>
        <w:t xml:space="preserve"> </w:t>
      </w:r>
      <w:r>
        <w:rPr>
          <w:w w:val="110"/>
        </w:rPr>
        <w:t>to</w:t>
      </w:r>
      <w:r>
        <w:rPr>
          <w:spacing w:val="-6"/>
          <w:w w:val="110"/>
        </w:rPr>
        <w:t xml:space="preserve"> </w:t>
      </w:r>
      <w:r>
        <w:rPr>
          <w:w w:val="110"/>
        </w:rPr>
        <w:t>20</w:t>
      </w:r>
      <w:r>
        <w:rPr>
          <w:spacing w:val="-6"/>
          <w:w w:val="110"/>
        </w:rPr>
        <w:t xml:space="preserve"> </w:t>
      </w:r>
      <w:r>
        <w:rPr>
          <w:w w:val="110"/>
        </w:rPr>
        <w:t>checks</w:t>
      </w:r>
      <w:r>
        <w:rPr>
          <w:spacing w:val="-6"/>
          <w:w w:val="110"/>
        </w:rPr>
        <w:t xml:space="preserve"> </w:t>
      </w:r>
      <w:r>
        <w:rPr>
          <w:w w:val="110"/>
        </w:rPr>
        <w:t>per</w:t>
      </w:r>
      <w:r>
        <w:rPr>
          <w:spacing w:val="-6"/>
          <w:w w:val="110"/>
        </w:rPr>
        <w:t xml:space="preserve"> </w:t>
      </w:r>
      <w:r>
        <w:rPr>
          <w:w w:val="110"/>
        </w:rPr>
        <w:t>day,</w:t>
      </w:r>
      <w:r>
        <w:rPr>
          <w:spacing w:val="-6"/>
          <w:w w:val="110"/>
        </w:rPr>
        <w:t xml:space="preserve"> </w:t>
      </w:r>
      <w:r>
        <w:rPr>
          <w:w w:val="110"/>
        </w:rPr>
        <w:t>the</w:t>
      </w:r>
      <w:r>
        <w:rPr>
          <w:spacing w:val="-6"/>
          <w:w w:val="110"/>
        </w:rPr>
        <w:t xml:space="preserve"> </w:t>
      </w:r>
      <w:r>
        <w:rPr>
          <w:w w:val="110"/>
        </w:rPr>
        <w:t>IT</w:t>
      </w:r>
      <w:r>
        <w:rPr>
          <w:spacing w:val="-6"/>
          <w:w w:val="110"/>
        </w:rPr>
        <w:t xml:space="preserve"> </w:t>
      </w:r>
      <w:r>
        <w:rPr>
          <w:w w:val="110"/>
        </w:rPr>
        <w:t>systems</w:t>
      </w:r>
      <w:r>
        <w:rPr>
          <w:spacing w:val="-6"/>
          <w:w w:val="110"/>
        </w:rPr>
        <w:t xml:space="preserve"> </w:t>
      </w:r>
      <w:r>
        <w:rPr>
          <w:w w:val="110"/>
        </w:rPr>
        <w:t>likewise</w:t>
      </w:r>
      <w:r>
        <w:rPr>
          <w:spacing w:val="-6"/>
          <w:w w:val="110"/>
        </w:rPr>
        <w:t xml:space="preserve"> </w:t>
      </w:r>
      <w:r>
        <w:rPr>
          <w:w w:val="110"/>
        </w:rPr>
        <w:t>execute</w:t>
      </w:r>
      <w:r>
        <w:rPr>
          <w:spacing w:val="-6"/>
          <w:w w:val="110"/>
        </w:rPr>
        <w:t xml:space="preserve"> </w:t>
      </w:r>
      <w:r>
        <w:rPr>
          <w:w w:val="110"/>
        </w:rPr>
        <w:t>the</w:t>
      </w:r>
      <w:r>
        <w:rPr>
          <w:spacing w:val="-6"/>
          <w:w w:val="110"/>
        </w:rPr>
        <w:t xml:space="preserve"> </w:t>
      </w:r>
      <w:r>
        <w:rPr>
          <w:w w:val="110"/>
        </w:rPr>
        <w:t>checks</w:t>
      </w:r>
      <w:r>
        <w:rPr>
          <w:spacing w:val="-6"/>
          <w:w w:val="110"/>
        </w:rPr>
        <w:t xml:space="preserve"> </w:t>
      </w:r>
      <w:r>
        <w:rPr>
          <w:w w:val="110"/>
        </w:rPr>
        <w:t>in</w:t>
      </w:r>
      <w:r>
        <w:rPr>
          <w:spacing w:val="-6"/>
          <w:w w:val="110"/>
        </w:rPr>
        <w:t xml:space="preserve"> </w:t>
      </w:r>
      <w:r>
        <w:rPr>
          <w:w w:val="110"/>
        </w:rPr>
        <w:t>parallel,</w:t>
      </w:r>
      <w:r>
        <w:rPr>
          <w:spacing w:val="-6"/>
          <w:w w:val="110"/>
        </w:rPr>
        <w:t xml:space="preserve"> </w:t>
      </w:r>
      <w:r>
        <w:rPr>
          <w:w w:val="110"/>
        </w:rPr>
        <w:t xml:space="preserve">and </w:t>
      </w:r>
      <w:r>
        <w:rPr>
          <w:w w:val="115"/>
        </w:rPr>
        <w:t>the</w:t>
      </w:r>
      <w:r>
        <w:rPr>
          <w:spacing w:val="-1"/>
          <w:w w:val="115"/>
        </w:rPr>
        <w:t xml:space="preserve"> </w:t>
      </w:r>
      <w:r>
        <w:rPr>
          <w:w w:val="115"/>
        </w:rPr>
        <w:t>execution</w:t>
      </w:r>
      <w:r>
        <w:rPr>
          <w:spacing w:val="-1"/>
          <w:w w:val="115"/>
        </w:rPr>
        <w:t xml:space="preserve"> </w:t>
      </w:r>
      <w:r>
        <w:rPr>
          <w:w w:val="115"/>
        </w:rPr>
        <w:t>and</w:t>
      </w:r>
      <w:r>
        <w:rPr>
          <w:spacing w:val="-1"/>
          <w:w w:val="115"/>
        </w:rPr>
        <w:t xml:space="preserve"> </w:t>
      </w:r>
      <w:r>
        <w:rPr>
          <w:w w:val="115"/>
        </w:rPr>
        <w:t>waiting</w:t>
      </w:r>
      <w:r>
        <w:rPr>
          <w:spacing w:val="-1"/>
          <w:w w:val="115"/>
        </w:rPr>
        <w:t xml:space="preserve"> </w:t>
      </w:r>
      <w:r>
        <w:rPr>
          <w:w w:val="115"/>
        </w:rPr>
        <w:t>time</w:t>
      </w:r>
      <w:r>
        <w:rPr>
          <w:spacing w:val="-1"/>
          <w:w w:val="115"/>
        </w:rPr>
        <w:t xml:space="preserve"> </w:t>
      </w:r>
      <w:r>
        <w:rPr>
          <w:w w:val="115"/>
        </w:rPr>
        <w:t>remain</w:t>
      </w:r>
      <w:r>
        <w:rPr>
          <w:spacing w:val="-1"/>
          <w:w w:val="115"/>
        </w:rPr>
        <w:t xml:space="preserve"> </w:t>
      </w:r>
      <w:r>
        <w:rPr>
          <w:w w:val="115"/>
        </w:rPr>
        <w:t>unchanged.</w:t>
      </w:r>
    </w:p>
    <w:p w14:paraId="077BB45C" w14:textId="77777777" w:rsidR="00C220EB" w:rsidRDefault="00C220EB">
      <w:pPr>
        <w:pStyle w:val="BodyText"/>
      </w:pPr>
    </w:p>
    <w:p w14:paraId="077BB45D" w14:textId="77777777" w:rsidR="00C220EB" w:rsidRDefault="00C220EB">
      <w:pPr>
        <w:pStyle w:val="BodyText"/>
        <w:spacing w:before="242"/>
      </w:pPr>
    </w:p>
    <w:p w14:paraId="077BB45E" w14:textId="77777777" w:rsidR="00C220EB" w:rsidRDefault="00000000">
      <w:pPr>
        <w:pStyle w:val="Heading4"/>
      </w:pPr>
      <w:commentRangeStart w:id="163"/>
      <w:r>
        <w:rPr>
          <w:color w:val="697D90"/>
        </w:rPr>
        <w:t>Benefit</w:t>
      </w:r>
      <w:r>
        <w:rPr>
          <w:color w:val="697D90"/>
          <w:spacing w:val="-16"/>
        </w:rPr>
        <w:t xml:space="preserve"> </w:t>
      </w:r>
      <w:r>
        <w:rPr>
          <w:color w:val="697D90"/>
        </w:rPr>
        <w:t>2:</w:t>
      </w:r>
      <w:r>
        <w:rPr>
          <w:color w:val="697D90"/>
          <w:spacing w:val="-11"/>
        </w:rPr>
        <w:t xml:space="preserve"> </w:t>
      </w:r>
      <w:r>
        <w:rPr>
          <w:color w:val="697D90"/>
          <w:spacing w:val="-2"/>
        </w:rPr>
        <w:t>Scalability</w:t>
      </w:r>
      <w:commentRangeEnd w:id="163"/>
      <w:r w:rsidR="007129CB">
        <w:rPr>
          <w:rStyle w:val="CommentReference"/>
          <w:sz w:val="22"/>
          <w:szCs w:val="22"/>
        </w:rPr>
        <w:commentReference w:id="163"/>
      </w:r>
    </w:p>
    <w:p w14:paraId="077BB45F" w14:textId="77777777" w:rsidR="00C220EB" w:rsidRDefault="00000000">
      <w:pPr>
        <w:pStyle w:val="BodyText"/>
        <w:spacing w:before="214" w:line="256" w:lineRule="auto"/>
        <w:ind w:left="142" w:right="848"/>
        <w:jc w:val="both"/>
      </w:pPr>
      <w:r>
        <w:rPr>
          <w:w w:val="110"/>
        </w:rPr>
        <w:t>In summary, manual data quality checks cannot be scaled and lead to excessive use of human resources for</w:t>
      </w:r>
      <w:r>
        <w:rPr>
          <w:spacing w:val="-11"/>
          <w:w w:val="110"/>
        </w:rPr>
        <w:t xml:space="preserve"> </w:t>
      </w:r>
      <w:r>
        <w:rPr>
          <w:w w:val="110"/>
        </w:rPr>
        <w:t>repetitive</w:t>
      </w:r>
      <w:r>
        <w:rPr>
          <w:spacing w:val="-11"/>
          <w:w w:val="110"/>
        </w:rPr>
        <w:t xml:space="preserve"> </w:t>
      </w:r>
      <w:r>
        <w:rPr>
          <w:w w:val="110"/>
        </w:rPr>
        <w:t>tasks,</w:t>
      </w:r>
      <w:r>
        <w:rPr>
          <w:spacing w:val="-11"/>
          <w:w w:val="110"/>
        </w:rPr>
        <w:t xml:space="preserve"> </w:t>
      </w:r>
      <w:r>
        <w:rPr>
          <w:w w:val="110"/>
        </w:rPr>
        <w:t>as</w:t>
      </w:r>
      <w:r>
        <w:rPr>
          <w:spacing w:val="-11"/>
          <w:w w:val="110"/>
        </w:rPr>
        <w:t xml:space="preserve"> </w:t>
      </w:r>
      <w:r>
        <w:rPr>
          <w:w w:val="110"/>
        </w:rPr>
        <w:t>well</w:t>
      </w:r>
      <w:r>
        <w:rPr>
          <w:spacing w:val="-11"/>
          <w:w w:val="110"/>
        </w:rPr>
        <w:t xml:space="preserve"> </w:t>
      </w:r>
      <w:r>
        <w:rPr>
          <w:w w:val="110"/>
        </w:rPr>
        <w:t>as</w:t>
      </w:r>
      <w:r>
        <w:rPr>
          <w:spacing w:val="-11"/>
          <w:w w:val="110"/>
        </w:rPr>
        <w:t xml:space="preserve"> </w:t>
      </w:r>
      <w:r>
        <w:rPr>
          <w:w w:val="110"/>
        </w:rPr>
        <w:t>long</w:t>
      </w:r>
      <w:r>
        <w:rPr>
          <w:spacing w:val="-11"/>
          <w:w w:val="110"/>
        </w:rPr>
        <w:t xml:space="preserve"> </w:t>
      </w:r>
      <w:r>
        <w:rPr>
          <w:w w:val="110"/>
        </w:rPr>
        <w:t>waiting</w:t>
      </w:r>
      <w:r>
        <w:rPr>
          <w:spacing w:val="-11"/>
          <w:w w:val="110"/>
        </w:rPr>
        <w:t xml:space="preserve"> </w:t>
      </w:r>
      <w:r>
        <w:rPr>
          <w:w w:val="110"/>
        </w:rPr>
        <w:t>times</w:t>
      </w:r>
      <w:r>
        <w:rPr>
          <w:spacing w:val="-11"/>
          <w:w w:val="110"/>
        </w:rPr>
        <w:t xml:space="preserve"> </w:t>
      </w:r>
      <w:r>
        <w:rPr>
          <w:w w:val="110"/>
        </w:rPr>
        <w:t>for</w:t>
      </w:r>
      <w:r>
        <w:rPr>
          <w:spacing w:val="-11"/>
          <w:w w:val="110"/>
        </w:rPr>
        <w:t xml:space="preserve"> </w:t>
      </w:r>
      <w:r>
        <w:rPr>
          <w:w w:val="110"/>
        </w:rPr>
        <w:t>approved</w:t>
      </w:r>
      <w:r>
        <w:rPr>
          <w:spacing w:val="-11"/>
          <w:w w:val="110"/>
        </w:rPr>
        <w:t xml:space="preserve"> </w:t>
      </w:r>
      <w:r>
        <w:rPr>
          <w:w w:val="110"/>
        </w:rPr>
        <w:t>datasets.</w:t>
      </w:r>
      <w:r>
        <w:rPr>
          <w:spacing w:val="-1"/>
          <w:w w:val="110"/>
        </w:rPr>
        <w:t xml:space="preserve"> </w:t>
      </w:r>
      <w:r>
        <w:rPr>
          <w:w w:val="110"/>
        </w:rPr>
        <w:t>Automated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by contrast, allow many checks to be executed in parallel within the same overall time frame.</w:t>
      </w:r>
      <w:r>
        <w:rPr>
          <w:spacing w:val="40"/>
          <w:w w:val="110"/>
        </w:rPr>
        <w:t xml:space="preserve"> </w:t>
      </w:r>
      <w:r>
        <w:rPr>
          <w:w w:val="110"/>
        </w:rPr>
        <w:t>It should be noted that this comparison assumes all checks have similar complexity.</w:t>
      </w:r>
    </w:p>
    <w:p w14:paraId="077BB460" w14:textId="77777777" w:rsidR="00C220EB" w:rsidRDefault="00C220EB">
      <w:pPr>
        <w:pStyle w:val="BodyText"/>
      </w:pPr>
    </w:p>
    <w:p w14:paraId="077BB461" w14:textId="77777777" w:rsidR="00C220EB" w:rsidRDefault="00C220EB">
      <w:pPr>
        <w:pStyle w:val="BodyText"/>
        <w:spacing w:before="231"/>
      </w:pPr>
    </w:p>
    <w:p w14:paraId="077BB462" w14:textId="77777777" w:rsidR="00C220EB" w:rsidRDefault="00000000">
      <w:pPr>
        <w:pStyle w:val="Heading3"/>
        <w:spacing w:before="1"/>
      </w:pPr>
      <w:commentRangeStart w:id="164"/>
      <w:r>
        <w:rPr>
          <w:color w:val="697D90"/>
        </w:rPr>
        <w:t>Benefit</w:t>
      </w:r>
      <w:r>
        <w:rPr>
          <w:color w:val="697D90"/>
          <w:spacing w:val="-17"/>
        </w:rPr>
        <w:t xml:space="preserve"> </w:t>
      </w:r>
      <w:r>
        <w:rPr>
          <w:color w:val="697D90"/>
        </w:rPr>
        <w:t>3:</w:t>
      </w:r>
      <w:r>
        <w:rPr>
          <w:color w:val="697D90"/>
          <w:spacing w:val="-10"/>
        </w:rPr>
        <w:t xml:space="preserve"> </w:t>
      </w:r>
      <w:r>
        <w:rPr>
          <w:color w:val="697D90"/>
        </w:rPr>
        <w:t>Separation</w:t>
      </w:r>
      <w:r>
        <w:rPr>
          <w:color w:val="697D90"/>
          <w:spacing w:val="-17"/>
        </w:rPr>
        <w:t xml:space="preserve"> </w:t>
      </w:r>
      <w:r>
        <w:rPr>
          <w:color w:val="697D90"/>
        </w:rPr>
        <w:t>of</w:t>
      </w:r>
      <w:r>
        <w:rPr>
          <w:color w:val="697D90"/>
          <w:spacing w:val="-16"/>
        </w:rPr>
        <w:t xml:space="preserve"> </w:t>
      </w:r>
      <w:r>
        <w:rPr>
          <w:color w:val="697D90"/>
          <w:spacing w:val="-2"/>
        </w:rPr>
        <w:t>concerns</w:t>
      </w:r>
      <w:commentRangeEnd w:id="164"/>
      <w:r w:rsidR="002733D0">
        <w:rPr>
          <w:rStyle w:val="CommentReference"/>
          <w:sz w:val="24"/>
          <w:szCs w:val="24"/>
        </w:rPr>
        <w:commentReference w:id="164"/>
      </w:r>
    </w:p>
    <w:p w14:paraId="077BB463" w14:textId="77777777" w:rsidR="00C220EB" w:rsidRDefault="00000000">
      <w:pPr>
        <w:pStyle w:val="BodyText"/>
        <w:spacing w:before="210" w:line="256" w:lineRule="auto"/>
        <w:ind w:left="142" w:right="848"/>
        <w:jc w:val="both"/>
      </w:pPr>
      <w:r>
        <w:rPr>
          <w:w w:val="115"/>
        </w:rPr>
        <w:t>The</w:t>
      </w:r>
      <w:r>
        <w:rPr>
          <w:spacing w:val="-2"/>
          <w:w w:val="115"/>
        </w:rPr>
        <w:t xml:space="preserve"> </w:t>
      </w:r>
      <w:r>
        <w:rPr>
          <w:w w:val="115"/>
        </w:rPr>
        <w:t>current</w:t>
      </w:r>
      <w:r>
        <w:rPr>
          <w:spacing w:val="-2"/>
          <w:w w:val="115"/>
        </w:rPr>
        <w:t xml:space="preserve"> </w:t>
      </w:r>
      <w:r>
        <w:rPr>
          <w:w w:val="115"/>
        </w:rPr>
        <w:t>manual</w:t>
      </w:r>
      <w:r>
        <w:rPr>
          <w:spacing w:val="-2"/>
          <w:w w:val="115"/>
        </w:rPr>
        <w:t xml:space="preserve"> </w:t>
      </w:r>
      <w:r>
        <w:rPr>
          <w:w w:val="115"/>
        </w:rPr>
        <w:t>reports, which</w:t>
      </w:r>
      <w:r>
        <w:rPr>
          <w:spacing w:val="-2"/>
          <w:w w:val="115"/>
        </w:rPr>
        <w:t xml:space="preserve"> </w:t>
      </w:r>
      <w:r>
        <w:rPr>
          <w:w w:val="115"/>
        </w:rPr>
        <w:t>are</w:t>
      </w:r>
      <w:r>
        <w:rPr>
          <w:spacing w:val="-2"/>
          <w:w w:val="115"/>
        </w:rPr>
        <w:t xml:space="preserve"> </w:t>
      </w:r>
      <w:r>
        <w:rPr>
          <w:w w:val="115"/>
        </w:rPr>
        <w:t>business</w:t>
      </w:r>
      <w:r>
        <w:rPr>
          <w:spacing w:val="-2"/>
          <w:w w:val="115"/>
        </w:rPr>
        <w:t xml:space="preserve"> </w:t>
      </w:r>
      <w:r>
        <w:rPr>
          <w:w w:val="115"/>
        </w:rPr>
        <w:t>driven, have</w:t>
      </w:r>
      <w:r>
        <w:rPr>
          <w:spacing w:val="-2"/>
          <w:w w:val="115"/>
        </w:rPr>
        <w:t xml:space="preserve"> </w:t>
      </w:r>
      <w:r>
        <w:rPr>
          <w:w w:val="115"/>
        </w:rPr>
        <w:t>their</w:t>
      </w:r>
      <w:r>
        <w:rPr>
          <w:spacing w:val="-2"/>
          <w:w w:val="115"/>
        </w:rPr>
        <w:t xml:space="preserve"> </w:t>
      </w:r>
      <w:r>
        <w:rPr>
          <w:w w:val="115"/>
        </w:rPr>
        <w:t>logic</w:t>
      </w:r>
      <w:r>
        <w:rPr>
          <w:spacing w:val="-2"/>
          <w:w w:val="115"/>
        </w:rPr>
        <w:t xml:space="preserve"> </w:t>
      </w:r>
      <w:r>
        <w:rPr>
          <w:w w:val="115"/>
        </w:rPr>
        <w:t>built</w:t>
      </w:r>
      <w:r>
        <w:rPr>
          <w:spacing w:val="-2"/>
          <w:w w:val="115"/>
        </w:rPr>
        <w:t xml:space="preserve"> </w:t>
      </w:r>
      <w:r>
        <w:rPr>
          <w:w w:val="115"/>
        </w:rPr>
        <w:t>directly</w:t>
      </w:r>
      <w:r>
        <w:rPr>
          <w:spacing w:val="-2"/>
          <w:w w:val="115"/>
        </w:rPr>
        <w:t xml:space="preserve"> </w:t>
      </w:r>
      <w:r>
        <w:rPr>
          <w:w w:val="115"/>
        </w:rPr>
        <w:t>into</w:t>
      </w:r>
      <w:r>
        <w:rPr>
          <w:spacing w:val="-2"/>
          <w:w w:val="115"/>
        </w:rPr>
        <w:t xml:space="preserve"> </w:t>
      </w:r>
      <w:r>
        <w:rPr>
          <w:w w:val="115"/>
        </w:rPr>
        <w:t>the</w:t>
      </w:r>
      <w:r>
        <w:rPr>
          <w:spacing w:val="-2"/>
          <w:w w:val="115"/>
        </w:rPr>
        <w:t xml:space="preserve"> </w:t>
      </w:r>
      <w:r>
        <w:rPr>
          <w:w w:val="115"/>
        </w:rPr>
        <w:t xml:space="preserve">queries </w:t>
      </w:r>
      <w:r>
        <w:rPr>
          <w:spacing w:val="-2"/>
          <w:w w:val="115"/>
        </w:rPr>
        <w:t>executed</w:t>
      </w:r>
      <w:r>
        <w:rPr>
          <w:spacing w:val="-10"/>
          <w:w w:val="115"/>
        </w:rPr>
        <w:t xml:space="preserve"> </w:t>
      </w:r>
      <w:r>
        <w:rPr>
          <w:spacing w:val="-2"/>
          <w:w w:val="115"/>
        </w:rPr>
        <w:t>on</w:t>
      </w:r>
      <w:r>
        <w:rPr>
          <w:spacing w:val="-10"/>
          <w:w w:val="115"/>
        </w:rPr>
        <w:t xml:space="preserve"> </w:t>
      </w:r>
      <w:r>
        <w:rPr>
          <w:spacing w:val="-2"/>
          <w:w w:val="115"/>
        </w:rPr>
        <w:t>the</w:t>
      </w:r>
      <w:r>
        <w:rPr>
          <w:spacing w:val="-10"/>
          <w:w w:val="115"/>
        </w:rPr>
        <w:t xml:space="preserve"> </w:t>
      </w:r>
      <w:r>
        <w:rPr>
          <w:spacing w:val="-2"/>
          <w:w w:val="115"/>
        </w:rPr>
        <w:t>data.</w:t>
      </w:r>
      <w:r>
        <w:rPr>
          <w:spacing w:val="7"/>
          <w:w w:val="115"/>
        </w:rPr>
        <w:t xml:space="preserve"> </w:t>
      </w:r>
      <w:r>
        <w:rPr>
          <w:spacing w:val="-2"/>
          <w:w w:val="115"/>
        </w:rPr>
        <w:t>If</w:t>
      </w:r>
      <w:r>
        <w:rPr>
          <w:spacing w:val="-10"/>
          <w:w w:val="115"/>
        </w:rPr>
        <w:t xml:space="preserve"> </w:t>
      </w:r>
      <w:r>
        <w:rPr>
          <w:spacing w:val="-2"/>
          <w:w w:val="115"/>
        </w:rPr>
        <w:t>any</w:t>
      </w:r>
      <w:r>
        <w:rPr>
          <w:spacing w:val="-10"/>
          <w:w w:val="115"/>
        </w:rPr>
        <w:t xml:space="preserve"> </w:t>
      </w:r>
      <w:r>
        <w:rPr>
          <w:spacing w:val="-2"/>
          <w:w w:val="115"/>
        </w:rPr>
        <w:t>rule</w:t>
      </w:r>
      <w:r>
        <w:rPr>
          <w:spacing w:val="-10"/>
          <w:w w:val="115"/>
        </w:rPr>
        <w:t xml:space="preserve"> </w:t>
      </w:r>
      <w:r>
        <w:rPr>
          <w:spacing w:val="-2"/>
          <w:w w:val="115"/>
        </w:rPr>
        <w:t>changes</w:t>
      </w:r>
      <w:r>
        <w:rPr>
          <w:spacing w:val="-10"/>
          <w:w w:val="115"/>
        </w:rPr>
        <w:t xml:space="preserve"> </w:t>
      </w:r>
      <w:r>
        <w:rPr>
          <w:spacing w:val="-2"/>
          <w:w w:val="115"/>
        </w:rPr>
        <w:t>or</w:t>
      </w:r>
      <w:r>
        <w:rPr>
          <w:spacing w:val="-10"/>
          <w:w w:val="115"/>
        </w:rPr>
        <w:t xml:space="preserve"> </w:t>
      </w:r>
      <w:r>
        <w:rPr>
          <w:spacing w:val="-2"/>
          <w:w w:val="115"/>
        </w:rPr>
        <w:t>a</w:t>
      </w:r>
      <w:r>
        <w:rPr>
          <w:spacing w:val="-10"/>
          <w:w w:val="115"/>
        </w:rPr>
        <w:t xml:space="preserve"> </w:t>
      </w:r>
      <w:r>
        <w:rPr>
          <w:spacing w:val="-2"/>
          <w:w w:val="115"/>
        </w:rPr>
        <w:t>part</w:t>
      </w:r>
      <w:r>
        <w:rPr>
          <w:spacing w:val="-10"/>
          <w:w w:val="115"/>
        </w:rPr>
        <w:t xml:space="preserve"> </w:t>
      </w:r>
      <w:r>
        <w:rPr>
          <w:spacing w:val="-2"/>
          <w:w w:val="115"/>
        </w:rPr>
        <w:t>of</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processing</w:t>
      </w:r>
      <w:r>
        <w:rPr>
          <w:spacing w:val="-10"/>
          <w:w w:val="115"/>
        </w:rPr>
        <w:t xml:space="preserve"> </w:t>
      </w:r>
      <w:r>
        <w:rPr>
          <w:spacing w:val="-2"/>
          <w:w w:val="115"/>
        </w:rPr>
        <w:t>is</w:t>
      </w:r>
      <w:r>
        <w:rPr>
          <w:spacing w:val="-10"/>
          <w:w w:val="115"/>
        </w:rPr>
        <w:t xml:space="preserve"> </w:t>
      </w:r>
      <w:r>
        <w:rPr>
          <w:spacing w:val="-2"/>
          <w:w w:val="115"/>
        </w:rPr>
        <w:t>modified,</w:t>
      </w:r>
      <w:r>
        <w:rPr>
          <w:spacing w:val="-9"/>
          <w:w w:val="115"/>
        </w:rPr>
        <w:t xml:space="preserve"> </w:t>
      </w:r>
      <w:r>
        <w:rPr>
          <w:spacing w:val="-2"/>
          <w:w w:val="115"/>
        </w:rPr>
        <w:t>these</w:t>
      </w:r>
      <w:r>
        <w:rPr>
          <w:spacing w:val="-10"/>
          <w:w w:val="115"/>
        </w:rPr>
        <w:t xml:space="preserve"> </w:t>
      </w:r>
      <w:r>
        <w:rPr>
          <w:spacing w:val="-2"/>
          <w:w w:val="115"/>
        </w:rPr>
        <w:t>queries</w:t>
      </w:r>
      <w:r>
        <w:rPr>
          <w:spacing w:val="-10"/>
          <w:w w:val="115"/>
        </w:rPr>
        <w:t xml:space="preserve"> </w:t>
      </w:r>
      <w:r>
        <w:rPr>
          <w:spacing w:val="-2"/>
          <w:w w:val="115"/>
        </w:rPr>
        <w:t>need to</w:t>
      </w:r>
      <w:r>
        <w:rPr>
          <w:spacing w:val="-14"/>
          <w:w w:val="115"/>
        </w:rPr>
        <w:t xml:space="preserve"> </w:t>
      </w:r>
      <w:r>
        <w:rPr>
          <w:spacing w:val="-2"/>
          <w:w w:val="115"/>
        </w:rPr>
        <w:t>be</w:t>
      </w:r>
      <w:r>
        <w:rPr>
          <w:spacing w:val="-13"/>
          <w:w w:val="115"/>
        </w:rPr>
        <w:t xml:space="preserve"> </w:t>
      </w:r>
      <w:r>
        <w:rPr>
          <w:spacing w:val="-2"/>
          <w:w w:val="115"/>
        </w:rPr>
        <w:t>adapted.</w:t>
      </w:r>
      <w:r>
        <w:rPr>
          <w:spacing w:val="4"/>
          <w:w w:val="115"/>
        </w:rPr>
        <w:t xml:space="preserve"> </w:t>
      </w:r>
      <w:r>
        <w:rPr>
          <w:spacing w:val="-2"/>
          <w:w w:val="115"/>
        </w:rPr>
        <w:t>Thus,</w:t>
      </w:r>
      <w:r>
        <w:rPr>
          <w:spacing w:val="-12"/>
          <w:w w:val="115"/>
        </w:rPr>
        <w:t xml:space="preserve"> </w:t>
      </w:r>
      <w:r>
        <w:rPr>
          <w:spacing w:val="-2"/>
          <w:w w:val="115"/>
        </w:rPr>
        <w:t>the</w:t>
      </w:r>
      <w:r>
        <w:rPr>
          <w:spacing w:val="-13"/>
          <w:w w:val="115"/>
        </w:rPr>
        <w:t xml:space="preserve"> </w:t>
      </w:r>
      <w:r>
        <w:rPr>
          <w:spacing w:val="-2"/>
          <w:w w:val="115"/>
        </w:rPr>
        <w:t>check</w:t>
      </w:r>
      <w:r>
        <w:rPr>
          <w:spacing w:val="-14"/>
          <w:w w:val="115"/>
        </w:rPr>
        <w:t xml:space="preserve"> </w:t>
      </w:r>
      <w:r>
        <w:rPr>
          <w:spacing w:val="-2"/>
          <w:w w:val="115"/>
        </w:rPr>
        <w:t>is</w:t>
      </w:r>
      <w:r>
        <w:rPr>
          <w:spacing w:val="-13"/>
          <w:w w:val="115"/>
        </w:rPr>
        <w:t xml:space="preserve"> </w:t>
      </w:r>
      <w:r>
        <w:rPr>
          <w:spacing w:val="-2"/>
          <w:w w:val="115"/>
        </w:rPr>
        <w:t>deeply</w:t>
      </w:r>
      <w:r>
        <w:rPr>
          <w:spacing w:val="-14"/>
          <w:w w:val="115"/>
        </w:rPr>
        <w:t xml:space="preserve"> </w:t>
      </w:r>
      <w:r>
        <w:rPr>
          <w:spacing w:val="-2"/>
          <w:w w:val="115"/>
        </w:rPr>
        <w:t>tied</w:t>
      </w:r>
      <w:r>
        <w:rPr>
          <w:spacing w:val="-14"/>
          <w:w w:val="115"/>
        </w:rPr>
        <w:t xml:space="preserve"> </w:t>
      </w:r>
      <w:r>
        <w:rPr>
          <w:spacing w:val="-2"/>
          <w:w w:val="115"/>
        </w:rPr>
        <w:t>to</w:t>
      </w:r>
      <w:r>
        <w:rPr>
          <w:spacing w:val="-12"/>
          <w:w w:val="115"/>
        </w:rPr>
        <w:t xml:space="preserve"> </w:t>
      </w:r>
      <w:r>
        <w:rPr>
          <w:spacing w:val="-2"/>
          <w:w w:val="115"/>
        </w:rPr>
        <w:t>the</w:t>
      </w:r>
      <w:r>
        <w:rPr>
          <w:spacing w:val="-14"/>
          <w:w w:val="115"/>
        </w:rPr>
        <w:t xml:space="preserve"> </w:t>
      </w:r>
      <w:r>
        <w:rPr>
          <w:spacing w:val="-2"/>
          <w:w w:val="115"/>
        </w:rPr>
        <w:t>data</w:t>
      </w:r>
      <w:r>
        <w:rPr>
          <w:spacing w:val="-13"/>
          <w:w w:val="115"/>
        </w:rPr>
        <w:t xml:space="preserve"> </w:t>
      </w:r>
      <w:r>
        <w:rPr>
          <w:spacing w:val="-2"/>
          <w:w w:val="115"/>
        </w:rPr>
        <w:t>source.</w:t>
      </w:r>
      <w:r>
        <w:rPr>
          <w:spacing w:val="4"/>
          <w:w w:val="115"/>
        </w:rPr>
        <w:t xml:space="preserve"> </w:t>
      </w:r>
      <w:r>
        <w:rPr>
          <w:spacing w:val="-2"/>
          <w:w w:val="115"/>
        </w:rPr>
        <w:t>To</w:t>
      </w:r>
      <w:r>
        <w:rPr>
          <w:spacing w:val="-14"/>
          <w:w w:val="115"/>
        </w:rPr>
        <w:t xml:space="preserve"> </w:t>
      </w:r>
      <w:r>
        <w:rPr>
          <w:spacing w:val="-2"/>
          <w:w w:val="115"/>
        </w:rPr>
        <w:t>illustrate</w:t>
      </w:r>
      <w:r>
        <w:rPr>
          <w:spacing w:val="-13"/>
          <w:w w:val="115"/>
        </w:rPr>
        <w:t xml:space="preserve"> </w:t>
      </w:r>
      <w:r>
        <w:rPr>
          <w:spacing w:val="-2"/>
          <w:w w:val="115"/>
        </w:rPr>
        <w:t>this</w:t>
      </w:r>
      <w:r>
        <w:rPr>
          <w:spacing w:val="-14"/>
          <w:w w:val="115"/>
        </w:rPr>
        <w:t xml:space="preserve"> </w:t>
      </w:r>
      <w:r>
        <w:rPr>
          <w:spacing w:val="-2"/>
          <w:w w:val="115"/>
        </w:rPr>
        <w:t>with</w:t>
      </w:r>
      <w:r>
        <w:rPr>
          <w:spacing w:val="-13"/>
          <w:w w:val="115"/>
        </w:rPr>
        <w:t xml:space="preserve"> </w:t>
      </w:r>
      <w:r>
        <w:rPr>
          <w:spacing w:val="-2"/>
          <w:w w:val="115"/>
        </w:rPr>
        <w:t>an</w:t>
      </w:r>
      <w:r>
        <w:rPr>
          <w:spacing w:val="-14"/>
          <w:w w:val="115"/>
        </w:rPr>
        <w:t xml:space="preserve"> </w:t>
      </w:r>
      <w:r>
        <w:rPr>
          <w:spacing w:val="-2"/>
          <w:w w:val="115"/>
        </w:rPr>
        <w:t>example,</w:t>
      </w:r>
      <w:r>
        <w:rPr>
          <w:spacing w:val="-12"/>
          <w:w w:val="115"/>
        </w:rPr>
        <w:t xml:space="preserve"> </w:t>
      </w:r>
      <w:r>
        <w:rPr>
          <w:spacing w:val="-2"/>
          <w:w w:val="115"/>
        </w:rPr>
        <w:t>a</w:t>
      </w:r>
      <w:r>
        <w:rPr>
          <w:spacing w:val="-13"/>
          <w:w w:val="115"/>
        </w:rPr>
        <w:t xml:space="preserve"> </w:t>
      </w:r>
      <w:r>
        <w:rPr>
          <w:spacing w:val="-2"/>
          <w:w w:val="115"/>
        </w:rPr>
        <w:t xml:space="preserve">data </w:t>
      </w:r>
      <w:r>
        <w:t xml:space="preserve">quality check may confirm that 30% of the data is category A and 70% is category B, as this is considered the </w:t>
      </w:r>
      <w:r>
        <w:rPr>
          <w:w w:val="110"/>
        </w:rPr>
        <w:t>expected and valid distribution.</w:t>
      </w:r>
      <w:r>
        <w:rPr>
          <w:spacing w:val="27"/>
          <w:w w:val="110"/>
        </w:rPr>
        <w:t xml:space="preserve"> </w:t>
      </w:r>
      <w:r>
        <w:rPr>
          <w:w w:val="110"/>
        </w:rPr>
        <w:t>If changes to processing pipelines or client behaviour cause the share of A</w:t>
      </w:r>
      <w:r>
        <w:rPr>
          <w:spacing w:val="-14"/>
          <w:w w:val="110"/>
        </w:rPr>
        <w:t xml:space="preserve"> </w:t>
      </w:r>
      <w:r>
        <w:rPr>
          <w:w w:val="110"/>
        </w:rPr>
        <w:t>to</w:t>
      </w:r>
      <w:r>
        <w:rPr>
          <w:spacing w:val="-14"/>
          <w:w w:val="110"/>
        </w:rPr>
        <w:t xml:space="preserve"> </w:t>
      </w:r>
      <w:r>
        <w:rPr>
          <w:w w:val="110"/>
        </w:rPr>
        <w:t>increase</w:t>
      </w:r>
      <w:r>
        <w:rPr>
          <w:spacing w:val="-14"/>
          <w:w w:val="110"/>
        </w:rPr>
        <w:t xml:space="preserve"> </w:t>
      </w:r>
      <w:r>
        <w:rPr>
          <w:w w:val="110"/>
        </w:rPr>
        <w:t>to</w:t>
      </w:r>
      <w:r>
        <w:rPr>
          <w:spacing w:val="-14"/>
          <w:w w:val="110"/>
        </w:rPr>
        <w:t xml:space="preserve"> </w:t>
      </w:r>
      <w:r>
        <w:rPr>
          <w:w w:val="110"/>
        </w:rPr>
        <w:t>45%</w:t>
      </w:r>
      <w:r>
        <w:rPr>
          <w:spacing w:val="-14"/>
          <w:w w:val="110"/>
        </w:rPr>
        <w:t xml:space="preserve"> </w:t>
      </w:r>
      <w:r>
        <w:rPr>
          <w:w w:val="110"/>
        </w:rPr>
        <w:t>and</w:t>
      </w:r>
      <w:r>
        <w:rPr>
          <w:spacing w:val="-14"/>
          <w:w w:val="110"/>
        </w:rPr>
        <w:t xml:space="preserve"> </w:t>
      </w:r>
      <w:r>
        <w:rPr>
          <w:w w:val="110"/>
        </w:rPr>
        <w:t>B</w:t>
      </w:r>
      <w:r>
        <w:rPr>
          <w:spacing w:val="-14"/>
          <w:w w:val="110"/>
        </w:rPr>
        <w:t xml:space="preserve"> </w:t>
      </w:r>
      <w:r>
        <w:rPr>
          <w:w w:val="110"/>
        </w:rPr>
        <w:t>to</w:t>
      </w:r>
      <w:r>
        <w:rPr>
          <w:spacing w:val="-14"/>
          <w:w w:val="110"/>
        </w:rPr>
        <w:t xml:space="preserve"> </w:t>
      </w:r>
      <w:r>
        <w:rPr>
          <w:w w:val="110"/>
        </w:rPr>
        <w:t>decrease</w:t>
      </w:r>
      <w:r>
        <w:rPr>
          <w:spacing w:val="-14"/>
          <w:w w:val="110"/>
        </w:rPr>
        <w:t xml:space="preserve"> </w:t>
      </w:r>
      <w:r>
        <w:rPr>
          <w:w w:val="110"/>
        </w:rPr>
        <w:t>to</w:t>
      </w:r>
      <w:r>
        <w:rPr>
          <w:spacing w:val="-14"/>
          <w:w w:val="110"/>
        </w:rPr>
        <w:t xml:space="preserve"> </w:t>
      </w:r>
      <w:r>
        <w:rPr>
          <w:w w:val="110"/>
        </w:rPr>
        <w:t>55%,</w:t>
      </w:r>
      <w:r>
        <w:rPr>
          <w:spacing w:val="-13"/>
          <w:w w:val="110"/>
        </w:rPr>
        <w:t xml:space="preserve"> </w:t>
      </w:r>
      <w:r>
        <w:rPr>
          <w:w w:val="110"/>
        </w:rPr>
        <w:t>the</w:t>
      </w:r>
      <w:r>
        <w:rPr>
          <w:spacing w:val="-14"/>
          <w:w w:val="110"/>
        </w:rPr>
        <w:t xml:space="preserve"> </w:t>
      </w:r>
      <w:r>
        <w:rPr>
          <w:w w:val="110"/>
        </w:rPr>
        <w:t>query</w:t>
      </w:r>
      <w:r>
        <w:rPr>
          <w:spacing w:val="-14"/>
          <w:w w:val="110"/>
        </w:rPr>
        <w:t xml:space="preserve"> </w:t>
      </w:r>
      <w:r>
        <w:rPr>
          <w:w w:val="110"/>
        </w:rPr>
        <w:t>performing</w:t>
      </w:r>
      <w:r>
        <w:rPr>
          <w:spacing w:val="-14"/>
          <w:w w:val="110"/>
        </w:rPr>
        <w:t xml:space="preserve"> </w:t>
      </w:r>
      <w:r>
        <w:rPr>
          <w:w w:val="110"/>
        </w:rPr>
        <w:t>the</w:t>
      </w:r>
      <w:r>
        <w:rPr>
          <w:spacing w:val="-14"/>
          <w:w w:val="110"/>
        </w:rPr>
        <w:t xml:space="preserve"> </w:t>
      </w:r>
      <w:r>
        <w:rPr>
          <w:w w:val="110"/>
        </w:rPr>
        <w:t>check</w:t>
      </w:r>
      <w:r>
        <w:rPr>
          <w:spacing w:val="-14"/>
          <w:w w:val="110"/>
        </w:rPr>
        <w:t xml:space="preserve"> </w:t>
      </w:r>
      <w:r>
        <w:rPr>
          <w:w w:val="110"/>
        </w:rPr>
        <w:t>must</w:t>
      </w:r>
      <w:r>
        <w:rPr>
          <w:spacing w:val="-14"/>
          <w:w w:val="110"/>
        </w:rPr>
        <w:t xml:space="preserve"> </w:t>
      </w:r>
      <w:r>
        <w:rPr>
          <w:w w:val="110"/>
        </w:rPr>
        <w:t>be</w:t>
      </w:r>
      <w:r>
        <w:rPr>
          <w:spacing w:val="-14"/>
          <w:w w:val="110"/>
        </w:rPr>
        <w:t xml:space="preserve"> </w:t>
      </w:r>
      <w:r>
        <w:rPr>
          <w:w w:val="110"/>
        </w:rPr>
        <w:t>adapted.</w:t>
      </w:r>
      <w:r>
        <w:rPr>
          <w:spacing w:val="-2"/>
          <w:w w:val="110"/>
        </w:rPr>
        <w:t xml:space="preserve"> </w:t>
      </w:r>
      <w:r>
        <w:rPr>
          <w:w w:val="110"/>
        </w:rPr>
        <w:t xml:space="preserve">However, </w:t>
      </w:r>
      <w:r>
        <w:rPr>
          <w:spacing w:val="-2"/>
          <w:w w:val="115"/>
        </w:rPr>
        <w:t>when</w:t>
      </w:r>
      <w:r>
        <w:rPr>
          <w:spacing w:val="-9"/>
          <w:w w:val="115"/>
        </w:rPr>
        <w:t xml:space="preserve"> </w:t>
      </w:r>
      <w:r>
        <w:rPr>
          <w:spacing w:val="-2"/>
          <w:w w:val="115"/>
        </w:rPr>
        <w:t>the</w:t>
      </w:r>
      <w:r>
        <w:rPr>
          <w:spacing w:val="-9"/>
          <w:w w:val="115"/>
        </w:rPr>
        <w:t xml:space="preserve"> </w:t>
      </w:r>
      <w:r>
        <w:rPr>
          <w:spacing w:val="-2"/>
          <w:w w:val="115"/>
        </w:rPr>
        <w:t>check</w:t>
      </w:r>
      <w:r>
        <w:rPr>
          <w:spacing w:val="-9"/>
          <w:w w:val="115"/>
        </w:rPr>
        <w:t xml:space="preserve"> </w:t>
      </w:r>
      <w:r>
        <w:rPr>
          <w:spacing w:val="-2"/>
          <w:w w:val="115"/>
        </w:rPr>
        <w:t>is</w:t>
      </w:r>
      <w:r>
        <w:rPr>
          <w:spacing w:val="-9"/>
          <w:w w:val="115"/>
        </w:rPr>
        <w:t xml:space="preserve"> </w:t>
      </w:r>
      <w:r>
        <w:rPr>
          <w:spacing w:val="-2"/>
          <w:w w:val="115"/>
        </w:rPr>
        <w:t>performed</w:t>
      </w:r>
      <w:r>
        <w:rPr>
          <w:spacing w:val="-9"/>
          <w:w w:val="115"/>
        </w:rPr>
        <w:t xml:space="preserve"> </w:t>
      </w:r>
      <w:r>
        <w:rPr>
          <w:spacing w:val="-2"/>
          <w:w w:val="115"/>
        </w:rPr>
        <w:t>by</w:t>
      </w:r>
      <w:r>
        <w:rPr>
          <w:spacing w:val="-9"/>
          <w:w w:val="115"/>
        </w:rPr>
        <w:t xml:space="preserve"> </w:t>
      </w:r>
      <w:r>
        <w:rPr>
          <w:spacing w:val="-2"/>
          <w:w w:val="115"/>
        </w:rPr>
        <w:t>an</w:t>
      </w:r>
      <w:r>
        <w:rPr>
          <w:spacing w:val="-9"/>
          <w:w w:val="115"/>
        </w:rPr>
        <w:t xml:space="preserve"> </w:t>
      </w:r>
      <w:r>
        <w:rPr>
          <w:spacing w:val="-2"/>
          <w:w w:val="115"/>
        </w:rPr>
        <w:t>application</w:t>
      </w:r>
      <w:r>
        <w:rPr>
          <w:spacing w:val="-9"/>
          <w:w w:val="115"/>
        </w:rPr>
        <w:t xml:space="preserve"> </w:t>
      </w:r>
      <w:r>
        <w:rPr>
          <w:spacing w:val="-2"/>
          <w:w w:val="115"/>
        </w:rPr>
        <w:t>that</w:t>
      </w:r>
      <w:r>
        <w:rPr>
          <w:spacing w:val="-9"/>
          <w:w w:val="115"/>
        </w:rPr>
        <w:t xml:space="preserve"> </w:t>
      </w:r>
      <w:r>
        <w:rPr>
          <w:spacing w:val="-2"/>
          <w:w w:val="115"/>
        </w:rPr>
        <w:t>injects</w:t>
      </w:r>
      <w:r>
        <w:rPr>
          <w:spacing w:val="-9"/>
          <w:w w:val="115"/>
        </w:rPr>
        <w:t xml:space="preserve"> </w:t>
      </w:r>
      <w:r>
        <w:rPr>
          <w:spacing w:val="-2"/>
          <w:w w:val="115"/>
        </w:rPr>
        <w:t>these</w:t>
      </w:r>
      <w:r>
        <w:rPr>
          <w:spacing w:val="-9"/>
          <w:w w:val="115"/>
        </w:rPr>
        <w:t xml:space="preserve"> </w:t>
      </w:r>
      <w:r>
        <w:rPr>
          <w:spacing w:val="-2"/>
          <w:w w:val="115"/>
        </w:rPr>
        <w:t>thresholds</w:t>
      </w:r>
      <w:r>
        <w:rPr>
          <w:spacing w:val="-9"/>
          <w:w w:val="115"/>
        </w:rPr>
        <w:t xml:space="preserve"> </w:t>
      </w:r>
      <w:r>
        <w:rPr>
          <w:spacing w:val="-2"/>
          <w:w w:val="115"/>
        </w:rPr>
        <w:t>into</w:t>
      </w:r>
      <w:r>
        <w:rPr>
          <w:spacing w:val="-9"/>
          <w:w w:val="115"/>
        </w:rPr>
        <w:t xml:space="preserve"> </w:t>
      </w:r>
      <w:r>
        <w:rPr>
          <w:spacing w:val="-2"/>
          <w:w w:val="115"/>
        </w:rPr>
        <w:t>a</w:t>
      </w:r>
      <w:r>
        <w:rPr>
          <w:spacing w:val="-9"/>
          <w:w w:val="115"/>
        </w:rPr>
        <w:t xml:space="preserve"> </w:t>
      </w:r>
      <w:r>
        <w:rPr>
          <w:spacing w:val="-2"/>
          <w:w w:val="115"/>
        </w:rPr>
        <w:t>query,</w:t>
      </w:r>
      <w:r>
        <w:rPr>
          <w:spacing w:val="-7"/>
          <w:w w:val="115"/>
        </w:rPr>
        <w:t xml:space="preserve"> </w:t>
      </w:r>
      <w:r>
        <w:rPr>
          <w:spacing w:val="-2"/>
          <w:w w:val="115"/>
        </w:rPr>
        <w:t>the</w:t>
      </w:r>
      <w:r>
        <w:rPr>
          <w:spacing w:val="-9"/>
          <w:w w:val="115"/>
        </w:rPr>
        <w:t xml:space="preserve"> </w:t>
      </w:r>
      <w:r>
        <w:rPr>
          <w:spacing w:val="-2"/>
          <w:w w:val="115"/>
        </w:rPr>
        <w:t>query</w:t>
      </w:r>
      <w:r>
        <w:rPr>
          <w:spacing w:val="-9"/>
          <w:w w:val="115"/>
        </w:rPr>
        <w:t xml:space="preserve"> </w:t>
      </w:r>
      <w:r>
        <w:rPr>
          <w:spacing w:val="-2"/>
          <w:w w:val="115"/>
        </w:rPr>
        <w:t xml:space="preserve">itself </w:t>
      </w:r>
      <w:r>
        <w:rPr>
          <w:w w:val="115"/>
        </w:rPr>
        <w:t>does</w:t>
      </w:r>
      <w:r>
        <w:rPr>
          <w:spacing w:val="-8"/>
          <w:w w:val="115"/>
        </w:rPr>
        <w:t xml:space="preserve"> </w:t>
      </w:r>
      <w:r>
        <w:rPr>
          <w:w w:val="115"/>
        </w:rPr>
        <w:t>not</w:t>
      </w:r>
      <w:r>
        <w:rPr>
          <w:spacing w:val="-8"/>
          <w:w w:val="115"/>
        </w:rPr>
        <w:t xml:space="preserve"> </w:t>
      </w:r>
      <w:r>
        <w:rPr>
          <w:w w:val="115"/>
        </w:rPr>
        <w:t>need</w:t>
      </w:r>
      <w:r>
        <w:rPr>
          <w:spacing w:val="-8"/>
          <w:w w:val="115"/>
        </w:rPr>
        <w:t xml:space="preserve"> </w:t>
      </w:r>
      <w:r>
        <w:rPr>
          <w:w w:val="115"/>
        </w:rPr>
        <w:t>to</w:t>
      </w:r>
      <w:r>
        <w:rPr>
          <w:spacing w:val="-8"/>
          <w:w w:val="115"/>
        </w:rPr>
        <w:t xml:space="preserve"> </w:t>
      </w:r>
      <w:r>
        <w:rPr>
          <w:w w:val="115"/>
        </w:rPr>
        <w:t>change,</w:t>
      </w:r>
      <w:r>
        <w:rPr>
          <w:spacing w:val="-8"/>
          <w:w w:val="115"/>
        </w:rPr>
        <w:t xml:space="preserve"> </w:t>
      </w:r>
      <w:r>
        <w:rPr>
          <w:w w:val="115"/>
        </w:rPr>
        <w:t>and</w:t>
      </w:r>
      <w:r>
        <w:rPr>
          <w:spacing w:val="-8"/>
          <w:w w:val="115"/>
        </w:rPr>
        <w:t xml:space="preserve"> </w:t>
      </w:r>
      <w:r>
        <w:rPr>
          <w:w w:val="115"/>
        </w:rPr>
        <w:t>only</w:t>
      </w:r>
      <w:r>
        <w:rPr>
          <w:spacing w:val="-8"/>
          <w:w w:val="115"/>
        </w:rPr>
        <w:t xml:space="preserve"> </w:t>
      </w:r>
      <w:r>
        <w:rPr>
          <w:w w:val="115"/>
        </w:rPr>
        <w:t>the</w:t>
      </w:r>
      <w:r>
        <w:rPr>
          <w:spacing w:val="-8"/>
          <w:w w:val="115"/>
        </w:rPr>
        <w:t xml:space="preserve"> </w:t>
      </w:r>
      <w:r>
        <w:rPr>
          <w:w w:val="115"/>
        </w:rPr>
        <w:t>parameters</w:t>
      </w:r>
      <w:r>
        <w:rPr>
          <w:spacing w:val="-8"/>
          <w:w w:val="115"/>
        </w:rPr>
        <w:t xml:space="preserve"> </w:t>
      </w:r>
      <w:r>
        <w:rPr>
          <w:w w:val="115"/>
        </w:rPr>
        <w:t>must</w:t>
      </w:r>
      <w:r>
        <w:rPr>
          <w:spacing w:val="-8"/>
          <w:w w:val="115"/>
        </w:rPr>
        <w:t xml:space="preserve"> </w:t>
      </w:r>
      <w:r>
        <w:rPr>
          <w:w w:val="115"/>
        </w:rPr>
        <w:t>be</w:t>
      </w:r>
      <w:r>
        <w:rPr>
          <w:spacing w:val="-8"/>
          <w:w w:val="115"/>
        </w:rPr>
        <w:t xml:space="preserve"> </w:t>
      </w:r>
      <w:r>
        <w:rPr>
          <w:w w:val="115"/>
        </w:rPr>
        <w:t>adjusted.</w:t>
      </w:r>
    </w:p>
    <w:p w14:paraId="077BB464" w14:textId="77777777" w:rsidR="00C220EB" w:rsidRDefault="00C220EB">
      <w:pPr>
        <w:pStyle w:val="BodyText"/>
      </w:pPr>
    </w:p>
    <w:p w14:paraId="077BB465" w14:textId="77777777" w:rsidR="00C220EB" w:rsidRDefault="00C220EB">
      <w:pPr>
        <w:pStyle w:val="BodyText"/>
        <w:spacing w:before="243"/>
      </w:pPr>
    </w:p>
    <w:p w14:paraId="077BB466" w14:textId="77777777" w:rsidR="00C220EB" w:rsidRDefault="00000000">
      <w:pPr>
        <w:pStyle w:val="Heading4"/>
      </w:pPr>
      <w:commentRangeStart w:id="165"/>
      <w:r>
        <w:rPr>
          <w:color w:val="697D90"/>
          <w:spacing w:val="-6"/>
        </w:rPr>
        <w:t>Benefit</w:t>
      </w:r>
      <w:r>
        <w:rPr>
          <w:color w:val="697D90"/>
          <w:spacing w:val="-3"/>
        </w:rPr>
        <w:t xml:space="preserve"> </w:t>
      </w:r>
      <w:r>
        <w:rPr>
          <w:color w:val="697D90"/>
          <w:spacing w:val="-6"/>
        </w:rPr>
        <w:t>4:</w:t>
      </w:r>
      <w:r>
        <w:rPr>
          <w:color w:val="697D90"/>
          <w:spacing w:val="7"/>
        </w:rPr>
        <w:t xml:space="preserve"> </w:t>
      </w:r>
      <w:r>
        <w:rPr>
          <w:color w:val="697D90"/>
          <w:spacing w:val="-6"/>
        </w:rPr>
        <w:t>Reusability</w:t>
      </w:r>
      <w:r>
        <w:rPr>
          <w:color w:val="697D90"/>
          <w:spacing w:val="-2"/>
        </w:rPr>
        <w:t xml:space="preserve"> </w:t>
      </w:r>
      <w:r>
        <w:rPr>
          <w:color w:val="697D90"/>
          <w:spacing w:val="-6"/>
        </w:rPr>
        <w:t>across</w:t>
      </w:r>
      <w:r>
        <w:rPr>
          <w:color w:val="697D90"/>
          <w:spacing w:val="-3"/>
        </w:rPr>
        <w:t xml:space="preserve"> </w:t>
      </w:r>
      <w:r>
        <w:rPr>
          <w:color w:val="697D90"/>
          <w:spacing w:val="-6"/>
        </w:rPr>
        <w:t>use</w:t>
      </w:r>
      <w:r>
        <w:rPr>
          <w:color w:val="697D90"/>
          <w:spacing w:val="-2"/>
        </w:rPr>
        <w:t xml:space="preserve"> </w:t>
      </w:r>
      <w:r>
        <w:rPr>
          <w:color w:val="697D90"/>
          <w:spacing w:val="-6"/>
        </w:rPr>
        <w:t>cases</w:t>
      </w:r>
      <w:commentRangeEnd w:id="165"/>
      <w:r w:rsidR="005705BA">
        <w:rPr>
          <w:rStyle w:val="CommentReference"/>
          <w:sz w:val="22"/>
          <w:szCs w:val="22"/>
        </w:rPr>
        <w:commentReference w:id="165"/>
      </w:r>
    </w:p>
    <w:p w14:paraId="077BB467" w14:textId="77777777" w:rsidR="00C220EB" w:rsidRDefault="00000000">
      <w:pPr>
        <w:pStyle w:val="BodyText"/>
        <w:spacing w:before="214" w:line="256" w:lineRule="auto"/>
        <w:ind w:left="142" w:right="848"/>
        <w:jc w:val="both"/>
      </w:pPr>
      <w:r>
        <w:rPr>
          <w:w w:val="110"/>
        </w:rPr>
        <w:t>By</w:t>
      </w:r>
      <w:r>
        <w:rPr>
          <w:spacing w:val="-12"/>
          <w:w w:val="110"/>
        </w:rPr>
        <w:t xml:space="preserve"> </w:t>
      </w:r>
      <w:r>
        <w:rPr>
          <w:w w:val="110"/>
        </w:rPr>
        <w:t>moving</w:t>
      </w:r>
      <w:r>
        <w:rPr>
          <w:spacing w:val="-12"/>
          <w:w w:val="110"/>
        </w:rPr>
        <w:t xml:space="preserve"> </w:t>
      </w:r>
      <w:r>
        <w:rPr>
          <w:w w:val="110"/>
        </w:rPr>
        <w:t>the</w:t>
      </w:r>
      <w:r>
        <w:rPr>
          <w:spacing w:val="-12"/>
          <w:w w:val="110"/>
        </w:rPr>
        <w:t xml:space="preserve"> </w:t>
      </w:r>
      <w:r>
        <w:rPr>
          <w:w w:val="110"/>
        </w:rPr>
        <w:t>responsibility</w:t>
      </w:r>
      <w:r>
        <w:rPr>
          <w:spacing w:val="-12"/>
          <w:w w:val="110"/>
        </w:rPr>
        <w:t xml:space="preserve"> </w:t>
      </w:r>
      <w:r>
        <w:rPr>
          <w:w w:val="110"/>
        </w:rPr>
        <w:t>for</w:t>
      </w:r>
      <w:r>
        <w:rPr>
          <w:spacing w:val="-12"/>
          <w:w w:val="110"/>
        </w:rPr>
        <w:t xml:space="preserve"> </w:t>
      </w:r>
      <w:r>
        <w:rPr>
          <w:w w:val="110"/>
        </w:rPr>
        <w:t>checks</w:t>
      </w:r>
      <w:r>
        <w:rPr>
          <w:spacing w:val="-12"/>
          <w:w w:val="110"/>
        </w:rPr>
        <w:t xml:space="preserve"> </w:t>
      </w:r>
      <w:r>
        <w:rPr>
          <w:w w:val="110"/>
        </w:rPr>
        <w:t>from</w:t>
      </w:r>
      <w:r>
        <w:rPr>
          <w:spacing w:val="-12"/>
          <w:w w:val="110"/>
        </w:rPr>
        <w:t xml:space="preserve"> </w:t>
      </w:r>
      <w:r>
        <w:rPr>
          <w:w w:val="110"/>
        </w:rPr>
        <w:t>manual,</w:t>
      </w:r>
      <w:r>
        <w:rPr>
          <w:spacing w:val="-10"/>
          <w:w w:val="110"/>
        </w:rPr>
        <w:t xml:space="preserve"> </w:t>
      </w:r>
      <w:r>
        <w:rPr>
          <w:w w:val="110"/>
        </w:rPr>
        <w:t>business-driven</w:t>
      </w:r>
      <w:r>
        <w:rPr>
          <w:spacing w:val="-12"/>
          <w:w w:val="110"/>
        </w:rPr>
        <w:t xml:space="preserve"> </w:t>
      </w:r>
      <w:r>
        <w:rPr>
          <w:w w:val="110"/>
        </w:rPr>
        <w:t>processes</w:t>
      </w:r>
      <w:r>
        <w:rPr>
          <w:spacing w:val="-12"/>
          <w:w w:val="110"/>
        </w:rPr>
        <w:t xml:space="preserve"> </w:t>
      </w:r>
      <w:r>
        <w:rPr>
          <w:w w:val="110"/>
        </w:rPr>
        <w:t>to</w:t>
      </w:r>
      <w:r>
        <w:rPr>
          <w:spacing w:val="-12"/>
          <w:w w:val="110"/>
        </w:rPr>
        <w:t xml:space="preserve"> </w:t>
      </w:r>
      <w:r>
        <w:rPr>
          <w:w w:val="110"/>
        </w:rPr>
        <w:t>automated</w:t>
      </w:r>
      <w:r>
        <w:rPr>
          <w:spacing w:val="-12"/>
          <w:w w:val="110"/>
        </w:rPr>
        <w:t xml:space="preserve"> </w:t>
      </w:r>
      <w:r>
        <w:rPr>
          <w:w w:val="110"/>
        </w:rPr>
        <w:t>checks</w:t>
      </w:r>
      <w:r>
        <w:rPr>
          <w:spacing w:val="-12"/>
          <w:w w:val="110"/>
        </w:rPr>
        <w:t xml:space="preserve"> </w:t>
      </w:r>
      <w:r>
        <w:rPr>
          <w:w w:val="110"/>
        </w:rPr>
        <w:t>exe-cuted</w:t>
      </w:r>
      <w:r>
        <w:rPr>
          <w:spacing w:val="-6"/>
          <w:w w:val="110"/>
        </w:rPr>
        <w:t xml:space="preserve"> </w:t>
      </w:r>
      <w:r>
        <w:rPr>
          <w:w w:val="110"/>
        </w:rPr>
        <w:t>by</w:t>
      </w:r>
      <w:r>
        <w:rPr>
          <w:spacing w:val="-7"/>
          <w:w w:val="110"/>
        </w:rPr>
        <w:t xml:space="preserve"> </w:t>
      </w:r>
      <w:r>
        <w:rPr>
          <w:w w:val="110"/>
        </w:rPr>
        <w:t>IT,</w:t>
      </w:r>
      <w:r>
        <w:rPr>
          <w:spacing w:val="-6"/>
          <w:w w:val="110"/>
        </w:rPr>
        <w:t xml:space="preserve"> </w:t>
      </w:r>
      <w:r>
        <w:rPr>
          <w:w w:val="110"/>
        </w:rPr>
        <w:t>the</w:t>
      </w:r>
      <w:r>
        <w:rPr>
          <w:spacing w:val="-6"/>
          <w:w w:val="110"/>
        </w:rPr>
        <w:t xml:space="preserve"> </w:t>
      </w:r>
      <w:r>
        <w:rPr>
          <w:w w:val="110"/>
        </w:rPr>
        <w:t>checks</w:t>
      </w:r>
      <w:r>
        <w:rPr>
          <w:spacing w:val="-7"/>
          <w:w w:val="110"/>
        </w:rPr>
        <w:t xml:space="preserve"> </w:t>
      </w:r>
      <w:r>
        <w:rPr>
          <w:w w:val="110"/>
        </w:rPr>
        <w:t>can</w:t>
      </w:r>
      <w:r>
        <w:rPr>
          <w:spacing w:val="-6"/>
          <w:w w:val="110"/>
        </w:rPr>
        <w:t xml:space="preserve"> </w:t>
      </w:r>
      <w:r>
        <w:rPr>
          <w:w w:val="110"/>
        </w:rPr>
        <w:t>be</w:t>
      </w:r>
      <w:r>
        <w:rPr>
          <w:spacing w:val="-6"/>
          <w:w w:val="110"/>
        </w:rPr>
        <w:t xml:space="preserve"> </w:t>
      </w:r>
      <w:r>
        <w:rPr>
          <w:w w:val="110"/>
        </w:rPr>
        <w:t>designed</w:t>
      </w:r>
      <w:r>
        <w:rPr>
          <w:spacing w:val="-7"/>
          <w:w w:val="110"/>
        </w:rPr>
        <w:t xml:space="preserve"> </w:t>
      </w:r>
      <w:r>
        <w:rPr>
          <w:w w:val="110"/>
        </w:rPr>
        <w:t>to</w:t>
      </w:r>
      <w:r>
        <w:rPr>
          <w:spacing w:val="-6"/>
          <w:w w:val="110"/>
        </w:rPr>
        <w:t xml:space="preserve"> </w:t>
      </w:r>
      <w:r>
        <w:rPr>
          <w:w w:val="110"/>
        </w:rPr>
        <w:t>be</w:t>
      </w:r>
      <w:r>
        <w:rPr>
          <w:spacing w:val="-6"/>
          <w:w w:val="110"/>
        </w:rPr>
        <w:t xml:space="preserve"> </w:t>
      </w:r>
      <w:r>
        <w:rPr>
          <w:w w:val="110"/>
        </w:rPr>
        <w:t>more</w:t>
      </w:r>
      <w:r>
        <w:rPr>
          <w:spacing w:val="-6"/>
          <w:w w:val="110"/>
        </w:rPr>
        <w:t xml:space="preserve"> </w:t>
      </w:r>
      <w:r>
        <w:rPr>
          <w:w w:val="110"/>
        </w:rPr>
        <w:t>generic. Generic</w:t>
      </w:r>
      <w:r>
        <w:rPr>
          <w:spacing w:val="-7"/>
          <w:w w:val="110"/>
        </w:rPr>
        <w:t xml:space="preserve"> </w:t>
      </w:r>
      <w:r>
        <w:rPr>
          <w:w w:val="110"/>
        </w:rPr>
        <w:t>checks</w:t>
      </w:r>
      <w:r>
        <w:rPr>
          <w:spacing w:val="-6"/>
          <w:w w:val="110"/>
        </w:rPr>
        <w:t xml:space="preserve"> </w:t>
      </w:r>
      <w:r>
        <w:rPr>
          <w:w w:val="110"/>
        </w:rPr>
        <w:t>can</w:t>
      </w:r>
      <w:r>
        <w:rPr>
          <w:spacing w:val="-6"/>
          <w:w w:val="110"/>
        </w:rPr>
        <w:t xml:space="preserve"> </w:t>
      </w:r>
      <w:r>
        <w:rPr>
          <w:w w:val="110"/>
        </w:rPr>
        <w:t>be</w:t>
      </w:r>
      <w:r>
        <w:rPr>
          <w:spacing w:val="-7"/>
          <w:w w:val="110"/>
        </w:rPr>
        <w:t xml:space="preserve"> </w:t>
      </w:r>
      <w:r>
        <w:rPr>
          <w:w w:val="110"/>
        </w:rPr>
        <w:t>reused</w:t>
      </w:r>
      <w:r>
        <w:rPr>
          <w:spacing w:val="-6"/>
          <w:w w:val="110"/>
        </w:rPr>
        <w:t xml:space="preserve"> </w:t>
      </w:r>
      <w:r>
        <w:rPr>
          <w:w w:val="110"/>
        </w:rPr>
        <w:t>across</w:t>
      </w:r>
      <w:r>
        <w:rPr>
          <w:spacing w:val="-6"/>
          <w:w w:val="110"/>
        </w:rPr>
        <w:t xml:space="preserve"> </w:t>
      </w:r>
      <w:r>
        <w:rPr>
          <w:w w:val="110"/>
        </w:rPr>
        <w:t>different use cases.</w:t>
      </w:r>
      <w:r>
        <w:rPr>
          <w:spacing w:val="40"/>
          <w:w w:val="110"/>
        </w:rPr>
        <w:t xml:space="preserve"> </w:t>
      </w:r>
      <w:r>
        <w:rPr>
          <w:w w:val="110"/>
        </w:rPr>
        <w:t>This separation of responsibilities and concerns leads to improved stability and performance when applying the checks, which in turn enables strong reusability.</w:t>
      </w:r>
      <w:r>
        <w:rPr>
          <w:spacing w:val="29"/>
          <w:w w:val="110"/>
        </w:rPr>
        <w:t xml:space="preserve"> </w:t>
      </w:r>
      <w:r>
        <w:rPr>
          <w:w w:val="110"/>
        </w:rPr>
        <w:t>The same check type can be applied to different data sources by adapting parameters such as the query and thresholds, while the underlying check logic remains unchanged.</w:t>
      </w:r>
    </w:p>
    <w:p w14:paraId="077BB468" w14:textId="77777777" w:rsidR="00C220EB" w:rsidRDefault="00C220EB">
      <w:pPr>
        <w:pStyle w:val="BodyText"/>
      </w:pPr>
    </w:p>
    <w:p w14:paraId="077BB469" w14:textId="77777777" w:rsidR="00C220EB" w:rsidRDefault="00C220EB">
      <w:pPr>
        <w:pStyle w:val="BodyText"/>
      </w:pPr>
    </w:p>
    <w:p w14:paraId="077BB46A" w14:textId="77777777" w:rsidR="00C220EB" w:rsidRDefault="00C220EB">
      <w:pPr>
        <w:pStyle w:val="BodyText"/>
        <w:spacing w:before="47"/>
      </w:pPr>
    </w:p>
    <w:p w14:paraId="077BB46B" w14:textId="77777777" w:rsidR="00C220EB" w:rsidRDefault="00000000">
      <w:pPr>
        <w:pStyle w:val="Heading2"/>
        <w:numPr>
          <w:ilvl w:val="1"/>
          <w:numId w:val="11"/>
        </w:numPr>
        <w:tabs>
          <w:tab w:val="left" w:pos="771"/>
        </w:tabs>
        <w:ind w:left="771" w:hanging="629"/>
      </w:pPr>
      <w:bookmarkStart w:id="166" w:name="Existing_reporting_pipeline"/>
      <w:bookmarkStart w:id="167" w:name="_bookmark96"/>
      <w:bookmarkEnd w:id="166"/>
      <w:bookmarkEnd w:id="167"/>
      <w:r>
        <w:rPr>
          <w:color w:val="697D90"/>
        </w:rPr>
        <w:t>Existing</w:t>
      </w:r>
      <w:r>
        <w:rPr>
          <w:color w:val="697D90"/>
          <w:spacing w:val="-10"/>
        </w:rPr>
        <w:t xml:space="preserve"> </w:t>
      </w:r>
      <w:r>
        <w:rPr>
          <w:color w:val="697D90"/>
        </w:rPr>
        <w:t>reporting</w:t>
      </w:r>
      <w:r>
        <w:rPr>
          <w:color w:val="697D90"/>
          <w:spacing w:val="-10"/>
        </w:rPr>
        <w:t xml:space="preserve"> </w:t>
      </w:r>
      <w:r>
        <w:rPr>
          <w:color w:val="697D90"/>
          <w:spacing w:val="-2"/>
        </w:rPr>
        <w:t>pipeline</w:t>
      </w:r>
    </w:p>
    <w:p w14:paraId="077BB46C" w14:textId="77777777" w:rsidR="00C220EB" w:rsidRDefault="00000000">
      <w:pPr>
        <w:pStyle w:val="BodyText"/>
        <w:spacing w:before="285" w:line="254" w:lineRule="auto"/>
        <w:ind w:left="142" w:right="848"/>
        <w:jc w:val="both"/>
      </w:pPr>
      <w:r>
        <w:rPr>
          <w:spacing w:val="-2"/>
          <w:w w:val="110"/>
        </w:rPr>
        <w:t>The</w:t>
      </w:r>
      <w:r>
        <w:rPr>
          <w:spacing w:val="-8"/>
          <w:w w:val="110"/>
        </w:rPr>
        <w:t xml:space="preserve"> </w:t>
      </w:r>
      <w:r>
        <w:rPr>
          <w:spacing w:val="-2"/>
          <w:w w:val="110"/>
        </w:rPr>
        <w:t>current</w:t>
      </w:r>
      <w:r>
        <w:rPr>
          <w:spacing w:val="-8"/>
          <w:w w:val="110"/>
        </w:rPr>
        <w:t xml:space="preserve"> </w:t>
      </w:r>
      <w:r>
        <w:rPr>
          <w:spacing w:val="-2"/>
          <w:w w:val="110"/>
        </w:rPr>
        <w:t>reporting</w:t>
      </w:r>
      <w:r>
        <w:rPr>
          <w:spacing w:val="-8"/>
          <w:w w:val="110"/>
        </w:rPr>
        <w:t xml:space="preserve"> </w:t>
      </w:r>
      <w:r>
        <w:rPr>
          <w:spacing w:val="-2"/>
          <w:w w:val="110"/>
        </w:rPr>
        <w:t>pipeline</w:t>
      </w:r>
      <w:r>
        <w:rPr>
          <w:spacing w:val="-8"/>
          <w:w w:val="110"/>
        </w:rPr>
        <w:t xml:space="preserve"> </w:t>
      </w:r>
      <w:r>
        <w:rPr>
          <w:spacing w:val="-2"/>
          <w:w w:val="110"/>
        </w:rPr>
        <w:t>at</w:t>
      </w:r>
      <w:r>
        <w:rPr>
          <w:spacing w:val="-8"/>
          <w:w w:val="110"/>
        </w:rPr>
        <w:t xml:space="preserve"> </w:t>
      </w:r>
      <w:r>
        <w:rPr>
          <w:spacing w:val="-2"/>
          <w:w w:val="110"/>
        </w:rPr>
        <w:t>DWH</w:t>
      </w:r>
      <w:r>
        <w:rPr>
          <w:spacing w:val="-8"/>
          <w:w w:val="110"/>
        </w:rPr>
        <w:t xml:space="preserve"> </w:t>
      </w:r>
      <w:r>
        <w:rPr>
          <w:spacing w:val="-2"/>
          <w:w w:val="110"/>
        </w:rPr>
        <w:t>LS</w:t>
      </w:r>
      <w:r>
        <w:rPr>
          <w:spacing w:val="-8"/>
          <w:w w:val="110"/>
        </w:rPr>
        <w:t xml:space="preserve"> </w:t>
      </w:r>
      <w:r>
        <w:rPr>
          <w:spacing w:val="-2"/>
          <w:w w:val="110"/>
        </w:rPr>
        <w:t>OPS</w:t>
      </w:r>
      <w:r>
        <w:rPr>
          <w:spacing w:val="-8"/>
          <w:w w:val="110"/>
        </w:rPr>
        <w:t xml:space="preserve"> </w:t>
      </w:r>
      <w:r>
        <w:rPr>
          <w:spacing w:val="-2"/>
          <w:w w:val="110"/>
        </w:rPr>
        <w:t>team</w:t>
      </w:r>
      <w:r>
        <w:rPr>
          <w:spacing w:val="-8"/>
          <w:w w:val="110"/>
        </w:rPr>
        <w:t xml:space="preserve"> </w:t>
      </w:r>
      <w:r>
        <w:rPr>
          <w:spacing w:val="-2"/>
          <w:w w:val="110"/>
        </w:rPr>
        <w:t>consists</w:t>
      </w:r>
      <w:r>
        <w:rPr>
          <w:spacing w:val="-8"/>
          <w:w w:val="110"/>
        </w:rPr>
        <w:t xml:space="preserve"> </w:t>
      </w:r>
      <w:r>
        <w:rPr>
          <w:spacing w:val="-2"/>
          <w:w w:val="110"/>
        </w:rPr>
        <w:t>of</w:t>
      </w:r>
      <w:r>
        <w:rPr>
          <w:spacing w:val="-8"/>
          <w:w w:val="110"/>
        </w:rPr>
        <w:t xml:space="preserve"> </w:t>
      </w:r>
      <w:r>
        <w:rPr>
          <w:spacing w:val="-2"/>
          <w:w w:val="110"/>
        </w:rPr>
        <w:t>four</w:t>
      </w:r>
      <w:r>
        <w:rPr>
          <w:spacing w:val="-8"/>
          <w:w w:val="110"/>
        </w:rPr>
        <w:t xml:space="preserve"> </w:t>
      </w:r>
      <w:r>
        <w:rPr>
          <w:spacing w:val="-2"/>
          <w:w w:val="110"/>
        </w:rPr>
        <w:t>main</w:t>
      </w:r>
      <w:r>
        <w:rPr>
          <w:spacing w:val="-8"/>
          <w:w w:val="110"/>
        </w:rPr>
        <w:t xml:space="preserve"> </w:t>
      </w:r>
      <w:r>
        <w:rPr>
          <w:spacing w:val="-2"/>
          <w:w w:val="110"/>
        </w:rPr>
        <w:t>components</w:t>
      </w:r>
      <w:r>
        <w:rPr>
          <w:spacing w:val="-8"/>
          <w:w w:val="110"/>
        </w:rPr>
        <w:t xml:space="preserve"> </w:t>
      </w:r>
      <w:r>
        <w:rPr>
          <w:spacing w:val="-2"/>
          <w:w w:val="110"/>
        </w:rPr>
        <w:t>as</w:t>
      </w:r>
      <w:r>
        <w:rPr>
          <w:spacing w:val="-8"/>
          <w:w w:val="110"/>
        </w:rPr>
        <w:t xml:space="preserve"> </w:t>
      </w:r>
      <w:r>
        <w:rPr>
          <w:spacing w:val="-2"/>
          <w:w w:val="110"/>
        </w:rPr>
        <w:t>shown</w:t>
      </w:r>
      <w:r>
        <w:rPr>
          <w:spacing w:val="-8"/>
          <w:w w:val="110"/>
        </w:rPr>
        <w:t xml:space="preserve"> </w:t>
      </w:r>
      <w:r>
        <w:rPr>
          <w:spacing w:val="-2"/>
          <w:w w:val="110"/>
        </w:rPr>
        <w:t>in</w:t>
      </w:r>
      <w:r>
        <w:rPr>
          <w:spacing w:val="-8"/>
          <w:w w:val="110"/>
        </w:rPr>
        <w:t xml:space="preserve"> </w:t>
      </w:r>
      <w:r>
        <w:rPr>
          <w:spacing w:val="-2"/>
          <w:w w:val="110"/>
        </w:rPr>
        <w:t>follow-ing</w:t>
      </w:r>
      <w:r>
        <w:rPr>
          <w:spacing w:val="-10"/>
          <w:w w:val="110"/>
        </w:rPr>
        <w:t xml:space="preserve"> </w:t>
      </w:r>
      <w:r>
        <w:rPr>
          <w:spacing w:val="-2"/>
          <w:w w:val="110"/>
        </w:rPr>
        <w:t>figure</w:t>
      </w:r>
      <w:r>
        <w:rPr>
          <w:spacing w:val="-10"/>
          <w:w w:val="110"/>
        </w:rPr>
        <w:t xml:space="preserve"> </w:t>
      </w:r>
      <w:r>
        <w:rPr>
          <w:spacing w:val="-2"/>
          <w:w w:val="110"/>
        </w:rPr>
        <w:t>and</w:t>
      </w:r>
      <w:r>
        <w:rPr>
          <w:spacing w:val="-10"/>
          <w:w w:val="110"/>
        </w:rPr>
        <w:t xml:space="preserve"> </w:t>
      </w:r>
      <w:r>
        <w:rPr>
          <w:spacing w:val="-2"/>
          <w:w w:val="110"/>
        </w:rPr>
        <w:t>introduced</w:t>
      </w:r>
      <w:r>
        <w:rPr>
          <w:spacing w:val="-10"/>
          <w:w w:val="110"/>
        </w:rPr>
        <w:t xml:space="preserve"> </w:t>
      </w:r>
      <w:r>
        <w:rPr>
          <w:spacing w:val="-2"/>
          <w:w w:val="110"/>
        </w:rPr>
        <w:t>in</w:t>
      </w:r>
      <w:r>
        <w:rPr>
          <w:spacing w:val="-10"/>
          <w:w w:val="110"/>
        </w:rPr>
        <w:t xml:space="preserve"> </w:t>
      </w:r>
      <w:r>
        <w:rPr>
          <w:spacing w:val="-2"/>
          <w:w w:val="110"/>
        </w:rPr>
        <w:t>chapter</w:t>
      </w:r>
      <w:r>
        <w:rPr>
          <w:spacing w:val="-10"/>
          <w:w w:val="110"/>
        </w:rPr>
        <w:t xml:space="preserve"> </w:t>
      </w:r>
      <w:r>
        <w:rPr>
          <w:rFonts w:ascii="Cambria"/>
          <w:b/>
          <w:spacing w:val="-2"/>
          <w:w w:val="110"/>
        </w:rPr>
        <w:t>??</w:t>
      </w:r>
      <w:r>
        <w:rPr>
          <w:spacing w:val="-2"/>
          <w:w w:val="110"/>
        </w:rPr>
        <w:t>. First,</w:t>
      </w:r>
      <w:r>
        <w:rPr>
          <w:spacing w:val="-9"/>
          <w:w w:val="110"/>
        </w:rPr>
        <w:t xml:space="preserve"> </w:t>
      </w:r>
      <w:r>
        <w:rPr>
          <w:spacing w:val="-2"/>
          <w:w w:val="110"/>
        </w:rPr>
        <w:t>the</w:t>
      </w:r>
      <w:r>
        <w:rPr>
          <w:spacing w:val="-10"/>
          <w:w w:val="110"/>
        </w:rPr>
        <w:t xml:space="preserve"> </w:t>
      </w:r>
      <w:r>
        <w:rPr>
          <w:spacing w:val="-2"/>
          <w:w w:val="110"/>
        </w:rPr>
        <w:t>storage</w:t>
      </w:r>
      <w:r>
        <w:rPr>
          <w:spacing w:val="-10"/>
          <w:w w:val="110"/>
        </w:rPr>
        <w:t xml:space="preserve"> </w:t>
      </w:r>
      <w:r>
        <w:rPr>
          <w:spacing w:val="-2"/>
          <w:w w:val="110"/>
        </w:rPr>
        <w:t>layer</w:t>
      </w:r>
      <w:r>
        <w:rPr>
          <w:spacing w:val="-10"/>
          <w:w w:val="110"/>
        </w:rPr>
        <w:t xml:space="preserve"> </w:t>
      </w:r>
      <w:r>
        <w:rPr>
          <w:spacing w:val="-2"/>
          <w:w w:val="110"/>
        </w:rPr>
        <w:t>(in</w:t>
      </w:r>
      <w:r>
        <w:rPr>
          <w:spacing w:val="-10"/>
          <w:w w:val="110"/>
        </w:rPr>
        <w:t xml:space="preserve"> </w:t>
      </w:r>
      <w:r>
        <w:rPr>
          <w:spacing w:val="-2"/>
          <w:w w:val="110"/>
        </w:rPr>
        <w:t>figure</w:t>
      </w:r>
      <w:r>
        <w:rPr>
          <w:spacing w:val="-10"/>
          <w:w w:val="110"/>
        </w:rPr>
        <w:t xml:space="preserve"> </w:t>
      </w:r>
      <w:r>
        <w:rPr>
          <w:spacing w:val="-2"/>
          <w:w w:val="110"/>
        </w:rPr>
        <w:t xml:space="preserve">: </w:t>
      </w:r>
      <w:r>
        <w:rPr>
          <w:rFonts w:ascii="Cambria"/>
          <w:b/>
          <w:spacing w:val="-2"/>
          <w:w w:val="110"/>
        </w:rPr>
        <w:t>Datenspeicherung</w:t>
      </w:r>
      <w:r>
        <w:rPr>
          <w:spacing w:val="-2"/>
          <w:w w:val="110"/>
        </w:rPr>
        <w:t>),</w:t>
      </w:r>
      <w:r>
        <w:rPr>
          <w:spacing w:val="-9"/>
          <w:w w:val="110"/>
        </w:rPr>
        <w:t xml:space="preserve"> </w:t>
      </w:r>
      <w:r>
        <w:rPr>
          <w:spacing w:val="-2"/>
          <w:w w:val="110"/>
        </w:rPr>
        <w:t>where</w:t>
      </w:r>
      <w:r>
        <w:rPr>
          <w:spacing w:val="-10"/>
          <w:w w:val="110"/>
        </w:rPr>
        <w:t xml:space="preserve"> </w:t>
      </w:r>
      <w:r>
        <w:rPr>
          <w:spacing w:val="-2"/>
          <w:w w:val="110"/>
        </w:rPr>
        <w:t xml:space="preserve">data </w:t>
      </w:r>
      <w:r>
        <w:rPr>
          <w:w w:val="110"/>
        </w:rPr>
        <w:t>is</w:t>
      </w:r>
      <w:r>
        <w:rPr>
          <w:spacing w:val="-13"/>
          <w:w w:val="110"/>
        </w:rPr>
        <w:t xml:space="preserve"> </w:t>
      </w:r>
      <w:r>
        <w:rPr>
          <w:w w:val="110"/>
        </w:rPr>
        <w:t>retrieved,</w:t>
      </w:r>
      <w:r>
        <w:rPr>
          <w:spacing w:val="-11"/>
          <w:w w:val="110"/>
        </w:rPr>
        <w:t xml:space="preserve"> </w:t>
      </w:r>
      <w:r>
        <w:rPr>
          <w:w w:val="110"/>
        </w:rPr>
        <w:t>cleaned,</w:t>
      </w:r>
      <w:r>
        <w:rPr>
          <w:spacing w:val="-12"/>
          <w:w w:val="110"/>
        </w:rPr>
        <w:t xml:space="preserve"> </w:t>
      </w:r>
      <w:r>
        <w:rPr>
          <w:w w:val="110"/>
        </w:rPr>
        <w:t>and</w:t>
      </w:r>
      <w:r>
        <w:rPr>
          <w:spacing w:val="-13"/>
          <w:w w:val="110"/>
        </w:rPr>
        <w:t xml:space="preserve"> </w:t>
      </w:r>
      <w:r>
        <w:rPr>
          <w:w w:val="110"/>
        </w:rPr>
        <w:t>saved</w:t>
      </w:r>
      <w:r>
        <w:rPr>
          <w:spacing w:val="-13"/>
          <w:w w:val="110"/>
        </w:rPr>
        <w:t xml:space="preserve"> </w:t>
      </w:r>
      <w:r>
        <w:rPr>
          <w:w w:val="110"/>
        </w:rPr>
        <w:t>to</w:t>
      </w:r>
      <w:r>
        <w:rPr>
          <w:spacing w:val="-13"/>
          <w:w w:val="110"/>
        </w:rPr>
        <w:t xml:space="preserve"> </w:t>
      </w:r>
      <w:hyperlink w:anchor="_bookmark129" w:history="1">
        <w:r>
          <w:rPr>
            <w:w w:val="110"/>
          </w:rPr>
          <w:t>Amazon</w:t>
        </w:r>
        <w:r>
          <w:rPr>
            <w:spacing w:val="-13"/>
            <w:w w:val="110"/>
          </w:rPr>
          <w:t xml:space="preserve"> </w:t>
        </w:r>
        <w:r>
          <w:rPr>
            <w:w w:val="110"/>
          </w:rPr>
          <w:t>S3.</w:t>
        </w:r>
      </w:hyperlink>
      <w:r>
        <w:rPr>
          <w:w w:val="110"/>
        </w:rPr>
        <w:t xml:space="preserve"> Second,</w:t>
      </w:r>
      <w:r>
        <w:rPr>
          <w:spacing w:val="-12"/>
          <w:w w:val="110"/>
        </w:rPr>
        <w:t xml:space="preserve"> </w:t>
      </w:r>
      <w:r>
        <w:rPr>
          <w:w w:val="110"/>
        </w:rPr>
        <w:t>the</w:t>
      </w:r>
      <w:r>
        <w:rPr>
          <w:spacing w:val="-13"/>
          <w:w w:val="110"/>
        </w:rPr>
        <w:t xml:space="preserve"> </w:t>
      </w:r>
      <w:r>
        <w:rPr>
          <w:w w:val="110"/>
        </w:rPr>
        <w:t>query</w:t>
      </w:r>
      <w:r>
        <w:rPr>
          <w:spacing w:val="-13"/>
          <w:w w:val="110"/>
        </w:rPr>
        <w:t xml:space="preserve"> </w:t>
      </w:r>
      <w:r>
        <w:rPr>
          <w:w w:val="110"/>
        </w:rPr>
        <w:t>and</w:t>
      </w:r>
      <w:r>
        <w:rPr>
          <w:spacing w:val="-13"/>
          <w:w w:val="110"/>
        </w:rPr>
        <w:t xml:space="preserve"> </w:t>
      </w:r>
      <w:r>
        <w:rPr>
          <w:w w:val="110"/>
        </w:rPr>
        <w:t>processing</w:t>
      </w:r>
      <w:r>
        <w:rPr>
          <w:spacing w:val="-13"/>
          <w:w w:val="110"/>
        </w:rPr>
        <w:t xml:space="preserve"> </w:t>
      </w:r>
      <w:r>
        <w:rPr>
          <w:w w:val="110"/>
        </w:rPr>
        <w:t>layer,</w:t>
      </w:r>
      <w:r>
        <w:rPr>
          <w:spacing w:val="-11"/>
          <w:w w:val="110"/>
        </w:rPr>
        <w:t xml:space="preserve"> </w:t>
      </w:r>
      <w:r>
        <w:rPr>
          <w:w w:val="110"/>
        </w:rPr>
        <w:t>where</w:t>
      </w:r>
      <w:r>
        <w:rPr>
          <w:spacing w:val="-13"/>
          <w:w w:val="110"/>
        </w:rPr>
        <w:t xml:space="preserve"> </w:t>
      </w:r>
      <w:r>
        <w:rPr>
          <w:w w:val="110"/>
        </w:rPr>
        <w:t>cleaned</w:t>
      </w:r>
      <w:r>
        <w:rPr>
          <w:spacing w:val="-13"/>
          <w:w w:val="110"/>
        </w:rPr>
        <w:t xml:space="preserve"> </w:t>
      </w:r>
      <w:r>
        <w:rPr>
          <w:w w:val="110"/>
        </w:rPr>
        <w:t xml:space="preserve">data </w:t>
      </w:r>
      <w:r>
        <w:t xml:space="preserve">is queried using Amazon </w:t>
      </w:r>
      <w:hyperlink w:anchor="_bookmark128" w:history="1">
        <w:r>
          <w:t>Athena</w:t>
        </w:r>
      </w:hyperlink>
      <w:r>
        <w:t xml:space="preserve"> and </w:t>
      </w:r>
      <w:hyperlink w:anchor="_bookmark144" w:history="1">
        <w:r>
          <w:t>DS</w:t>
        </w:r>
      </w:hyperlink>
      <w:r>
        <w:t xml:space="preserve">P(in figure : </w:t>
      </w:r>
      <w:r>
        <w:rPr>
          <w:rFonts w:ascii="Cambria"/>
          <w:b/>
        </w:rPr>
        <w:t xml:space="preserve">Datenselektierung, Datenpreparation Datenmodelle </w:t>
      </w:r>
      <w:r>
        <w:rPr>
          <w:rFonts w:ascii="Cambria"/>
          <w:b/>
          <w:w w:val="110"/>
        </w:rPr>
        <w:t>Data</w:t>
      </w:r>
      <w:r>
        <w:rPr>
          <w:rFonts w:ascii="Cambria"/>
          <w:b/>
          <w:spacing w:val="-6"/>
          <w:w w:val="110"/>
        </w:rPr>
        <w:t xml:space="preserve"> </w:t>
      </w:r>
      <w:r>
        <w:rPr>
          <w:rFonts w:ascii="Cambria"/>
          <w:b/>
          <w:w w:val="110"/>
        </w:rPr>
        <w:t>Federation</w:t>
      </w:r>
      <w:r>
        <w:rPr>
          <w:w w:val="110"/>
        </w:rPr>
        <w:t>),</w:t>
      </w:r>
      <w:r>
        <w:rPr>
          <w:spacing w:val="-9"/>
          <w:w w:val="110"/>
        </w:rPr>
        <w:t xml:space="preserve"> </w:t>
      </w:r>
      <w:r>
        <w:rPr>
          <w:w w:val="110"/>
        </w:rPr>
        <w:t>and</w:t>
      </w:r>
      <w:r>
        <w:rPr>
          <w:spacing w:val="-10"/>
          <w:w w:val="110"/>
        </w:rPr>
        <w:t xml:space="preserve"> </w:t>
      </w:r>
      <w:r>
        <w:rPr>
          <w:w w:val="110"/>
        </w:rPr>
        <w:t>where</w:t>
      </w:r>
      <w:r>
        <w:rPr>
          <w:spacing w:val="-9"/>
          <w:w w:val="110"/>
        </w:rPr>
        <w:t xml:space="preserve"> </w:t>
      </w:r>
      <w:r>
        <w:rPr>
          <w:w w:val="110"/>
        </w:rPr>
        <w:t>data</w:t>
      </w:r>
      <w:r>
        <w:rPr>
          <w:spacing w:val="-9"/>
          <w:w w:val="110"/>
        </w:rPr>
        <w:t xml:space="preserve"> </w:t>
      </w:r>
      <w:r>
        <w:rPr>
          <w:w w:val="110"/>
        </w:rPr>
        <w:t>is</w:t>
      </w:r>
      <w:r>
        <w:rPr>
          <w:spacing w:val="-9"/>
          <w:w w:val="110"/>
        </w:rPr>
        <w:t xml:space="preserve"> </w:t>
      </w:r>
      <w:r>
        <w:rPr>
          <w:w w:val="110"/>
        </w:rPr>
        <w:t>passed</w:t>
      </w:r>
      <w:r>
        <w:rPr>
          <w:spacing w:val="-9"/>
          <w:w w:val="110"/>
        </w:rPr>
        <w:t xml:space="preserve"> </w:t>
      </w:r>
      <w:r>
        <w:rPr>
          <w:w w:val="110"/>
        </w:rPr>
        <w:t>and</w:t>
      </w:r>
      <w:r>
        <w:rPr>
          <w:spacing w:val="-10"/>
          <w:w w:val="110"/>
        </w:rPr>
        <w:t xml:space="preserve"> </w:t>
      </w:r>
      <w:r>
        <w:rPr>
          <w:w w:val="110"/>
        </w:rPr>
        <w:t>persisted</w:t>
      </w:r>
      <w:r>
        <w:rPr>
          <w:spacing w:val="-9"/>
          <w:w w:val="110"/>
        </w:rPr>
        <w:t xml:space="preserve"> </w:t>
      </w:r>
      <w:r>
        <w:rPr>
          <w:w w:val="110"/>
        </w:rPr>
        <w:t>in</w:t>
      </w:r>
      <w:r>
        <w:rPr>
          <w:spacing w:val="-9"/>
          <w:w w:val="110"/>
        </w:rPr>
        <w:t xml:space="preserve"> </w:t>
      </w:r>
      <w:r>
        <w:rPr>
          <w:w w:val="110"/>
        </w:rPr>
        <w:t>data</w:t>
      </w:r>
      <w:r>
        <w:rPr>
          <w:spacing w:val="-9"/>
          <w:w w:val="110"/>
        </w:rPr>
        <w:t xml:space="preserve"> </w:t>
      </w:r>
      <w:r>
        <w:rPr>
          <w:w w:val="110"/>
        </w:rPr>
        <w:t>models</w:t>
      </w:r>
      <w:r>
        <w:rPr>
          <w:spacing w:val="-9"/>
          <w:w w:val="110"/>
        </w:rPr>
        <w:t xml:space="preserve"> </w:t>
      </w:r>
      <w:r>
        <w:rPr>
          <w:w w:val="110"/>
        </w:rPr>
        <w:t>for</w:t>
      </w:r>
      <w:r>
        <w:rPr>
          <w:spacing w:val="-10"/>
          <w:w w:val="110"/>
        </w:rPr>
        <w:t xml:space="preserve"> </w:t>
      </w:r>
      <w:r>
        <w:rPr>
          <w:w w:val="110"/>
        </w:rPr>
        <w:t>reports. Third,</w:t>
      </w:r>
      <w:r>
        <w:rPr>
          <w:spacing w:val="-9"/>
          <w:w w:val="110"/>
        </w:rPr>
        <w:t xml:space="preserve"> </w:t>
      </w:r>
      <w:r>
        <w:rPr>
          <w:w w:val="110"/>
        </w:rPr>
        <w:t>the</w:t>
      </w:r>
      <w:r>
        <w:rPr>
          <w:spacing w:val="-9"/>
          <w:w w:val="110"/>
        </w:rPr>
        <w:t xml:space="preserve"> </w:t>
      </w:r>
      <w:r>
        <w:rPr>
          <w:w w:val="110"/>
        </w:rPr>
        <w:t>reporting and</w:t>
      </w:r>
      <w:r>
        <w:rPr>
          <w:spacing w:val="-13"/>
          <w:w w:val="110"/>
        </w:rPr>
        <w:t xml:space="preserve"> </w:t>
      </w:r>
      <w:r>
        <w:rPr>
          <w:w w:val="110"/>
        </w:rPr>
        <w:t>consumption</w:t>
      </w:r>
      <w:r>
        <w:rPr>
          <w:spacing w:val="-13"/>
          <w:w w:val="110"/>
        </w:rPr>
        <w:t xml:space="preserve"> </w:t>
      </w:r>
      <w:r>
        <w:rPr>
          <w:w w:val="110"/>
        </w:rPr>
        <w:t>layer,</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DSP</w:t>
      </w:r>
      <w:r>
        <w:rPr>
          <w:spacing w:val="-13"/>
          <w:w w:val="110"/>
        </w:rPr>
        <w:t xml:space="preserve"> </w:t>
      </w:r>
      <w:r>
        <w:rPr>
          <w:w w:val="110"/>
        </w:rPr>
        <w:t>is</w:t>
      </w:r>
      <w:r>
        <w:rPr>
          <w:spacing w:val="-13"/>
          <w:w w:val="110"/>
        </w:rPr>
        <w:t xml:space="preserve"> </w:t>
      </w:r>
      <w:r>
        <w:rPr>
          <w:w w:val="110"/>
        </w:rPr>
        <w:t>used</w:t>
      </w:r>
      <w:r>
        <w:rPr>
          <w:spacing w:val="-13"/>
          <w:w w:val="110"/>
        </w:rPr>
        <w:t xml:space="preserve"> </w:t>
      </w:r>
      <w:r>
        <w:rPr>
          <w:w w:val="110"/>
        </w:rPr>
        <w:t>in</w:t>
      </w:r>
      <w:r>
        <w:rPr>
          <w:spacing w:val="-13"/>
          <w:w w:val="110"/>
        </w:rPr>
        <w:t xml:space="preserve"> </w:t>
      </w:r>
      <w:hyperlink w:anchor="_bookmark174" w:history="1">
        <w:r>
          <w:rPr>
            <w:w w:val="110"/>
          </w:rPr>
          <w:t>SAC</w:t>
        </w:r>
      </w:hyperlink>
      <w:r>
        <w:rPr>
          <w:spacing w:val="-13"/>
          <w:w w:val="110"/>
        </w:rPr>
        <w:t xml:space="preserve"> </w:t>
      </w:r>
      <w:r>
        <w:rPr>
          <w:w w:val="110"/>
        </w:rPr>
        <w:t>reports</w:t>
      </w:r>
      <w:r>
        <w:rPr>
          <w:spacing w:val="-13"/>
          <w:w w:val="110"/>
        </w:rPr>
        <w:t xml:space="preserve"> </w:t>
      </w:r>
      <w:r>
        <w:rPr>
          <w:w w:val="110"/>
        </w:rPr>
        <w:t>(in</w:t>
      </w:r>
      <w:r>
        <w:rPr>
          <w:spacing w:val="-13"/>
          <w:w w:val="110"/>
        </w:rPr>
        <w:t xml:space="preserve"> </w:t>
      </w:r>
      <w:r>
        <w:rPr>
          <w:w w:val="110"/>
        </w:rPr>
        <w:t>figure</w:t>
      </w:r>
      <w:r>
        <w:rPr>
          <w:spacing w:val="-13"/>
          <w:w w:val="110"/>
        </w:rPr>
        <w:t xml:space="preserve"> </w:t>
      </w:r>
      <w:r>
        <w:rPr>
          <w:w w:val="110"/>
        </w:rPr>
        <w:t>:</w:t>
      </w:r>
      <w:r>
        <w:rPr>
          <w:spacing w:val="-5"/>
          <w:w w:val="110"/>
        </w:rPr>
        <w:t xml:space="preserve"> </w:t>
      </w:r>
      <w:r>
        <w:rPr>
          <w:rFonts w:ascii="Cambria"/>
          <w:b/>
          <w:w w:val="110"/>
        </w:rPr>
        <w:t>Business</w:t>
      </w:r>
      <w:r>
        <w:rPr>
          <w:rFonts w:ascii="Cambria"/>
          <w:b/>
          <w:spacing w:val="-10"/>
          <w:w w:val="110"/>
        </w:rPr>
        <w:t xml:space="preserve"> </w:t>
      </w:r>
      <w:r>
        <w:rPr>
          <w:rFonts w:ascii="Cambria"/>
          <w:b/>
          <w:w w:val="110"/>
        </w:rPr>
        <w:t>Layer</w:t>
      </w:r>
      <w:r>
        <w:rPr>
          <w:w w:val="110"/>
        </w:rPr>
        <w:t>).</w:t>
      </w:r>
    </w:p>
    <w:p w14:paraId="077BB46D" w14:textId="77777777" w:rsidR="00C220EB" w:rsidRDefault="00C220EB">
      <w:pPr>
        <w:pStyle w:val="BodyText"/>
        <w:spacing w:line="254" w:lineRule="auto"/>
        <w:jc w:val="both"/>
        <w:sectPr w:rsidR="00C220EB">
          <w:headerReference w:type="even" r:id="rId117"/>
          <w:headerReference w:type="default" r:id="rId118"/>
          <w:footerReference w:type="even" r:id="rId119"/>
          <w:footerReference w:type="default" r:id="rId120"/>
          <w:pgSz w:w="11910" w:h="16840"/>
          <w:pgMar w:top="440" w:right="0" w:bottom="1720" w:left="708" w:header="227" w:footer="1540" w:gutter="0"/>
          <w:pgNumType w:start="47"/>
          <w:cols w:space="720"/>
        </w:sectPr>
      </w:pPr>
    </w:p>
    <w:p w14:paraId="077BB46E" w14:textId="77777777" w:rsidR="00C220EB" w:rsidRDefault="00C220EB">
      <w:pPr>
        <w:pStyle w:val="BodyText"/>
        <w:spacing w:before="168"/>
        <w:rPr>
          <w:sz w:val="20"/>
        </w:rPr>
      </w:pPr>
    </w:p>
    <w:p w14:paraId="077BB46F" w14:textId="77777777" w:rsidR="00C220EB" w:rsidRDefault="00000000">
      <w:pPr>
        <w:ind w:left="1137"/>
        <w:rPr>
          <w:sz w:val="20"/>
        </w:rPr>
      </w:pPr>
      <w:r>
        <w:rPr>
          <w:noProof/>
          <w:sz w:val="20"/>
        </w:rPr>
        <w:drawing>
          <wp:inline distT="0" distB="0" distL="0" distR="0" wp14:anchorId="077BB858" wp14:editId="077BB859">
            <wp:extent cx="5192080" cy="650652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1" cstate="print"/>
                    <a:stretch>
                      <a:fillRect/>
                    </a:stretch>
                  </pic:blipFill>
                  <pic:spPr>
                    <a:xfrm>
                      <a:off x="0" y="0"/>
                      <a:ext cx="5192080" cy="6506527"/>
                    </a:xfrm>
                    <a:prstGeom prst="rect">
                      <a:avLst/>
                    </a:prstGeom>
                  </pic:spPr>
                </pic:pic>
              </a:graphicData>
            </a:graphic>
          </wp:inline>
        </w:drawing>
      </w:r>
    </w:p>
    <w:p w14:paraId="077BB470" w14:textId="77777777" w:rsidR="00C220EB" w:rsidRDefault="00C220EB">
      <w:pPr>
        <w:pStyle w:val="BodyText"/>
        <w:spacing w:before="26"/>
        <w:rPr>
          <w:sz w:val="18"/>
        </w:rPr>
      </w:pPr>
    </w:p>
    <w:p w14:paraId="077BB471" w14:textId="77777777" w:rsidR="00C220EB"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4.12.:</w:t>
      </w:r>
      <w:r>
        <w:rPr>
          <w:rFonts w:ascii="Arial"/>
          <w:b/>
          <w:color w:val="697D90"/>
          <w:spacing w:val="-3"/>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DWH</w:t>
      </w:r>
      <w:r>
        <w:rPr>
          <w:rFonts w:ascii="Arial"/>
          <w:color w:val="697D90"/>
          <w:spacing w:val="-5"/>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reporting</w:t>
      </w:r>
      <w:r>
        <w:rPr>
          <w:rFonts w:ascii="Arial"/>
          <w:color w:val="697D90"/>
          <w:spacing w:val="-5"/>
          <w:sz w:val="18"/>
        </w:rPr>
        <w:t xml:space="preserve"> </w:t>
      </w:r>
      <w:r>
        <w:rPr>
          <w:rFonts w:ascii="Arial"/>
          <w:color w:val="697D90"/>
          <w:spacing w:val="-2"/>
          <w:sz w:val="18"/>
        </w:rPr>
        <w:t>layers</w:t>
      </w:r>
    </w:p>
    <w:p w14:paraId="077BB472" w14:textId="77777777" w:rsidR="00C220EB" w:rsidRDefault="00C220EB">
      <w:pPr>
        <w:pStyle w:val="BodyText"/>
        <w:rPr>
          <w:rFonts w:ascii="Arial"/>
          <w:sz w:val="18"/>
        </w:rPr>
      </w:pPr>
    </w:p>
    <w:p w14:paraId="077BB473" w14:textId="77777777" w:rsidR="00C220EB" w:rsidRDefault="00C220EB">
      <w:pPr>
        <w:pStyle w:val="BodyText"/>
        <w:spacing w:before="126"/>
        <w:rPr>
          <w:rFonts w:ascii="Arial"/>
          <w:sz w:val="18"/>
        </w:rPr>
      </w:pPr>
    </w:p>
    <w:p w14:paraId="077BB474" w14:textId="77777777" w:rsidR="00C220EB" w:rsidRDefault="00000000">
      <w:pPr>
        <w:pStyle w:val="Heading4"/>
      </w:pPr>
      <w:r>
        <w:rPr>
          <w:color w:val="697D90"/>
        </w:rPr>
        <w:t>AWS</w:t>
      </w:r>
      <w:r>
        <w:rPr>
          <w:color w:val="697D90"/>
          <w:spacing w:val="7"/>
        </w:rPr>
        <w:t xml:space="preserve"> </w:t>
      </w:r>
      <w:r>
        <w:rPr>
          <w:color w:val="697D90"/>
          <w:spacing w:val="-7"/>
        </w:rPr>
        <w:t>S3</w:t>
      </w:r>
    </w:p>
    <w:p w14:paraId="077BB475" w14:textId="77777777" w:rsidR="00C220EB" w:rsidRDefault="00000000">
      <w:pPr>
        <w:spacing w:before="175" w:line="216" w:lineRule="auto"/>
        <w:ind w:left="142" w:right="848"/>
        <w:jc w:val="both"/>
        <w:rPr>
          <w:rFonts w:ascii="Source Serif 4" w:hAnsi="Source Serif 4"/>
          <w:i/>
        </w:rPr>
      </w:pPr>
      <w:r>
        <w:t xml:space="preserve">As described by Amazon: </w:t>
      </w:r>
      <w:r>
        <w:rPr>
          <w:rFonts w:ascii="Source Serif 4" w:hAnsi="Source Serif 4"/>
          <w:i/>
        </w:rPr>
        <w:t>“Amazon Simple Storage Service (Amazon S3) is an object storage servic</w:t>
      </w:r>
      <w:bookmarkStart w:id="168" w:name="_bookmark97"/>
      <w:bookmarkEnd w:id="168"/>
      <w:r>
        <w:rPr>
          <w:rFonts w:ascii="Source Serif 4" w:hAnsi="Source Serif 4"/>
          <w:i/>
        </w:rPr>
        <w:t xml:space="preserve">e that offers </w:t>
      </w:r>
      <w:r>
        <w:rPr>
          <w:rFonts w:ascii="Source Serif 4" w:hAnsi="Source Serif 4"/>
          <w:i/>
          <w:spacing w:val="-2"/>
        </w:rPr>
        <w:t>industry-leading</w:t>
      </w:r>
      <w:r>
        <w:rPr>
          <w:rFonts w:ascii="Source Serif 4" w:hAnsi="Source Serif 4"/>
          <w:i/>
          <w:spacing w:val="-9"/>
        </w:rPr>
        <w:t xml:space="preserve"> </w:t>
      </w:r>
      <w:r>
        <w:rPr>
          <w:rFonts w:ascii="Source Serif 4" w:hAnsi="Source Serif 4"/>
          <w:i/>
          <w:spacing w:val="-2"/>
        </w:rPr>
        <w:t>scalability,</w:t>
      </w:r>
      <w:r>
        <w:rPr>
          <w:rFonts w:ascii="Source Serif 4" w:hAnsi="Source Serif 4"/>
          <w:i/>
          <w:spacing w:val="-6"/>
        </w:rPr>
        <w:t xml:space="preserve"> </w:t>
      </w:r>
      <w:r>
        <w:rPr>
          <w:rFonts w:ascii="Source Serif 4" w:hAnsi="Source Serif 4"/>
          <w:i/>
          <w:spacing w:val="-2"/>
        </w:rPr>
        <w:t>data</w:t>
      </w:r>
      <w:r>
        <w:rPr>
          <w:rFonts w:ascii="Source Serif 4" w:hAnsi="Source Serif 4"/>
          <w:i/>
          <w:spacing w:val="-9"/>
        </w:rPr>
        <w:t xml:space="preserve"> </w:t>
      </w:r>
      <w:r>
        <w:rPr>
          <w:rFonts w:ascii="Source Serif 4" w:hAnsi="Source Serif 4"/>
          <w:i/>
          <w:spacing w:val="-2"/>
        </w:rPr>
        <w:t>availability,</w:t>
      </w:r>
      <w:r>
        <w:rPr>
          <w:rFonts w:ascii="Source Serif 4" w:hAnsi="Source Serif 4"/>
          <w:i/>
          <w:spacing w:val="-6"/>
        </w:rPr>
        <w:t xml:space="preserve"> </w:t>
      </w:r>
      <w:r>
        <w:rPr>
          <w:rFonts w:ascii="Source Serif 4" w:hAnsi="Source Serif 4"/>
          <w:i/>
          <w:spacing w:val="-2"/>
        </w:rPr>
        <w:t>security,</w:t>
      </w:r>
      <w:r>
        <w:rPr>
          <w:rFonts w:ascii="Source Serif 4" w:hAnsi="Source Serif 4"/>
          <w:i/>
          <w:spacing w:val="-6"/>
        </w:rPr>
        <w:t xml:space="preserve"> </w:t>
      </w:r>
      <w:r>
        <w:rPr>
          <w:rFonts w:ascii="Source Serif 4" w:hAnsi="Source Serif 4"/>
          <w:i/>
          <w:spacing w:val="-2"/>
        </w:rPr>
        <w:t>and</w:t>
      </w:r>
      <w:r>
        <w:rPr>
          <w:rFonts w:ascii="Source Serif 4" w:hAnsi="Source Serif 4"/>
          <w:i/>
          <w:spacing w:val="-9"/>
        </w:rPr>
        <w:t xml:space="preserve"> </w:t>
      </w:r>
      <w:r>
        <w:rPr>
          <w:rFonts w:ascii="Source Serif 4" w:hAnsi="Source Serif 4"/>
          <w:i/>
          <w:spacing w:val="-2"/>
        </w:rPr>
        <w:t>performance.</w:t>
      </w:r>
      <w:r>
        <w:rPr>
          <w:rFonts w:ascii="Source Serif 4" w:hAnsi="Source Serif 4"/>
          <w:i/>
          <w:spacing w:val="9"/>
        </w:rPr>
        <w:t xml:space="preserve"> </w:t>
      </w:r>
      <w:r>
        <w:rPr>
          <w:rFonts w:ascii="Source Serif 4" w:hAnsi="Source Serif 4"/>
          <w:i/>
          <w:spacing w:val="-2"/>
        </w:rPr>
        <w:t>Customers</w:t>
      </w:r>
      <w:r>
        <w:rPr>
          <w:rFonts w:ascii="Source Serif 4" w:hAnsi="Source Serif 4"/>
          <w:i/>
          <w:spacing w:val="-9"/>
        </w:rPr>
        <w:t xml:space="preserve"> </w:t>
      </w:r>
      <w:r>
        <w:rPr>
          <w:rFonts w:ascii="Source Serif 4" w:hAnsi="Source Serif 4"/>
          <w:i/>
          <w:spacing w:val="-2"/>
        </w:rPr>
        <w:t>of</w:t>
      </w:r>
      <w:r>
        <w:rPr>
          <w:rFonts w:ascii="Source Serif 4" w:hAnsi="Source Serif 4"/>
          <w:i/>
          <w:spacing w:val="-9"/>
        </w:rPr>
        <w:t xml:space="preserve"> </w:t>
      </w:r>
      <w:r>
        <w:rPr>
          <w:rFonts w:ascii="Source Serif 4" w:hAnsi="Source Serif 4"/>
          <w:i/>
          <w:spacing w:val="-2"/>
        </w:rPr>
        <w:t>all</w:t>
      </w:r>
      <w:r>
        <w:rPr>
          <w:rFonts w:ascii="Source Serif 4" w:hAnsi="Source Serif 4"/>
          <w:i/>
          <w:spacing w:val="-9"/>
        </w:rPr>
        <w:t xml:space="preserve"> </w:t>
      </w:r>
      <w:r>
        <w:rPr>
          <w:rFonts w:ascii="Source Serif 4" w:hAnsi="Source Serif 4"/>
          <w:i/>
          <w:spacing w:val="-2"/>
        </w:rPr>
        <w:t>sizes</w:t>
      </w:r>
      <w:r>
        <w:rPr>
          <w:rFonts w:ascii="Source Serif 4" w:hAnsi="Source Serif 4"/>
          <w:i/>
          <w:spacing w:val="-9"/>
        </w:rPr>
        <w:t xml:space="preserve"> </w:t>
      </w:r>
      <w:r>
        <w:rPr>
          <w:rFonts w:ascii="Source Serif 4" w:hAnsi="Source Serif 4"/>
          <w:i/>
          <w:spacing w:val="-2"/>
        </w:rPr>
        <w:t>and</w:t>
      </w:r>
      <w:r>
        <w:rPr>
          <w:rFonts w:ascii="Source Serif 4" w:hAnsi="Source Serif 4"/>
          <w:i/>
          <w:spacing w:val="-9"/>
        </w:rPr>
        <w:t xml:space="preserve"> </w:t>
      </w:r>
      <w:r>
        <w:rPr>
          <w:rFonts w:ascii="Source Serif 4" w:hAnsi="Source Serif 4"/>
          <w:i/>
          <w:spacing w:val="-2"/>
        </w:rPr>
        <w:t>industries</w:t>
      </w:r>
      <w:r>
        <w:rPr>
          <w:rFonts w:ascii="Source Serif 4" w:hAnsi="Source Serif 4"/>
          <w:i/>
          <w:spacing w:val="-9"/>
        </w:rPr>
        <w:t xml:space="preserve"> </w:t>
      </w:r>
      <w:r>
        <w:rPr>
          <w:rFonts w:ascii="Source Serif 4" w:hAnsi="Source Serif 4"/>
          <w:i/>
          <w:spacing w:val="-2"/>
        </w:rPr>
        <w:t>can use</w:t>
      </w:r>
      <w:r>
        <w:rPr>
          <w:rFonts w:ascii="Source Serif 4" w:hAnsi="Source Serif 4"/>
          <w:i/>
          <w:spacing w:val="-8"/>
        </w:rPr>
        <w:t xml:space="preserve"> </w:t>
      </w:r>
      <w:r>
        <w:rPr>
          <w:rFonts w:ascii="Source Serif 4" w:hAnsi="Source Serif 4"/>
          <w:i/>
          <w:spacing w:val="-2"/>
        </w:rPr>
        <w:t>Amazon</w:t>
      </w:r>
      <w:r>
        <w:rPr>
          <w:rFonts w:ascii="Source Serif 4" w:hAnsi="Source Serif 4"/>
          <w:i/>
          <w:spacing w:val="-9"/>
        </w:rPr>
        <w:t xml:space="preserve"> </w:t>
      </w:r>
      <w:r>
        <w:rPr>
          <w:rFonts w:ascii="Source Serif 4" w:hAnsi="Source Serif 4"/>
          <w:i/>
          <w:spacing w:val="-2"/>
        </w:rPr>
        <w:t>S3</w:t>
      </w:r>
      <w:r>
        <w:rPr>
          <w:rFonts w:ascii="Source Serif 4" w:hAnsi="Source Serif 4"/>
          <w:i/>
          <w:spacing w:val="-8"/>
        </w:rPr>
        <w:t xml:space="preserve"> </w:t>
      </w:r>
      <w:r>
        <w:rPr>
          <w:rFonts w:ascii="Source Serif 4" w:hAnsi="Source Serif 4"/>
          <w:i/>
          <w:spacing w:val="-2"/>
        </w:rPr>
        <w:t>to</w:t>
      </w:r>
      <w:r>
        <w:rPr>
          <w:rFonts w:ascii="Source Serif 4" w:hAnsi="Source Serif 4"/>
          <w:i/>
          <w:spacing w:val="-8"/>
        </w:rPr>
        <w:t xml:space="preserve"> </w:t>
      </w:r>
      <w:r>
        <w:rPr>
          <w:rFonts w:ascii="Source Serif 4" w:hAnsi="Source Serif 4"/>
          <w:i/>
          <w:spacing w:val="-2"/>
        </w:rPr>
        <w:t>store</w:t>
      </w:r>
      <w:r>
        <w:rPr>
          <w:rFonts w:ascii="Source Serif 4" w:hAnsi="Source Serif 4"/>
          <w:i/>
          <w:spacing w:val="-9"/>
        </w:rPr>
        <w:t xml:space="preserve"> </w:t>
      </w:r>
      <w:r>
        <w:rPr>
          <w:rFonts w:ascii="Source Serif 4" w:hAnsi="Source Serif 4"/>
          <w:i/>
          <w:spacing w:val="-2"/>
        </w:rPr>
        <w:t>and</w:t>
      </w:r>
      <w:r>
        <w:rPr>
          <w:rFonts w:ascii="Source Serif 4" w:hAnsi="Source Serif 4"/>
          <w:i/>
          <w:spacing w:val="-8"/>
        </w:rPr>
        <w:t xml:space="preserve"> </w:t>
      </w:r>
      <w:r>
        <w:rPr>
          <w:rFonts w:ascii="Source Serif 4" w:hAnsi="Source Serif 4"/>
          <w:i/>
          <w:spacing w:val="-2"/>
        </w:rPr>
        <w:t>protect</w:t>
      </w:r>
      <w:r>
        <w:rPr>
          <w:rFonts w:ascii="Source Serif 4" w:hAnsi="Source Serif 4"/>
          <w:i/>
          <w:spacing w:val="-8"/>
        </w:rPr>
        <w:t xml:space="preserve"> </w:t>
      </w:r>
      <w:r>
        <w:rPr>
          <w:rFonts w:ascii="Source Serif 4" w:hAnsi="Source Serif 4"/>
          <w:i/>
          <w:spacing w:val="-2"/>
        </w:rPr>
        <w:t>any</w:t>
      </w:r>
      <w:r>
        <w:rPr>
          <w:rFonts w:ascii="Source Serif 4" w:hAnsi="Source Serif 4"/>
          <w:i/>
          <w:spacing w:val="-9"/>
        </w:rPr>
        <w:t xml:space="preserve"> </w:t>
      </w:r>
      <w:r>
        <w:rPr>
          <w:rFonts w:ascii="Source Serif 4" w:hAnsi="Source Serif 4"/>
          <w:i/>
          <w:spacing w:val="-2"/>
        </w:rPr>
        <w:t>amount</w:t>
      </w:r>
      <w:r>
        <w:rPr>
          <w:rFonts w:ascii="Source Serif 4" w:hAnsi="Source Serif 4"/>
          <w:i/>
          <w:spacing w:val="-8"/>
        </w:rPr>
        <w:t xml:space="preserve"> </w:t>
      </w:r>
      <w:r>
        <w:rPr>
          <w:rFonts w:ascii="Source Serif 4" w:hAnsi="Source Serif 4"/>
          <w:i/>
          <w:spacing w:val="-2"/>
        </w:rPr>
        <w:t>of</w:t>
      </w:r>
      <w:r>
        <w:rPr>
          <w:rFonts w:ascii="Source Serif 4" w:hAnsi="Source Serif 4"/>
          <w:i/>
          <w:spacing w:val="-8"/>
        </w:rPr>
        <w:t xml:space="preserve"> </w:t>
      </w:r>
      <w:r>
        <w:rPr>
          <w:rFonts w:ascii="Source Serif 4" w:hAnsi="Source Serif 4"/>
          <w:i/>
          <w:spacing w:val="-2"/>
        </w:rPr>
        <w:t>data</w:t>
      </w:r>
      <w:r>
        <w:rPr>
          <w:rFonts w:ascii="Source Serif 4" w:hAnsi="Source Serif 4"/>
          <w:i/>
          <w:spacing w:val="-8"/>
        </w:rPr>
        <w:t xml:space="preserve"> </w:t>
      </w:r>
      <w:r>
        <w:rPr>
          <w:rFonts w:ascii="Source Serif 4" w:hAnsi="Source Serif 4"/>
          <w:i/>
          <w:spacing w:val="-2"/>
        </w:rPr>
        <w:t>for</w:t>
      </w:r>
      <w:r>
        <w:rPr>
          <w:rFonts w:ascii="Source Serif 4" w:hAnsi="Source Serif 4"/>
          <w:i/>
          <w:spacing w:val="-9"/>
        </w:rPr>
        <w:t xml:space="preserve"> </w:t>
      </w:r>
      <w:r>
        <w:rPr>
          <w:rFonts w:ascii="Source Serif 4" w:hAnsi="Source Serif 4"/>
          <w:i/>
          <w:spacing w:val="-2"/>
        </w:rPr>
        <w:t>a</w:t>
      </w:r>
      <w:r>
        <w:rPr>
          <w:rFonts w:ascii="Source Serif 4" w:hAnsi="Source Serif 4"/>
          <w:i/>
          <w:spacing w:val="-8"/>
        </w:rPr>
        <w:t xml:space="preserve"> </w:t>
      </w:r>
      <w:r>
        <w:rPr>
          <w:rFonts w:ascii="Source Serif 4" w:hAnsi="Source Serif 4"/>
          <w:i/>
          <w:spacing w:val="-2"/>
        </w:rPr>
        <w:t>range</w:t>
      </w:r>
      <w:r>
        <w:rPr>
          <w:rFonts w:ascii="Source Serif 4" w:hAnsi="Source Serif 4"/>
          <w:i/>
          <w:spacing w:val="-8"/>
        </w:rPr>
        <w:t xml:space="preserve"> </w:t>
      </w:r>
      <w:r>
        <w:rPr>
          <w:rFonts w:ascii="Source Serif 4" w:hAnsi="Source Serif 4"/>
          <w:i/>
          <w:spacing w:val="-2"/>
        </w:rPr>
        <w:t>of</w:t>
      </w:r>
      <w:r>
        <w:rPr>
          <w:rFonts w:ascii="Source Serif 4" w:hAnsi="Source Serif 4"/>
          <w:i/>
          <w:spacing w:val="-9"/>
        </w:rPr>
        <w:t xml:space="preserve"> </w:t>
      </w:r>
      <w:r>
        <w:rPr>
          <w:rFonts w:ascii="Source Serif 4" w:hAnsi="Source Serif 4"/>
          <w:i/>
          <w:spacing w:val="-2"/>
        </w:rPr>
        <w:t>use</w:t>
      </w:r>
      <w:r>
        <w:rPr>
          <w:rFonts w:ascii="Source Serif 4" w:hAnsi="Source Serif 4"/>
          <w:i/>
          <w:spacing w:val="-8"/>
        </w:rPr>
        <w:t xml:space="preserve"> </w:t>
      </w:r>
      <w:r>
        <w:rPr>
          <w:rFonts w:ascii="Source Serif 4" w:hAnsi="Source Serif 4"/>
          <w:i/>
          <w:spacing w:val="-2"/>
        </w:rPr>
        <w:t>cases,</w:t>
      </w:r>
      <w:r>
        <w:rPr>
          <w:rFonts w:ascii="Source Serif 4" w:hAnsi="Source Serif 4"/>
          <w:i/>
          <w:spacing w:val="-7"/>
        </w:rPr>
        <w:t xml:space="preserve"> </w:t>
      </w:r>
      <w:r>
        <w:rPr>
          <w:rFonts w:ascii="Source Serif 4" w:hAnsi="Source Serif 4"/>
          <w:i/>
          <w:spacing w:val="-2"/>
        </w:rPr>
        <w:t>such</w:t>
      </w:r>
      <w:r>
        <w:rPr>
          <w:rFonts w:ascii="Source Serif 4" w:hAnsi="Source Serif 4"/>
          <w:i/>
          <w:spacing w:val="-9"/>
        </w:rPr>
        <w:t xml:space="preserve"> </w:t>
      </w:r>
      <w:r>
        <w:rPr>
          <w:rFonts w:ascii="Source Serif 4" w:hAnsi="Source Serif 4"/>
          <w:i/>
          <w:spacing w:val="-2"/>
        </w:rPr>
        <w:t>as</w:t>
      </w:r>
      <w:r>
        <w:rPr>
          <w:rFonts w:ascii="Source Serif 4" w:hAnsi="Source Serif 4"/>
          <w:i/>
          <w:spacing w:val="-8"/>
        </w:rPr>
        <w:t xml:space="preserve"> </w:t>
      </w:r>
      <w:r>
        <w:rPr>
          <w:rFonts w:ascii="Source Serif 4" w:hAnsi="Source Serif 4"/>
          <w:i/>
          <w:spacing w:val="-2"/>
        </w:rPr>
        <w:t>data</w:t>
      </w:r>
      <w:r>
        <w:rPr>
          <w:rFonts w:ascii="Source Serif 4" w:hAnsi="Source Serif 4"/>
          <w:i/>
          <w:spacing w:val="-8"/>
        </w:rPr>
        <w:t xml:space="preserve"> </w:t>
      </w:r>
      <w:r>
        <w:rPr>
          <w:rFonts w:ascii="Source Serif 4" w:hAnsi="Source Serif 4"/>
          <w:i/>
          <w:spacing w:val="-2"/>
        </w:rPr>
        <w:t>lakes,</w:t>
      </w:r>
      <w:r>
        <w:rPr>
          <w:rFonts w:ascii="Source Serif 4" w:hAnsi="Source Serif 4"/>
          <w:i/>
          <w:spacing w:val="-7"/>
        </w:rPr>
        <w:t xml:space="preserve"> </w:t>
      </w:r>
      <w:r>
        <w:rPr>
          <w:rFonts w:ascii="Source Serif 4" w:hAnsi="Source Serif 4"/>
          <w:i/>
          <w:spacing w:val="-2"/>
        </w:rPr>
        <w:t>websites,</w:t>
      </w:r>
      <w:r>
        <w:rPr>
          <w:rFonts w:ascii="Source Serif 4" w:hAnsi="Source Serif 4"/>
          <w:i/>
          <w:spacing w:val="-7"/>
        </w:rPr>
        <w:t xml:space="preserve"> </w:t>
      </w:r>
      <w:r>
        <w:rPr>
          <w:rFonts w:ascii="Source Serif 4" w:hAnsi="Source Serif 4"/>
          <w:i/>
          <w:spacing w:val="-2"/>
        </w:rPr>
        <w:t xml:space="preserve">mobile applications, backup and restore, archive, enterprise applications, IoT devices, and big data analytics. Amazon S3 </w:t>
      </w:r>
      <w:r>
        <w:rPr>
          <w:rFonts w:ascii="Source Serif 4" w:hAnsi="Source Serif 4"/>
          <w:i/>
        </w:rPr>
        <w:t>provides</w:t>
      </w:r>
      <w:r>
        <w:rPr>
          <w:rFonts w:ascii="Source Serif 4" w:hAnsi="Source Serif 4"/>
          <w:i/>
          <w:spacing w:val="-11"/>
        </w:rPr>
        <w:t xml:space="preserve"> </w:t>
      </w:r>
      <w:r>
        <w:rPr>
          <w:rFonts w:ascii="Source Serif 4" w:hAnsi="Source Serif 4"/>
          <w:i/>
        </w:rPr>
        <w:t>management</w:t>
      </w:r>
      <w:r>
        <w:rPr>
          <w:rFonts w:ascii="Source Serif 4" w:hAnsi="Source Serif 4"/>
          <w:i/>
          <w:spacing w:val="-11"/>
        </w:rPr>
        <w:t xml:space="preserve"> </w:t>
      </w:r>
      <w:r>
        <w:rPr>
          <w:rFonts w:ascii="Source Serif 4" w:hAnsi="Source Serif 4"/>
          <w:i/>
        </w:rPr>
        <w:t>features</w:t>
      </w:r>
      <w:r>
        <w:rPr>
          <w:rFonts w:ascii="Source Serif 4" w:hAnsi="Source Serif 4"/>
          <w:i/>
          <w:spacing w:val="-11"/>
        </w:rPr>
        <w:t xml:space="preserve"> </w:t>
      </w:r>
      <w:r>
        <w:rPr>
          <w:rFonts w:ascii="Source Serif 4" w:hAnsi="Source Serif 4"/>
          <w:i/>
        </w:rPr>
        <w:t>so</w:t>
      </w:r>
      <w:r>
        <w:rPr>
          <w:rFonts w:ascii="Source Serif 4" w:hAnsi="Source Serif 4"/>
          <w:i/>
          <w:spacing w:val="-11"/>
        </w:rPr>
        <w:t xml:space="preserve"> </w:t>
      </w:r>
      <w:r>
        <w:rPr>
          <w:rFonts w:ascii="Source Serif 4" w:hAnsi="Source Serif 4"/>
          <w:i/>
        </w:rPr>
        <w:t>that</w:t>
      </w:r>
      <w:r>
        <w:rPr>
          <w:rFonts w:ascii="Source Serif 4" w:hAnsi="Source Serif 4"/>
          <w:i/>
          <w:spacing w:val="-11"/>
        </w:rPr>
        <w:t xml:space="preserve"> </w:t>
      </w:r>
      <w:r>
        <w:rPr>
          <w:rFonts w:ascii="Source Serif 4" w:hAnsi="Source Serif 4"/>
          <w:i/>
        </w:rPr>
        <w:t>you</w:t>
      </w:r>
      <w:r>
        <w:rPr>
          <w:rFonts w:ascii="Source Serif 4" w:hAnsi="Source Serif 4"/>
          <w:i/>
          <w:spacing w:val="-11"/>
        </w:rPr>
        <w:t xml:space="preserve"> </w:t>
      </w:r>
      <w:r>
        <w:rPr>
          <w:rFonts w:ascii="Source Serif 4" w:hAnsi="Source Serif 4"/>
          <w:i/>
        </w:rPr>
        <w:t>can</w:t>
      </w:r>
      <w:r>
        <w:rPr>
          <w:rFonts w:ascii="Source Serif 4" w:hAnsi="Source Serif 4"/>
          <w:i/>
          <w:spacing w:val="-11"/>
        </w:rPr>
        <w:t xml:space="preserve"> </w:t>
      </w:r>
      <w:r>
        <w:rPr>
          <w:rFonts w:ascii="Source Serif 4" w:hAnsi="Source Serif 4"/>
          <w:i/>
        </w:rPr>
        <w:t>optimize,</w:t>
      </w:r>
      <w:r>
        <w:rPr>
          <w:rFonts w:ascii="Source Serif 4" w:hAnsi="Source Serif 4"/>
          <w:i/>
          <w:spacing w:val="-11"/>
        </w:rPr>
        <w:t xml:space="preserve"> </w:t>
      </w:r>
      <w:r>
        <w:rPr>
          <w:rFonts w:ascii="Source Serif 4" w:hAnsi="Source Serif 4"/>
          <w:i/>
        </w:rPr>
        <w:t>organize,</w:t>
      </w:r>
      <w:r>
        <w:rPr>
          <w:rFonts w:ascii="Source Serif 4" w:hAnsi="Source Serif 4"/>
          <w:i/>
          <w:spacing w:val="-11"/>
        </w:rPr>
        <w:t xml:space="preserve"> </w:t>
      </w:r>
      <w:r>
        <w:rPr>
          <w:rFonts w:ascii="Source Serif 4" w:hAnsi="Source Serif 4"/>
          <w:i/>
        </w:rPr>
        <w:t>and</w:t>
      </w:r>
      <w:r>
        <w:rPr>
          <w:rFonts w:ascii="Source Serif 4" w:hAnsi="Source Serif 4"/>
          <w:i/>
          <w:spacing w:val="-11"/>
        </w:rPr>
        <w:t xml:space="preserve"> </w:t>
      </w:r>
      <w:r>
        <w:rPr>
          <w:rFonts w:ascii="Source Serif 4" w:hAnsi="Source Serif 4"/>
          <w:i/>
        </w:rPr>
        <w:t>conftgure</w:t>
      </w:r>
      <w:r>
        <w:rPr>
          <w:rFonts w:ascii="Source Serif 4" w:hAnsi="Source Serif 4"/>
          <w:i/>
          <w:spacing w:val="-11"/>
        </w:rPr>
        <w:t xml:space="preserve"> </w:t>
      </w:r>
      <w:r>
        <w:rPr>
          <w:rFonts w:ascii="Source Serif 4" w:hAnsi="Source Serif 4"/>
          <w:i/>
        </w:rPr>
        <w:t>access</w:t>
      </w:r>
      <w:r>
        <w:rPr>
          <w:rFonts w:ascii="Source Serif 4" w:hAnsi="Source Serif 4"/>
          <w:i/>
          <w:spacing w:val="-11"/>
        </w:rPr>
        <w:t xml:space="preserve"> </w:t>
      </w:r>
      <w:r>
        <w:rPr>
          <w:rFonts w:ascii="Source Serif 4" w:hAnsi="Source Serif 4"/>
          <w:i/>
        </w:rPr>
        <w:t>to</w:t>
      </w:r>
      <w:r>
        <w:rPr>
          <w:rFonts w:ascii="Source Serif 4" w:hAnsi="Source Serif 4"/>
          <w:i/>
          <w:spacing w:val="-11"/>
        </w:rPr>
        <w:t xml:space="preserve"> </w:t>
      </w:r>
      <w:r>
        <w:rPr>
          <w:rFonts w:ascii="Source Serif 4" w:hAnsi="Source Serif 4"/>
          <w:i/>
        </w:rPr>
        <w:t>your</w:t>
      </w:r>
      <w:r>
        <w:rPr>
          <w:rFonts w:ascii="Source Serif 4" w:hAnsi="Source Serif 4"/>
          <w:i/>
          <w:spacing w:val="-11"/>
        </w:rPr>
        <w:t xml:space="preserve"> </w:t>
      </w:r>
      <w:r>
        <w:rPr>
          <w:rFonts w:ascii="Source Serif 4" w:hAnsi="Source Serif 4"/>
          <w:i/>
        </w:rPr>
        <w:t>data</w:t>
      </w:r>
      <w:r>
        <w:rPr>
          <w:rFonts w:ascii="Source Serif 4" w:hAnsi="Source Serif 4"/>
          <w:i/>
          <w:spacing w:val="-11"/>
        </w:rPr>
        <w:t xml:space="preserve"> </w:t>
      </w:r>
      <w:r>
        <w:rPr>
          <w:rFonts w:ascii="Source Serif 4" w:hAnsi="Source Serif 4"/>
          <w:i/>
        </w:rPr>
        <w:t>to</w:t>
      </w:r>
      <w:r>
        <w:rPr>
          <w:rFonts w:ascii="Source Serif 4" w:hAnsi="Source Serif 4"/>
          <w:i/>
          <w:spacing w:val="-11"/>
        </w:rPr>
        <w:t xml:space="preserve"> </w:t>
      </w:r>
      <w:r>
        <w:rPr>
          <w:rFonts w:ascii="Source Serif 4" w:hAnsi="Source Serif 4"/>
          <w:i/>
        </w:rPr>
        <w:t>meet</w:t>
      </w:r>
      <w:r>
        <w:rPr>
          <w:rFonts w:ascii="Source Serif 4" w:hAnsi="Source Serif 4"/>
          <w:i/>
          <w:spacing w:val="-11"/>
        </w:rPr>
        <w:t xml:space="preserve"> </w:t>
      </w:r>
      <w:r>
        <w:rPr>
          <w:rFonts w:ascii="Source Serif 4" w:hAnsi="Source Serif 4"/>
          <w:i/>
        </w:rPr>
        <w:t>your speciftc</w:t>
      </w:r>
      <w:r>
        <w:rPr>
          <w:rFonts w:ascii="Source Serif 4" w:hAnsi="Source Serif 4"/>
          <w:i/>
          <w:spacing w:val="-2"/>
        </w:rPr>
        <w:t xml:space="preserve"> </w:t>
      </w:r>
      <w:r>
        <w:rPr>
          <w:rFonts w:ascii="Source Serif 4" w:hAnsi="Source Serif 4"/>
          <w:i/>
        </w:rPr>
        <w:t>business,</w:t>
      </w:r>
      <w:r>
        <w:rPr>
          <w:rFonts w:ascii="Source Serif 4" w:hAnsi="Source Serif 4"/>
          <w:i/>
          <w:spacing w:val="-2"/>
        </w:rPr>
        <w:t xml:space="preserve"> </w:t>
      </w:r>
      <w:r>
        <w:rPr>
          <w:rFonts w:ascii="Source Serif 4" w:hAnsi="Source Serif 4"/>
          <w:i/>
        </w:rPr>
        <w:t>organizational,</w:t>
      </w:r>
      <w:r>
        <w:rPr>
          <w:rFonts w:ascii="Source Serif 4" w:hAnsi="Source Serif 4"/>
          <w:i/>
          <w:spacing w:val="-2"/>
        </w:rPr>
        <w:t xml:space="preserve"> </w:t>
      </w:r>
      <w:r>
        <w:rPr>
          <w:rFonts w:ascii="Source Serif 4" w:hAnsi="Source Serif 4"/>
          <w:i/>
        </w:rPr>
        <w:t>and</w:t>
      </w:r>
      <w:r>
        <w:rPr>
          <w:rFonts w:ascii="Source Serif 4" w:hAnsi="Source Serif 4"/>
          <w:i/>
          <w:spacing w:val="-2"/>
        </w:rPr>
        <w:t xml:space="preserve"> </w:t>
      </w:r>
      <w:r>
        <w:rPr>
          <w:rFonts w:ascii="Source Serif 4" w:hAnsi="Source Serif 4"/>
          <w:i/>
        </w:rPr>
        <w:t>compliance</w:t>
      </w:r>
      <w:r>
        <w:rPr>
          <w:rFonts w:ascii="Source Serif 4" w:hAnsi="Source Serif 4"/>
          <w:i/>
          <w:spacing w:val="-2"/>
        </w:rPr>
        <w:t xml:space="preserve"> </w:t>
      </w:r>
      <w:r>
        <w:rPr>
          <w:rFonts w:ascii="Source Serif 4" w:hAnsi="Source Serif 4"/>
          <w:i/>
        </w:rPr>
        <w:t>requirements.”</w:t>
      </w:r>
      <w:r>
        <w:rPr>
          <w:rFonts w:ascii="Source Serif 4" w:hAnsi="Source Serif 4"/>
          <w:i/>
          <w:spacing w:val="-2"/>
        </w:rPr>
        <w:t xml:space="preserve"> </w:t>
      </w:r>
      <w:r>
        <w:rPr>
          <w:rFonts w:ascii="Source Serif 4" w:hAnsi="Source Serif 4"/>
          <w:i/>
        </w:rPr>
        <w:t>Amazon</w:t>
      </w:r>
      <w:r>
        <w:rPr>
          <w:rFonts w:ascii="Source Serif 4" w:hAnsi="Source Serif 4"/>
          <w:i/>
          <w:spacing w:val="-2"/>
        </w:rPr>
        <w:t xml:space="preserve"> </w:t>
      </w:r>
      <w:commentRangeStart w:id="169"/>
      <w:r>
        <w:rPr>
          <w:rFonts w:ascii="Source Serif 4" w:hAnsi="Source Serif 4"/>
          <w:i/>
        </w:rPr>
        <w:t>Web</w:t>
      </w:r>
      <w:r>
        <w:rPr>
          <w:rFonts w:ascii="Source Serif 4" w:hAnsi="Source Serif 4"/>
          <w:i/>
          <w:spacing w:val="-2"/>
        </w:rPr>
        <w:t xml:space="preserve"> </w:t>
      </w:r>
      <w:r>
        <w:rPr>
          <w:rFonts w:ascii="Source Serif 4" w:hAnsi="Source Serif 4"/>
          <w:i/>
        </w:rPr>
        <w:t>Services</w:t>
      </w:r>
      <w:r>
        <w:rPr>
          <w:rFonts w:ascii="Source Serif 4" w:hAnsi="Source Serif 4"/>
          <w:i/>
          <w:spacing w:val="-2"/>
        </w:rPr>
        <w:t xml:space="preserve"> </w:t>
      </w:r>
      <w:hyperlink w:anchor="_bookmark181" w:history="1">
        <w:r>
          <w:rPr>
            <w:rFonts w:ascii="Source Serif 4" w:hAnsi="Source Serif 4"/>
            <w:i/>
            <w:color w:val="000098"/>
          </w:rPr>
          <w:t>2025b</w:t>
        </w:r>
      </w:hyperlink>
      <w:r>
        <w:rPr>
          <w:rFonts w:ascii="Source Serif 4" w:hAnsi="Source Serif 4"/>
          <w:i/>
        </w:rPr>
        <w:t>.</w:t>
      </w:r>
      <w:commentRangeEnd w:id="169"/>
      <w:r w:rsidR="000D0388">
        <w:rPr>
          <w:rStyle w:val="CommentReference"/>
          <w:rFonts w:ascii="Source Serif 4" w:hAnsi="Source Serif 4"/>
          <w:i/>
          <w:sz w:val="22"/>
          <w:szCs w:val="22"/>
        </w:rPr>
        <w:commentReference w:id="169"/>
      </w:r>
    </w:p>
    <w:p w14:paraId="077BB476" w14:textId="77777777" w:rsidR="00C220EB" w:rsidRDefault="00000000">
      <w:pPr>
        <w:pStyle w:val="BodyText"/>
        <w:spacing w:before="132"/>
        <w:ind w:left="142"/>
        <w:jc w:val="both"/>
      </w:pPr>
      <w:r>
        <w:rPr>
          <w:w w:val="110"/>
        </w:rPr>
        <w:t>This</w:t>
      </w:r>
      <w:r>
        <w:rPr>
          <w:spacing w:val="-12"/>
          <w:w w:val="110"/>
        </w:rPr>
        <w:t xml:space="preserve"> </w:t>
      </w:r>
      <w:r>
        <w:rPr>
          <w:w w:val="110"/>
        </w:rPr>
        <w:t>is</w:t>
      </w:r>
      <w:r>
        <w:rPr>
          <w:spacing w:val="-12"/>
          <w:w w:val="110"/>
        </w:rPr>
        <w:t xml:space="preserve"> </w:t>
      </w:r>
      <w:r>
        <w:rPr>
          <w:w w:val="110"/>
        </w:rPr>
        <w:t>relevant</w:t>
      </w:r>
      <w:r>
        <w:rPr>
          <w:spacing w:val="-11"/>
          <w:w w:val="110"/>
        </w:rPr>
        <w:t xml:space="preserve"> </w:t>
      </w:r>
      <w:r>
        <w:rPr>
          <w:w w:val="110"/>
        </w:rPr>
        <w:t>for</w:t>
      </w:r>
      <w:r>
        <w:rPr>
          <w:spacing w:val="-12"/>
          <w:w w:val="110"/>
        </w:rPr>
        <w:t xml:space="preserve"> </w:t>
      </w:r>
      <w:r>
        <w:rPr>
          <w:w w:val="110"/>
        </w:rPr>
        <w:t>Swiss</w:t>
      </w:r>
      <w:r>
        <w:rPr>
          <w:spacing w:val="-11"/>
          <w:w w:val="110"/>
        </w:rPr>
        <w:t xml:space="preserve"> </w:t>
      </w:r>
      <w:r>
        <w:rPr>
          <w:w w:val="110"/>
        </w:rPr>
        <w:t>Post,</w:t>
      </w:r>
      <w:r>
        <w:rPr>
          <w:spacing w:val="-12"/>
          <w:w w:val="110"/>
        </w:rPr>
        <w:t xml:space="preserve"> </w:t>
      </w:r>
      <w:r>
        <w:rPr>
          <w:w w:val="110"/>
        </w:rPr>
        <w:t>as</w:t>
      </w:r>
      <w:r>
        <w:rPr>
          <w:spacing w:val="-11"/>
          <w:w w:val="110"/>
        </w:rPr>
        <w:t xml:space="preserve"> </w:t>
      </w:r>
      <w:r>
        <w:rPr>
          <w:w w:val="110"/>
        </w:rPr>
        <w:t>Amazon</w:t>
      </w:r>
      <w:r>
        <w:rPr>
          <w:spacing w:val="-12"/>
          <w:w w:val="110"/>
        </w:rPr>
        <w:t xml:space="preserve"> </w:t>
      </w:r>
      <w:r>
        <w:rPr>
          <w:w w:val="110"/>
        </w:rPr>
        <w:t>S3</w:t>
      </w:r>
      <w:r>
        <w:rPr>
          <w:spacing w:val="-12"/>
          <w:w w:val="110"/>
        </w:rPr>
        <w:t xml:space="preserve"> </w:t>
      </w:r>
      <w:r>
        <w:rPr>
          <w:w w:val="110"/>
        </w:rPr>
        <w:t>serves</w:t>
      </w:r>
      <w:r>
        <w:rPr>
          <w:spacing w:val="-11"/>
          <w:w w:val="110"/>
        </w:rPr>
        <w:t xml:space="preserve"> </w:t>
      </w:r>
      <w:r>
        <w:rPr>
          <w:w w:val="110"/>
        </w:rPr>
        <w:t>as</w:t>
      </w:r>
      <w:r>
        <w:rPr>
          <w:spacing w:val="-12"/>
          <w:w w:val="110"/>
        </w:rPr>
        <w:t xml:space="preserve"> </w:t>
      </w:r>
      <w:r>
        <w:rPr>
          <w:w w:val="110"/>
        </w:rPr>
        <w:t>the</w:t>
      </w:r>
      <w:r>
        <w:rPr>
          <w:spacing w:val="-11"/>
          <w:w w:val="110"/>
        </w:rPr>
        <w:t xml:space="preserve"> </w:t>
      </w:r>
      <w:r>
        <w:rPr>
          <w:w w:val="110"/>
        </w:rPr>
        <w:t>central</w:t>
      </w:r>
      <w:r>
        <w:rPr>
          <w:spacing w:val="-12"/>
          <w:w w:val="110"/>
        </w:rPr>
        <w:t xml:space="preserve"> </w:t>
      </w:r>
      <w:r>
        <w:rPr>
          <w:w w:val="110"/>
        </w:rPr>
        <w:t>storage</w:t>
      </w:r>
      <w:r>
        <w:rPr>
          <w:spacing w:val="-11"/>
          <w:w w:val="110"/>
        </w:rPr>
        <w:t xml:space="preserve"> </w:t>
      </w:r>
      <w:r>
        <w:rPr>
          <w:w w:val="110"/>
        </w:rPr>
        <w:t>for</w:t>
      </w:r>
      <w:r>
        <w:rPr>
          <w:spacing w:val="-12"/>
          <w:w w:val="110"/>
        </w:rPr>
        <w:t xml:space="preserve"> </w:t>
      </w:r>
      <w:r>
        <w:rPr>
          <w:w w:val="110"/>
        </w:rPr>
        <w:t>data</w:t>
      </w:r>
      <w:r>
        <w:rPr>
          <w:spacing w:val="-12"/>
          <w:w w:val="110"/>
        </w:rPr>
        <w:t xml:space="preserve"> </w:t>
      </w:r>
      <w:r>
        <w:rPr>
          <w:w w:val="110"/>
        </w:rPr>
        <w:t>from</w:t>
      </w:r>
      <w:r>
        <w:rPr>
          <w:spacing w:val="-11"/>
          <w:w w:val="110"/>
        </w:rPr>
        <w:t xml:space="preserve"> </w:t>
      </w:r>
      <w:r>
        <w:rPr>
          <w:w w:val="110"/>
        </w:rPr>
        <w:t>mail</w:t>
      </w:r>
      <w:r>
        <w:rPr>
          <w:spacing w:val="-12"/>
          <w:w w:val="110"/>
        </w:rPr>
        <w:t xml:space="preserve"> </w:t>
      </w:r>
      <w:r>
        <w:rPr>
          <w:w w:val="110"/>
        </w:rPr>
        <w:t>piece</w:t>
      </w:r>
      <w:r>
        <w:rPr>
          <w:spacing w:val="-11"/>
          <w:w w:val="110"/>
        </w:rPr>
        <w:t xml:space="preserve"> </w:t>
      </w:r>
      <w:r>
        <w:rPr>
          <w:spacing w:val="-2"/>
          <w:w w:val="110"/>
        </w:rPr>
        <w:t>events,</w:t>
      </w:r>
    </w:p>
    <w:p w14:paraId="077BB477" w14:textId="77777777" w:rsidR="00C220EB" w:rsidRDefault="00C220EB">
      <w:pPr>
        <w:pStyle w:val="BodyText"/>
        <w:jc w:val="both"/>
        <w:sectPr w:rsidR="00C220EB">
          <w:pgSz w:w="11910" w:h="16840"/>
          <w:pgMar w:top="440" w:right="0" w:bottom="1720" w:left="708" w:header="227" w:footer="1540" w:gutter="0"/>
          <w:cols w:space="720"/>
        </w:sectPr>
      </w:pPr>
    </w:p>
    <w:p w14:paraId="077BB478" w14:textId="77777777" w:rsidR="00C220EB" w:rsidRDefault="00C220EB">
      <w:pPr>
        <w:pStyle w:val="BodyText"/>
        <w:spacing w:before="159"/>
      </w:pPr>
    </w:p>
    <w:p w14:paraId="077BB479" w14:textId="77777777" w:rsidR="00C220EB" w:rsidRDefault="00000000">
      <w:pPr>
        <w:pStyle w:val="BodyText"/>
        <w:spacing w:line="256" w:lineRule="auto"/>
        <w:ind w:left="142" w:right="848"/>
        <w:jc w:val="both"/>
      </w:pPr>
      <w:bookmarkStart w:id="170" w:name="_bookmark98"/>
      <w:bookmarkEnd w:id="170"/>
      <w:r>
        <w:rPr>
          <w:w w:val="115"/>
        </w:rPr>
        <w:t>which</w:t>
      </w:r>
      <w:r>
        <w:rPr>
          <w:spacing w:val="-7"/>
          <w:w w:val="115"/>
        </w:rPr>
        <w:t xml:space="preserve"> </w:t>
      </w:r>
      <w:r>
        <w:rPr>
          <w:w w:val="115"/>
        </w:rPr>
        <w:t>include</w:t>
      </w:r>
      <w:r>
        <w:rPr>
          <w:spacing w:val="-7"/>
          <w:w w:val="115"/>
        </w:rPr>
        <w:t xml:space="preserve"> </w:t>
      </w:r>
      <w:r>
        <w:rPr>
          <w:w w:val="115"/>
        </w:rPr>
        <w:t>all</w:t>
      </w:r>
      <w:r>
        <w:rPr>
          <w:spacing w:val="-7"/>
          <w:w w:val="115"/>
        </w:rPr>
        <w:t xml:space="preserve"> </w:t>
      </w:r>
      <w:r>
        <w:rPr>
          <w:w w:val="115"/>
        </w:rPr>
        <w:t>scans</w:t>
      </w:r>
      <w:r>
        <w:rPr>
          <w:spacing w:val="-7"/>
          <w:w w:val="115"/>
        </w:rPr>
        <w:t xml:space="preserve"> </w:t>
      </w:r>
      <w:r>
        <w:rPr>
          <w:w w:val="115"/>
        </w:rPr>
        <w:t>of</w:t>
      </w:r>
      <w:r>
        <w:rPr>
          <w:spacing w:val="-7"/>
          <w:w w:val="115"/>
        </w:rPr>
        <w:t xml:space="preserve"> </w:t>
      </w:r>
      <w:r>
        <w:rPr>
          <w:w w:val="115"/>
        </w:rPr>
        <w:t>parcels</w:t>
      </w:r>
      <w:r>
        <w:rPr>
          <w:spacing w:val="-7"/>
          <w:w w:val="115"/>
        </w:rPr>
        <w:t xml:space="preserve"> </w:t>
      </w:r>
      <w:r>
        <w:rPr>
          <w:w w:val="115"/>
        </w:rPr>
        <w:t>and</w:t>
      </w:r>
      <w:r>
        <w:rPr>
          <w:spacing w:val="-7"/>
          <w:w w:val="115"/>
        </w:rPr>
        <w:t xml:space="preserve"> </w:t>
      </w:r>
      <w:r>
        <w:rPr>
          <w:w w:val="115"/>
        </w:rPr>
        <w:t>mail</w:t>
      </w:r>
      <w:r>
        <w:rPr>
          <w:spacing w:val="-7"/>
          <w:w w:val="115"/>
        </w:rPr>
        <w:t xml:space="preserve"> </w:t>
      </w:r>
      <w:r>
        <w:rPr>
          <w:w w:val="115"/>
        </w:rPr>
        <w:t>in</w:t>
      </w:r>
      <w:r>
        <w:rPr>
          <w:spacing w:val="-7"/>
          <w:w w:val="115"/>
        </w:rPr>
        <w:t xml:space="preserve"> </w:t>
      </w:r>
      <w:r>
        <w:rPr>
          <w:w w:val="115"/>
        </w:rPr>
        <w:t>sorting</w:t>
      </w:r>
      <w:r>
        <w:rPr>
          <w:spacing w:val="-7"/>
          <w:w w:val="115"/>
        </w:rPr>
        <w:t xml:space="preserve"> </w:t>
      </w:r>
      <w:r>
        <w:rPr>
          <w:w w:val="115"/>
        </w:rPr>
        <w:t>centers,</w:t>
      </w:r>
      <w:r>
        <w:rPr>
          <w:spacing w:val="-3"/>
          <w:w w:val="115"/>
        </w:rPr>
        <w:t xml:space="preserve"> </w:t>
      </w:r>
      <w:r>
        <w:rPr>
          <w:w w:val="115"/>
        </w:rPr>
        <w:t>as</w:t>
      </w:r>
      <w:r>
        <w:rPr>
          <w:spacing w:val="-7"/>
          <w:w w:val="115"/>
        </w:rPr>
        <w:t xml:space="preserve"> </w:t>
      </w:r>
      <w:r>
        <w:rPr>
          <w:w w:val="115"/>
        </w:rPr>
        <w:t>well</w:t>
      </w:r>
      <w:r>
        <w:rPr>
          <w:spacing w:val="-7"/>
          <w:w w:val="115"/>
        </w:rPr>
        <w:t xml:space="preserve"> </w:t>
      </w:r>
      <w:r>
        <w:rPr>
          <w:w w:val="115"/>
        </w:rPr>
        <w:t>as</w:t>
      </w:r>
      <w:r>
        <w:rPr>
          <w:spacing w:val="-7"/>
          <w:w w:val="115"/>
        </w:rPr>
        <w:t xml:space="preserve"> </w:t>
      </w:r>
      <w:r>
        <w:rPr>
          <w:w w:val="115"/>
        </w:rPr>
        <w:t>later</w:t>
      </w:r>
      <w:r>
        <w:rPr>
          <w:spacing w:val="-7"/>
          <w:w w:val="115"/>
        </w:rPr>
        <w:t xml:space="preserve"> </w:t>
      </w:r>
      <w:r>
        <w:rPr>
          <w:w w:val="115"/>
        </w:rPr>
        <w:t>stages</w:t>
      </w:r>
      <w:r>
        <w:rPr>
          <w:spacing w:val="-7"/>
          <w:w w:val="115"/>
        </w:rPr>
        <w:t xml:space="preserve"> </w:t>
      </w:r>
      <w:r>
        <w:rPr>
          <w:w w:val="115"/>
        </w:rPr>
        <w:t>up</w:t>
      </w:r>
      <w:r>
        <w:rPr>
          <w:spacing w:val="-7"/>
          <w:w w:val="115"/>
        </w:rPr>
        <w:t xml:space="preserve"> </w:t>
      </w:r>
      <w:r>
        <w:rPr>
          <w:w w:val="115"/>
        </w:rPr>
        <w:t>to</w:t>
      </w:r>
      <w:r>
        <w:rPr>
          <w:spacing w:val="-7"/>
          <w:w w:val="115"/>
        </w:rPr>
        <w:t xml:space="preserve"> </w:t>
      </w:r>
      <w:r>
        <w:rPr>
          <w:w w:val="115"/>
        </w:rPr>
        <w:t>the</w:t>
      </w:r>
      <w:r>
        <w:rPr>
          <w:spacing w:val="-7"/>
          <w:w w:val="115"/>
        </w:rPr>
        <w:t xml:space="preserve"> </w:t>
      </w:r>
      <w:r>
        <w:rPr>
          <w:w w:val="115"/>
        </w:rPr>
        <w:t>delivery process.</w:t>
      </w:r>
      <w:r>
        <w:rPr>
          <w:spacing w:val="-16"/>
          <w:w w:val="115"/>
        </w:rPr>
        <w:t xml:space="preserve"> </w:t>
      </w:r>
      <w:r>
        <w:rPr>
          <w:w w:val="115"/>
        </w:rPr>
        <w:t>This</w:t>
      </w:r>
      <w:r>
        <w:rPr>
          <w:spacing w:val="-16"/>
          <w:w w:val="115"/>
        </w:rPr>
        <w:t xml:space="preserve"> </w:t>
      </w:r>
      <w:r>
        <w:rPr>
          <w:w w:val="115"/>
        </w:rPr>
        <w:t>storage</w:t>
      </w:r>
      <w:r>
        <w:rPr>
          <w:spacing w:val="-16"/>
          <w:w w:val="115"/>
        </w:rPr>
        <w:t xml:space="preserve"> </w:t>
      </w:r>
      <w:r>
        <w:rPr>
          <w:w w:val="115"/>
        </w:rPr>
        <w:t>is</w:t>
      </w:r>
      <w:r>
        <w:rPr>
          <w:spacing w:val="-16"/>
          <w:w w:val="115"/>
        </w:rPr>
        <w:t xml:space="preserve"> </w:t>
      </w:r>
      <w:r>
        <w:rPr>
          <w:w w:val="115"/>
        </w:rPr>
        <w:t>used</w:t>
      </w:r>
      <w:r>
        <w:rPr>
          <w:spacing w:val="-16"/>
          <w:w w:val="115"/>
        </w:rPr>
        <w:t xml:space="preserve"> </w:t>
      </w:r>
      <w:r>
        <w:rPr>
          <w:w w:val="115"/>
        </w:rPr>
        <w:t>by</w:t>
      </w:r>
      <w:r>
        <w:rPr>
          <w:spacing w:val="-15"/>
          <w:w w:val="115"/>
        </w:rPr>
        <w:t xml:space="preserve"> </w:t>
      </w:r>
      <w:r>
        <w:rPr>
          <w:w w:val="115"/>
        </w:rPr>
        <w:t>the</w:t>
      </w:r>
      <w:r>
        <w:rPr>
          <w:spacing w:val="-16"/>
          <w:w w:val="115"/>
        </w:rPr>
        <w:t xml:space="preserve"> </w:t>
      </w:r>
      <w:r>
        <w:rPr>
          <w:w w:val="115"/>
        </w:rPr>
        <w:t>DWH</w:t>
      </w:r>
      <w:r>
        <w:rPr>
          <w:spacing w:val="-16"/>
          <w:w w:val="115"/>
        </w:rPr>
        <w:t xml:space="preserve"> </w:t>
      </w:r>
      <w:r>
        <w:rPr>
          <w:w w:val="115"/>
        </w:rPr>
        <w:t>LS</w:t>
      </w:r>
      <w:r>
        <w:rPr>
          <w:spacing w:val="-16"/>
          <w:w w:val="115"/>
        </w:rPr>
        <w:t xml:space="preserve"> </w:t>
      </w:r>
      <w:r>
        <w:rPr>
          <w:w w:val="115"/>
        </w:rPr>
        <w:t>OPS</w:t>
      </w:r>
      <w:r>
        <w:rPr>
          <w:spacing w:val="-16"/>
          <w:w w:val="115"/>
        </w:rPr>
        <w:t xml:space="preserve"> </w:t>
      </w:r>
      <w:r>
        <w:rPr>
          <w:w w:val="115"/>
        </w:rPr>
        <w:t>team.</w:t>
      </w:r>
      <w:r>
        <w:rPr>
          <w:spacing w:val="-15"/>
          <w:w w:val="115"/>
        </w:rPr>
        <w:t xml:space="preserve"> </w:t>
      </w:r>
      <w:r>
        <w:rPr>
          <w:w w:val="115"/>
        </w:rPr>
        <w:t>All</w:t>
      </w:r>
      <w:r>
        <w:rPr>
          <w:spacing w:val="-16"/>
          <w:w w:val="115"/>
        </w:rPr>
        <w:t xml:space="preserve"> </w:t>
      </w:r>
      <w:r>
        <w:rPr>
          <w:w w:val="115"/>
        </w:rPr>
        <w:t>data</w:t>
      </w:r>
      <w:r>
        <w:rPr>
          <w:spacing w:val="-16"/>
          <w:w w:val="115"/>
        </w:rPr>
        <w:t xml:space="preserve"> </w:t>
      </w:r>
      <w:r>
        <w:rPr>
          <w:w w:val="115"/>
        </w:rPr>
        <w:t>entering</w:t>
      </w:r>
      <w:r>
        <w:rPr>
          <w:spacing w:val="-16"/>
          <w:w w:val="115"/>
        </w:rPr>
        <w:t xml:space="preserve"> </w:t>
      </w:r>
      <w:r>
        <w:rPr>
          <w:w w:val="115"/>
        </w:rPr>
        <w:t>the</w:t>
      </w:r>
      <w:r>
        <w:rPr>
          <w:spacing w:val="-16"/>
          <w:w w:val="115"/>
        </w:rPr>
        <w:t xml:space="preserve"> </w:t>
      </w:r>
      <w:r>
        <w:rPr>
          <w:w w:val="115"/>
        </w:rPr>
        <w:t>data</w:t>
      </w:r>
      <w:r>
        <w:rPr>
          <w:spacing w:val="-15"/>
          <w:w w:val="115"/>
        </w:rPr>
        <w:t xml:space="preserve"> </w:t>
      </w:r>
      <w:r>
        <w:rPr>
          <w:w w:val="115"/>
        </w:rPr>
        <w:t>lineage</w:t>
      </w:r>
      <w:r>
        <w:rPr>
          <w:spacing w:val="-16"/>
          <w:w w:val="115"/>
        </w:rPr>
        <w:t xml:space="preserve"> </w:t>
      </w:r>
      <w:r>
        <w:rPr>
          <w:w w:val="115"/>
        </w:rPr>
        <w:t>pipeline,</w:t>
      </w:r>
      <w:r>
        <w:rPr>
          <w:spacing w:val="-16"/>
          <w:w w:val="115"/>
        </w:rPr>
        <w:t xml:space="preserve"> </w:t>
      </w:r>
      <w:r>
        <w:rPr>
          <w:w w:val="115"/>
        </w:rPr>
        <w:t xml:space="preserve">for </w:t>
      </w:r>
      <w:r>
        <w:rPr>
          <w:w w:val="110"/>
        </w:rPr>
        <w:t>example</w:t>
      </w:r>
      <w:r>
        <w:rPr>
          <w:spacing w:val="-15"/>
          <w:w w:val="110"/>
        </w:rPr>
        <w:t xml:space="preserve"> </w:t>
      </w:r>
      <w:r>
        <w:rPr>
          <w:w w:val="110"/>
        </w:rPr>
        <w:t>through</w:t>
      </w:r>
      <w:r>
        <w:rPr>
          <w:spacing w:val="-15"/>
          <w:w w:val="110"/>
        </w:rPr>
        <w:t xml:space="preserve"> </w:t>
      </w:r>
      <w:r>
        <w:rPr>
          <w:w w:val="110"/>
        </w:rPr>
        <w:t>Kafka</w:t>
      </w:r>
      <w:r>
        <w:rPr>
          <w:spacing w:val="-15"/>
          <w:w w:val="110"/>
        </w:rPr>
        <w:t xml:space="preserve"> </w:t>
      </w:r>
      <w:r>
        <w:rPr>
          <w:w w:val="110"/>
        </w:rPr>
        <w:t>or</w:t>
      </w:r>
      <w:r>
        <w:rPr>
          <w:spacing w:val="-15"/>
          <w:w w:val="110"/>
        </w:rPr>
        <w:t xml:space="preserve"> </w:t>
      </w:r>
      <w:r>
        <w:rPr>
          <w:w w:val="110"/>
        </w:rPr>
        <w:t>through</w:t>
      </w:r>
      <w:r>
        <w:rPr>
          <w:spacing w:val="-15"/>
          <w:w w:val="110"/>
        </w:rPr>
        <w:t xml:space="preserve"> </w:t>
      </w:r>
      <w:r>
        <w:rPr>
          <w:w w:val="110"/>
        </w:rPr>
        <w:t>direct</w:t>
      </w:r>
      <w:r>
        <w:rPr>
          <w:spacing w:val="-15"/>
          <w:w w:val="110"/>
        </w:rPr>
        <w:t xml:space="preserve"> </w:t>
      </w:r>
      <w:r>
        <w:rPr>
          <w:w w:val="110"/>
        </w:rPr>
        <w:t>database</w:t>
      </w:r>
      <w:r>
        <w:rPr>
          <w:spacing w:val="-15"/>
          <w:w w:val="110"/>
        </w:rPr>
        <w:t xml:space="preserve"> </w:t>
      </w:r>
      <w:r>
        <w:rPr>
          <w:w w:val="110"/>
        </w:rPr>
        <w:t>connections,</w:t>
      </w:r>
      <w:r>
        <w:rPr>
          <w:spacing w:val="-12"/>
          <w:w w:val="110"/>
        </w:rPr>
        <w:t xml:space="preserve"> </w:t>
      </w:r>
      <w:r>
        <w:rPr>
          <w:w w:val="110"/>
        </w:rPr>
        <w:t>is</w:t>
      </w:r>
      <w:r>
        <w:rPr>
          <w:spacing w:val="-15"/>
          <w:w w:val="110"/>
        </w:rPr>
        <w:t xml:space="preserve"> </w:t>
      </w:r>
      <w:r>
        <w:rPr>
          <w:w w:val="110"/>
        </w:rPr>
        <w:t>stored</w:t>
      </w:r>
      <w:r>
        <w:rPr>
          <w:spacing w:val="-15"/>
          <w:w w:val="110"/>
        </w:rPr>
        <w:t xml:space="preserve"> </w:t>
      </w:r>
      <w:r>
        <w:rPr>
          <w:w w:val="110"/>
        </w:rPr>
        <w:t>in</w:t>
      </w:r>
      <w:r>
        <w:rPr>
          <w:spacing w:val="-15"/>
          <w:w w:val="110"/>
        </w:rPr>
        <w:t xml:space="preserve"> </w:t>
      </w:r>
      <w:r>
        <w:rPr>
          <w:w w:val="110"/>
        </w:rPr>
        <w:t>Amazon</w:t>
      </w:r>
      <w:r>
        <w:rPr>
          <w:spacing w:val="-15"/>
          <w:w w:val="110"/>
        </w:rPr>
        <w:t xml:space="preserve"> </w:t>
      </w:r>
      <w:r>
        <w:rPr>
          <w:w w:val="110"/>
        </w:rPr>
        <w:t>S3.</w:t>
      </w:r>
      <w:r>
        <w:rPr>
          <w:spacing w:val="4"/>
          <w:w w:val="110"/>
        </w:rPr>
        <w:t xml:space="preserve"> </w:t>
      </w:r>
      <w:r>
        <w:rPr>
          <w:w w:val="110"/>
        </w:rPr>
        <w:t>Thus,</w:t>
      </w:r>
      <w:r>
        <w:rPr>
          <w:spacing w:val="-12"/>
          <w:w w:val="110"/>
        </w:rPr>
        <w:t xml:space="preserve"> </w:t>
      </w:r>
      <w:r>
        <w:rPr>
          <w:w w:val="110"/>
        </w:rPr>
        <w:t>it</w:t>
      </w:r>
      <w:r>
        <w:rPr>
          <w:spacing w:val="-15"/>
          <w:w w:val="110"/>
        </w:rPr>
        <w:t xml:space="preserve"> </w:t>
      </w:r>
      <w:r>
        <w:rPr>
          <w:w w:val="110"/>
        </w:rPr>
        <w:t xml:space="preserve">represents </w:t>
      </w:r>
      <w:r>
        <w:rPr>
          <w:w w:val="115"/>
        </w:rPr>
        <w:t>the first persistence point in the reporting pipeline.</w:t>
      </w:r>
    </w:p>
    <w:p w14:paraId="077BB47A" w14:textId="77777777" w:rsidR="00C220EB" w:rsidRDefault="00C220EB">
      <w:pPr>
        <w:pStyle w:val="BodyText"/>
      </w:pPr>
    </w:p>
    <w:p w14:paraId="077BB47B" w14:textId="77777777" w:rsidR="00C220EB" w:rsidRDefault="00C220EB">
      <w:pPr>
        <w:pStyle w:val="BodyText"/>
        <w:spacing w:before="48"/>
      </w:pPr>
    </w:p>
    <w:p w14:paraId="077BB47C" w14:textId="77777777" w:rsidR="00C220EB" w:rsidRDefault="00000000">
      <w:pPr>
        <w:pStyle w:val="BodyText"/>
        <w:spacing w:line="256" w:lineRule="auto"/>
        <w:ind w:left="142" w:right="848"/>
        <w:jc w:val="both"/>
      </w:pPr>
      <w:commentRangeStart w:id="171"/>
      <w:r>
        <w:rPr>
          <w:rFonts w:ascii="Arial"/>
          <w:b/>
          <w:color w:val="697D90"/>
        </w:rPr>
        <w:t>Layered architecture</w:t>
      </w:r>
      <w:r>
        <w:rPr>
          <w:rFonts w:ascii="Arial"/>
          <w:b/>
          <w:color w:val="697D90"/>
          <w:spacing w:val="80"/>
        </w:rPr>
        <w:t xml:space="preserve">  </w:t>
      </w:r>
      <w:r>
        <w:t xml:space="preserve">It is </w:t>
      </w:r>
      <w:commentRangeEnd w:id="171"/>
      <w:r w:rsidR="00F7613C">
        <w:rPr>
          <w:rStyle w:val="CommentReference"/>
          <w:sz w:val="22"/>
          <w:szCs w:val="22"/>
        </w:rPr>
        <w:commentReference w:id="171"/>
      </w:r>
      <w:r>
        <w:t xml:space="preserve">important to note that the data is not only initially saved to Amazon S3 in a raw </w:t>
      </w:r>
      <w:r>
        <w:rPr>
          <w:w w:val="110"/>
        </w:rPr>
        <w:t>layer,</w:t>
      </w:r>
      <w:r>
        <w:rPr>
          <w:spacing w:val="-11"/>
          <w:w w:val="110"/>
        </w:rPr>
        <w:t xml:space="preserve"> </w:t>
      </w:r>
      <w:r>
        <w:rPr>
          <w:w w:val="110"/>
        </w:rPr>
        <w:t>but</w:t>
      </w:r>
      <w:r>
        <w:rPr>
          <w:spacing w:val="-13"/>
          <w:w w:val="110"/>
        </w:rPr>
        <w:t xml:space="preserve"> </w:t>
      </w:r>
      <w:r>
        <w:rPr>
          <w:w w:val="110"/>
        </w:rPr>
        <w:t>is</w:t>
      </w:r>
      <w:r>
        <w:rPr>
          <w:spacing w:val="-13"/>
          <w:w w:val="110"/>
        </w:rPr>
        <w:t xml:space="preserve"> </w:t>
      </w:r>
      <w:r>
        <w:rPr>
          <w:w w:val="110"/>
        </w:rPr>
        <w:t>also</w:t>
      </w:r>
      <w:r>
        <w:rPr>
          <w:spacing w:val="-13"/>
          <w:w w:val="110"/>
        </w:rPr>
        <w:t xml:space="preserve"> </w:t>
      </w:r>
      <w:r>
        <w:rPr>
          <w:w w:val="110"/>
        </w:rPr>
        <w:t>cleaned</w:t>
      </w:r>
      <w:r>
        <w:rPr>
          <w:spacing w:val="-13"/>
          <w:w w:val="110"/>
        </w:rPr>
        <w:t xml:space="preserve"> </w:t>
      </w:r>
      <w:r>
        <w:rPr>
          <w:w w:val="110"/>
        </w:rPr>
        <w:t>and</w:t>
      </w:r>
      <w:r>
        <w:rPr>
          <w:spacing w:val="-13"/>
          <w:w w:val="110"/>
        </w:rPr>
        <w:t xml:space="preserve"> </w:t>
      </w:r>
      <w:r>
        <w:rPr>
          <w:w w:val="110"/>
        </w:rPr>
        <w:t>prepared</w:t>
      </w:r>
      <w:r>
        <w:rPr>
          <w:spacing w:val="-13"/>
          <w:w w:val="110"/>
        </w:rPr>
        <w:t xml:space="preserve"> </w:t>
      </w:r>
      <w:r>
        <w:rPr>
          <w:w w:val="110"/>
        </w:rPr>
        <w:t>for</w:t>
      </w:r>
      <w:r>
        <w:rPr>
          <w:spacing w:val="-13"/>
          <w:w w:val="110"/>
        </w:rPr>
        <w:t xml:space="preserve"> </w:t>
      </w:r>
      <w:r>
        <w:rPr>
          <w:w w:val="110"/>
        </w:rPr>
        <w:t>reporting</w:t>
      </w:r>
      <w:r>
        <w:rPr>
          <w:spacing w:val="-13"/>
          <w:w w:val="110"/>
        </w:rPr>
        <w:t xml:space="preserve"> </w:t>
      </w:r>
      <w:r>
        <w:rPr>
          <w:w w:val="110"/>
        </w:rPr>
        <w:t>in</w:t>
      </w:r>
      <w:r>
        <w:rPr>
          <w:spacing w:val="-13"/>
          <w:w w:val="110"/>
        </w:rPr>
        <w:t xml:space="preserve"> </w:t>
      </w:r>
      <w:r>
        <w:rPr>
          <w:w w:val="110"/>
        </w:rPr>
        <w:t>two</w:t>
      </w:r>
      <w:r>
        <w:rPr>
          <w:spacing w:val="-13"/>
          <w:w w:val="110"/>
        </w:rPr>
        <w:t xml:space="preserve"> </w:t>
      </w:r>
      <w:r>
        <w:rPr>
          <w:w w:val="110"/>
        </w:rPr>
        <w:t>additional</w:t>
      </w:r>
      <w:r>
        <w:rPr>
          <w:spacing w:val="-13"/>
          <w:w w:val="110"/>
        </w:rPr>
        <w:t xml:space="preserve"> </w:t>
      </w:r>
      <w:r>
        <w:rPr>
          <w:w w:val="110"/>
        </w:rPr>
        <w:t>layers.</w:t>
      </w:r>
      <w:r>
        <w:rPr>
          <w:spacing w:val="5"/>
          <w:w w:val="110"/>
        </w:rPr>
        <w:t xml:space="preserve"> </w:t>
      </w:r>
      <w:r>
        <w:rPr>
          <w:w w:val="110"/>
        </w:rPr>
        <w:t>To</w:t>
      </w:r>
      <w:r>
        <w:rPr>
          <w:spacing w:val="-13"/>
          <w:w w:val="110"/>
        </w:rPr>
        <w:t xml:space="preserve"> </w:t>
      </w:r>
      <w:r>
        <w:rPr>
          <w:w w:val="110"/>
        </w:rPr>
        <w:t>separate</w:t>
      </w:r>
      <w:r>
        <w:rPr>
          <w:spacing w:val="-13"/>
          <w:w w:val="110"/>
        </w:rPr>
        <w:t xml:space="preserve"> </w:t>
      </w:r>
      <w:r>
        <w:rPr>
          <w:w w:val="110"/>
        </w:rPr>
        <w:t>the</w:t>
      </w:r>
      <w:r>
        <w:rPr>
          <w:spacing w:val="-13"/>
          <w:w w:val="110"/>
        </w:rPr>
        <w:t xml:space="preserve"> </w:t>
      </w:r>
      <w:r>
        <w:rPr>
          <w:w w:val="110"/>
        </w:rPr>
        <w:t>storage</w:t>
      </w:r>
      <w:r>
        <w:rPr>
          <w:spacing w:val="-13"/>
          <w:w w:val="110"/>
        </w:rPr>
        <w:t xml:space="preserve"> </w:t>
      </w:r>
      <w:r>
        <w:rPr>
          <w:w w:val="110"/>
        </w:rPr>
        <w:t>of</w:t>
      </w:r>
      <w:r>
        <w:rPr>
          <w:spacing w:val="-13"/>
          <w:w w:val="110"/>
        </w:rPr>
        <w:t xml:space="preserve"> </w:t>
      </w:r>
      <w:r>
        <w:rPr>
          <w:w w:val="110"/>
        </w:rPr>
        <w:t xml:space="preserve">raw </w:t>
      </w:r>
      <w:r>
        <w:rPr>
          <w:w w:val="115"/>
        </w:rPr>
        <w:t>data</w:t>
      </w:r>
      <w:r>
        <w:rPr>
          <w:spacing w:val="-16"/>
          <w:w w:val="115"/>
        </w:rPr>
        <w:t xml:space="preserve"> </w:t>
      </w:r>
      <w:r>
        <w:rPr>
          <w:w w:val="115"/>
        </w:rPr>
        <w:t>from</w:t>
      </w:r>
      <w:r>
        <w:rPr>
          <w:spacing w:val="-16"/>
          <w:w w:val="115"/>
        </w:rPr>
        <w:t xml:space="preserve"> </w:t>
      </w:r>
      <w:r>
        <w:rPr>
          <w:w w:val="115"/>
        </w:rPr>
        <w:t>the</w:t>
      </w:r>
      <w:r>
        <w:rPr>
          <w:spacing w:val="-16"/>
          <w:w w:val="115"/>
        </w:rPr>
        <w:t xml:space="preserve"> </w:t>
      </w:r>
      <w:r>
        <w:rPr>
          <w:w w:val="115"/>
        </w:rPr>
        <w:t>cleaning</w:t>
      </w:r>
      <w:r>
        <w:rPr>
          <w:spacing w:val="-16"/>
          <w:w w:val="115"/>
        </w:rPr>
        <w:t xml:space="preserve"> </w:t>
      </w:r>
      <w:r>
        <w:rPr>
          <w:w w:val="115"/>
        </w:rPr>
        <w:t>process,</w:t>
      </w:r>
      <w:r>
        <w:rPr>
          <w:spacing w:val="-16"/>
          <w:w w:val="115"/>
        </w:rPr>
        <w:t xml:space="preserve"> </w:t>
      </w:r>
      <w:r>
        <w:rPr>
          <w:w w:val="115"/>
        </w:rPr>
        <w:t>multiple</w:t>
      </w:r>
      <w:r>
        <w:rPr>
          <w:spacing w:val="-15"/>
          <w:w w:val="115"/>
        </w:rPr>
        <w:t xml:space="preserve"> </w:t>
      </w:r>
      <w:r>
        <w:rPr>
          <w:w w:val="115"/>
        </w:rPr>
        <w:t>layers</w:t>
      </w:r>
      <w:r>
        <w:rPr>
          <w:spacing w:val="-16"/>
          <w:w w:val="115"/>
        </w:rPr>
        <w:t xml:space="preserve"> </w:t>
      </w:r>
      <w:r>
        <w:rPr>
          <w:w w:val="115"/>
        </w:rPr>
        <w:t>are</w:t>
      </w:r>
      <w:r>
        <w:rPr>
          <w:spacing w:val="-16"/>
          <w:w w:val="115"/>
        </w:rPr>
        <w:t xml:space="preserve"> </w:t>
      </w:r>
      <w:r>
        <w:rPr>
          <w:w w:val="115"/>
        </w:rPr>
        <w:t>used.</w:t>
      </w:r>
      <w:r>
        <w:rPr>
          <w:spacing w:val="5"/>
          <w:w w:val="115"/>
        </w:rPr>
        <w:t xml:space="preserve"> </w:t>
      </w:r>
      <w:r>
        <w:rPr>
          <w:w w:val="115"/>
        </w:rPr>
        <w:t>This</w:t>
      </w:r>
      <w:r>
        <w:rPr>
          <w:spacing w:val="-16"/>
          <w:w w:val="115"/>
        </w:rPr>
        <w:t xml:space="preserve"> </w:t>
      </w:r>
      <w:r>
        <w:rPr>
          <w:w w:val="115"/>
        </w:rPr>
        <w:t>ensures</w:t>
      </w:r>
      <w:r>
        <w:rPr>
          <w:spacing w:val="-16"/>
          <w:w w:val="115"/>
        </w:rPr>
        <w:t xml:space="preserve"> </w:t>
      </w:r>
      <w:r>
        <w:rPr>
          <w:w w:val="115"/>
        </w:rPr>
        <w:t>that</w:t>
      </w:r>
      <w:r>
        <w:rPr>
          <w:spacing w:val="-16"/>
          <w:w w:val="115"/>
        </w:rPr>
        <w:t xml:space="preserve"> </w:t>
      </w:r>
      <w:r>
        <w:rPr>
          <w:w w:val="115"/>
        </w:rPr>
        <w:t>all</w:t>
      </w:r>
      <w:r>
        <w:rPr>
          <w:spacing w:val="-15"/>
          <w:w w:val="115"/>
        </w:rPr>
        <w:t xml:space="preserve"> </w:t>
      </w:r>
      <w:r>
        <w:rPr>
          <w:w w:val="115"/>
        </w:rPr>
        <w:t>data</w:t>
      </w:r>
      <w:r>
        <w:rPr>
          <w:spacing w:val="-16"/>
          <w:w w:val="115"/>
        </w:rPr>
        <w:t xml:space="preserve"> </w:t>
      </w:r>
      <w:r>
        <w:rPr>
          <w:w w:val="115"/>
        </w:rPr>
        <w:t>in</w:t>
      </w:r>
      <w:r>
        <w:rPr>
          <w:spacing w:val="-16"/>
          <w:w w:val="115"/>
        </w:rPr>
        <w:t xml:space="preserve"> </w:t>
      </w:r>
      <w:r>
        <w:rPr>
          <w:w w:val="115"/>
        </w:rPr>
        <w:t>its</w:t>
      </w:r>
      <w:r>
        <w:rPr>
          <w:spacing w:val="-16"/>
          <w:w w:val="115"/>
        </w:rPr>
        <w:t xml:space="preserve"> </w:t>
      </w:r>
      <w:r>
        <w:rPr>
          <w:w w:val="115"/>
        </w:rPr>
        <w:t>original</w:t>
      </w:r>
      <w:r>
        <w:rPr>
          <w:spacing w:val="-15"/>
          <w:w w:val="115"/>
        </w:rPr>
        <w:t xml:space="preserve"> </w:t>
      </w:r>
      <w:r>
        <w:rPr>
          <w:w w:val="115"/>
        </w:rPr>
        <w:t xml:space="preserve">format </w:t>
      </w:r>
      <w:r>
        <w:rPr>
          <w:w w:val="110"/>
        </w:rPr>
        <w:t xml:space="preserve">is saved first before processing, modification, augmentation, and checks for completeness or correctness are performed. Each step can therefore be reproduced and repeated, which is useful whenever data needs </w:t>
      </w:r>
      <w:r>
        <w:rPr>
          <w:w w:val="115"/>
        </w:rPr>
        <w:t>to</w:t>
      </w:r>
      <w:r>
        <w:rPr>
          <w:spacing w:val="-7"/>
          <w:w w:val="115"/>
        </w:rPr>
        <w:t xml:space="preserve"> </w:t>
      </w:r>
      <w:r>
        <w:rPr>
          <w:w w:val="115"/>
        </w:rPr>
        <w:t>be</w:t>
      </w:r>
      <w:r>
        <w:rPr>
          <w:spacing w:val="-8"/>
          <w:w w:val="115"/>
        </w:rPr>
        <w:t xml:space="preserve"> </w:t>
      </w:r>
      <w:r>
        <w:rPr>
          <w:w w:val="115"/>
        </w:rPr>
        <w:t>reloaded,</w:t>
      </w:r>
      <w:r>
        <w:rPr>
          <w:spacing w:val="-3"/>
          <w:w w:val="115"/>
        </w:rPr>
        <w:t xml:space="preserve"> </w:t>
      </w:r>
      <w:r>
        <w:rPr>
          <w:w w:val="115"/>
        </w:rPr>
        <w:t>for</w:t>
      </w:r>
      <w:r>
        <w:rPr>
          <w:spacing w:val="-7"/>
          <w:w w:val="115"/>
        </w:rPr>
        <w:t xml:space="preserve"> </w:t>
      </w:r>
      <w:r>
        <w:rPr>
          <w:w w:val="115"/>
        </w:rPr>
        <w:t>example</w:t>
      </w:r>
      <w:r>
        <w:rPr>
          <w:spacing w:val="-7"/>
          <w:w w:val="115"/>
        </w:rPr>
        <w:t xml:space="preserve"> </w:t>
      </w:r>
      <w:r>
        <w:rPr>
          <w:w w:val="115"/>
        </w:rPr>
        <w:t>when</w:t>
      </w:r>
      <w:r>
        <w:rPr>
          <w:spacing w:val="-7"/>
          <w:w w:val="115"/>
        </w:rPr>
        <w:t xml:space="preserve"> </w:t>
      </w:r>
      <w:r>
        <w:rPr>
          <w:w w:val="115"/>
        </w:rPr>
        <w:t>data</w:t>
      </w:r>
      <w:r>
        <w:rPr>
          <w:spacing w:val="-8"/>
          <w:w w:val="115"/>
        </w:rPr>
        <w:t xml:space="preserve"> </w:t>
      </w:r>
      <w:r>
        <w:rPr>
          <w:w w:val="115"/>
        </w:rPr>
        <w:t>was</w:t>
      </w:r>
      <w:r>
        <w:rPr>
          <w:spacing w:val="-7"/>
          <w:w w:val="115"/>
        </w:rPr>
        <w:t xml:space="preserve"> </w:t>
      </w:r>
      <w:r>
        <w:rPr>
          <w:w w:val="115"/>
        </w:rPr>
        <w:t>incomplete</w:t>
      </w:r>
      <w:r>
        <w:rPr>
          <w:spacing w:val="-7"/>
          <w:w w:val="115"/>
        </w:rPr>
        <w:t xml:space="preserve"> </w:t>
      </w:r>
      <w:r>
        <w:rPr>
          <w:w w:val="115"/>
        </w:rPr>
        <w:t>for</w:t>
      </w:r>
      <w:r>
        <w:rPr>
          <w:spacing w:val="-7"/>
          <w:w w:val="115"/>
        </w:rPr>
        <w:t xml:space="preserve"> </w:t>
      </w:r>
      <w:r>
        <w:rPr>
          <w:w w:val="115"/>
        </w:rPr>
        <w:t>a</w:t>
      </w:r>
      <w:r>
        <w:rPr>
          <w:spacing w:val="-8"/>
          <w:w w:val="115"/>
        </w:rPr>
        <w:t xml:space="preserve"> </w:t>
      </w:r>
      <w:r>
        <w:rPr>
          <w:w w:val="115"/>
        </w:rPr>
        <w:t>day</w:t>
      </w:r>
      <w:r>
        <w:rPr>
          <w:spacing w:val="-7"/>
          <w:w w:val="115"/>
        </w:rPr>
        <w:t xml:space="preserve"> </w:t>
      </w:r>
      <w:r>
        <w:rPr>
          <w:w w:val="115"/>
        </w:rPr>
        <w:t>or</w:t>
      </w:r>
      <w:r>
        <w:rPr>
          <w:spacing w:val="-7"/>
          <w:w w:val="115"/>
        </w:rPr>
        <w:t xml:space="preserve"> </w:t>
      </w:r>
      <w:r>
        <w:rPr>
          <w:w w:val="115"/>
        </w:rPr>
        <w:t>when</w:t>
      </w:r>
      <w:r>
        <w:rPr>
          <w:spacing w:val="-8"/>
          <w:w w:val="115"/>
        </w:rPr>
        <w:t xml:space="preserve"> </w:t>
      </w:r>
      <w:r>
        <w:rPr>
          <w:w w:val="115"/>
        </w:rPr>
        <w:t>new</w:t>
      </w:r>
      <w:r>
        <w:rPr>
          <w:spacing w:val="-7"/>
          <w:w w:val="115"/>
        </w:rPr>
        <w:t xml:space="preserve"> </w:t>
      </w:r>
      <w:r>
        <w:rPr>
          <w:w w:val="115"/>
        </w:rPr>
        <w:t>processing</w:t>
      </w:r>
      <w:r>
        <w:rPr>
          <w:spacing w:val="-7"/>
          <w:w w:val="115"/>
        </w:rPr>
        <w:t xml:space="preserve"> </w:t>
      </w:r>
      <w:r>
        <w:rPr>
          <w:w w:val="115"/>
        </w:rPr>
        <w:t>methods</w:t>
      </w:r>
      <w:r>
        <w:rPr>
          <w:spacing w:val="-7"/>
          <w:w w:val="115"/>
        </w:rPr>
        <w:t xml:space="preserve"> </w:t>
      </w:r>
      <w:r>
        <w:rPr>
          <w:w w:val="115"/>
        </w:rPr>
        <w:t>are developed.</w:t>
      </w:r>
      <w:r>
        <w:rPr>
          <w:spacing w:val="13"/>
          <w:w w:val="115"/>
        </w:rPr>
        <w:t xml:space="preserve"> </w:t>
      </w:r>
      <w:r>
        <w:rPr>
          <w:w w:val="115"/>
        </w:rPr>
        <w:t>After</w:t>
      </w:r>
      <w:r>
        <w:rPr>
          <w:spacing w:val="-16"/>
          <w:w w:val="115"/>
        </w:rPr>
        <w:t xml:space="preserve"> </w:t>
      </w:r>
      <w:r>
        <w:rPr>
          <w:w w:val="115"/>
        </w:rPr>
        <w:t>the</w:t>
      </w:r>
      <w:r>
        <w:rPr>
          <w:spacing w:val="-16"/>
          <w:w w:val="115"/>
        </w:rPr>
        <w:t xml:space="preserve"> </w:t>
      </w:r>
      <w:r>
        <w:rPr>
          <w:w w:val="115"/>
        </w:rPr>
        <w:t>raw</w:t>
      </w:r>
      <w:r>
        <w:rPr>
          <w:spacing w:val="-15"/>
          <w:w w:val="115"/>
        </w:rPr>
        <w:t xml:space="preserve"> </w:t>
      </w:r>
      <w:r>
        <w:rPr>
          <w:w w:val="115"/>
        </w:rPr>
        <w:t>layer,</w:t>
      </w:r>
      <w:r>
        <w:rPr>
          <w:spacing w:val="-13"/>
          <w:w w:val="115"/>
        </w:rPr>
        <w:t xml:space="preserve"> </w:t>
      </w:r>
      <w:r>
        <w:rPr>
          <w:w w:val="115"/>
        </w:rPr>
        <w:t>data</w:t>
      </w:r>
      <w:r>
        <w:rPr>
          <w:spacing w:val="-16"/>
          <w:w w:val="115"/>
        </w:rPr>
        <w:t xml:space="preserve"> </w:t>
      </w:r>
      <w:r>
        <w:rPr>
          <w:w w:val="115"/>
        </w:rPr>
        <w:t>is</w:t>
      </w:r>
      <w:r>
        <w:rPr>
          <w:spacing w:val="-16"/>
          <w:w w:val="115"/>
        </w:rPr>
        <w:t xml:space="preserve"> </w:t>
      </w:r>
      <w:r>
        <w:rPr>
          <w:w w:val="115"/>
        </w:rPr>
        <w:t>deduplicated</w:t>
      </w:r>
      <w:r>
        <w:rPr>
          <w:spacing w:val="-15"/>
          <w:w w:val="115"/>
        </w:rPr>
        <w:t xml:space="preserve"> </w:t>
      </w:r>
      <w:r>
        <w:rPr>
          <w:w w:val="115"/>
        </w:rPr>
        <w:t>and</w:t>
      </w:r>
      <w:r>
        <w:rPr>
          <w:spacing w:val="-16"/>
          <w:w w:val="115"/>
        </w:rPr>
        <w:t xml:space="preserve"> </w:t>
      </w:r>
      <w:r>
        <w:rPr>
          <w:w w:val="115"/>
        </w:rPr>
        <w:t>cleaned,</w:t>
      </w:r>
      <w:r>
        <w:rPr>
          <w:spacing w:val="-13"/>
          <w:w w:val="115"/>
        </w:rPr>
        <w:t xml:space="preserve"> </w:t>
      </w:r>
      <w:r>
        <w:rPr>
          <w:w w:val="115"/>
        </w:rPr>
        <w:t>and</w:t>
      </w:r>
      <w:r>
        <w:rPr>
          <w:spacing w:val="-16"/>
          <w:w w:val="115"/>
        </w:rPr>
        <w:t xml:space="preserve"> </w:t>
      </w:r>
      <w:r>
        <w:rPr>
          <w:w w:val="115"/>
        </w:rPr>
        <w:t>then</w:t>
      </w:r>
      <w:r>
        <w:rPr>
          <w:spacing w:val="-16"/>
          <w:w w:val="115"/>
        </w:rPr>
        <w:t xml:space="preserve"> </w:t>
      </w:r>
      <w:r>
        <w:rPr>
          <w:w w:val="115"/>
        </w:rPr>
        <w:t>saved</w:t>
      </w:r>
      <w:r>
        <w:rPr>
          <w:spacing w:val="-15"/>
          <w:w w:val="115"/>
        </w:rPr>
        <w:t xml:space="preserve"> </w:t>
      </w:r>
      <w:r>
        <w:rPr>
          <w:w w:val="115"/>
        </w:rPr>
        <w:t>into</w:t>
      </w:r>
      <w:r>
        <w:rPr>
          <w:spacing w:val="-16"/>
          <w:w w:val="115"/>
        </w:rPr>
        <w:t xml:space="preserve"> </w:t>
      </w:r>
      <w:r>
        <w:rPr>
          <w:w w:val="115"/>
        </w:rPr>
        <w:t>the</w:t>
      </w:r>
      <w:r>
        <w:rPr>
          <w:spacing w:val="-16"/>
          <w:w w:val="115"/>
        </w:rPr>
        <w:t xml:space="preserve"> </w:t>
      </w:r>
      <w:r>
        <w:rPr>
          <w:w w:val="115"/>
        </w:rPr>
        <w:t>curated</w:t>
      </w:r>
      <w:r>
        <w:rPr>
          <w:spacing w:val="-15"/>
          <w:w w:val="115"/>
        </w:rPr>
        <w:t xml:space="preserve"> </w:t>
      </w:r>
      <w:r>
        <w:rPr>
          <w:w w:val="115"/>
        </w:rPr>
        <w:t xml:space="preserve">layer. </w:t>
      </w:r>
      <w:r>
        <w:rPr>
          <w:spacing w:val="-2"/>
          <w:w w:val="115"/>
        </w:rPr>
        <w:t>The</w:t>
      </w:r>
      <w:r>
        <w:rPr>
          <w:spacing w:val="-8"/>
          <w:w w:val="115"/>
        </w:rPr>
        <w:t xml:space="preserve"> </w:t>
      </w:r>
      <w:r>
        <w:rPr>
          <w:spacing w:val="-2"/>
          <w:w w:val="115"/>
        </w:rPr>
        <w:t>final</w:t>
      </w:r>
      <w:r>
        <w:rPr>
          <w:spacing w:val="-8"/>
          <w:w w:val="115"/>
        </w:rPr>
        <w:t xml:space="preserve"> </w:t>
      </w:r>
      <w:r>
        <w:rPr>
          <w:spacing w:val="-2"/>
          <w:w w:val="115"/>
        </w:rPr>
        <w:t>top</w:t>
      </w:r>
      <w:r>
        <w:rPr>
          <w:spacing w:val="-8"/>
          <w:w w:val="115"/>
        </w:rPr>
        <w:t xml:space="preserve"> </w:t>
      </w:r>
      <w:r>
        <w:rPr>
          <w:spacing w:val="-2"/>
          <w:w w:val="115"/>
        </w:rPr>
        <w:t>layer,</w:t>
      </w:r>
      <w:r>
        <w:rPr>
          <w:spacing w:val="-4"/>
          <w:w w:val="115"/>
        </w:rPr>
        <w:t xml:space="preserve"> </w:t>
      </w:r>
      <w:r>
        <w:rPr>
          <w:spacing w:val="-2"/>
          <w:w w:val="115"/>
        </w:rPr>
        <w:t>the</w:t>
      </w:r>
      <w:r>
        <w:rPr>
          <w:spacing w:val="-8"/>
          <w:w w:val="115"/>
        </w:rPr>
        <w:t xml:space="preserve"> </w:t>
      </w:r>
      <w:r>
        <w:rPr>
          <w:spacing w:val="-2"/>
          <w:w w:val="115"/>
        </w:rPr>
        <w:t>reporting</w:t>
      </w:r>
      <w:r>
        <w:rPr>
          <w:spacing w:val="-8"/>
          <w:w w:val="115"/>
        </w:rPr>
        <w:t xml:space="preserve"> </w:t>
      </w:r>
      <w:r>
        <w:rPr>
          <w:spacing w:val="-2"/>
          <w:w w:val="115"/>
        </w:rPr>
        <w:t>layer,</w:t>
      </w:r>
      <w:r>
        <w:rPr>
          <w:spacing w:val="-4"/>
          <w:w w:val="115"/>
        </w:rPr>
        <w:t xml:space="preserve"> </w:t>
      </w:r>
      <w:r>
        <w:rPr>
          <w:spacing w:val="-2"/>
          <w:w w:val="115"/>
        </w:rPr>
        <w:t>mainly</w:t>
      </w:r>
      <w:r>
        <w:rPr>
          <w:spacing w:val="-8"/>
          <w:w w:val="115"/>
        </w:rPr>
        <w:t xml:space="preserve"> </w:t>
      </w:r>
      <w:r>
        <w:rPr>
          <w:spacing w:val="-2"/>
          <w:w w:val="115"/>
        </w:rPr>
        <w:t>adds</w:t>
      </w:r>
      <w:r>
        <w:rPr>
          <w:spacing w:val="-8"/>
          <w:w w:val="115"/>
        </w:rPr>
        <w:t xml:space="preserve"> </w:t>
      </w:r>
      <w:r>
        <w:rPr>
          <w:spacing w:val="-2"/>
          <w:w w:val="115"/>
        </w:rPr>
        <w:t>translations</w:t>
      </w:r>
      <w:r>
        <w:rPr>
          <w:spacing w:val="-8"/>
          <w:w w:val="115"/>
        </w:rPr>
        <w:t xml:space="preserve"> </w:t>
      </w:r>
      <w:r>
        <w:rPr>
          <w:spacing w:val="-2"/>
          <w:w w:val="115"/>
        </w:rPr>
        <w:t>of</w:t>
      </w:r>
      <w:r>
        <w:rPr>
          <w:spacing w:val="-8"/>
          <w:w w:val="115"/>
        </w:rPr>
        <w:t xml:space="preserve"> </w:t>
      </w:r>
      <w:r>
        <w:rPr>
          <w:spacing w:val="-2"/>
          <w:w w:val="115"/>
        </w:rPr>
        <w:t>fields</w:t>
      </w:r>
      <w:r>
        <w:rPr>
          <w:spacing w:val="-8"/>
          <w:w w:val="115"/>
        </w:rPr>
        <w:t xml:space="preserve"> </w:t>
      </w:r>
      <w:r>
        <w:rPr>
          <w:spacing w:val="-2"/>
          <w:w w:val="115"/>
        </w:rPr>
        <w:t>into</w:t>
      </w:r>
      <w:r>
        <w:rPr>
          <w:spacing w:val="-8"/>
          <w:w w:val="115"/>
        </w:rPr>
        <w:t xml:space="preserve"> </w:t>
      </w:r>
      <w:r>
        <w:rPr>
          <w:spacing w:val="-2"/>
          <w:w w:val="115"/>
        </w:rPr>
        <w:t>business</w:t>
      </w:r>
      <w:r>
        <w:rPr>
          <w:spacing w:val="-8"/>
          <w:w w:val="115"/>
        </w:rPr>
        <w:t xml:space="preserve"> </w:t>
      </w:r>
      <w:r>
        <w:rPr>
          <w:spacing w:val="-2"/>
          <w:w w:val="115"/>
        </w:rPr>
        <w:t>terminology,</w:t>
      </w:r>
      <w:r>
        <w:rPr>
          <w:spacing w:val="-4"/>
          <w:w w:val="115"/>
        </w:rPr>
        <w:t xml:space="preserve"> </w:t>
      </w:r>
      <w:r>
        <w:rPr>
          <w:spacing w:val="-2"/>
          <w:w w:val="115"/>
        </w:rPr>
        <w:t xml:space="preserve">for </w:t>
      </w:r>
      <w:r>
        <w:rPr>
          <w:w w:val="115"/>
        </w:rPr>
        <w:t>example</w:t>
      </w:r>
      <w:r>
        <w:rPr>
          <w:spacing w:val="-12"/>
          <w:w w:val="115"/>
        </w:rPr>
        <w:t xml:space="preserve"> </w:t>
      </w:r>
      <w:r>
        <w:rPr>
          <w:w w:val="115"/>
        </w:rPr>
        <w:t>by</w:t>
      </w:r>
      <w:r>
        <w:rPr>
          <w:spacing w:val="-12"/>
          <w:w w:val="115"/>
        </w:rPr>
        <w:t xml:space="preserve"> </w:t>
      </w:r>
      <w:r>
        <w:rPr>
          <w:w w:val="115"/>
        </w:rPr>
        <w:t>changing</w:t>
      </w:r>
      <w:r>
        <w:rPr>
          <w:spacing w:val="-12"/>
          <w:w w:val="115"/>
        </w:rPr>
        <w:t xml:space="preserve"> </w:t>
      </w:r>
      <w:r>
        <w:rPr>
          <w:w w:val="115"/>
        </w:rPr>
        <w:t>column</w:t>
      </w:r>
      <w:r>
        <w:rPr>
          <w:spacing w:val="-12"/>
          <w:w w:val="115"/>
        </w:rPr>
        <w:t xml:space="preserve"> </w:t>
      </w:r>
      <w:r>
        <w:rPr>
          <w:w w:val="115"/>
        </w:rPr>
        <w:t>labels.</w:t>
      </w:r>
      <w:r>
        <w:rPr>
          <w:spacing w:val="23"/>
          <w:w w:val="115"/>
        </w:rPr>
        <w:t xml:space="preserve"> </w:t>
      </w:r>
      <w:r>
        <w:rPr>
          <w:w w:val="115"/>
        </w:rPr>
        <w:t>This</w:t>
      </w:r>
      <w:r>
        <w:rPr>
          <w:spacing w:val="-12"/>
          <w:w w:val="115"/>
        </w:rPr>
        <w:t xml:space="preserve"> </w:t>
      </w:r>
      <w:r>
        <w:rPr>
          <w:w w:val="115"/>
        </w:rPr>
        <w:t>is</w:t>
      </w:r>
      <w:r>
        <w:rPr>
          <w:spacing w:val="-12"/>
          <w:w w:val="115"/>
        </w:rPr>
        <w:t xml:space="preserve"> </w:t>
      </w:r>
      <w:r>
        <w:rPr>
          <w:w w:val="115"/>
        </w:rPr>
        <w:t>useful</w:t>
      </w:r>
      <w:r>
        <w:rPr>
          <w:spacing w:val="-12"/>
          <w:w w:val="115"/>
        </w:rPr>
        <w:t xml:space="preserve"> </w:t>
      </w:r>
      <w:r>
        <w:rPr>
          <w:w w:val="115"/>
        </w:rPr>
        <w:t>for</w:t>
      </w:r>
      <w:r>
        <w:rPr>
          <w:spacing w:val="-12"/>
          <w:w w:val="115"/>
        </w:rPr>
        <w:t xml:space="preserve"> </w:t>
      </w:r>
      <w:r>
        <w:rPr>
          <w:w w:val="115"/>
        </w:rPr>
        <w:t>the</w:t>
      </w:r>
      <w:r>
        <w:rPr>
          <w:spacing w:val="-12"/>
          <w:w w:val="115"/>
        </w:rPr>
        <w:t xml:space="preserve"> </w:t>
      </w:r>
      <w:r>
        <w:rPr>
          <w:w w:val="115"/>
        </w:rPr>
        <w:t>business,</w:t>
      </w:r>
      <w:r>
        <w:rPr>
          <w:spacing w:val="-8"/>
          <w:w w:val="115"/>
        </w:rPr>
        <w:t xml:space="preserve"> </w:t>
      </w:r>
      <w:r>
        <w:rPr>
          <w:w w:val="115"/>
        </w:rPr>
        <w:t>as</w:t>
      </w:r>
      <w:r>
        <w:rPr>
          <w:spacing w:val="-12"/>
          <w:w w:val="115"/>
        </w:rPr>
        <w:t xml:space="preserve"> </w:t>
      </w:r>
      <w:r>
        <w:rPr>
          <w:w w:val="115"/>
        </w:rPr>
        <w:t>it</w:t>
      </w:r>
      <w:r>
        <w:rPr>
          <w:spacing w:val="-12"/>
          <w:w w:val="115"/>
        </w:rPr>
        <w:t xml:space="preserve"> </w:t>
      </w:r>
      <w:r>
        <w:rPr>
          <w:w w:val="115"/>
        </w:rPr>
        <w:t>enables</w:t>
      </w:r>
      <w:r>
        <w:rPr>
          <w:spacing w:val="-12"/>
          <w:w w:val="115"/>
        </w:rPr>
        <w:t xml:space="preserve"> </w:t>
      </w:r>
      <w:r>
        <w:rPr>
          <w:w w:val="115"/>
        </w:rPr>
        <w:t>consistent</w:t>
      </w:r>
      <w:r>
        <w:rPr>
          <w:spacing w:val="-12"/>
          <w:w w:val="115"/>
        </w:rPr>
        <w:t xml:space="preserve"> </w:t>
      </w:r>
      <w:r>
        <w:rPr>
          <w:w w:val="115"/>
        </w:rPr>
        <w:t>naming</w:t>
      </w:r>
      <w:r>
        <w:rPr>
          <w:spacing w:val="-12"/>
          <w:w w:val="115"/>
        </w:rPr>
        <w:t xml:space="preserve"> </w:t>
      </w:r>
      <w:r>
        <w:rPr>
          <w:w w:val="115"/>
        </w:rPr>
        <w:t>of columns across tables or data products.</w:t>
      </w:r>
    </w:p>
    <w:p w14:paraId="077BB47D" w14:textId="77777777" w:rsidR="00C220EB" w:rsidRDefault="00C220EB">
      <w:pPr>
        <w:pStyle w:val="BodyText"/>
      </w:pPr>
    </w:p>
    <w:p w14:paraId="077BB47E" w14:textId="77777777" w:rsidR="00C220EB" w:rsidRDefault="00C220EB">
      <w:pPr>
        <w:pStyle w:val="BodyText"/>
        <w:spacing w:before="50"/>
      </w:pPr>
    </w:p>
    <w:p w14:paraId="077BB47F" w14:textId="77777777" w:rsidR="00C220EB" w:rsidRDefault="00000000">
      <w:pPr>
        <w:pStyle w:val="BodyText"/>
        <w:spacing w:before="1" w:line="252" w:lineRule="auto"/>
        <w:ind w:left="142" w:right="848"/>
        <w:jc w:val="both"/>
      </w:pPr>
      <w:commentRangeStart w:id="172"/>
      <w:r>
        <w:rPr>
          <w:rFonts w:ascii="Arial" w:hAnsi="Arial"/>
          <w:b/>
          <w:color w:val="697D90"/>
          <w:w w:val="110"/>
        </w:rPr>
        <w:t>Infoblock</w:t>
      </w:r>
      <w:r>
        <w:rPr>
          <w:rFonts w:ascii="Arial" w:hAnsi="Arial"/>
          <w:b/>
          <w:color w:val="697D90"/>
          <w:spacing w:val="80"/>
          <w:w w:val="150"/>
        </w:rPr>
        <w:t xml:space="preserve"> </w:t>
      </w:r>
      <w:r>
        <w:rPr>
          <w:w w:val="110"/>
        </w:rPr>
        <w:t>On</w:t>
      </w:r>
      <w:r>
        <w:rPr>
          <w:spacing w:val="-13"/>
          <w:w w:val="110"/>
        </w:rPr>
        <w:t xml:space="preserve"> </w:t>
      </w:r>
      <w:r>
        <w:rPr>
          <w:w w:val="110"/>
        </w:rPr>
        <w:t>this</w:t>
      </w:r>
      <w:r>
        <w:rPr>
          <w:spacing w:val="-13"/>
          <w:w w:val="110"/>
        </w:rPr>
        <w:t xml:space="preserve"> </w:t>
      </w:r>
      <w:commentRangeEnd w:id="172"/>
      <w:r w:rsidR="00F7613C">
        <w:rPr>
          <w:rStyle w:val="CommentReference"/>
          <w:w w:val="110"/>
          <w:sz w:val="22"/>
          <w:szCs w:val="22"/>
        </w:rPr>
        <w:commentReference w:id="172"/>
      </w:r>
      <w:r>
        <w:rPr>
          <w:w w:val="110"/>
        </w:rPr>
        <w:t>level</w:t>
      </w:r>
      <w:r>
        <w:rPr>
          <w:spacing w:val="-14"/>
          <w:w w:val="110"/>
        </w:rPr>
        <w:t xml:space="preserve"> </w:t>
      </w:r>
      <w:hyperlink w:anchor="_bookmark151" w:history="1">
        <w:r>
          <w:rPr>
            <w:w w:val="110"/>
          </w:rPr>
          <w:t>infoblock’</w:t>
        </w:r>
      </w:hyperlink>
      <w:r>
        <w:rPr>
          <w:w w:val="110"/>
        </w:rPr>
        <w:t>s</w:t>
      </w:r>
      <w:r>
        <w:rPr>
          <w:spacing w:val="-13"/>
          <w:w w:val="110"/>
        </w:rPr>
        <w:t xml:space="preserve"> </w:t>
      </w:r>
      <w:r>
        <w:rPr>
          <w:w w:val="110"/>
        </w:rPr>
        <w:t>are</w:t>
      </w:r>
      <w:r>
        <w:rPr>
          <w:spacing w:val="-13"/>
          <w:w w:val="110"/>
        </w:rPr>
        <w:t xml:space="preserve"> </w:t>
      </w:r>
      <w:r>
        <w:rPr>
          <w:w w:val="110"/>
        </w:rPr>
        <w:t>generated,</w:t>
      </w:r>
      <w:r>
        <w:rPr>
          <w:spacing w:val="-13"/>
          <w:w w:val="110"/>
        </w:rPr>
        <w:t xml:space="preserve"> </w:t>
      </w:r>
      <w:r>
        <w:rPr>
          <w:w w:val="110"/>
        </w:rPr>
        <w:t>this</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internal</w:t>
      </w:r>
      <w:r>
        <w:rPr>
          <w:spacing w:val="-14"/>
          <w:w w:val="110"/>
        </w:rPr>
        <w:t xml:space="preserve"> </w:t>
      </w:r>
      <w:r>
        <w:rPr>
          <w:w w:val="110"/>
        </w:rPr>
        <w:t>term</w:t>
      </w:r>
      <w:r>
        <w:rPr>
          <w:spacing w:val="-13"/>
          <w:w w:val="110"/>
        </w:rPr>
        <w:t xml:space="preserve"> </w:t>
      </w:r>
      <w:r>
        <w:rPr>
          <w:w w:val="110"/>
        </w:rPr>
        <w:t>used</w:t>
      </w:r>
      <w:r>
        <w:rPr>
          <w:spacing w:val="-13"/>
          <w:w w:val="110"/>
        </w:rPr>
        <w:t xml:space="preserve"> </w:t>
      </w:r>
      <w:r>
        <w:rPr>
          <w:w w:val="110"/>
        </w:rPr>
        <w:t>for</w:t>
      </w:r>
      <w:r>
        <w:rPr>
          <w:spacing w:val="-13"/>
          <w:w w:val="110"/>
        </w:rPr>
        <w:t xml:space="preserve"> </w:t>
      </w:r>
      <w:r>
        <w:rPr>
          <w:w w:val="110"/>
        </w:rPr>
        <w:t>report</w:t>
      </w:r>
      <w:r>
        <w:rPr>
          <w:spacing w:val="-13"/>
          <w:w w:val="110"/>
        </w:rPr>
        <w:t xml:space="preserve"> </w:t>
      </w:r>
      <w:r>
        <w:rPr>
          <w:w w:val="110"/>
        </w:rPr>
        <w:t>ready data products.</w:t>
      </w:r>
      <w:r>
        <w:rPr>
          <w:spacing w:val="80"/>
          <w:w w:val="110"/>
        </w:rPr>
        <w:t xml:space="preserve"> </w:t>
      </w:r>
      <w:r>
        <w:rPr>
          <w:w w:val="110"/>
        </w:rPr>
        <w:t>An infoblock is cleaned,</w:t>
      </w:r>
      <w:r>
        <w:rPr>
          <w:spacing w:val="31"/>
          <w:w w:val="110"/>
        </w:rPr>
        <w:t xml:space="preserve"> </w:t>
      </w:r>
      <w:r>
        <w:rPr>
          <w:w w:val="110"/>
        </w:rPr>
        <w:t>deduplicated,</w:t>
      </w:r>
      <w:r>
        <w:rPr>
          <w:spacing w:val="31"/>
          <w:w w:val="110"/>
        </w:rPr>
        <w:t xml:space="preserve"> </w:t>
      </w:r>
      <w:r>
        <w:rPr>
          <w:w w:val="110"/>
        </w:rPr>
        <w:t>curated data which features joined datasets that use business naming, e.g.</w:t>
      </w:r>
      <w:r>
        <w:rPr>
          <w:spacing w:val="40"/>
          <w:w w:val="110"/>
        </w:rPr>
        <w:t xml:space="preserve"> </w:t>
      </w:r>
      <w:hyperlink w:anchor="_bookmark165" w:history="1">
        <w:r>
          <w:rPr>
            <w:w w:val="110"/>
          </w:rPr>
          <w:t>post day</w:t>
        </w:r>
      </w:hyperlink>
      <w:r>
        <w:rPr>
          <w:w w:val="110"/>
        </w:rPr>
        <w:t xml:space="preserve"> and processing, priority types.</w:t>
      </w:r>
      <w:r>
        <w:rPr>
          <w:spacing w:val="40"/>
          <w:w w:val="110"/>
        </w:rPr>
        <w:t xml:space="preserve"> </w:t>
      </w:r>
      <w:r>
        <w:rPr>
          <w:w w:val="110"/>
        </w:rPr>
        <w:t>Basically the infoblocks are the final layer</w:t>
      </w:r>
      <w:r>
        <w:rPr>
          <w:spacing w:val="-16"/>
          <w:w w:val="110"/>
        </w:rPr>
        <w:t xml:space="preserve"> </w:t>
      </w:r>
      <w:r>
        <w:rPr>
          <w:w w:val="110"/>
        </w:rPr>
        <w:t>employed</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layer,</w:t>
      </w:r>
      <w:r>
        <w:rPr>
          <w:spacing w:val="-15"/>
          <w:w w:val="110"/>
        </w:rPr>
        <w:t xml:space="preserve"> </w:t>
      </w:r>
      <w:r>
        <w:rPr>
          <w:w w:val="110"/>
        </w:rPr>
        <w:t>making</w:t>
      </w:r>
      <w:r>
        <w:rPr>
          <w:spacing w:val="-15"/>
          <w:w w:val="110"/>
        </w:rPr>
        <w:t xml:space="preserve"> </w:t>
      </w:r>
      <w:r>
        <w:rPr>
          <w:w w:val="110"/>
        </w:rPr>
        <w:t>them</w:t>
      </w:r>
      <w:r>
        <w:rPr>
          <w:spacing w:val="-15"/>
          <w:w w:val="110"/>
        </w:rPr>
        <w:t xml:space="preserve"> </w:t>
      </w:r>
      <w:r>
        <w:rPr>
          <w:w w:val="110"/>
        </w:rPr>
        <w:t>accessible</w:t>
      </w:r>
      <w:r>
        <w:rPr>
          <w:spacing w:val="-16"/>
          <w:w w:val="110"/>
        </w:rPr>
        <w:t xml:space="preserve"> </w:t>
      </w:r>
      <w:r>
        <w:rPr>
          <w:w w:val="110"/>
        </w:rPr>
        <w:t>to</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tools</w:t>
      </w:r>
      <w:r>
        <w:rPr>
          <w:spacing w:val="-15"/>
          <w:w w:val="110"/>
        </w:rPr>
        <w:t xml:space="preserve"> </w:t>
      </w:r>
      <w:r>
        <w:rPr>
          <w:w w:val="110"/>
        </w:rPr>
        <w:t>such</w:t>
      </w:r>
      <w:r>
        <w:rPr>
          <w:spacing w:val="-15"/>
          <w:w w:val="110"/>
        </w:rPr>
        <w:t xml:space="preserve"> </w:t>
      </w:r>
      <w:r>
        <w:rPr>
          <w:w w:val="110"/>
        </w:rPr>
        <w:t>as</w:t>
      </w:r>
      <w:r>
        <w:rPr>
          <w:spacing w:val="-15"/>
          <w:w w:val="110"/>
        </w:rPr>
        <w:t xml:space="preserve"> </w:t>
      </w:r>
      <w:hyperlink w:anchor="_bookmark144" w:history="1">
        <w:r>
          <w:rPr>
            <w:w w:val="110"/>
          </w:rPr>
          <w:t>DSP</w:t>
        </w:r>
      </w:hyperlink>
      <w:r>
        <w:rPr>
          <w:spacing w:val="-15"/>
          <w:w w:val="110"/>
        </w:rPr>
        <w:t xml:space="preserve"> </w:t>
      </w:r>
      <w:r>
        <w:rPr>
          <w:w w:val="110"/>
        </w:rPr>
        <w:t>and</w:t>
      </w:r>
      <w:r>
        <w:rPr>
          <w:spacing w:val="-16"/>
          <w:w w:val="110"/>
        </w:rPr>
        <w:t xml:space="preserve"> </w:t>
      </w:r>
      <w:hyperlink w:anchor="_bookmark174" w:history="1">
        <w:r>
          <w:rPr>
            <w:w w:val="110"/>
          </w:rPr>
          <w:t>SAC,</w:t>
        </w:r>
      </w:hyperlink>
      <w:r>
        <w:rPr>
          <w:w w:val="110"/>
        </w:rPr>
        <w:t xml:space="preserve"> which</w:t>
      </w:r>
      <w:r>
        <w:rPr>
          <w:spacing w:val="-14"/>
          <w:w w:val="110"/>
        </w:rPr>
        <w:t xml:space="preserve"> </w:t>
      </w:r>
      <w:r>
        <w:rPr>
          <w:w w:val="110"/>
        </w:rPr>
        <w:t>are</w:t>
      </w:r>
      <w:r>
        <w:rPr>
          <w:spacing w:val="-14"/>
          <w:w w:val="110"/>
        </w:rPr>
        <w:t xml:space="preserve"> </w:t>
      </w:r>
      <w:r>
        <w:rPr>
          <w:w w:val="110"/>
        </w:rPr>
        <w:t>described</w:t>
      </w:r>
      <w:r>
        <w:rPr>
          <w:spacing w:val="-14"/>
          <w:w w:val="110"/>
        </w:rPr>
        <w:t xml:space="preserve"> </w:t>
      </w:r>
      <w:r>
        <w:rPr>
          <w:w w:val="110"/>
        </w:rPr>
        <w:t>in</w:t>
      </w:r>
      <w:r>
        <w:rPr>
          <w:spacing w:val="-14"/>
          <w:w w:val="110"/>
        </w:rPr>
        <w:t xml:space="preserve"> </w:t>
      </w:r>
      <w:r>
        <w:rPr>
          <w:w w:val="110"/>
        </w:rPr>
        <w:t>detail</w:t>
      </w:r>
      <w:r>
        <w:rPr>
          <w:spacing w:val="-14"/>
          <w:w w:val="110"/>
        </w:rPr>
        <w:t xml:space="preserve"> </w:t>
      </w:r>
      <w:r>
        <w:rPr>
          <w:w w:val="110"/>
        </w:rPr>
        <w:t>below.</w:t>
      </w:r>
      <w:r>
        <w:rPr>
          <w:spacing w:val="5"/>
          <w:w w:val="110"/>
        </w:rPr>
        <w:t xml:space="preserve"> </w:t>
      </w:r>
      <w:r>
        <w:rPr>
          <w:w w:val="110"/>
        </w:rPr>
        <w:t>A</w:t>
      </w:r>
      <w:r>
        <w:rPr>
          <w:spacing w:val="-14"/>
          <w:w w:val="110"/>
        </w:rPr>
        <w:t xml:space="preserve"> </w:t>
      </w:r>
      <w:r>
        <w:rPr>
          <w:w w:val="110"/>
        </w:rPr>
        <w:t>more</w:t>
      </w:r>
      <w:r>
        <w:rPr>
          <w:spacing w:val="-14"/>
          <w:w w:val="110"/>
        </w:rPr>
        <w:t xml:space="preserve"> </w:t>
      </w:r>
      <w:r>
        <w:rPr>
          <w:w w:val="110"/>
        </w:rPr>
        <w:t>comon</w:t>
      </w:r>
      <w:r>
        <w:rPr>
          <w:spacing w:val="-14"/>
          <w:w w:val="110"/>
        </w:rPr>
        <w:t xml:space="preserve"> </w:t>
      </w:r>
      <w:r>
        <w:rPr>
          <w:w w:val="110"/>
        </w:rPr>
        <w:t>term</w:t>
      </w:r>
      <w:r>
        <w:rPr>
          <w:spacing w:val="-14"/>
          <w:w w:val="110"/>
        </w:rPr>
        <w:t xml:space="preserve"> </w:t>
      </w:r>
      <w:r>
        <w:rPr>
          <w:w w:val="110"/>
        </w:rPr>
        <w:t>for</w:t>
      </w:r>
      <w:r>
        <w:rPr>
          <w:spacing w:val="-14"/>
          <w:w w:val="110"/>
        </w:rPr>
        <w:t xml:space="preserve"> </w:t>
      </w:r>
      <w:r>
        <w:rPr>
          <w:w w:val="110"/>
        </w:rPr>
        <w:t>infoblock</w:t>
      </w:r>
      <w:r>
        <w:rPr>
          <w:spacing w:val="-14"/>
          <w:w w:val="110"/>
        </w:rPr>
        <w:t xml:space="preserve"> </w:t>
      </w:r>
      <w:r>
        <w:rPr>
          <w:w w:val="110"/>
        </w:rPr>
        <w:t>know</w:t>
      </w:r>
      <w:r>
        <w:rPr>
          <w:spacing w:val="-14"/>
          <w:w w:val="110"/>
        </w:rPr>
        <w:t xml:space="preserve"> </w:t>
      </w:r>
      <w:r>
        <w:rPr>
          <w:w w:val="110"/>
        </w:rPr>
        <w:t>trough</w:t>
      </w:r>
      <w:r>
        <w:rPr>
          <w:spacing w:val="-14"/>
          <w:w w:val="110"/>
        </w:rPr>
        <w:t xml:space="preserve"> </w:t>
      </w:r>
      <w:r>
        <w:rPr>
          <w:w w:val="110"/>
        </w:rPr>
        <w:t>out</w:t>
      </w:r>
      <w:r>
        <w:rPr>
          <w:spacing w:val="-14"/>
          <w:w w:val="110"/>
        </w:rPr>
        <w:t xml:space="preserve"> </w:t>
      </w:r>
      <w:r>
        <w:rPr>
          <w:w w:val="110"/>
        </w:rPr>
        <w:t>the</w:t>
      </w:r>
      <w:r>
        <w:rPr>
          <w:spacing w:val="-14"/>
          <w:w w:val="110"/>
        </w:rPr>
        <w:t xml:space="preserve"> </w:t>
      </w:r>
      <w:r>
        <w:rPr>
          <w:w w:val="110"/>
        </w:rPr>
        <w:t>industry</w:t>
      </w:r>
      <w:r>
        <w:rPr>
          <w:spacing w:val="-14"/>
          <w:w w:val="110"/>
        </w:rPr>
        <w:t xml:space="preserve"> </w:t>
      </w:r>
      <w:r>
        <w:rPr>
          <w:w w:val="110"/>
        </w:rPr>
        <w:t>is</w:t>
      </w:r>
      <w:r>
        <w:rPr>
          <w:spacing w:val="-14"/>
          <w:w w:val="110"/>
        </w:rPr>
        <w:t xml:space="preserve"> </w:t>
      </w:r>
      <w:r>
        <w:rPr>
          <w:w w:val="110"/>
        </w:rPr>
        <w:t xml:space="preserve">data </w:t>
      </w:r>
      <w:r>
        <w:t xml:space="preserve">product </w:t>
      </w:r>
      <w:hyperlink w:anchor="_bookmark195" w:history="1">
        <w:r>
          <w:rPr>
            <w:rFonts w:ascii="Source Serif 4" w:hAnsi="Source Serif 4"/>
            <w:i/>
            <w:color w:val="000098"/>
          </w:rPr>
          <w:t>What is a Data Product?</w:t>
        </w:r>
      </w:hyperlink>
      <w:r>
        <w:rPr>
          <w:rFonts w:ascii="Source Serif 4" w:hAnsi="Source Serif 4"/>
          <w:i/>
          <w:color w:val="000098"/>
          <w:spacing w:val="40"/>
        </w:rPr>
        <w:t xml:space="preserve"> </w:t>
      </w:r>
      <w:hyperlink w:anchor="_bookmark195" w:history="1">
        <w:r>
          <w:rPr>
            <w:color w:val="000098"/>
          </w:rPr>
          <w:t>N.d.(a)</w:t>
        </w:r>
      </w:hyperlink>
      <w:r>
        <w:t xml:space="preserve">; </w:t>
      </w:r>
      <w:hyperlink w:anchor="_bookmark196" w:history="1">
        <w:r>
          <w:rPr>
            <w:rFonts w:ascii="Source Serif 4" w:hAnsi="Source Serif 4"/>
            <w:i/>
            <w:color w:val="000098"/>
          </w:rPr>
          <w:t>What is a Data Product?</w:t>
        </w:r>
      </w:hyperlink>
      <w:r>
        <w:rPr>
          <w:rFonts w:ascii="Source Serif 4" w:hAnsi="Source Serif 4"/>
          <w:i/>
          <w:color w:val="000098"/>
          <w:spacing w:val="40"/>
        </w:rPr>
        <w:t xml:space="preserve"> </w:t>
      </w:r>
      <w:hyperlink w:anchor="_bookmark196" w:history="1">
        <w:r>
          <w:rPr>
            <w:color w:val="000098"/>
          </w:rPr>
          <w:t>N.d.(b)</w:t>
        </w:r>
      </w:hyperlink>
      <w:r>
        <w:t>.</w:t>
      </w:r>
    </w:p>
    <w:p w14:paraId="077BB480" w14:textId="77777777" w:rsidR="00C220EB" w:rsidRDefault="00C220EB">
      <w:pPr>
        <w:pStyle w:val="BodyText"/>
      </w:pPr>
    </w:p>
    <w:p w14:paraId="077BB481" w14:textId="77777777" w:rsidR="00C220EB" w:rsidRDefault="00C220EB">
      <w:pPr>
        <w:pStyle w:val="BodyText"/>
        <w:spacing w:before="28"/>
      </w:pPr>
    </w:p>
    <w:p w14:paraId="077BB482" w14:textId="77777777" w:rsidR="00C220EB" w:rsidRDefault="00000000">
      <w:pPr>
        <w:pStyle w:val="Heading4"/>
        <w:jc w:val="both"/>
      </w:pPr>
      <w:r>
        <w:rPr>
          <w:color w:val="697D90"/>
        </w:rPr>
        <w:t>AWS</w:t>
      </w:r>
      <w:r>
        <w:rPr>
          <w:color w:val="697D90"/>
          <w:spacing w:val="-5"/>
        </w:rPr>
        <w:t xml:space="preserve"> </w:t>
      </w:r>
      <w:r>
        <w:rPr>
          <w:color w:val="697D90"/>
        </w:rPr>
        <w:t>Athena</w:t>
      </w:r>
      <w:r>
        <w:rPr>
          <w:color w:val="697D90"/>
          <w:spacing w:val="-5"/>
        </w:rPr>
        <w:t xml:space="preserve"> </w:t>
      </w:r>
      <w:r>
        <w:rPr>
          <w:color w:val="697D90"/>
          <w:spacing w:val="-4"/>
        </w:rPr>
        <w:t>query</w:t>
      </w:r>
    </w:p>
    <w:p w14:paraId="077BB483" w14:textId="77777777" w:rsidR="00C220EB" w:rsidRDefault="00000000">
      <w:pPr>
        <w:spacing w:before="175" w:line="270" w:lineRule="exact"/>
        <w:ind w:left="142" w:right="848"/>
        <w:jc w:val="both"/>
      </w:pPr>
      <w:r>
        <w:rPr>
          <w:w w:val="105"/>
        </w:rPr>
        <w:t>The</w:t>
      </w:r>
      <w:r>
        <w:rPr>
          <w:spacing w:val="-6"/>
          <w:w w:val="105"/>
        </w:rPr>
        <w:t xml:space="preserve"> </w:t>
      </w:r>
      <w:r>
        <w:rPr>
          <w:w w:val="105"/>
        </w:rPr>
        <w:t>next</w:t>
      </w:r>
      <w:r>
        <w:rPr>
          <w:spacing w:val="-6"/>
          <w:w w:val="105"/>
        </w:rPr>
        <w:t xml:space="preserve"> </w:t>
      </w:r>
      <w:r>
        <w:rPr>
          <w:w w:val="105"/>
        </w:rPr>
        <w:t>step</w:t>
      </w:r>
      <w:r>
        <w:rPr>
          <w:spacing w:val="-6"/>
          <w:w w:val="105"/>
        </w:rPr>
        <w:t xml:space="preserve"> </w:t>
      </w:r>
      <w:r>
        <w:rPr>
          <w:w w:val="105"/>
        </w:rPr>
        <w:t>is</w:t>
      </w:r>
      <w:r>
        <w:rPr>
          <w:spacing w:val="-6"/>
          <w:w w:val="105"/>
        </w:rPr>
        <w:t xml:space="preserve"> </w:t>
      </w:r>
      <w:r>
        <w:rPr>
          <w:w w:val="105"/>
        </w:rPr>
        <w:t>Amazon</w:t>
      </w:r>
      <w:r>
        <w:rPr>
          <w:spacing w:val="-6"/>
          <w:w w:val="105"/>
        </w:rPr>
        <w:t xml:space="preserve"> </w:t>
      </w:r>
      <w:r>
        <w:rPr>
          <w:w w:val="105"/>
        </w:rPr>
        <w:t>Athena</w:t>
      </w:r>
      <w:r>
        <w:rPr>
          <w:spacing w:val="-6"/>
          <w:w w:val="105"/>
        </w:rPr>
        <w:t xml:space="preserve"> </w:t>
      </w:r>
      <w:r>
        <w:rPr>
          <w:w w:val="105"/>
        </w:rPr>
        <w:t>as</w:t>
      </w:r>
      <w:r>
        <w:rPr>
          <w:spacing w:val="-6"/>
          <w:w w:val="105"/>
        </w:rPr>
        <w:t xml:space="preserve"> </w:t>
      </w:r>
      <w:r>
        <w:rPr>
          <w:w w:val="105"/>
        </w:rPr>
        <w:t>the</w:t>
      </w:r>
      <w:r>
        <w:rPr>
          <w:spacing w:val="-6"/>
          <w:w w:val="105"/>
        </w:rPr>
        <w:t xml:space="preserve"> </w:t>
      </w:r>
      <w:r>
        <w:rPr>
          <w:w w:val="105"/>
        </w:rPr>
        <w:t>query</w:t>
      </w:r>
      <w:r>
        <w:rPr>
          <w:spacing w:val="-6"/>
          <w:w w:val="105"/>
        </w:rPr>
        <w:t xml:space="preserve"> </w:t>
      </w:r>
      <w:r>
        <w:rPr>
          <w:w w:val="105"/>
        </w:rPr>
        <w:t>layer,</w:t>
      </w:r>
      <w:r>
        <w:rPr>
          <w:spacing w:val="-3"/>
          <w:w w:val="105"/>
        </w:rPr>
        <w:t xml:space="preserve"> </w:t>
      </w:r>
      <w:r>
        <w:rPr>
          <w:w w:val="105"/>
        </w:rPr>
        <w:t>which</w:t>
      </w:r>
      <w:r>
        <w:rPr>
          <w:spacing w:val="-6"/>
          <w:w w:val="105"/>
        </w:rPr>
        <w:t xml:space="preserve"> </w:t>
      </w:r>
      <w:r>
        <w:rPr>
          <w:w w:val="105"/>
        </w:rPr>
        <w:t>Amazon</w:t>
      </w:r>
      <w:r>
        <w:rPr>
          <w:spacing w:val="-6"/>
          <w:w w:val="105"/>
        </w:rPr>
        <w:t xml:space="preserve"> </w:t>
      </w:r>
      <w:r>
        <w:rPr>
          <w:w w:val="105"/>
        </w:rPr>
        <w:t>describes</w:t>
      </w:r>
      <w:r>
        <w:rPr>
          <w:spacing w:val="-6"/>
          <w:w w:val="105"/>
        </w:rPr>
        <w:t xml:space="preserve"> </w:t>
      </w:r>
      <w:r>
        <w:rPr>
          <w:w w:val="105"/>
        </w:rPr>
        <w:t>as</w:t>
      </w:r>
      <w:r>
        <w:rPr>
          <w:spacing w:val="-6"/>
          <w:w w:val="105"/>
        </w:rPr>
        <w:t xml:space="preserve"> </w:t>
      </w:r>
      <w:r>
        <w:rPr>
          <w:w w:val="105"/>
        </w:rPr>
        <w:t>follows:</w:t>
      </w:r>
      <w:r>
        <w:rPr>
          <w:spacing w:val="80"/>
          <w:w w:val="105"/>
        </w:rPr>
        <w:t xml:space="preserve"> </w:t>
      </w:r>
      <w:r>
        <w:rPr>
          <w:rFonts w:ascii="Source Serif 4" w:hAnsi="Source Serif 4"/>
          <w:i/>
          <w:w w:val="105"/>
        </w:rPr>
        <w:t>“Amazon</w:t>
      </w:r>
      <w:r>
        <w:rPr>
          <w:rFonts w:ascii="Source Serif 4" w:hAnsi="Source Serif 4"/>
          <w:i/>
          <w:spacing w:val="-2"/>
          <w:w w:val="105"/>
        </w:rPr>
        <w:t xml:space="preserve"> </w:t>
      </w:r>
      <w:r>
        <w:rPr>
          <w:rFonts w:ascii="Source Serif 4" w:hAnsi="Source Serif 4"/>
          <w:i/>
          <w:w w:val="105"/>
        </w:rPr>
        <w:t>Athena</w:t>
      </w:r>
      <w:r>
        <w:rPr>
          <w:rFonts w:ascii="Source Serif 4" w:hAnsi="Source Serif 4"/>
          <w:i/>
          <w:spacing w:val="-2"/>
          <w:w w:val="105"/>
        </w:rPr>
        <w:t xml:space="preserve"> </w:t>
      </w:r>
      <w:r>
        <w:rPr>
          <w:rFonts w:ascii="Source Serif 4" w:hAnsi="Source Serif 4"/>
          <w:i/>
          <w:w w:val="105"/>
        </w:rPr>
        <w:t xml:space="preserve">is </w:t>
      </w:r>
      <w:r>
        <w:rPr>
          <w:rFonts w:ascii="Source Serif 4" w:hAnsi="Source Serif 4"/>
          <w:i/>
          <w:spacing w:val="-2"/>
        </w:rPr>
        <w:t>an</w:t>
      </w:r>
      <w:r>
        <w:rPr>
          <w:rFonts w:ascii="Source Serif 4" w:hAnsi="Source Serif 4"/>
          <w:i/>
          <w:spacing w:val="-6"/>
        </w:rPr>
        <w:t xml:space="preserve"> </w:t>
      </w:r>
      <w:r>
        <w:rPr>
          <w:rFonts w:ascii="Source Serif 4" w:hAnsi="Source Serif 4"/>
          <w:i/>
          <w:spacing w:val="-2"/>
        </w:rPr>
        <w:t>interactive</w:t>
      </w:r>
      <w:r>
        <w:rPr>
          <w:rFonts w:ascii="Source Serif 4" w:hAnsi="Source Serif 4"/>
          <w:i/>
          <w:spacing w:val="-6"/>
        </w:rPr>
        <w:t xml:space="preserve"> </w:t>
      </w:r>
      <w:r>
        <w:rPr>
          <w:rFonts w:ascii="Source Serif 4" w:hAnsi="Source Serif 4"/>
          <w:i/>
          <w:spacing w:val="-2"/>
        </w:rPr>
        <w:t>query</w:t>
      </w:r>
      <w:r>
        <w:rPr>
          <w:rFonts w:ascii="Source Serif 4" w:hAnsi="Source Serif 4"/>
          <w:i/>
          <w:spacing w:val="-6"/>
        </w:rPr>
        <w:t xml:space="preserve"> </w:t>
      </w:r>
      <w:r>
        <w:rPr>
          <w:rFonts w:ascii="Source Serif 4" w:hAnsi="Source Serif 4"/>
          <w:i/>
          <w:spacing w:val="-2"/>
        </w:rPr>
        <w:t>service</w:t>
      </w:r>
      <w:r>
        <w:rPr>
          <w:rFonts w:ascii="Source Serif 4" w:hAnsi="Source Serif 4"/>
          <w:i/>
          <w:spacing w:val="-6"/>
        </w:rPr>
        <w:t xml:space="preserve"> </w:t>
      </w:r>
      <w:r>
        <w:rPr>
          <w:rFonts w:ascii="Source Serif 4" w:hAnsi="Source Serif 4"/>
          <w:i/>
          <w:spacing w:val="-2"/>
        </w:rPr>
        <w:t>that</w:t>
      </w:r>
      <w:r>
        <w:rPr>
          <w:rFonts w:ascii="Source Serif 4" w:hAnsi="Source Serif 4"/>
          <w:i/>
          <w:spacing w:val="-6"/>
        </w:rPr>
        <w:t xml:space="preserve"> </w:t>
      </w:r>
      <w:r>
        <w:rPr>
          <w:rFonts w:ascii="Source Serif 4" w:hAnsi="Source Serif 4"/>
          <w:i/>
          <w:spacing w:val="-2"/>
        </w:rPr>
        <w:t>makes</w:t>
      </w:r>
      <w:r>
        <w:rPr>
          <w:rFonts w:ascii="Source Serif 4" w:hAnsi="Source Serif 4"/>
          <w:i/>
          <w:spacing w:val="-6"/>
        </w:rPr>
        <w:t xml:space="preserve"> </w:t>
      </w:r>
      <w:r>
        <w:rPr>
          <w:rFonts w:ascii="Source Serif 4" w:hAnsi="Source Serif 4"/>
          <w:i/>
          <w:spacing w:val="-2"/>
        </w:rPr>
        <w:t>it</w:t>
      </w:r>
      <w:r>
        <w:rPr>
          <w:rFonts w:ascii="Source Serif 4" w:hAnsi="Source Serif 4"/>
          <w:i/>
          <w:spacing w:val="-6"/>
        </w:rPr>
        <w:t xml:space="preserve"> </w:t>
      </w:r>
      <w:r>
        <w:rPr>
          <w:rFonts w:ascii="Source Serif 4" w:hAnsi="Source Serif 4"/>
          <w:i/>
          <w:spacing w:val="-2"/>
        </w:rPr>
        <w:t>easy</w:t>
      </w:r>
      <w:r>
        <w:rPr>
          <w:rFonts w:ascii="Source Serif 4" w:hAnsi="Source Serif 4"/>
          <w:i/>
          <w:spacing w:val="-6"/>
        </w:rPr>
        <w:t xml:space="preserve"> </w:t>
      </w:r>
      <w:r>
        <w:rPr>
          <w:rFonts w:ascii="Source Serif 4" w:hAnsi="Source Serif 4"/>
          <w:i/>
          <w:spacing w:val="-2"/>
        </w:rPr>
        <w:t>to</w:t>
      </w:r>
      <w:r>
        <w:rPr>
          <w:rFonts w:ascii="Source Serif 4" w:hAnsi="Source Serif 4"/>
          <w:i/>
          <w:spacing w:val="-6"/>
        </w:rPr>
        <w:t xml:space="preserve"> </w:t>
      </w:r>
      <w:r>
        <w:rPr>
          <w:rFonts w:ascii="Source Serif 4" w:hAnsi="Source Serif 4"/>
          <w:i/>
          <w:spacing w:val="-2"/>
        </w:rPr>
        <w:t>analyze</w:t>
      </w:r>
      <w:r>
        <w:rPr>
          <w:rFonts w:ascii="Source Serif 4" w:hAnsi="Source Serif 4"/>
          <w:i/>
          <w:spacing w:val="-6"/>
        </w:rPr>
        <w:t xml:space="preserve"> </w:t>
      </w:r>
      <w:r>
        <w:rPr>
          <w:rFonts w:ascii="Source Serif 4" w:hAnsi="Source Serif 4"/>
          <w:i/>
          <w:spacing w:val="-2"/>
        </w:rPr>
        <w:t>data</w:t>
      </w:r>
      <w:r>
        <w:rPr>
          <w:rFonts w:ascii="Source Serif 4" w:hAnsi="Source Serif 4"/>
          <w:i/>
          <w:spacing w:val="-6"/>
        </w:rPr>
        <w:t xml:space="preserve"> </w:t>
      </w:r>
      <w:r>
        <w:rPr>
          <w:rFonts w:ascii="Source Serif 4" w:hAnsi="Source Serif 4"/>
          <w:i/>
          <w:spacing w:val="-2"/>
        </w:rPr>
        <w:t>directly</w:t>
      </w:r>
      <w:r>
        <w:rPr>
          <w:rFonts w:ascii="Source Serif 4" w:hAnsi="Source Serif 4"/>
          <w:i/>
          <w:spacing w:val="-6"/>
        </w:rPr>
        <w:t xml:space="preserve"> </w:t>
      </w:r>
      <w:r>
        <w:rPr>
          <w:rFonts w:ascii="Source Serif 4" w:hAnsi="Source Serif 4"/>
          <w:i/>
          <w:spacing w:val="-2"/>
        </w:rPr>
        <w:t>in</w:t>
      </w:r>
      <w:r>
        <w:rPr>
          <w:rFonts w:ascii="Source Serif 4" w:hAnsi="Source Serif 4"/>
          <w:i/>
          <w:spacing w:val="-6"/>
        </w:rPr>
        <w:t xml:space="preserve"> </w:t>
      </w:r>
      <w:r>
        <w:rPr>
          <w:rFonts w:ascii="Source Serif 4" w:hAnsi="Source Serif 4"/>
          <w:i/>
          <w:spacing w:val="-2"/>
        </w:rPr>
        <w:t>Amazon</w:t>
      </w:r>
      <w:r>
        <w:rPr>
          <w:rFonts w:ascii="Source Serif 4" w:hAnsi="Source Serif 4"/>
          <w:i/>
          <w:spacing w:val="-6"/>
        </w:rPr>
        <w:t xml:space="preserve"> </w:t>
      </w:r>
      <w:r>
        <w:rPr>
          <w:rFonts w:ascii="Source Serif 4" w:hAnsi="Source Serif 4"/>
          <w:i/>
          <w:spacing w:val="-2"/>
        </w:rPr>
        <w:t>Simple</w:t>
      </w:r>
      <w:r>
        <w:rPr>
          <w:rFonts w:ascii="Source Serif 4" w:hAnsi="Source Serif 4"/>
          <w:i/>
          <w:spacing w:val="-6"/>
        </w:rPr>
        <w:t xml:space="preserve"> </w:t>
      </w:r>
      <w:r>
        <w:rPr>
          <w:rFonts w:ascii="Source Serif 4" w:hAnsi="Source Serif 4"/>
          <w:i/>
          <w:spacing w:val="-2"/>
        </w:rPr>
        <w:t>Storage</w:t>
      </w:r>
      <w:r>
        <w:rPr>
          <w:rFonts w:ascii="Source Serif 4" w:hAnsi="Source Serif 4"/>
          <w:i/>
          <w:spacing w:val="-6"/>
        </w:rPr>
        <w:t xml:space="preserve"> </w:t>
      </w:r>
      <w:r>
        <w:rPr>
          <w:rFonts w:ascii="Source Serif 4" w:hAnsi="Source Serif 4"/>
          <w:i/>
          <w:spacing w:val="-2"/>
        </w:rPr>
        <w:t>Service</w:t>
      </w:r>
      <w:r>
        <w:rPr>
          <w:rFonts w:ascii="Source Serif 4" w:hAnsi="Source Serif 4"/>
          <w:i/>
          <w:spacing w:val="-6"/>
        </w:rPr>
        <w:t xml:space="preserve"> </w:t>
      </w:r>
      <w:r>
        <w:rPr>
          <w:rFonts w:ascii="Source Serif 4" w:hAnsi="Source Serif 4"/>
          <w:i/>
          <w:spacing w:val="-2"/>
        </w:rPr>
        <w:t xml:space="preserve">(Amazon </w:t>
      </w:r>
      <w:r>
        <w:rPr>
          <w:rFonts w:ascii="Source Serif 4" w:hAnsi="Source Serif 4"/>
          <w:i/>
        </w:rPr>
        <w:t>S3)</w:t>
      </w:r>
      <w:r>
        <w:rPr>
          <w:rFonts w:ascii="Source Serif 4" w:hAnsi="Source Serif 4"/>
          <w:i/>
          <w:spacing w:val="-10"/>
        </w:rPr>
        <w:t xml:space="preserve"> </w:t>
      </w:r>
      <w:r>
        <w:rPr>
          <w:rFonts w:ascii="Source Serif 4" w:hAnsi="Source Serif 4"/>
          <w:i/>
        </w:rPr>
        <w:t>using</w:t>
      </w:r>
      <w:r>
        <w:rPr>
          <w:rFonts w:ascii="Source Serif 4" w:hAnsi="Source Serif 4"/>
          <w:i/>
          <w:spacing w:val="-10"/>
        </w:rPr>
        <w:t xml:space="preserve"> </w:t>
      </w:r>
      <w:r>
        <w:rPr>
          <w:rFonts w:ascii="Source Serif 4" w:hAnsi="Source Serif 4"/>
          <w:i/>
        </w:rPr>
        <w:t>standard</w:t>
      </w:r>
      <w:r>
        <w:rPr>
          <w:rFonts w:ascii="Source Serif 4" w:hAnsi="Source Serif 4"/>
          <w:i/>
          <w:spacing w:val="-10"/>
        </w:rPr>
        <w:t xml:space="preserve"> </w:t>
      </w:r>
      <w:r>
        <w:rPr>
          <w:rFonts w:ascii="Source Serif 4" w:hAnsi="Source Serif 4"/>
          <w:i/>
        </w:rPr>
        <w:t>SQL.</w:t>
      </w:r>
      <w:r>
        <w:rPr>
          <w:rFonts w:ascii="Source Serif 4" w:hAnsi="Source Serif 4"/>
          <w:i/>
          <w:spacing w:val="-10"/>
        </w:rPr>
        <w:t xml:space="preserve"> </w:t>
      </w:r>
      <w:r>
        <w:rPr>
          <w:rFonts w:ascii="Source Serif 4" w:hAnsi="Source Serif 4"/>
          <w:i/>
        </w:rPr>
        <w:t>With</w:t>
      </w:r>
      <w:r>
        <w:rPr>
          <w:rFonts w:ascii="Source Serif 4" w:hAnsi="Source Serif 4"/>
          <w:i/>
          <w:spacing w:val="-10"/>
        </w:rPr>
        <w:t xml:space="preserve"> </w:t>
      </w:r>
      <w:r>
        <w:rPr>
          <w:rFonts w:ascii="Source Serif 4" w:hAnsi="Source Serif 4"/>
          <w:i/>
        </w:rPr>
        <w:t>a</w:t>
      </w:r>
      <w:r>
        <w:rPr>
          <w:rFonts w:ascii="Source Serif 4" w:hAnsi="Source Serif 4"/>
          <w:i/>
          <w:spacing w:val="-10"/>
        </w:rPr>
        <w:t xml:space="preserve"> </w:t>
      </w:r>
      <w:r>
        <w:rPr>
          <w:rFonts w:ascii="Source Serif 4" w:hAnsi="Source Serif 4"/>
          <w:i/>
        </w:rPr>
        <w:t>few</w:t>
      </w:r>
      <w:r>
        <w:rPr>
          <w:rFonts w:ascii="Source Serif 4" w:hAnsi="Source Serif 4"/>
          <w:i/>
          <w:spacing w:val="-10"/>
        </w:rPr>
        <w:t xml:space="preserve"> </w:t>
      </w:r>
      <w:r>
        <w:rPr>
          <w:rFonts w:ascii="Source Serif 4" w:hAnsi="Source Serif 4"/>
          <w:i/>
        </w:rPr>
        <w:t>actions</w:t>
      </w:r>
      <w:r>
        <w:rPr>
          <w:rFonts w:ascii="Source Serif 4" w:hAnsi="Source Serif 4"/>
          <w:i/>
          <w:spacing w:val="-10"/>
        </w:rPr>
        <w:t xml:space="preserve"> </w:t>
      </w:r>
      <w:r>
        <w:rPr>
          <w:rFonts w:ascii="Source Serif 4" w:hAnsi="Source Serif 4"/>
          <w:i/>
        </w:rPr>
        <w:t>in</w:t>
      </w:r>
      <w:r>
        <w:rPr>
          <w:rFonts w:ascii="Source Serif 4" w:hAnsi="Source Serif 4"/>
          <w:i/>
          <w:spacing w:val="-10"/>
        </w:rPr>
        <w:t xml:space="preserve"> </w:t>
      </w:r>
      <w:r>
        <w:rPr>
          <w:rFonts w:ascii="Source Serif 4" w:hAnsi="Source Serif 4"/>
          <w:i/>
        </w:rPr>
        <w:t>the</w:t>
      </w:r>
      <w:r>
        <w:rPr>
          <w:rFonts w:ascii="Source Serif 4" w:hAnsi="Source Serif 4"/>
          <w:i/>
          <w:spacing w:val="-10"/>
        </w:rPr>
        <w:t xml:space="preserve"> </w:t>
      </w:r>
      <w:r>
        <w:rPr>
          <w:rFonts w:ascii="Source Serif 4" w:hAnsi="Source Serif 4"/>
          <w:i/>
        </w:rPr>
        <w:t>AWS</w:t>
      </w:r>
      <w:r>
        <w:rPr>
          <w:rFonts w:ascii="Source Serif 4" w:hAnsi="Source Serif 4"/>
          <w:i/>
          <w:spacing w:val="-10"/>
        </w:rPr>
        <w:t xml:space="preserve"> </w:t>
      </w:r>
      <w:r>
        <w:rPr>
          <w:rFonts w:ascii="Source Serif 4" w:hAnsi="Source Serif 4"/>
          <w:i/>
        </w:rPr>
        <w:t>Management</w:t>
      </w:r>
      <w:r>
        <w:rPr>
          <w:rFonts w:ascii="Source Serif 4" w:hAnsi="Source Serif 4"/>
          <w:i/>
          <w:spacing w:val="-10"/>
        </w:rPr>
        <w:t xml:space="preserve"> </w:t>
      </w:r>
      <w:r>
        <w:rPr>
          <w:rFonts w:ascii="Source Serif 4" w:hAnsi="Source Serif 4"/>
          <w:i/>
        </w:rPr>
        <w:t>Console,</w:t>
      </w:r>
      <w:r>
        <w:rPr>
          <w:rFonts w:ascii="Source Serif 4" w:hAnsi="Source Serif 4"/>
          <w:i/>
          <w:spacing w:val="-10"/>
        </w:rPr>
        <w:t xml:space="preserve"> </w:t>
      </w:r>
      <w:r>
        <w:rPr>
          <w:rFonts w:ascii="Source Serif 4" w:hAnsi="Source Serif 4"/>
          <w:i/>
        </w:rPr>
        <w:t>you</w:t>
      </w:r>
      <w:r>
        <w:rPr>
          <w:rFonts w:ascii="Source Serif 4" w:hAnsi="Source Serif 4"/>
          <w:i/>
          <w:spacing w:val="-10"/>
        </w:rPr>
        <w:t xml:space="preserve"> </w:t>
      </w:r>
      <w:r>
        <w:rPr>
          <w:rFonts w:ascii="Source Serif 4" w:hAnsi="Source Serif 4"/>
          <w:i/>
        </w:rPr>
        <w:t>can</w:t>
      </w:r>
      <w:r>
        <w:rPr>
          <w:rFonts w:ascii="Source Serif 4" w:hAnsi="Source Serif 4"/>
          <w:i/>
          <w:spacing w:val="-10"/>
        </w:rPr>
        <w:t xml:space="preserve"> </w:t>
      </w:r>
      <w:r>
        <w:rPr>
          <w:rFonts w:ascii="Source Serif 4" w:hAnsi="Source Serif 4"/>
          <w:i/>
        </w:rPr>
        <w:t>point</w:t>
      </w:r>
      <w:r>
        <w:rPr>
          <w:rFonts w:ascii="Source Serif 4" w:hAnsi="Source Serif 4"/>
          <w:i/>
          <w:spacing w:val="-10"/>
        </w:rPr>
        <w:t xml:space="preserve"> </w:t>
      </w:r>
      <w:r>
        <w:rPr>
          <w:rFonts w:ascii="Source Serif 4" w:hAnsi="Source Serif 4"/>
          <w:i/>
        </w:rPr>
        <w:t>Athena</w:t>
      </w:r>
      <w:r>
        <w:rPr>
          <w:rFonts w:ascii="Source Serif 4" w:hAnsi="Source Serif 4"/>
          <w:i/>
          <w:spacing w:val="-10"/>
        </w:rPr>
        <w:t xml:space="preserve"> </w:t>
      </w:r>
      <w:r>
        <w:rPr>
          <w:rFonts w:ascii="Source Serif 4" w:hAnsi="Source Serif 4"/>
          <w:i/>
        </w:rPr>
        <w:t>at</w:t>
      </w:r>
      <w:r>
        <w:rPr>
          <w:rFonts w:ascii="Source Serif 4" w:hAnsi="Source Serif 4"/>
          <w:i/>
          <w:spacing w:val="-10"/>
        </w:rPr>
        <w:t xml:space="preserve"> </w:t>
      </w:r>
      <w:r>
        <w:rPr>
          <w:rFonts w:ascii="Source Serif 4" w:hAnsi="Source Serif 4"/>
          <w:i/>
        </w:rPr>
        <w:t>your</w:t>
      </w:r>
      <w:r>
        <w:rPr>
          <w:rFonts w:ascii="Source Serif 4" w:hAnsi="Source Serif 4"/>
          <w:i/>
          <w:spacing w:val="-10"/>
        </w:rPr>
        <w:t xml:space="preserve"> </w:t>
      </w:r>
      <w:r>
        <w:rPr>
          <w:rFonts w:ascii="Source Serif 4" w:hAnsi="Source Serif 4"/>
          <w:i/>
        </w:rPr>
        <w:t>data stored in Amazon S3 and begin using standard SQL to run ad-hoc queries and get results in seconds.</w:t>
      </w:r>
      <w:r>
        <w:rPr>
          <w:rFonts w:ascii="Source Serif 4" w:hAnsi="Source Serif 4"/>
          <w:i/>
          <w:spacing w:val="29"/>
        </w:rPr>
        <w:t xml:space="preserve"> </w:t>
      </w:r>
      <w:r>
        <w:rPr>
          <w:rFonts w:ascii="Source Serif 4" w:hAnsi="Source Serif 4"/>
          <w:i/>
        </w:rPr>
        <w:t xml:space="preserve">“ Amazon </w:t>
      </w:r>
      <w:r>
        <w:rPr>
          <w:rFonts w:ascii="Source Serif 4" w:hAnsi="Source Serif 4"/>
          <w:i/>
          <w:w w:val="105"/>
        </w:rPr>
        <w:t>Web</w:t>
      </w:r>
      <w:r>
        <w:rPr>
          <w:rFonts w:ascii="Source Serif 4" w:hAnsi="Source Serif 4"/>
          <w:i/>
          <w:spacing w:val="-10"/>
          <w:w w:val="105"/>
        </w:rPr>
        <w:t xml:space="preserve"> </w:t>
      </w:r>
      <w:r>
        <w:rPr>
          <w:rFonts w:ascii="Source Serif 4" w:hAnsi="Source Serif 4"/>
          <w:i/>
          <w:w w:val="105"/>
        </w:rPr>
        <w:t>Services</w:t>
      </w:r>
      <w:r>
        <w:rPr>
          <w:rFonts w:ascii="Source Serif 4" w:hAnsi="Source Serif 4"/>
          <w:i/>
          <w:spacing w:val="-10"/>
          <w:w w:val="105"/>
        </w:rPr>
        <w:t xml:space="preserve"> </w:t>
      </w:r>
      <w:hyperlink w:anchor="_bookmark182" w:history="1">
        <w:r>
          <w:rPr>
            <w:rFonts w:ascii="Source Serif 4" w:hAnsi="Source Serif 4"/>
            <w:i/>
            <w:color w:val="000098"/>
            <w:w w:val="105"/>
          </w:rPr>
          <w:t>2025a</w:t>
        </w:r>
      </w:hyperlink>
      <w:r>
        <w:rPr>
          <w:rFonts w:ascii="Source Serif 4" w:hAnsi="Source Serif 4"/>
          <w:i/>
          <w:w w:val="105"/>
        </w:rPr>
        <w:t xml:space="preserve">. </w:t>
      </w:r>
      <w:r>
        <w:rPr>
          <w:w w:val="105"/>
        </w:rPr>
        <w:t>Amazon</w:t>
      </w:r>
      <w:r>
        <w:rPr>
          <w:spacing w:val="-14"/>
          <w:w w:val="105"/>
        </w:rPr>
        <w:t xml:space="preserve"> </w:t>
      </w:r>
      <w:r>
        <w:rPr>
          <w:w w:val="105"/>
        </w:rPr>
        <w:t>Athena</w:t>
      </w:r>
      <w:r>
        <w:rPr>
          <w:spacing w:val="-14"/>
          <w:w w:val="105"/>
        </w:rPr>
        <w:t xml:space="preserve"> </w:t>
      </w:r>
      <w:r>
        <w:rPr>
          <w:w w:val="105"/>
        </w:rPr>
        <w:t>is</w:t>
      </w:r>
      <w:r>
        <w:rPr>
          <w:spacing w:val="-14"/>
          <w:w w:val="105"/>
        </w:rPr>
        <w:t xml:space="preserve"> </w:t>
      </w:r>
      <w:r>
        <w:rPr>
          <w:w w:val="105"/>
        </w:rPr>
        <w:t>used</w:t>
      </w:r>
      <w:r>
        <w:rPr>
          <w:spacing w:val="-14"/>
          <w:w w:val="105"/>
        </w:rPr>
        <w:t xml:space="preserve"> </w:t>
      </w:r>
      <w:r>
        <w:rPr>
          <w:w w:val="105"/>
        </w:rPr>
        <w:t>by</w:t>
      </w:r>
      <w:r>
        <w:rPr>
          <w:spacing w:val="-14"/>
          <w:w w:val="105"/>
        </w:rPr>
        <w:t xml:space="preserve"> </w:t>
      </w:r>
      <w:r>
        <w:rPr>
          <w:w w:val="105"/>
        </w:rPr>
        <w:t>Swiss</w:t>
      </w:r>
      <w:r>
        <w:rPr>
          <w:spacing w:val="-14"/>
          <w:w w:val="105"/>
        </w:rPr>
        <w:t xml:space="preserve"> </w:t>
      </w:r>
      <w:r>
        <w:rPr>
          <w:w w:val="105"/>
        </w:rPr>
        <w:t>Post</w:t>
      </w:r>
      <w:r>
        <w:rPr>
          <w:spacing w:val="-14"/>
          <w:w w:val="105"/>
        </w:rPr>
        <w:t xml:space="preserve"> </w:t>
      </w:r>
      <w:r>
        <w:rPr>
          <w:w w:val="105"/>
        </w:rPr>
        <w:t>DWH</w:t>
      </w:r>
      <w:r>
        <w:rPr>
          <w:spacing w:val="-14"/>
          <w:w w:val="105"/>
        </w:rPr>
        <w:t xml:space="preserve"> </w:t>
      </w:r>
      <w:r>
        <w:rPr>
          <w:w w:val="105"/>
        </w:rPr>
        <w:t>LS</w:t>
      </w:r>
      <w:r>
        <w:rPr>
          <w:spacing w:val="-14"/>
          <w:w w:val="105"/>
        </w:rPr>
        <w:t xml:space="preserve"> </w:t>
      </w:r>
      <w:r>
        <w:rPr>
          <w:w w:val="105"/>
        </w:rPr>
        <w:t>OPS</w:t>
      </w:r>
      <w:r>
        <w:rPr>
          <w:spacing w:val="-14"/>
          <w:w w:val="105"/>
        </w:rPr>
        <w:t xml:space="preserve"> </w:t>
      </w:r>
      <w:r>
        <w:rPr>
          <w:w w:val="105"/>
        </w:rPr>
        <w:t>for</w:t>
      </w:r>
      <w:r>
        <w:rPr>
          <w:spacing w:val="-14"/>
          <w:w w:val="105"/>
        </w:rPr>
        <w:t xml:space="preserve"> </w:t>
      </w:r>
      <w:r>
        <w:rPr>
          <w:w w:val="105"/>
        </w:rPr>
        <w:t>all</w:t>
      </w:r>
      <w:r>
        <w:rPr>
          <w:spacing w:val="-14"/>
          <w:w w:val="105"/>
        </w:rPr>
        <w:t xml:space="preserve"> </w:t>
      </w:r>
      <w:r>
        <w:rPr>
          <w:w w:val="105"/>
        </w:rPr>
        <w:t>queries</w:t>
      </w:r>
      <w:r>
        <w:rPr>
          <w:spacing w:val="-14"/>
          <w:w w:val="105"/>
        </w:rPr>
        <w:t xml:space="preserve"> </w:t>
      </w:r>
      <w:r>
        <w:rPr>
          <w:w w:val="105"/>
        </w:rPr>
        <w:t>on</w:t>
      </w:r>
      <w:r>
        <w:rPr>
          <w:spacing w:val="-14"/>
          <w:w w:val="105"/>
        </w:rPr>
        <w:t xml:space="preserve"> </w:t>
      </w:r>
      <w:r>
        <w:rPr>
          <w:w w:val="105"/>
        </w:rPr>
        <w:t>Amazon</w:t>
      </w:r>
      <w:r>
        <w:rPr>
          <w:spacing w:val="-14"/>
          <w:w w:val="105"/>
        </w:rPr>
        <w:t xml:space="preserve"> </w:t>
      </w:r>
      <w:r>
        <w:rPr>
          <w:w w:val="105"/>
        </w:rPr>
        <w:t>S3,</w:t>
      </w:r>
      <w:r>
        <w:rPr>
          <w:spacing w:val="-13"/>
          <w:w w:val="105"/>
        </w:rPr>
        <w:t xml:space="preserve"> </w:t>
      </w:r>
      <w:r>
        <w:rPr>
          <w:w w:val="105"/>
        </w:rPr>
        <w:t>which is</w:t>
      </w:r>
      <w:r>
        <w:rPr>
          <w:spacing w:val="25"/>
          <w:w w:val="105"/>
        </w:rPr>
        <w:t xml:space="preserve"> </w:t>
      </w:r>
      <w:r>
        <w:rPr>
          <w:w w:val="105"/>
        </w:rPr>
        <w:t>the</w:t>
      </w:r>
      <w:r>
        <w:rPr>
          <w:spacing w:val="25"/>
          <w:w w:val="105"/>
        </w:rPr>
        <w:t xml:space="preserve"> </w:t>
      </w:r>
      <w:r>
        <w:rPr>
          <w:w w:val="105"/>
        </w:rPr>
        <w:t>next</w:t>
      </w:r>
      <w:r>
        <w:rPr>
          <w:spacing w:val="25"/>
          <w:w w:val="105"/>
        </w:rPr>
        <w:t xml:space="preserve"> </w:t>
      </w:r>
      <w:r>
        <w:rPr>
          <w:w w:val="105"/>
        </w:rPr>
        <w:t>step</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reporting</w:t>
      </w:r>
      <w:r>
        <w:rPr>
          <w:spacing w:val="25"/>
          <w:w w:val="105"/>
        </w:rPr>
        <w:t xml:space="preserve"> </w:t>
      </w:r>
      <w:r>
        <w:rPr>
          <w:w w:val="105"/>
        </w:rPr>
        <w:t>pipeline.</w:t>
      </w:r>
      <w:r>
        <w:rPr>
          <w:spacing w:val="70"/>
          <w:w w:val="105"/>
        </w:rPr>
        <w:t xml:space="preserve"> </w:t>
      </w:r>
      <w:r>
        <w:rPr>
          <w:w w:val="105"/>
        </w:rPr>
        <w:t>Athena</w:t>
      </w:r>
      <w:r>
        <w:rPr>
          <w:spacing w:val="25"/>
          <w:w w:val="105"/>
        </w:rPr>
        <w:t xml:space="preserve"> </w:t>
      </w:r>
      <w:r>
        <w:rPr>
          <w:w w:val="105"/>
        </w:rPr>
        <w:t>is</w:t>
      </w:r>
      <w:r>
        <w:rPr>
          <w:spacing w:val="25"/>
          <w:w w:val="105"/>
        </w:rPr>
        <w:t xml:space="preserve"> </w:t>
      </w:r>
      <w:r>
        <w:rPr>
          <w:w w:val="105"/>
        </w:rPr>
        <w:t>the</w:t>
      </w:r>
      <w:r>
        <w:rPr>
          <w:spacing w:val="25"/>
          <w:w w:val="105"/>
        </w:rPr>
        <w:t xml:space="preserve"> </w:t>
      </w:r>
      <w:r>
        <w:rPr>
          <w:w w:val="105"/>
        </w:rPr>
        <w:t>tool</w:t>
      </w:r>
      <w:r>
        <w:rPr>
          <w:spacing w:val="25"/>
          <w:w w:val="105"/>
        </w:rPr>
        <w:t xml:space="preserve"> </w:t>
      </w:r>
      <w:r>
        <w:rPr>
          <w:w w:val="105"/>
        </w:rPr>
        <w:t>designed</w:t>
      </w:r>
      <w:r>
        <w:rPr>
          <w:spacing w:val="25"/>
          <w:w w:val="105"/>
        </w:rPr>
        <w:t xml:space="preserve"> </w:t>
      </w:r>
      <w:r>
        <w:rPr>
          <w:w w:val="105"/>
        </w:rPr>
        <w:t>by</w:t>
      </w:r>
      <w:r>
        <w:rPr>
          <w:spacing w:val="25"/>
          <w:w w:val="105"/>
        </w:rPr>
        <w:t xml:space="preserve"> </w:t>
      </w:r>
      <w:r>
        <w:rPr>
          <w:w w:val="105"/>
        </w:rPr>
        <w:t>AWS</w:t>
      </w:r>
      <w:r>
        <w:rPr>
          <w:spacing w:val="25"/>
          <w:w w:val="105"/>
        </w:rPr>
        <w:t xml:space="preserve"> </w:t>
      </w:r>
      <w:r>
        <w:rPr>
          <w:w w:val="105"/>
        </w:rPr>
        <w:t>for</w:t>
      </w:r>
      <w:r>
        <w:rPr>
          <w:spacing w:val="25"/>
          <w:w w:val="105"/>
        </w:rPr>
        <w:t xml:space="preserve"> </w:t>
      </w:r>
      <w:r>
        <w:rPr>
          <w:w w:val="105"/>
        </w:rPr>
        <w:t>use</w:t>
      </w:r>
      <w:r>
        <w:rPr>
          <w:spacing w:val="25"/>
          <w:w w:val="105"/>
        </w:rPr>
        <w:t xml:space="preserve"> </w:t>
      </w:r>
      <w:r>
        <w:rPr>
          <w:w w:val="105"/>
        </w:rPr>
        <w:t>with</w:t>
      </w:r>
      <w:r>
        <w:rPr>
          <w:spacing w:val="25"/>
          <w:w w:val="105"/>
        </w:rPr>
        <w:t xml:space="preserve"> </w:t>
      </w:r>
      <w:r>
        <w:rPr>
          <w:w w:val="105"/>
        </w:rPr>
        <w:t>S3,</w:t>
      </w:r>
      <w:r>
        <w:rPr>
          <w:spacing w:val="29"/>
          <w:w w:val="105"/>
        </w:rPr>
        <w:t xml:space="preserve"> </w:t>
      </w:r>
      <w:r>
        <w:rPr>
          <w:w w:val="105"/>
        </w:rPr>
        <w:t>making</w:t>
      </w:r>
      <w:r>
        <w:rPr>
          <w:spacing w:val="25"/>
          <w:w w:val="105"/>
        </w:rPr>
        <w:t xml:space="preserve"> </w:t>
      </w:r>
      <w:r>
        <w:rPr>
          <w:w w:val="105"/>
        </w:rPr>
        <w:t>it the logical choice for querying the stored data. The data is queried for reporting purposes by selecting the relevant subsets.</w:t>
      </w:r>
    </w:p>
    <w:p w14:paraId="077BB484" w14:textId="77777777" w:rsidR="00C220EB" w:rsidRDefault="00C220EB">
      <w:pPr>
        <w:pStyle w:val="BodyText"/>
      </w:pPr>
    </w:p>
    <w:p w14:paraId="077BB485" w14:textId="77777777" w:rsidR="00C220EB" w:rsidRDefault="00C220EB">
      <w:pPr>
        <w:pStyle w:val="BodyText"/>
        <w:spacing w:before="66"/>
      </w:pPr>
    </w:p>
    <w:p w14:paraId="077BB486" w14:textId="77777777" w:rsidR="00C220EB" w:rsidRDefault="00000000">
      <w:pPr>
        <w:pStyle w:val="BodyText"/>
        <w:spacing w:line="256" w:lineRule="auto"/>
        <w:ind w:left="142" w:right="848"/>
        <w:jc w:val="both"/>
      </w:pPr>
      <w:commentRangeStart w:id="173"/>
      <w:r>
        <w:rPr>
          <w:rFonts w:ascii="Arial"/>
          <w:b/>
          <w:color w:val="697D90"/>
          <w:w w:val="110"/>
        </w:rPr>
        <w:t>DQM</w:t>
      </w:r>
      <w:r>
        <w:rPr>
          <w:rFonts w:ascii="Arial"/>
          <w:b/>
          <w:color w:val="697D90"/>
          <w:spacing w:val="-12"/>
          <w:w w:val="110"/>
        </w:rPr>
        <w:t xml:space="preserve"> </w:t>
      </w:r>
      <w:r>
        <w:rPr>
          <w:rFonts w:ascii="Arial"/>
          <w:b/>
          <w:color w:val="697D90"/>
          <w:w w:val="110"/>
        </w:rPr>
        <w:t>relevance</w:t>
      </w:r>
      <w:r>
        <w:rPr>
          <w:rFonts w:ascii="Arial"/>
          <w:b/>
          <w:color w:val="697D90"/>
          <w:spacing w:val="80"/>
          <w:w w:val="110"/>
        </w:rPr>
        <w:t xml:space="preserve"> </w:t>
      </w:r>
      <w:r>
        <w:rPr>
          <w:w w:val="110"/>
        </w:rPr>
        <w:t>The</w:t>
      </w:r>
      <w:r>
        <w:rPr>
          <w:spacing w:val="-13"/>
          <w:w w:val="110"/>
        </w:rPr>
        <w:t xml:space="preserve"> </w:t>
      </w:r>
      <w:r>
        <w:rPr>
          <w:w w:val="110"/>
        </w:rPr>
        <w:t>querying</w:t>
      </w:r>
      <w:r>
        <w:rPr>
          <w:spacing w:val="-14"/>
          <w:w w:val="110"/>
        </w:rPr>
        <w:t xml:space="preserve"> </w:t>
      </w:r>
      <w:commentRangeEnd w:id="173"/>
      <w:r w:rsidR="00F7613C">
        <w:rPr>
          <w:rStyle w:val="CommentReference"/>
          <w:w w:val="110"/>
          <w:sz w:val="22"/>
          <w:szCs w:val="22"/>
        </w:rPr>
        <w:commentReference w:id="173"/>
      </w:r>
      <w:r>
        <w:rPr>
          <w:w w:val="110"/>
        </w:rPr>
        <w:t>layer</w:t>
      </w:r>
      <w:r>
        <w:rPr>
          <w:spacing w:val="-13"/>
          <w:w w:val="110"/>
        </w:rPr>
        <w:t xml:space="preserve"> </w:t>
      </w:r>
      <w:r>
        <w:rPr>
          <w:w w:val="110"/>
        </w:rPr>
        <w:t>is</w:t>
      </w:r>
      <w:r>
        <w:rPr>
          <w:spacing w:val="-14"/>
          <w:w w:val="110"/>
        </w:rPr>
        <w:t xml:space="preserve"> </w:t>
      </w:r>
      <w:r>
        <w:rPr>
          <w:w w:val="110"/>
        </w:rPr>
        <w:t>relevant</w:t>
      </w:r>
      <w:r>
        <w:rPr>
          <w:spacing w:val="-13"/>
          <w:w w:val="110"/>
        </w:rPr>
        <w:t xml:space="preserve"> </w:t>
      </w:r>
      <w:r>
        <w:rPr>
          <w:w w:val="110"/>
        </w:rPr>
        <w:t>to</w:t>
      </w:r>
      <w:r>
        <w:rPr>
          <w:spacing w:val="-13"/>
          <w:w w:val="110"/>
        </w:rPr>
        <w:t xml:space="preserve"> </w:t>
      </w:r>
      <w:r>
        <w:rPr>
          <w:w w:val="110"/>
        </w:rPr>
        <w:t>DQM,</w:t>
      </w:r>
      <w:r>
        <w:rPr>
          <w:spacing w:val="-14"/>
          <w:w w:val="110"/>
        </w:rPr>
        <w:t xml:space="preserve"> </w:t>
      </w:r>
      <w:r>
        <w:rPr>
          <w:w w:val="110"/>
        </w:rPr>
        <w:t>since</w:t>
      </w:r>
      <w:r>
        <w:rPr>
          <w:spacing w:val="-13"/>
          <w:w w:val="110"/>
        </w:rPr>
        <w:t xml:space="preserve"> </w:t>
      </w:r>
      <w:r>
        <w:rPr>
          <w:w w:val="110"/>
        </w:rPr>
        <w:t>data</w:t>
      </w:r>
      <w:r>
        <w:rPr>
          <w:spacing w:val="-14"/>
          <w:w w:val="110"/>
        </w:rPr>
        <w:t xml:space="preserve"> </w:t>
      </w:r>
      <w:r>
        <w:rPr>
          <w:w w:val="110"/>
        </w:rPr>
        <w:t>quality</w:t>
      </w:r>
      <w:r>
        <w:rPr>
          <w:spacing w:val="-13"/>
          <w:w w:val="110"/>
        </w:rPr>
        <w:t xml:space="preserve"> </w:t>
      </w:r>
      <w:r>
        <w:rPr>
          <w:w w:val="110"/>
        </w:rPr>
        <w:t>issues</w:t>
      </w:r>
      <w:r>
        <w:rPr>
          <w:spacing w:val="-13"/>
          <w:w w:val="110"/>
        </w:rPr>
        <w:t xml:space="preserve"> </w:t>
      </w:r>
      <w:r>
        <w:rPr>
          <w:w w:val="110"/>
        </w:rPr>
        <w:t>may</w:t>
      </w:r>
      <w:r>
        <w:rPr>
          <w:spacing w:val="-14"/>
          <w:w w:val="110"/>
        </w:rPr>
        <w:t xml:space="preserve"> </w:t>
      </w:r>
      <w:r>
        <w:rPr>
          <w:w w:val="110"/>
        </w:rPr>
        <w:t>become</w:t>
      </w:r>
      <w:r>
        <w:rPr>
          <w:spacing w:val="-13"/>
          <w:w w:val="110"/>
        </w:rPr>
        <w:t xml:space="preserve"> </w:t>
      </w:r>
      <w:r>
        <w:rPr>
          <w:w w:val="110"/>
        </w:rPr>
        <w:t>apparent first</w:t>
      </w:r>
      <w:r>
        <w:rPr>
          <w:spacing w:val="-9"/>
          <w:w w:val="110"/>
        </w:rPr>
        <w:t xml:space="preserve"> </w:t>
      </w:r>
      <w:r>
        <w:rPr>
          <w:w w:val="110"/>
        </w:rPr>
        <w:t>at</w:t>
      </w:r>
      <w:r>
        <w:rPr>
          <w:spacing w:val="-9"/>
          <w:w w:val="110"/>
        </w:rPr>
        <w:t xml:space="preserve"> </w:t>
      </w:r>
      <w:r>
        <w:rPr>
          <w:w w:val="110"/>
        </w:rPr>
        <w:t>this</w:t>
      </w:r>
      <w:r>
        <w:rPr>
          <w:spacing w:val="-9"/>
          <w:w w:val="110"/>
        </w:rPr>
        <w:t xml:space="preserve"> </w:t>
      </w:r>
      <w:r>
        <w:rPr>
          <w:w w:val="110"/>
        </w:rPr>
        <w:t>earliest</w:t>
      </w:r>
      <w:r>
        <w:rPr>
          <w:spacing w:val="-9"/>
          <w:w w:val="110"/>
        </w:rPr>
        <w:t xml:space="preserve"> </w:t>
      </w:r>
      <w:r>
        <w:rPr>
          <w:w w:val="110"/>
        </w:rPr>
        <w:t>checkpoint,</w:t>
      </w:r>
      <w:r>
        <w:rPr>
          <w:spacing w:val="-7"/>
          <w:w w:val="110"/>
        </w:rPr>
        <w:t xml:space="preserve"> </w:t>
      </w:r>
      <w:r>
        <w:rPr>
          <w:w w:val="110"/>
        </w:rPr>
        <w:t>for</w:t>
      </w:r>
      <w:r>
        <w:rPr>
          <w:spacing w:val="-9"/>
          <w:w w:val="110"/>
        </w:rPr>
        <w:t xml:space="preserve"> </w:t>
      </w:r>
      <w:r>
        <w:rPr>
          <w:w w:val="110"/>
        </w:rPr>
        <w:t>example</w:t>
      </w:r>
      <w:r>
        <w:rPr>
          <w:spacing w:val="-9"/>
          <w:w w:val="110"/>
        </w:rPr>
        <w:t xml:space="preserve"> </w:t>
      </w:r>
      <w:r>
        <w:rPr>
          <w:w w:val="110"/>
        </w:rPr>
        <w:t>when</w:t>
      </w:r>
      <w:r>
        <w:rPr>
          <w:spacing w:val="-9"/>
          <w:w w:val="110"/>
        </w:rPr>
        <w:t xml:space="preserve"> </w:t>
      </w:r>
      <w:r>
        <w:rPr>
          <w:w w:val="110"/>
        </w:rPr>
        <w:t>errors</w:t>
      </w:r>
      <w:r>
        <w:rPr>
          <w:spacing w:val="-9"/>
          <w:w w:val="110"/>
        </w:rPr>
        <w:t xml:space="preserve"> </w:t>
      </w:r>
      <w:r>
        <w:rPr>
          <w:w w:val="110"/>
        </w:rPr>
        <w:t>occur</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itself</w:t>
      </w:r>
      <w:r>
        <w:rPr>
          <w:spacing w:val="-9"/>
          <w:w w:val="110"/>
        </w:rPr>
        <w:t xml:space="preserve"> </w:t>
      </w:r>
      <w:r>
        <w:rPr>
          <w:w w:val="110"/>
        </w:rPr>
        <w:t>and</w:t>
      </w:r>
      <w:r>
        <w:rPr>
          <w:spacing w:val="-9"/>
          <w:w w:val="110"/>
        </w:rPr>
        <w:t xml:space="preserve"> </w:t>
      </w:r>
      <w:r>
        <w:rPr>
          <w:w w:val="110"/>
        </w:rPr>
        <w:t>counts</w:t>
      </w:r>
      <w:r>
        <w:rPr>
          <w:spacing w:val="-9"/>
          <w:w w:val="110"/>
        </w:rPr>
        <w:t xml:space="preserve"> </w:t>
      </w:r>
      <w:r>
        <w:rPr>
          <w:w w:val="110"/>
        </w:rPr>
        <w:t>or</w:t>
      </w:r>
      <w:r>
        <w:rPr>
          <w:spacing w:val="-9"/>
          <w:w w:val="110"/>
        </w:rPr>
        <w:t xml:space="preserve"> </w:t>
      </w:r>
      <w:r>
        <w:rPr>
          <w:w w:val="110"/>
        </w:rPr>
        <w:t>joins</w:t>
      </w:r>
      <w:r>
        <w:rPr>
          <w:spacing w:val="-9"/>
          <w:w w:val="110"/>
        </w:rPr>
        <w:t xml:space="preserve"> </w:t>
      </w:r>
      <w:r>
        <w:rPr>
          <w:w w:val="110"/>
        </w:rPr>
        <w:t>become invalid. While</w:t>
      </w:r>
      <w:r>
        <w:rPr>
          <w:spacing w:val="-10"/>
          <w:w w:val="110"/>
        </w:rPr>
        <w:t xml:space="preserve"> </w:t>
      </w:r>
      <w:r>
        <w:rPr>
          <w:w w:val="110"/>
        </w:rPr>
        <w:t>the</w:t>
      </w:r>
      <w:r>
        <w:rPr>
          <w:spacing w:val="-10"/>
          <w:w w:val="110"/>
        </w:rPr>
        <w:t xml:space="preserve"> </w:t>
      </w:r>
      <w:r>
        <w:rPr>
          <w:w w:val="110"/>
        </w:rPr>
        <w:t>data</w:t>
      </w:r>
      <w:r>
        <w:rPr>
          <w:spacing w:val="-11"/>
          <w:w w:val="110"/>
        </w:rPr>
        <w:t xml:space="preserve"> </w:t>
      </w:r>
      <w:r>
        <w:rPr>
          <w:w w:val="110"/>
        </w:rPr>
        <w:t>is</w:t>
      </w:r>
      <w:r>
        <w:rPr>
          <w:spacing w:val="-10"/>
          <w:w w:val="110"/>
        </w:rPr>
        <w:t xml:space="preserve"> </w:t>
      </w:r>
      <w:r>
        <w:rPr>
          <w:w w:val="110"/>
        </w:rPr>
        <w:t>queried</w:t>
      </w:r>
      <w:r>
        <w:rPr>
          <w:spacing w:val="-11"/>
          <w:w w:val="110"/>
        </w:rPr>
        <w:t xml:space="preserve"> </w:t>
      </w:r>
      <w:r>
        <w:rPr>
          <w:w w:val="110"/>
        </w:rPr>
        <w:t>at</w:t>
      </w:r>
      <w:r>
        <w:rPr>
          <w:spacing w:val="-10"/>
          <w:w w:val="110"/>
        </w:rPr>
        <w:t xml:space="preserve"> </w:t>
      </w:r>
      <w:r>
        <w:rPr>
          <w:w w:val="110"/>
        </w:rPr>
        <w:t>this</w:t>
      </w:r>
      <w:r>
        <w:rPr>
          <w:spacing w:val="-10"/>
          <w:w w:val="110"/>
        </w:rPr>
        <w:t xml:space="preserve"> </w:t>
      </w:r>
      <w:r>
        <w:rPr>
          <w:w w:val="110"/>
        </w:rPr>
        <w:t>layer</w:t>
      </w:r>
      <w:r>
        <w:rPr>
          <w:spacing w:val="-11"/>
          <w:w w:val="110"/>
        </w:rPr>
        <w:t xml:space="preserve"> </w:t>
      </w:r>
      <w:r>
        <w:rPr>
          <w:w w:val="110"/>
        </w:rPr>
        <w:t>for</w:t>
      </w:r>
      <w:r>
        <w:rPr>
          <w:spacing w:val="-10"/>
          <w:w w:val="110"/>
        </w:rPr>
        <w:t xml:space="preserve"> </w:t>
      </w:r>
      <w:r>
        <w:rPr>
          <w:w w:val="110"/>
        </w:rPr>
        <w:t>reporting</w:t>
      </w:r>
      <w:r>
        <w:rPr>
          <w:spacing w:val="-10"/>
          <w:w w:val="110"/>
        </w:rPr>
        <w:t xml:space="preserve"> </w:t>
      </w:r>
      <w:r>
        <w:rPr>
          <w:w w:val="110"/>
        </w:rPr>
        <w:t>purposes,</w:t>
      </w:r>
      <w:r>
        <w:rPr>
          <w:spacing w:val="-9"/>
          <w:w w:val="110"/>
        </w:rPr>
        <w:t xml:space="preserve"> </w:t>
      </w:r>
      <w:r>
        <w:rPr>
          <w:w w:val="110"/>
        </w:rPr>
        <w:t>it</w:t>
      </w:r>
      <w:r>
        <w:rPr>
          <w:spacing w:val="-10"/>
          <w:w w:val="110"/>
        </w:rPr>
        <w:t xml:space="preserve"> </w:t>
      </w:r>
      <w:r>
        <w:rPr>
          <w:w w:val="110"/>
        </w:rPr>
        <w:t>is</w:t>
      </w:r>
      <w:r>
        <w:rPr>
          <w:spacing w:val="-10"/>
          <w:w w:val="110"/>
        </w:rPr>
        <w:t xml:space="preserve"> </w:t>
      </w:r>
      <w:r>
        <w:rPr>
          <w:w w:val="110"/>
        </w:rPr>
        <w:t>also</w:t>
      </w:r>
      <w:r>
        <w:rPr>
          <w:spacing w:val="-11"/>
          <w:w w:val="110"/>
        </w:rPr>
        <w:t xml:space="preserve"> </w:t>
      </w:r>
      <w:r>
        <w:rPr>
          <w:w w:val="110"/>
        </w:rPr>
        <w:t>queried</w:t>
      </w:r>
      <w:r>
        <w:rPr>
          <w:spacing w:val="-10"/>
          <w:w w:val="110"/>
        </w:rPr>
        <w:t xml:space="preserve"> </w:t>
      </w:r>
      <w:r>
        <w:rPr>
          <w:w w:val="110"/>
        </w:rPr>
        <w:t>here</w:t>
      </w:r>
      <w:r>
        <w:rPr>
          <w:spacing w:val="-11"/>
          <w:w w:val="110"/>
        </w:rPr>
        <w:t xml:space="preserve"> </w:t>
      </w:r>
      <w:r>
        <w:rPr>
          <w:w w:val="110"/>
        </w:rPr>
        <w:t>for</w:t>
      </w:r>
      <w:r>
        <w:rPr>
          <w:spacing w:val="-10"/>
          <w:w w:val="110"/>
        </w:rPr>
        <w:t xml:space="preserve"> </w:t>
      </w:r>
      <w:r>
        <w:rPr>
          <w:w w:val="110"/>
        </w:rPr>
        <w:t>data</w:t>
      </w:r>
      <w:r>
        <w:rPr>
          <w:spacing w:val="-10"/>
          <w:w w:val="110"/>
        </w:rPr>
        <w:t xml:space="preserve"> </w:t>
      </w:r>
      <w:r>
        <w:rPr>
          <w:w w:val="110"/>
        </w:rPr>
        <w:t xml:space="preserve">quality </w:t>
      </w:r>
      <w:r>
        <w:rPr>
          <w:w w:val="115"/>
        </w:rPr>
        <w:t>checks.</w:t>
      </w:r>
      <w:r>
        <w:rPr>
          <w:spacing w:val="19"/>
          <w:w w:val="115"/>
        </w:rPr>
        <w:t xml:space="preserve"> </w:t>
      </w:r>
      <w:r>
        <w:rPr>
          <w:w w:val="115"/>
        </w:rPr>
        <w:t>Such</w:t>
      </w:r>
      <w:r>
        <w:rPr>
          <w:spacing w:val="-13"/>
          <w:w w:val="115"/>
        </w:rPr>
        <w:t xml:space="preserve"> </w:t>
      </w:r>
      <w:r>
        <w:rPr>
          <w:w w:val="115"/>
        </w:rPr>
        <w:t>checks</w:t>
      </w:r>
      <w:r>
        <w:rPr>
          <w:spacing w:val="-14"/>
          <w:w w:val="115"/>
        </w:rPr>
        <w:t xml:space="preserve"> </w:t>
      </w:r>
      <w:r>
        <w:rPr>
          <w:w w:val="115"/>
        </w:rPr>
        <w:t>typically</w:t>
      </w:r>
      <w:r>
        <w:rPr>
          <w:spacing w:val="-14"/>
          <w:w w:val="115"/>
        </w:rPr>
        <w:t xml:space="preserve"> </w:t>
      </w:r>
      <w:r>
        <w:rPr>
          <w:w w:val="115"/>
        </w:rPr>
        <w:t>address</w:t>
      </w:r>
      <w:r>
        <w:rPr>
          <w:spacing w:val="-14"/>
          <w:w w:val="115"/>
        </w:rPr>
        <w:t xml:space="preserve"> </w:t>
      </w:r>
      <w:r>
        <w:rPr>
          <w:w w:val="115"/>
        </w:rPr>
        <w:t>missing</w:t>
      </w:r>
      <w:r>
        <w:rPr>
          <w:spacing w:val="-13"/>
          <w:w w:val="115"/>
        </w:rPr>
        <w:t xml:space="preserve"> </w:t>
      </w:r>
      <w:r>
        <w:rPr>
          <w:w w:val="115"/>
        </w:rPr>
        <w:t>data</w:t>
      </w:r>
      <w:r>
        <w:rPr>
          <w:spacing w:val="-14"/>
          <w:w w:val="115"/>
        </w:rPr>
        <w:t xml:space="preserve"> </w:t>
      </w:r>
      <w:r>
        <w:rPr>
          <w:w w:val="115"/>
        </w:rPr>
        <w:t>and</w:t>
      </w:r>
      <w:r>
        <w:rPr>
          <w:spacing w:val="-14"/>
          <w:w w:val="115"/>
        </w:rPr>
        <w:t xml:space="preserve"> </w:t>
      </w:r>
      <w:r>
        <w:rPr>
          <w:w w:val="115"/>
        </w:rPr>
        <w:t>data</w:t>
      </w:r>
      <w:r>
        <w:rPr>
          <w:spacing w:val="-14"/>
          <w:w w:val="115"/>
        </w:rPr>
        <w:t xml:space="preserve"> </w:t>
      </w:r>
      <w:r>
        <w:rPr>
          <w:w w:val="115"/>
        </w:rPr>
        <w:t>completeness,</w:t>
      </w:r>
      <w:r>
        <w:rPr>
          <w:spacing w:val="-10"/>
          <w:w w:val="115"/>
        </w:rPr>
        <w:t xml:space="preserve"> </w:t>
      </w:r>
      <w:r>
        <w:rPr>
          <w:w w:val="115"/>
        </w:rPr>
        <w:t>but</w:t>
      </w:r>
      <w:r>
        <w:rPr>
          <w:spacing w:val="-13"/>
          <w:w w:val="115"/>
        </w:rPr>
        <w:t xml:space="preserve"> </w:t>
      </w:r>
      <w:r>
        <w:rPr>
          <w:w w:val="115"/>
        </w:rPr>
        <w:t>can</w:t>
      </w:r>
      <w:r>
        <w:rPr>
          <w:spacing w:val="-14"/>
          <w:w w:val="115"/>
        </w:rPr>
        <w:t xml:space="preserve"> </w:t>
      </w:r>
      <w:r>
        <w:rPr>
          <w:w w:val="115"/>
        </w:rPr>
        <w:t>also</w:t>
      </w:r>
      <w:r>
        <w:rPr>
          <w:spacing w:val="-14"/>
          <w:w w:val="115"/>
        </w:rPr>
        <w:t xml:space="preserve"> </w:t>
      </w:r>
      <w:r>
        <w:rPr>
          <w:w w:val="115"/>
        </w:rPr>
        <w:t>extend</w:t>
      </w:r>
      <w:r>
        <w:rPr>
          <w:spacing w:val="-14"/>
          <w:w w:val="115"/>
        </w:rPr>
        <w:t xml:space="preserve"> </w:t>
      </w:r>
      <w:r>
        <w:rPr>
          <w:w w:val="115"/>
        </w:rPr>
        <w:t>to</w:t>
      </w:r>
      <w:r>
        <w:rPr>
          <w:spacing w:val="-13"/>
          <w:w w:val="115"/>
        </w:rPr>
        <w:t xml:space="preserve"> </w:t>
      </w:r>
      <w:r>
        <w:rPr>
          <w:w w:val="115"/>
        </w:rPr>
        <w:t>data plausibility,</w:t>
      </w:r>
      <w:r>
        <w:rPr>
          <w:spacing w:val="-6"/>
          <w:w w:val="115"/>
        </w:rPr>
        <w:t xml:space="preserve"> </w:t>
      </w:r>
      <w:r>
        <w:rPr>
          <w:w w:val="115"/>
        </w:rPr>
        <w:t>for</w:t>
      </w:r>
      <w:r>
        <w:rPr>
          <w:spacing w:val="-9"/>
          <w:w w:val="115"/>
        </w:rPr>
        <w:t xml:space="preserve"> </w:t>
      </w:r>
      <w:r>
        <w:rPr>
          <w:w w:val="115"/>
        </w:rPr>
        <w:t>example</w:t>
      </w:r>
      <w:r>
        <w:rPr>
          <w:spacing w:val="-9"/>
          <w:w w:val="115"/>
        </w:rPr>
        <w:t xml:space="preserve"> </w:t>
      </w:r>
      <w:r>
        <w:rPr>
          <w:w w:val="115"/>
        </w:rPr>
        <w:t>when</w:t>
      </w:r>
      <w:r>
        <w:rPr>
          <w:spacing w:val="-9"/>
          <w:w w:val="115"/>
        </w:rPr>
        <w:t xml:space="preserve"> </w:t>
      </w:r>
      <w:r>
        <w:rPr>
          <w:w w:val="115"/>
        </w:rPr>
        <w:t>postal</w:t>
      </w:r>
      <w:r>
        <w:rPr>
          <w:spacing w:val="-9"/>
          <w:w w:val="115"/>
        </w:rPr>
        <w:t xml:space="preserve"> </w:t>
      </w:r>
      <w:r>
        <w:rPr>
          <w:w w:val="115"/>
        </w:rPr>
        <w:t>codes</w:t>
      </w:r>
      <w:r>
        <w:rPr>
          <w:spacing w:val="-9"/>
          <w:w w:val="115"/>
        </w:rPr>
        <w:t xml:space="preserve"> </w:t>
      </w:r>
      <w:r>
        <w:rPr>
          <w:w w:val="115"/>
        </w:rPr>
        <w:t>are</w:t>
      </w:r>
      <w:r>
        <w:rPr>
          <w:spacing w:val="-9"/>
          <w:w w:val="115"/>
        </w:rPr>
        <w:t xml:space="preserve"> </w:t>
      </w:r>
      <w:r>
        <w:rPr>
          <w:w w:val="115"/>
        </w:rPr>
        <w:t>compared</w:t>
      </w:r>
      <w:r>
        <w:rPr>
          <w:spacing w:val="-9"/>
          <w:w w:val="115"/>
        </w:rPr>
        <w:t xml:space="preserve"> </w:t>
      </w:r>
      <w:r>
        <w:rPr>
          <w:w w:val="115"/>
        </w:rPr>
        <w:t>to</w:t>
      </w:r>
      <w:r>
        <w:rPr>
          <w:spacing w:val="-9"/>
          <w:w w:val="115"/>
        </w:rPr>
        <w:t xml:space="preserve"> </w:t>
      </w:r>
      <w:r>
        <w:rPr>
          <w:w w:val="115"/>
        </w:rPr>
        <w:t>cities.</w:t>
      </w:r>
      <w:r>
        <w:rPr>
          <w:spacing w:val="29"/>
          <w:w w:val="115"/>
        </w:rPr>
        <w:t xml:space="preserve"> </w:t>
      </w:r>
      <w:r>
        <w:rPr>
          <w:w w:val="115"/>
        </w:rPr>
        <w:t>In</w:t>
      </w:r>
      <w:r>
        <w:rPr>
          <w:spacing w:val="-9"/>
          <w:w w:val="115"/>
        </w:rPr>
        <w:t xml:space="preserve"> </w:t>
      </w:r>
      <w:r>
        <w:rPr>
          <w:w w:val="115"/>
        </w:rPr>
        <w:t>cases</w:t>
      </w:r>
      <w:r>
        <w:rPr>
          <w:spacing w:val="-9"/>
          <w:w w:val="115"/>
        </w:rPr>
        <w:t xml:space="preserve"> </w:t>
      </w:r>
      <w:r>
        <w:rPr>
          <w:w w:val="115"/>
        </w:rPr>
        <w:t>where</w:t>
      </w:r>
      <w:r>
        <w:rPr>
          <w:spacing w:val="-9"/>
          <w:w w:val="115"/>
        </w:rPr>
        <w:t xml:space="preserve"> </w:t>
      </w:r>
      <w:r>
        <w:rPr>
          <w:w w:val="115"/>
        </w:rPr>
        <w:t>issues</w:t>
      </w:r>
      <w:r>
        <w:rPr>
          <w:spacing w:val="-9"/>
          <w:w w:val="115"/>
        </w:rPr>
        <w:t xml:space="preserve"> </w:t>
      </w:r>
      <w:r>
        <w:rPr>
          <w:w w:val="115"/>
        </w:rPr>
        <w:t>occur</w:t>
      </w:r>
      <w:r>
        <w:rPr>
          <w:spacing w:val="-9"/>
          <w:w w:val="115"/>
        </w:rPr>
        <w:t xml:space="preserve"> </w:t>
      </w:r>
      <w:r>
        <w:rPr>
          <w:w w:val="115"/>
        </w:rPr>
        <w:t>at</w:t>
      </w:r>
      <w:r>
        <w:rPr>
          <w:spacing w:val="-9"/>
          <w:w w:val="115"/>
        </w:rPr>
        <w:t xml:space="preserve"> </w:t>
      </w:r>
      <w:r>
        <w:rPr>
          <w:w w:val="115"/>
        </w:rPr>
        <w:t xml:space="preserve">this </w:t>
      </w:r>
      <w:r>
        <w:rPr>
          <w:w w:val="110"/>
        </w:rPr>
        <w:t>layer,</w:t>
      </w:r>
      <w:r>
        <w:rPr>
          <w:spacing w:val="-7"/>
          <w:w w:val="110"/>
        </w:rPr>
        <w:t xml:space="preserve"> </w:t>
      </w:r>
      <w:r>
        <w:rPr>
          <w:w w:val="110"/>
        </w:rPr>
        <w:t>they</w:t>
      </w:r>
      <w:r>
        <w:rPr>
          <w:spacing w:val="-8"/>
          <w:w w:val="110"/>
        </w:rPr>
        <w:t xml:space="preserve"> </w:t>
      </w:r>
      <w:r>
        <w:rPr>
          <w:w w:val="110"/>
        </w:rPr>
        <w:t>are</w:t>
      </w:r>
      <w:r>
        <w:rPr>
          <w:spacing w:val="-8"/>
          <w:w w:val="110"/>
        </w:rPr>
        <w:t xml:space="preserve"> </w:t>
      </w:r>
      <w:r>
        <w:rPr>
          <w:w w:val="110"/>
        </w:rPr>
        <w:t>passed</w:t>
      </w:r>
      <w:r>
        <w:rPr>
          <w:spacing w:val="-8"/>
          <w:w w:val="110"/>
        </w:rPr>
        <w:t xml:space="preserve"> </w:t>
      </w:r>
      <w:r>
        <w:rPr>
          <w:w w:val="110"/>
        </w:rPr>
        <w:t>downstream</w:t>
      </w:r>
      <w:r>
        <w:rPr>
          <w:spacing w:val="-8"/>
          <w:w w:val="110"/>
        </w:rPr>
        <w:t xml:space="preserve"> </w:t>
      </w:r>
      <w:r>
        <w:rPr>
          <w:w w:val="110"/>
        </w:rPr>
        <w:t>towards</w:t>
      </w:r>
      <w:r>
        <w:rPr>
          <w:spacing w:val="-8"/>
          <w:w w:val="110"/>
        </w:rPr>
        <w:t xml:space="preserve"> </w:t>
      </w:r>
      <w:r>
        <w:rPr>
          <w:w w:val="110"/>
        </w:rPr>
        <w:t>DSP</w:t>
      </w:r>
      <w:r>
        <w:rPr>
          <w:spacing w:val="-8"/>
          <w:w w:val="110"/>
        </w:rPr>
        <w:t xml:space="preserve"> </w:t>
      </w:r>
      <w:r>
        <w:rPr>
          <w:w w:val="110"/>
        </w:rPr>
        <w:t>and</w:t>
      </w:r>
      <w:r>
        <w:rPr>
          <w:spacing w:val="-8"/>
          <w:w w:val="110"/>
        </w:rPr>
        <w:t xml:space="preserve"> </w:t>
      </w:r>
      <w:r>
        <w:rPr>
          <w:w w:val="110"/>
        </w:rPr>
        <w:t>SAC,</w:t>
      </w:r>
      <w:r>
        <w:rPr>
          <w:spacing w:val="-8"/>
          <w:w w:val="110"/>
        </w:rPr>
        <w:t xml:space="preserve"> </w:t>
      </w:r>
      <w:r>
        <w:rPr>
          <w:w w:val="110"/>
        </w:rPr>
        <w:t>provided</w:t>
      </w:r>
      <w:r>
        <w:rPr>
          <w:spacing w:val="-8"/>
          <w:w w:val="110"/>
        </w:rPr>
        <w:t xml:space="preserve"> </w:t>
      </w:r>
      <w:r>
        <w:rPr>
          <w:w w:val="110"/>
        </w:rPr>
        <w:t>they</w:t>
      </w:r>
      <w:r>
        <w:rPr>
          <w:spacing w:val="-8"/>
          <w:w w:val="110"/>
        </w:rPr>
        <w:t xml:space="preserve"> </w:t>
      </w:r>
      <w:r>
        <w:rPr>
          <w:w w:val="110"/>
        </w:rPr>
        <w:t>do</w:t>
      </w:r>
      <w:r>
        <w:rPr>
          <w:spacing w:val="-8"/>
          <w:w w:val="110"/>
        </w:rPr>
        <w:t xml:space="preserve"> </w:t>
      </w:r>
      <w:r>
        <w:rPr>
          <w:w w:val="110"/>
        </w:rPr>
        <w:t>not</w:t>
      </w:r>
      <w:r>
        <w:rPr>
          <w:spacing w:val="-8"/>
          <w:w w:val="110"/>
        </w:rPr>
        <w:t xml:space="preserve"> </w:t>
      </w:r>
      <w:r>
        <w:rPr>
          <w:w w:val="110"/>
        </w:rPr>
        <w:t>already</w:t>
      </w:r>
      <w:r>
        <w:rPr>
          <w:spacing w:val="-8"/>
          <w:w w:val="110"/>
        </w:rPr>
        <w:t xml:space="preserve"> </w:t>
      </w:r>
      <w:r>
        <w:rPr>
          <w:w w:val="110"/>
        </w:rPr>
        <w:t>break</w:t>
      </w:r>
      <w:r>
        <w:rPr>
          <w:spacing w:val="-8"/>
          <w:w w:val="110"/>
        </w:rPr>
        <w:t xml:space="preserve"> </w:t>
      </w:r>
      <w:r>
        <w:rPr>
          <w:w w:val="110"/>
        </w:rPr>
        <w:t>the</w:t>
      </w:r>
      <w:r>
        <w:rPr>
          <w:spacing w:val="-8"/>
          <w:w w:val="110"/>
        </w:rPr>
        <w:t xml:space="preserve"> </w:t>
      </w:r>
      <w:r>
        <w:rPr>
          <w:w w:val="110"/>
        </w:rPr>
        <w:t xml:space="preserve">pipeline </w:t>
      </w:r>
      <w:r>
        <w:rPr>
          <w:w w:val="115"/>
        </w:rPr>
        <w:t>at this stage.</w:t>
      </w:r>
    </w:p>
    <w:p w14:paraId="077BB487" w14:textId="77777777" w:rsidR="00C220EB" w:rsidRDefault="00C220EB">
      <w:pPr>
        <w:pStyle w:val="BodyText"/>
      </w:pPr>
    </w:p>
    <w:p w14:paraId="077BB488" w14:textId="77777777" w:rsidR="00C220EB" w:rsidRDefault="00C220EB">
      <w:pPr>
        <w:pStyle w:val="BodyText"/>
        <w:spacing w:before="49"/>
      </w:pPr>
    </w:p>
    <w:p w14:paraId="077BB489" w14:textId="77777777" w:rsidR="00C220EB" w:rsidRDefault="00000000">
      <w:pPr>
        <w:pStyle w:val="Heading4"/>
        <w:jc w:val="both"/>
      </w:pPr>
      <w:commentRangeStart w:id="174"/>
      <w:r>
        <w:rPr>
          <w:color w:val="697D90"/>
          <w:spacing w:val="-4"/>
        </w:rPr>
        <w:t>SAP</w:t>
      </w:r>
      <w:r>
        <w:rPr>
          <w:color w:val="697D90"/>
          <w:spacing w:val="-5"/>
        </w:rPr>
        <w:t xml:space="preserve"> </w:t>
      </w:r>
      <w:r>
        <w:rPr>
          <w:color w:val="697D90"/>
          <w:spacing w:val="-4"/>
        </w:rPr>
        <w:t>products SAP Datasphere (DSP) and</w:t>
      </w:r>
      <w:r>
        <w:rPr>
          <w:color w:val="697D90"/>
          <w:spacing w:val="-5"/>
        </w:rPr>
        <w:t xml:space="preserve"> </w:t>
      </w:r>
      <w:r>
        <w:rPr>
          <w:color w:val="697D90"/>
          <w:spacing w:val="-4"/>
        </w:rPr>
        <w:t>SAP Analytics Cloud (SAC)</w:t>
      </w:r>
      <w:commentRangeEnd w:id="174"/>
      <w:r w:rsidR="00C373D7">
        <w:rPr>
          <w:rStyle w:val="CommentReference"/>
          <w:sz w:val="22"/>
          <w:szCs w:val="22"/>
        </w:rPr>
        <w:commentReference w:id="174"/>
      </w:r>
    </w:p>
    <w:p w14:paraId="077BB48A" w14:textId="77777777" w:rsidR="00C220EB" w:rsidRDefault="00000000">
      <w:pPr>
        <w:pStyle w:val="BodyText"/>
        <w:spacing w:before="187" w:line="256" w:lineRule="auto"/>
        <w:ind w:left="142" w:right="848"/>
        <w:jc w:val="both"/>
      </w:pPr>
      <w:r>
        <w:rPr>
          <w:w w:val="110"/>
        </w:rPr>
        <w:t>At</w:t>
      </w:r>
      <w:r>
        <w:rPr>
          <w:spacing w:val="-5"/>
          <w:w w:val="110"/>
        </w:rPr>
        <w:t xml:space="preserve"> </w:t>
      </w:r>
      <w:r>
        <w:rPr>
          <w:w w:val="110"/>
        </w:rPr>
        <w:t>Swiss</w:t>
      </w:r>
      <w:r>
        <w:rPr>
          <w:spacing w:val="-5"/>
          <w:w w:val="110"/>
        </w:rPr>
        <w:t xml:space="preserve"> </w:t>
      </w:r>
      <w:r>
        <w:rPr>
          <w:w w:val="110"/>
        </w:rPr>
        <w:t>Post,</w:t>
      </w:r>
      <w:r>
        <w:rPr>
          <w:spacing w:val="-3"/>
          <w:w w:val="110"/>
        </w:rPr>
        <w:t xml:space="preserve"> </w:t>
      </w:r>
      <w:r>
        <w:rPr>
          <w:w w:val="110"/>
        </w:rPr>
        <w:t>the</w:t>
      </w:r>
      <w:r>
        <w:rPr>
          <w:spacing w:val="-5"/>
          <w:w w:val="110"/>
        </w:rPr>
        <w:t xml:space="preserve"> </w:t>
      </w:r>
      <w:r>
        <w:rPr>
          <w:w w:val="110"/>
        </w:rPr>
        <w:t>next</w:t>
      </w:r>
      <w:r>
        <w:rPr>
          <w:spacing w:val="-5"/>
          <w:w w:val="110"/>
        </w:rPr>
        <w:t xml:space="preserve"> </w:t>
      </w:r>
      <w:r>
        <w:rPr>
          <w:w w:val="110"/>
        </w:rPr>
        <w:t>step</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reporting</w:t>
      </w:r>
      <w:r>
        <w:rPr>
          <w:spacing w:val="-5"/>
          <w:w w:val="110"/>
        </w:rPr>
        <w:t xml:space="preserve"> </w:t>
      </w:r>
      <w:r>
        <w:rPr>
          <w:w w:val="110"/>
        </w:rPr>
        <w:t>pipeline</w:t>
      </w:r>
      <w:r>
        <w:rPr>
          <w:spacing w:val="-5"/>
          <w:w w:val="110"/>
        </w:rPr>
        <w:t xml:space="preserve"> </w:t>
      </w:r>
      <w:r>
        <w:rPr>
          <w:w w:val="110"/>
        </w:rPr>
        <w:t>uses</w:t>
      </w:r>
      <w:r>
        <w:rPr>
          <w:spacing w:val="-5"/>
          <w:w w:val="110"/>
        </w:rPr>
        <w:t xml:space="preserve"> </w:t>
      </w:r>
      <w:r>
        <w:rPr>
          <w:w w:val="110"/>
        </w:rPr>
        <w:t>the</w:t>
      </w:r>
      <w:r>
        <w:rPr>
          <w:spacing w:val="-5"/>
          <w:w w:val="110"/>
        </w:rPr>
        <w:t xml:space="preserve"> </w:t>
      </w:r>
      <w:r>
        <w:rPr>
          <w:w w:val="110"/>
        </w:rPr>
        <w:t>two</w:t>
      </w:r>
      <w:r>
        <w:rPr>
          <w:spacing w:val="-5"/>
          <w:w w:val="110"/>
        </w:rPr>
        <w:t xml:space="preserve"> </w:t>
      </w:r>
      <w:r>
        <w:rPr>
          <w:w w:val="110"/>
        </w:rPr>
        <w:t>dependent</w:t>
      </w:r>
      <w:r>
        <w:rPr>
          <w:spacing w:val="-5"/>
          <w:w w:val="110"/>
        </w:rPr>
        <w:t xml:space="preserve"> </w:t>
      </w:r>
      <w:r>
        <w:rPr>
          <w:w w:val="110"/>
        </w:rPr>
        <w:t>tools</w:t>
      </w:r>
      <w:r>
        <w:rPr>
          <w:spacing w:val="-5"/>
          <w:w w:val="110"/>
        </w:rPr>
        <w:t xml:space="preserve"> </w:t>
      </w:r>
      <w:r>
        <w:rPr>
          <w:w w:val="110"/>
        </w:rPr>
        <w:t>SAP</w:t>
      </w:r>
      <w:r>
        <w:rPr>
          <w:spacing w:val="-5"/>
          <w:w w:val="110"/>
        </w:rPr>
        <w:t xml:space="preserve"> </w:t>
      </w:r>
      <w:r>
        <w:rPr>
          <w:w w:val="110"/>
        </w:rPr>
        <w:t>Datasphere</w:t>
      </w:r>
      <w:r>
        <w:rPr>
          <w:spacing w:val="-5"/>
          <w:w w:val="110"/>
        </w:rPr>
        <w:t xml:space="preserve"> </w:t>
      </w:r>
      <w:r>
        <w:rPr>
          <w:w w:val="110"/>
        </w:rPr>
        <w:t xml:space="preserve">(DSP) </w:t>
      </w:r>
      <w:r>
        <w:rPr>
          <w:spacing w:val="-2"/>
          <w:w w:val="110"/>
        </w:rPr>
        <w:t>and</w:t>
      </w:r>
      <w:r>
        <w:rPr>
          <w:spacing w:val="-10"/>
          <w:w w:val="110"/>
        </w:rPr>
        <w:t xml:space="preserve"> </w:t>
      </w:r>
      <w:r>
        <w:rPr>
          <w:spacing w:val="-2"/>
          <w:w w:val="110"/>
        </w:rPr>
        <w:t>SAP</w:t>
      </w:r>
      <w:r>
        <w:rPr>
          <w:spacing w:val="-10"/>
          <w:w w:val="110"/>
        </w:rPr>
        <w:t xml:space="preserve"> </w:t>
      </w:r>
      <w:r>
        <w:rPr>
          <w:spacing w:val="-2"/>
          <w:w w:val="110"/>
        </w:rPr>
        <w:t>Analytics</w:t>
      </w:r>
      <w:r>
        <w:rPr>
          <w:spacing w:val="-10"/>
          <w:w w:val="110"/>
        </w:rPr>
        <w:t xml:space="preserve"> </w:t>
      </w:r>
      <w:r>
        <w:rPr>
          <w:spacing w:val="-2"/>
          <w:w w:val="110"/>
        </w:rPr>
        <w:t>Cloud</w:t>
      </w:r>
      <w:r>
        <w:rPr>
          <w:spacing w:val="-10"/>
          <w:w w:val="110"/>
        </w:rPr>
        <w:t xml:space="preserve"> </w:t>
      </w:r>
      <w:r>
        <w:rPr>
          <w:spacing w:val="-2"/>
          <w:w w:val="110"/>
        </w:rPr>
        <w:t>(SAC).</w:t>
      </w:r>
      <w:r>
        <w:rPr>
          <w:spacing w:val="-10"/>
          <w:w w:val="110"/>
        </w:rPr>
        <w:t xml:space="preserve"> </w:t>
      </w:r>
      <w:r>
        <w:rPr>
          <w:spacing w:val="-2"/>
          <w:w w:val="110"/>
        </w:rPr>
        <w:t>These</w:t>
      </w:r>
      <w:r>
        <w:rPr>
          <w:spacing w:val="-10"/>
          <w:w w:val="110"/>
        </w:rPr>
        <w:t xml:space="preserve"> </w:t>
      </w:r>
      <w:r>
        <w:rPr>
          <w:spacing w:val="-2"/>
          <w:w w:val="110"/>
        </w:rPr>
        <w:t>are</w:t>
      </w:r>
      <w:r>
        <w:rPr>
          <w:spacing w:val="-10"/>
          <w:w w:val="110"/>
        </w:rPr>
        <w:t xml:space="preserve"> </w:t>
      </w:r>
      <w:r>
        <w:rPr>
          <w:spacing w:val="-2"/>
          <w:w w:val="110"/>
        </w:rPr>
        <w:t>described</w:t>
      </w:r>
      <w:r>
        <w:rPr>
          <w:spacing w:val="-10"/>
          <w:w w:val="110"/>
        </w:rPr>
        <w:t xml:space="preserve"> </w:t>
      </w:r>
      <w:r>
        <w:rPr>
          <w:spacing w:val="-2"/>
          <w:w w:val="110"/>
        </w:rPr>
        <w:t>as</w:t>
      </w:r>
      <w:r>
        <w:rPr>
          <w:spacing w:val="-10"/>
          <w:w w:val="110"/>
        </w:rPr>
        <w:t xml:space="preserve"> </w:t>
      </w:r>
      <w:r>
        <w:rPr>
          <w:spacing w:val="-2"/>
          <w:w w:val="110"/>
        </w:rPr>
        <w:t>follows</w:t>
      </w:r>
      <w:r>
        <w:rPr>
          <w:spacing w:val="-10"/>
          <w:w w:val="110"/>
        </w:rPr>
        <w:t xml:space="preserve"> </w:t>
      </w:r>
      <w:r>
        <w:rPr>
          <w:spacing w:val="-2"/>
          <w:w w:val="110"/>
        </w:rPr>
        <w:t>by</w:t>
      </w:r>
      <w:r>
        <w:rPr>
          <w:spacing w:val="-10"/>
          <w:w w:val="110"/>
        </w:rPr>
        <w:t xml:space="preserve"> </w:t>
      </w:r>
      <w:r>
        <w:rPr>
          <w:spacing w:val="-2"/>
          <w:w w:val="110"/>
        </w:rPr>
        <w:t>SAP:</w:t>
      </w:r>
    </w:p>
    <w:p w14:paraId="077BB48B"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48C" w14:textId="77777777" w:rsidR="00C220EB" w:rsidRDefault="00C220EB">
      <w:pPr>
        <w:pStyle w:val="BodyText"/>
        <w:spacing w:before="159"/>
      </w:pPr>
    </w:p>
    <w:p w14:paraId="077BB48D" w14:textId="77777777" w:rsidR="00C220EB" w:rsidRDefault="00000000">
      <w:pPr>
        <w:spacing w:line="216" w:lineRule="auto"/>
        <w:ind w:left="142" w:right="848"/>
        <w:jc w:val="both"/>
        <w:rPr>
          <w:rFonts w:ascii="Source Serif 4"/>
          <w:i/>
        </w:rPr>
      </w:pPr>
      <w:bookmarkStart w:id="175" w:name="_bookmark99"/>
      <w:bookmarkEnd w:id="175"/>
      <w:r>
        <w:rPr>
          <w:rFonts w:ascii="Source Serif 4"/>
          <w:i/>
        </w:rPr>
        <w:t>SAP</w:t>
      </w:r>
      <w:r>
        <w:rPr>
          <w:rFonts w:ascii="Source Serif 4"/>
          <w:i/>
          <w:spacing w:val="-4"/>
        </w:rPr>
        <w:t xml:space="preserve"> </w:t>
      </w:r>
      <w:r>
        <w:rPr>
          <w:rFonts w:ascii="Source Serif 4"/>
          <w:i/>
        </w:rPr>
        <w:t>Datasphere</w:t>
      </w:r>
      <w:r>
        <w:rPr>
          <w:rFonts w:ascii="Source Serif 4"/>
          <w:i/>
          <w:spacing w:val="-4"/>
        </w:rPr>
        <w:t xml:space="preserve"> </w:t>
      </w:r>
      <w:r>
        <w:rPr>
          <w:rFonts w:ascii="Source Serif 4"/>
          <w:i/>
        </w:rPr>
        <w:t>enables</w:t>
      </w:r>
      <w:r>
        <w:rPr>
          <w:rFonts w:ascii="Source Serif 4"/>
          <w:i/>
          <w:spacing w:val="-4"/>
        </w:rPr>
        <w:t xml:space="preserve"> </w:t>
      </w:r>
      <w:r>
        <w:rPr>
          <w:rFonts w:ascii="Source Serif 4"/>
          <w:i/>
        </w:rPr>
        <w:t>organizations</w:t>
      </w:r>
      <w:r>
        <w:rPr>
          <w:rFonts w:ascii="Source Serif 4"/>
          <w:i/>
          <w:spacing w:val="-4"/>
        </w:rPr>
        <w:t xml:space="preserve"> </w:t>
      </w:r>
      <w:r>
        <w:rPr>
          <w:rFonts w:ascii="Source Serif 4"/>
          <w:i/>
        </w:rPr>
        <w:t>to</w:t>
      </w:r>
      <w:r>
        <w:rPr>
          <w:rFonts w:ascii="Source Serif 4"/>
          <w:i/>
          <w:spacing w:val="-4"/>
        </w:rPr>
        <w:t xml:space="preserve"> </w:t>
      </w:r>
      <w:r>
        <w:rPr>
          <w:rFonts w:ascii="Source Serif 4"/>
          <w:i/>
        </w:rPr>
        <w:t>combine,</w:t>
      </w:r>
      <w:r>
        <w:rPr>
          <w:rFonts w:ascii="Source Serif 4"/>
          <w:i/>
          <w:spacing w:val="-3"/>
        </w:rPr>
        <w:t xml:space="preserve"> </w:t>
      </w:r>
      <w:r>
        <w:rPr>
          <w:rFonts w:ascii="Source Serif 4"/>
          <w:i/>
        </w:rPr>
        <w:t>harmonize,</w:t>
      </w:r>
      <w:r>
        <w:rPr>
          <w:rFonts w:ascii="Source Serif 4"/>
          <w:i/>
          <w:spacing w:val="-3"/>
        </w:rPr>
        <w:t xml:space="preserve"> </w:t>
      </w:r>
      <w:r>
        <w:rPr>
          <w:rFonts w:ascii="Source Serif 4"/>
          <w:i/>
        </w:rPr>
        <w:t>and</w:t>
      </w:r>
      <w:r>
        <w:rPr>
          <w:rFonts w:ascii="Source Serif 4"/>
          <w:i/>
          <w:spacing w:val="-4"/>
        </w:rPr>
        <w:t xml:space="preserve"> </w:t>
      </w:r>
      <w:r>
        <w:rPr>
          <w:rFonts w:ascii="Source Serif 4"/>
          <w:i/>
        </w:rPr>
        <w:t>model</w:t>
      </w:r>
      <w:r>
        <w:rPr>
          <w:rFonts w:ascii="Source Serif 4"/>
          <w:i/>
          <w:spacing w:val="-4"/>
        </w:rPr>
        <w:t xml:space="preserve"> </w:t>
      </w:r>
      <w:r>
        <w:rPr>
          <w:rFonts w:ascii="Source Serif 4"/>
          <w:i/>
        </w:rPr>
        <w:t>data</w:t>
      </w:r>
      <w:r>
        <w:rPr>
          <w:rFonts w:ascii="Source Serif 4"/>
          <w:i/>
          <w:spacing w:val="-4"/>
        </w:rPr>
        <w:t xml:space="preserve"> </w:t>
      </w:r>
      <w:r>
        <w:rPr>
          <w:rFonts w:ascii="Source Serif 4"/>
          <w:i/>
        </w:rPr>
        <w:t>from</w:t>
      </w:r>
      <w:r>
        <w:rPr>
          <w:rFonts w:ascii="Source Serif 4"/>
          <w:i/>
          <w:spacing w:val="-4"/>
        </w:rPr>
        <w:t xml:space="preserve"> </w:t>
      </w:r>
      <w:r>
        <w:rPr>
          <w:rFonts w:ascii="Source Serif 4"/>
          <w:i/>
        </w:rPr>
        <w:t>multiple</w:t>
      </w:r>
      <w:r>
        <w:rPr>
          <w:rFonts w:ascii="Source Serif 4"/>
          <w:i/>
          <w:spacing w:val="-4"/>
        </w:rPr>
        <w:t xml:space="preserve"> </w:t>
      </w:r>
      <w:r>
        <w:rPr>
          <w:rFonts w:ascii="Source Serif 4"/>
          <w:i/>
        </w:rPr>
        <w:t>SAP</w:t>
      </w:r>
      <w:r>
        <w:rPr>
          <w:rFonts w:ascii="Source Serif 4"/>
          <w:i/>
          <w:spacing w:val="-4"/>
        </w:rPr>
        <w:t xml:space="preserve"> </w:t>
      </w:r>
      <w:r>
        <w:rPr>
          <w:rFonts w:ascii="Source Serif 4"/>
          <w:i/>
        </w:rPr>
        <w:t>and</w:t>
      </w:r>
      <w:r>
        <w:rPr>
          <w:rFonts w:ascii="Source Serif 4"/>
          <w:i/>
          <w:spacing w:val="-4"/>
        </w:rPr>
        <w:t xml:space="preserve"> </w:t>
      </w:r>
      <w:r>
        <w:rPr>
          <w:rFonts w:ascii="Source Serif 4"/>
          <w:i/>
        </w:rPr>
        <w:t xml:space="preserve">non-SAP </w:t>
      </w:r>
      <w:r>
        <w:rPr>
          <w:rFonts w:ascii="Source Serif 4"/>
          <w:i/>
          <w:spacing w:val="-2"/>
        </w:rPr>
        <w:t>sources</w:t>
      </w:r>
      <w:r>
        <w:rPr>
          <w:rFonts w:ascii="Source Serif 4"/>
          <w:i/>
          <w:spacing w:val="-9"/>
        </w:rPr>
        <w:t xml:space="preserve"> </w:t>
      </w:r>
      <w:r>
        <w:rPr>
          <w:rFonts w:ascii="Source Serif 4"/>
          <w:i/>
          <w:spacing w:val="-2"/>
        </w:rPr>
        <w:t>within</w:t>
      </w:r>
      <w:r>
        <w:rPr>
          <w:rFonts w:ascii="Source Serif 4"/>
          <w:i/>
          <w:spacing w:val="-9"/>
        </w:rPr>
        <w:t xml:space="preserve"> </w:t>
      </w:r>
      <w:r>
        <w:rPr>
          <w:rFonts w:ascii="Source Serif 4"/>
          <w:i/>
          <w:spacing w:val="-2"/>
        </w:rPr>
        <w:t>a</w:t>
      </w:r>
      <w:r>
        <w:rPr>
          <w:rFonts w:ascii="Source Serif 4"/>
          <w:i/>
          <w:spacing w:val="-9"/>
        </w:rPr>
        <w:t xml:space="preserve"> </w:t>
      </w:r>
      <w:r>
        <w:rPr>
          <w:rFonts w:ascii="Source Serif 4"/>
          <w:i/>
          <w:spacing w:val="-2"/>
        </w:rPr>
        <w:t>semantically</w:t>
      </w:r>
      <w:r>
        <w:rPr>
          <w:rFonts w:ascii="Source Serif 4"/>
          <w:i/>
          <w:spacing w:val="-9"/>
        </w:rPr>
        <w:t xml:space="preserve"> </w:t>
      </w:r>
      <w:r>
        <w:rPr>
          <w:rFonts w:ascii="Source Serif 4"/>
          <w:i/>
          <w:spacing w:val="-2"/>
        </w:rPr>
        <w:t>rich,</w:t>
      </w:r>
      <w:r>
        <w:rPr>
          <w:rFonts w:ascii="Source Serif 4"/>
          <w:i/>
          <w:spacing w:val="-7"/>
        </w:rPr>
        <w:t xml:space="preserve"> </w:t>
      </w:r>
      <w:r>
        <w:rPr>
          <w:rFonts w:ascii="Source Serif 4"/>
          <w:i/>
          <w:spacing w:val="-2"/>
        </w:rPr>
        <w:t>cloud-based</w:t>
      </w:r>
      <w:r>
        <w:rPr>
          <w:rFonts w:ascii="Source Serif 4"/>
          <w:i/>
          <w:spacing w:val="-9"/>
        </w:rPr>
        <w:t xml:space="preserve"> </w:t>
      </w:r>
      <w:r>
        <w:rPr>
          <w:rFonts w:ascii="Source Serif 4"/>
          <w:i/>
          <w:spacing w:val="-2"/>
        </w:rPr>
        <w:t>data</w:t>
      </w:r>
      <w:r>
        <w:rPr>
          <w:rFonts w:ascii="Source Serif 4"/>
          <w:i/>
          <w:spacing w:val="-9"/>
        </w:rPr>
        <w:t xml:space="preserve"> </w:t>
      </w:r>
      <w:r>
        <w:rPr>
          <w:rFonts w:ascii="Source Serif 4"/>
          <w:i/>
          <w:spacing w:val="-2"/>
        </w:rPr>
        <w:t>environment.</w:t>
      </w:r>
      <w:r>
        <w:rPr>
          <w:rFonts w:ascii="Source Serif 4"/>
          <w:i/>
          <w:spacing w:val="7"/>
        </w:rPr>
        <w:t xml:space="preserve"> </w:t>
      </w:r>
      <w:r>
        <w:rPr>
          <w:rFonts w:ascii="Source Serif 4"/>
          <w:i/>
          <w:spacing w:val="-2"/>
        </w:rPr>
        <w:t>SAP</w:t>
      </w:r>
      <w:r>
        <w:rPr>
          <w:rFonts w:ascii="Source Serif 4"/>
          <w:i/>
          <w:spacing w:val="-9"/>
        </w:rPr>
        <w:t xml:space="preserve"> </w:t>
      </w:r>
      <w:r>
        <w:rPr>
          <w:rFonts w:ascii="Source Serif 4"/>
          <w:i/>
          <w:spacing w:val="-2"/>
        </w:rPr>
        <w:t>Analytics</w:t>
      </w:r>
      <w:r>
        <w:rPr>
          <w:rFonts w:ascii="Source Serif 4"/>
          <w:i/>
          <w:spacing w:val="-9"/>
        </w:rPr>
        <w:t xml:space="preserve"> </w:t>
      </w:r>
      <w:r>
        <w:rPr>
          <w:rFonts w:ascii="Source Serif 4"/>
          <w:i/>
          <w:spacing w:val="-2"/>
        </w:rPr>
        <w:t>Cloud</w:t>
      </w:r>
      <w:r>
        <w:rPr>
          <w:rFonts w:ascii="Source Serif 4"/>
          <w:i/>
          <w:spacing w:val="-9"/>
        </w:rPr>
        <w:t xml:space="preserve"> </w:t>
      </w:r>
      <w:r>
        <w:rPr>
          <w:rFonts w:ascii="Source Serif 4"/>
          <w:i/>
          <w:spacing w:val="-2"/>
        </w:rPr>
        <w:t>can</w:t>
      </w:r>
      <w:r>
        <w:rPr>
          <w:rFonts w:ascii="Source Serif 4"/>
          <w:i/>
          <w:spacing w:val="-9"/>
        </w:rPr>
        <w:t xml:space="preserve"> </w:t>
      </w:r>
      <w:r>
        <w:rPr>
          <w:rFonts w:ascii="Source Serif 4"/>
          <w:i/>
          <w:spacing w:val="-2"/>
        </w:rPr>
        <w:t>directly</w:t>
      </w:r>
      <w:r>
        <w:rPr>
          <w:rFonts w:ascii="Source Serif 4"/>
          <w:i/>
          <w:spacing w:val="-9"/>
        </w:rPr>
        <w:t xml:space="preserve"> </w:t>
      </w:r>
      <w:r>
        <w:rPr>
          <w:rFonts w:ascii="Source Serif 4"/>
          <w:i/>
          <w:spacing w:val="-2"/>
        </w:rPr>
        <w:t>consume</w:t>
      </w:r>
      <w:r>
        <w:rPr>
          <w:rFonts w:ascii="Source Serif 4"/>
          <w:i/>
          <w:spacing w:val="-9"/>
        </w:rPr>
        <w:t xml:space="preserve"> </w:t>
      </w:r>
      <w:r>
        <w:rPr>
          <w:rFonts w:ascii="Source Serif 4"/>
          <w:i/>
          <w:spacing w:val="-2"/>
        </w:rPr>
        <w:t>these governed</w:t>
      </w:r>
      <w:r>
        <w:rPr>
          <w:rFonts w:ascii="Source Serif 4"/>
          <w:i/>
          <w:spacing w:val="-5"/>
        </w:rPr>
        <w:t xml:space="preserve"> </w:t>
      </w:r>
      <w:r>
        <w:rPr>
          <w:rFonts w:ascii="Source Serif 4"/>
          <w:i/>
          <w:spacing w:val="-2"/>
        </w:rPr>
        <w:t>and</w:t>
      </w:r>
      <w:r>
        <w:rPr>
          <w:rFonts w:ascii="Source Serif 4"/>
          <w:i/>
          <w:spacing w:val="-5"/>
        </w:rPr>
        <w:t xml:space="preserve"> </w:t>
      </w:r>
      <w:r>
        <w:rPr>
          <w:rFonts w:ascii="Source Serif 4"/>
          <w:i/>
          <w:spacing w:val="-2"/>
        </w:rPr>
        <w:t>business-ready</w:t>
      </w:r>
      <w:r>
        <w:rPr>
          <w:rFonts w:ascii="Source Serif 4"/>
          <w:i/>
          <w:spacing w:val="-5"/>
        </w:rPr>
        <w:t xml:space="preserve"> </w:t>
      </w:r>
      <w:r>
        <w:rPr>
          <w:rFonts w:ascii="Source Serif 4"/>
          <w:i/>
          <w:spacing w:val="-2"/>
        </w:rPr>
        <w:t>data</w:t>
      </w:r>
      <w:r>
        <w:rPr>
          <w:rFonts w:ascii="Source Serif 4"/>
          <w:i/>
          <w:spacing w:val="-5"/>
        </w:rPr>
        <w:t xml:space="preserve"> </w:t>
      </w:r>
      <w:r>
        <w:rPr>
          <w:rFonts w:ascii="Source Serif 4"/>
          <w:i/>
          <w:spacing w:val="-2"/>
        </w:rPr>
        <w:t>models</w:t>
      </w:r>
      <w:r>
        <w:rPr>
          <w:rFonts w:ascii="Source Serif 4"/>
          <w:i/>
          <w:spacing w:val="-5"/>
        </w:rPr>
        <w:t xml:space="preserve"> </w:t>
      </w:r>
      <w:r>
        <w:rPr>
          <w:rFonts w:ascii="Source Serif 4"/>
          <w:i/>
          <w:spacing w:val="-2"/>
        </w:rPr>
        <w:t>via</w:t>
      </w:r>
      <w:r>
        <w:rPr>
          <w:rFonts w:ascii="Source Serif 4"/>
          <w:i/>
          <w:spacing w:val="-5"/>
        </w:rPr>
        <w:t xml:space="preserve"> </w:t>
      </w:r>
      <w:r>
        <w:rPr>
          <w:rFonts w:ascii="Source Serif 4"/>
          <w:i/>
          <w:spacing w:val="-2"/>
        </w:rPr>
        <w:t>live</w:t>
      </w:r>
      <w:r>
        <w:rPr>
          <w:rFonts w:ascii="Source Serif 4"/>
          <w:i/>
          <w:spacing w:val="-5"/>
        </w:rPr>
        <w:t xml:space="preserve"> </w:t>
      </w:r>
      <w:r>
        <w:rPr>
          <w:rFonts w:ascii="Source Serif 4"/>
          <w:i/>
          <w:spacing w:val="-2"/>
        </w:rPr>
        <w:t>connections,</w:t>
      </w:r>
      <w:r>
        <w:rPr>
          <w:rFonts w:ascii="Source Serif 4"/>
          <w:i/>
          <w:spacing w:val="-4"/>
        </w:rPr>
        <w:t xml:space="preserve"> </w:t>
      </w:r>
      <w:r>
        <w:rPr>
          <w:rFonts w:ascii="Source Serif 4"/>
          <w:i/>
          <w:spacing w:val="-2"/>
        </w:rPr>
        <w:t>enabling</w:t>
      </w:r>
      <w:r>
        <w:rPr>
          <w:rFonts w:ascii="Source Serif 4"/>
          <w:i/>
          <w:spacing w:val="-5"/>
        </w:rPr>
        <w:t xml:space="preserve"> </w:t>
      </w:r>
      <w:r>
        <w:rPr>
          <w:rFonts w:ascii="Source Serif 4"/>
          <w:i/>
          <w:spacing w:val="-2"/>
        </w:rPr>
        <w:t>interactive</w:t>
      </w:r>
      <w:r>
        <w:rPr>
          <w:rFonts w:ascii="Source Serif 4"/>
          <w:i/>
          <w:spacing w:val="-5"/>
        </w:rPr>
        <w:t xml:space="preserve"> </w:t>
      </w:r>
      <w:r>
        <w:rPr>
          <w:rFonts w:ascii="Source Serif 4"/>
          <w:i/>
          <w:spacing w:val="-2"/>
        </w:rPr>
        <w:t>reporting,</w:t>
      </w:r>
      <w:r>
        <w:rPr>
          <w:rFonts w:ascii="Source Serif 4"/>
          <w:i/>
          <w:spacing w:val="-4"/>
        </w:rPr>
        <w:t xml:space="preserve"> </w:t>
      </w:r>
      <w:r>
        <w:rPr>
          <w:rFonts w:ascii="Source Serif 4"/>
          <w:i/>
          <w:spacing w:val="-2"/>
        </w:rPr>
        <w:t>analytics,</w:t>
      </w:r>
      <w:r>
        <w:rPr>
          <w:rFonts w:ascii="Source Serif 4"/>
          <w:i/>
          <w:spacing w:val="-4"/>
        </w:rPr>
        <w:t xml:space="preserve"> </w:t>
      </w:r>
      <w:r>
        <w:rPr>
          <w:rFonts w:ascii="Source Serif 4"/>
          <w:i/>
          <w:spacing w:val="-2"/>
        </w:rPr>
        <w:t xml:space="preserve">planning, </w:t>
      </w:r>
      <w:r>
        <w:rPr>
          <w:rFonts w:ascii="Source Serif 4"/>
          <w:i/>
        </w:rPr>
        <w:t>and forecasting.</w:t>
      </w:r>
      <w:r>
        <w:rPr>
          <w:rFonts w:ascii="Source Serif 4"/>
          <w:i/>
          <w:spacing w:val="30"/>
        </w:rPr>
        <w:t xml:space="preserve"> </w:t>
      </w:r>
      <w:r>
        <w:rPr>
          <w:rFonts w:ascii="Source Serif 4"/>
          <w:i/>
        </w:rPr>
        <w:t>In addition, planning and forecast data created in SAP Analytics Cloud can be written back to SAP</w:t>
      </w:r>
      <w:r>
        <w:rPr>
          <w:rFonts w:ascii="Source Serif 4"/>
          <w:i/>
          <w:spacing w:val="-11"/>
        </w:rPr>
        <w:t xml:space="preserve"> </w:t>
      </w:r>
      <w:r>
        <w:rPr>
          <w:rFonts w:ascii="Source Serif 4"/>
          <w:i/>
        </w:rPr>
        <w:t>Datasphere,</w:t>
      </w:r>
      <w:r>
        <w:rPr>
          <w:rFonts w:ascii="Source Serif 4"/>
          <w:i/>
          <w:spacing w:val="-11"/>
        </w:rPr>
        <w:t xml:space="preserve"> </w:t>
      </w:r>
      <w:r>
        <w:rPr>
          <w:rFonts w:ascii="Source Serif 4"/>
          <w:i/>
        </w:rPr>
        <w:t>allowing</w:t>
      </w:r>
      <w:r>
        <w:rPr>
          <w:rFonts w:ascii="Source Serif 4"/>
          <w:i/>
          <w:spacing w:val="-11"/>
        </w:rPr>
        <w:t xml:space="preserve"> </w:t>
      </w:r>
      <w:r>
        <w:rPr>
          <w:rFonts w:ascii="Source Serif 4"/>
          <w:i/>
        </w:rPr>
        <w:t>analytical</w:t>
      </w:r>
      <w:r>
        <w:rPr>
          <w:rFonts w:ascii="Source Serif 4"/>
          <w:i/>
          <w:spacing w:val="-11"/>
        </w:rPr>
        <w:t xml:space="preserve"> </w:t>
      </w:r>
      <w:r>
        <w:rPr>
          <w:rFonts w:ascii="Source Serif 4"/>
          <w:i/>
        </w:rPr>
        <w:t>and</w:t>
      </w:r>
      <w:r>
        <w:rPr>
          <w:rFonts w:ascii="Source Serif 4"/>
          <w:i/>
          <w:spacing w:val="-11"/>
        </w:rPr>
        <w:t xml:space="preserve"> </w:t>
      </w:r>
      <w:r>
        <w:rPr>
          <w:rFonts w:ascii="Source Serif 4"/>
          <w:i/>
        </w:rPr>
        <w:t>planning</w:t>
      </w:r>
      <w:r>
        <w:rPr>
          <w:rFonts w:ascii="Source Serif 4"/>
          <w:i/>
          <w:spacing w:val="-11"/>
        </w:rPr>
        <w:t xml:space="preserve"> </w:t>
      </w:r>
      <w:r>
        <w:rPr>
          <w:rFonts w:ascii="Source Serif 4"/>
          <w:i/>
        </w:rPr>
        <w:t>data</w:t>
      </w:r>
      <w:r>
        <w:rPr>
          <w:rFonts w:ascii="Source Serif 4"/>
          <w:i/>
          <w:spacing w:val="-11"/>
        </w:rPr>
        <w:t xml:space="preserve"> </w:t>
      </w:r>
      <w:r>
        <w:rPr>
          <w:rFonts w:ascii="Source Serif 4"/>
          <w:i/>
        </w:rPr>
        <w:t>to</w:t>
      </w:r>
      <w:r>
        <w:rPr>
          <w:rFonts w:ascii="Source Serif 4"/>
          <w:i/>
          <w:spacing w:val="-11"/>
        </w:rPr>
        <w:t xml:space="preserve"> </w:t>
      </w:r>
      <w:r>
        <w:rPr>
          <w:rFonts w:ascii="Source Serif 4"/>
          <w:i/>
        </w:rPr>
        <w:t>coexist</w:t>
      </w:r>
      <w:r>
        <w:rPr>
          <w:rFonts w:ascii="Source Serif 4"/>
          <w:i/>
          <w:spacing w:val="-11"/>
        </w:rPr>
        <w:t xml:space="preserve"> </w:t>
      </w:r>
      <w:r>
        <w:rPr>
          <w:rFonts w:ascii="Source Serif 4"/>
          <w:i/>
        </w:rPr>
        <w:t>in</w:t>
      </w:r>
      <w:r>
        <w:rPr>
          <w:rFonts w:ascii="Source Serif 4"/>
          <w:i/>
          <w:spacing w:val="-11"/>
        </w:rPr>
        <w:t xml:space="preserve"> </w:t>
      </w:r>
      <w:r>
        <w:rPr>
          <w:rFonts w:ascii="Source Serif 4"/>
          <w:i/>
        </w:rPr>
        <w:t>a</w:t>
      </w:r>
      <w:r>
        <w:rPr>
          <w:rFonts w:ascii="Source Serif 4"/>
          <w:i/>
          <w:spacing w:val="-11"/>
        </w:rPr>
        <w:t xml:space="preserve"> </w:t>
      </w:r>
      <w:r>
        <w:rPr>
          <w:rFonts w:ascii="Source Serif 4"/>
          <w:i/>
        </w:rPr>
        <w:t>single,</w:t>
      </w:r>
      <w:r>
        <w:rPr>
          <w:rFonts w:ascii="Source Serif 4"/>
          <w:i/>
          <w:spacing w:val="-11"/>
        </w:rPr>
        <w:t xml:space="preserve"> </w:t>
      </w:r>
      <w:r>
        <w:rPr>
          <w:rFonts w:ascii="Source Serif 4"/>
          <w:i/>
        </w:rPr>
        <w:t>integrated</w:t>
      </w:r>
      <w:r>
        <w:rPr>
          <w:rFonts w:ascii="Source Serif 4"/>
          <w:i/>
          <w:spacing w:val="-11"/>
        </w:rPr>
        <w:t xml:space="preserve"> </w:t>
      </w:r>
      <w:r>
        <w:rPr>
          <w:rFonts w:ascii="Source Serif 4"/>
          <w:i/>
        </w:rPr>
        <w:t>data</w:t>
      </w:r>
      <w:r>
        <w:rPr>
          <w:rFonts w:ascii="Source Serif 4"/>
          <w:i/>
          <w:spacing w:val="-11"/>
        </w:rPr>
        <w:t xml:space="preserve"> </w:t>
      </w:r>
      <w:r>
        <w:rPr>
          <w:rFonts w:ascii="Source Serif 4"/>
          <w:i/>
        </w:rPr>
        <w:t>foundation</w:t>
      </w:r>
      <w:r>
        <w:rPr>
          <w:rFonts w:ascii="Source Serif 4"/>
          <w:i/>
          <w:spacing w:val="-11"/>
        </w:rPr>
        <w:t xml:space="preserve"> </w:t>
      </w:r>
      <w:commentRangeStart w:id="176"/>
      <w:r>
        <w:rPr>
          <w:rFonts w:ascii="Source Serif 4"/>
          <w:i/>
        </w:rPr>
        <w:t>SAP</w:t>
      </w:r>
      <w:r>
        <w:rPr>
          <w:rFonts w:ascii="Source Serif 4"/>
          <w:i/>
          <w:spacing w:val="-11"/>
        </w:rPr>
        <w:t xml:space="preserve"> </w:t>
      </w:r>
      <w:r>
        <w:rPr>
          <w:rFonts w:ascii="Source Serif 4"/>
          <w:i/>
        </w:rPr>
        <w:t xml:space="preserve">SE </w:t>
      </w:r>
      <w:hyperlink w:anchor="_bookmark189" w:history="1">
        <w:r>
          <w:rPr>
            <w:rFonts w:ascii="Source Serif 4"/>
            <w:i/>
            <w:color w:val="000098"/>
            <w:spacing w:val="-2"/>
          </w:rPr>
          <w:t>2024</w:t>
        </w:r>
      </w:hyperlink>
      <w:r>
        <w:rPr>
          <w:rFonts w:ascii="Source Serif 4"/>
          <w:i/>
          <w:spacing w:val="-2"/>
        </w:rPr>
        <w:t>.</w:t>
      </w:r>
      <w:commentRangeEnd w:id="176"/>
      <w:r w:rsidR="00C373D7">
        <w:rPr>
          <w:rStyle w:val="CommentReference"/>
          <w:rFonts w:ascii="Source Serif 4"/>
          <w:i/>
          <w:sz w:val="22"/>
          <w:szCs w:val="22"/>
        </w:rPr>
        <w:commentReference w:id="176"/>
      </w:r>
    </w:p>
    <w:p w14:paraId="077BB48E" w14:textId="77777777" w:rsidR="00C220EB" w:rsidRDefault="00000000">
      <w:pPr>
        <w:pStyle w:val="BodyText"/>
        <w:spacing w:before="143" w:line="256" w:lineRule="auto"/>
        <w:ind w:left="142" w:right="848"/>
        <w:jc w:val="both"/>
      </w:pPr>
      <w:r>
        <w:rPr>
          <w:w w:val="110"/>
        </w:rPr>
        <w:t>SAP</w:t>
      </w:r>
      <w:r>
        <w:rPr>
          <w:spacing w:val="-1"/>
          <w:w w:val="110"/>
        </w:rPr>
        <w:t xml:space="preserve"> </w:t>
      </w:r>
      <w:r>
        <w:rPr>
          <w:w w:val="110"/>
        </w:rPr>
        <w:t>Datasphere</w:t>
      </w:r>
      <w:r>
        <w:rPr>
          <w:spacing w:val="-1"/>
          <w:w w:val="110"/>
        </w:rPr>
        <w:t xml:space="preserve"> </w:t>
      </w:r>
      <w:r>
        <w:rPr>
          <w:w w:val="110"/>
        </w:rPr>
        <w:t>(DSP)</w:t>
      </w:r>
      <w:r>
        <w:rPr>
          <w:spacing w:val="-1"/>
          <w:w w:val="110"/>
        </w:rPr>
        <w:t xml:space="preserve"> </w:t>
      </w:r>
      <w:r>
        <w:rPr>
          <w:w w:val="110"/>
        </w:rPr>
        <w:t>is</w:t>
      </w:r>
      <w:r>
        <w:rPr>
          <w:spacing w:val="-1"/>
          <w:w w:val="110"/>
        </w:rPr>
        <w:t xml:space="preserve"> </w:t>
      </w:r>
      <w:r>
        <w:rPr>
          <w:w w:val="110"/>
        </w:rPr>
        <w:t>SAP’s</w:t>
      </w:r>
      <w:r>
        <w:rPr>
          <w:spacing w:val="-1"/>
          <w:w w:val="110"/>
        </w:rPr>
        <w:t xml:space="preserve"> </w:t>
      </w:r>
      <w:r>
        <w:rPr>
          <w:w w:val="110"/>
        </w:rPr>
        <w:t>cloud-based</w:t>
      </w:r>
      <w:r>
        <w:rPr>
          <w:spacing w:val="-1"/>
          <w:w w:val="110"/>
        </w:rPr>
        <w:t xml:space="preserve"> </w:t>
      </w:r>
      <w:r>
        <w:rPr>
          <w:w w:val="110"/>
        </w:rPr>
        <w:t>data</w:t>
      </w:r>
      <w:r>
        <w:rPr>
          <w:spacing w:val="-1"/>
          <w:w w:val="110"/>
        </w:rPr>
        <w:t xml:space="preserve"> </w:t>
      </w:r>
      <w:r>
        <w:rPr>
          <w:w w:val="110"/>
        </w:rPr>
        <w:t>platform</w:t>
      </w:r>
      <w:r>
        <w:rPr>
          <w:spacing w:val="-1"/>
          <w:w w:val="110"/>
        </w:rPr>
        <w:t xml:space="preserve"> </w:t>
      </w:r>
      <w:r>
        <w:rPr>
          <w:w w:val="110"/>
        </w:rPr>
        <w:t>for</w:t>
      </w:r>
      <w:r>
        <w:rPr>
          <w:spacing w:val="-1"/>
          <w:w w:val="110"/>
        </w:rPr>
        <w:t xml:space="preserve"> </w:t>
      </w:r>
      <w:r>
        <w:rPr>
          <w:w w:val="110"/>
        </w:rPr>
        <w:t>integrating, modeling, and</w:t>
      </w:r>
      <w:r>
        <w:rPr>
          <w:spacing w:val="-1"/>
          <w:w w:val="110"/>
        </w:rPr>
        <w:t xml:space="preserve"> </w:t>
      </w:r>
      <w:r>
        <w:rPr>
          <w:w w:val="110"/>
        </w:rPr>
        <w:t>analyzing</w:t>
      </w:r>
      <w:r>
        <w:rPr>
          <w:spacing w:val="-1"/>
          <w:w w:val="110"/>
        </w:rPr>
        <w:t xml:space="preserve"> </w:t>
      </w:r>
      <w:r>
        <w:rPr>
          <w:w w:val="110"/>
        </w:rPr>
        <w:t>data across</w:t>
      </w:r>
      <w:r>
        <w:rPr>
          <w:spacing w:val="-6"/>
          <w:w w:val="110"/>
        </w:rPr>
        <w:t xml:space="preserve"> </w:t>
      </w:r>
      <w:r>
        <w:rPr>
          <w:w w:val="110"/>
        </w:rPr>
        <w:t>SAP</w:t>
      </w:r>
      <w:r>
        <w:rPr>
          <w:spacing w:val="-6"/>
          <w:w w:val="110"/>
        </w:rPr>
        <w:t xml:space="preserve"> </w:t>
      </w:r>
      <w:r>
        <w:rPr>
          <w:w w:val="110"/>
        </w:rPr>
        <w:t>and</w:t>
      </w:r>
      <w:r>
        <w:rPr>
          <w:spacing w:val="-6"/>
          <w:w w:val="110"/>
        </w:rPr>
        <w:t xml:space="preserve"> </w:t>
      </w:r>
      <w:r>
        <w:rPr>
          <w:w w:val="110"/>
        </w:rPr>
        <w:t>non-SAP</w:t>
      </w:r>
      <w:r>
        <w:rPr>
          <w:spacing w:val="-6"/>
          <w:w w:val="110"/>
        </w:rPr>
        <w:t xml:space="preserve"> </w:t>
      </w:r>
      <w:r>
        <w:rPr>
          <w:w w:val="110"/>
        </w:rPr>
        <w:t>systems</w:t>
      </w:r>
      <w:r>
        <w:rPr>
          <w:spacing w:val="-6"/>
          <w:w w:val="110"/>
        </w:rPr>
        <w:t xml:space="preserve"> </w:t>
      </w:r>
      <w:r>
        <w:rPr>
          <w:w w:val="110"/>
        </w:rPr>
        <w:t>while</w:t>
      </w:r>
      <w:r>
        <w:rPr>
          <w:spacing w:val="-6"/>
          <w:w w:val="110"/>
        </w:rPr>
        <w:t xml:space="preserve"> </w:t>
      </w:r>
      <w:r>
        <w:rPr>
          <w:w w:val="110"/>
        </w:rPr>
        <w:t>preserving</w:t>
      </w:r>
      <w:r>
        <w:rPr>
          <w:spacing w:val="-6"/>
          <w:w w:val="110"/>
        </w:rPr>
        <w:t xml:space="preserve"> </w:t>
      </w:r>
      <w:r>
        <w:rPr>
          <w:w w:val="110"/>
        </w:rPr>
        <w:t>business</w:t>
      </w:r>
      <w:r>
        <w:rPr>
          <w:spacing w:val="-6"/>
          <w:w w:val="110"/>
        </w:rPr>
        <w:t xml:space="preserve"> </w:t>
      </w:r>
      <w:r>
        <w:rPr>
          <w:w w:val="110"/>
        </w:rPr>
        <w:t>semantics. It</w:t>
      </w:r>
      <w:r>
        <w:rPr>
          <w:spacing w:val="-6"/>
          <w:w w:val="110"/>
        </w:rPr>
        <w:t xml:space="preserve"> </w:t>
      </w:r>
      <w:r>
        <w:rPr>
          <w:w w:val="110"/>
        </w:rPr>
        <w:t>enables</w:t>
      </w:r>
      <w:r>
        <w:rPr>
          <w:spacing w:val="-6"/>
          <w:w w:val="110"/>
        </w:rPr>
        <w:t xml:space="preserve"> </w:t>
      </w:r>
      <w:r>
        <w:rPr>
          <w:w w:val="110"/>
        </w:rPr>
        <w:t>federated</w:t>
      </w:r>
      <w:r>
        <w:rPr>
          <w:spacing w:val="-6"/>
          <w:w w:val="110"/>
        </w:rPr>
        <w:t xml:space="preserve"> </w:t>
      </w:r>
      <w:r>
        <w:rPr>
          <w:w w:val="110"/>
        </w:rPr>
        <w:t>access</w:t>
      </w:r>
      <w:r>
        <w:rPr>
          <w:spacing w:val="-6"/>
          <w:w w:val="110"/>
        </w:rPr>
        <w:t xml:space="preserve"> </w:t>
      </w:r>
      <w:r>
        <w:rPr>
          <w:w w:val="110"/>
        </w:rPr>
        <w:t>to</w:t>
      </w:r>
      <w:r>
        <w:rPr>
          <w:spacing w:val="-6"/>
          <w:w w:val="110"/>
        </w:rPr>
        <w:t xml:space="preserve"> </w:t>
      </w:r>
      <w:r>
        <w:rPr>
          <w:w w:val="110"/>
        </w:rPr>
        <w:t xml:space="preserve">dis-tributed data without full replication and supports end-to-end data lineage and governance. DSP at Swiss Post is used as the analytical backbone for reporting, analytics, and data-driven decision-making in SAP </w:t>
      </w:r>
      <w:r>
        <w:rPr>
          <w:spacing w:val="-2"/>
          <w:w w:val="110"/>
        </w:rPr>
        <w:t>landscapes.</w:t>
      </w:r>
    </w:p>
    <w:p w14:paraId="077BB48F" w14:textId="77777777" w:rsidR="00C220EB" w:rsidRDefault="00000000">
      <w:pPr>
        <w:pStyle w:val="BodyText"/>
        <w:spacing w:before="148" w:line="256" w:lineRule="auto"/>
        <w:ind w:left="142" w:right="848"/>
        <w:jc w:val="both"/>
      </w:pPr>
      <w:r>
        <w:t xml:space="preserve">SAP Analytics Cloud (SAC), in turn, uses the data model provided by DSP to present this information on the </w:t>
      </w:r>
      <w:r>
        <w:rPr>
          <w:spacing w:val="-2"/>
          <w:w w:val="115"/>
        </w:rPr>
        <w:t>business</w:t>
      </w:r>
      <w:r>
        <w:rPr>
          <w:spacing w:val="-10"/>
          <w:w w:val="115"/>
        </w:rPr>
        <w:t xml:space="preserve"> </w:t>
      </w:r>
      <w:r>
        <w:rPr>
          <w:spacing w:val="-2"/>
          <w:w w:val="115"/>
        </w:rPr>
        <w:t>layer</w:t>
      </w:r>
      <w:r>
        <w:rPr>
          <w:spacing w:val="-10"/>
          <w:w w:val="115"/>
        </w:rPr>
        <w:t xml:space="preserve"> </w:t>
      </w:r>
      <w:r>
        <w:rPr>
          <w:spacing w:val="-2"/>
          <w:w w:val="115"/>
        </w:rPr>
        <w:t>to</w:t>
      </w:r>
      <w:r>
        <w:rPr>
          <w:spacing w:val="-10"/>
          <w:w w:val="115"/>
        </w:rPr>
        <w:t xml:space="preserve"> </w:t>
      </w:r>
      <w:r>
        <w:rPr>
          <w:spacing w:val="-2"/>
          <w:w w:val="115"/>
        </w:rPr>
        <w:t>end</w:t>
      </w:r>
      <w:r>
        <w:rPr>
          <w:spacing w:val="-10"/>
          <w:w w:val="115"/>
        </w:rPr>
        <w:t xml:space="preserve"> </w:t>
      </w:r>
      <w:r>
        <w:rPr>
          <w:spacing w:val="-2"/>
          <w:w w:val="115"/>
        </w:rPr>
        <w:t>users.</w:t>
      </w:r>
      <w:r>
        <w:rPr>
          <w:spacing w:val="9"/>
          <w:w w:val="115"/>
        </w:rPr>
        <w:t xml:space="preserve"> </w:t>
      </w:r>
      <w:r>
        <w:rPr>
          <w:spacing w:val="-2"/>
          <w:w w:val="115"/>
        </w:rPr>
        <w:t>More</w:t>
      </w:r>
      <w:r>
        <w:rPr>
          <w:spacing w:val="-10"/>
          <w:w w:val="115"/>
        </w:rPr>
        <w:t xml:space="preserve"> </w:t>
      </w:r>
      <w:r>
        <w:rPr>
          <w:spacing w:val="-2"/>
          <w:w w:val="115"/>
        </w:rPr>
        <w:t>information</w:t>
      </w:r>
      <w:r>
        <w:rPr>
          <w:spacing w:val="-10"/>
          <w:w w:val="115"/>
        </w:rPr>
        <w:t xml:space="preserve"> </w:t>
      </w:r>
      <w:r>
        <w:rPr>
          <w:spacing w:val="-2"/>
          <w:w w:val="115"/>
        </w:rPr>
        <w:t>on</w:t>
      </w:r>
      <w:r>
        <w:rPr>
          <w:spacing w:val="-10"/>
          <w:w w:val="115"/>
        </w:rPr>
        <w:t xml:space="preserve"> </w:t>
      </w:r>
      <w:r>
        <w:rPr>
          <w:spacing w:val="-2"/>
          <w:w w:val="115"/>
        </w:rPr>
        <w:t>this</w:t>
      </w:r>
      <w:r>
        <w:rPr>
          <w:spacing w:val="-10"/>
          <w:w w:val="115"/>
        </w:rPr>
        <w:t xml:space="preserve"> </w:t>
      </w:r>
      <w:r>
        <w:rPr>
          <w:spacing w:val="-2"/>
          <w:w w:val="115"/>
        </w:rPr>
        <w:t>is</w:t>
      </w:r>
      <w:r>
        <w:rPr>
          <w:spacing w:val="-10"/>
          <w:w w:val="115"/>
        </w:rPr>
        <w:t xml:space="preserve"> </w:t>
      </w:r>
      <w:r>
        <w:rPr>
          <w:spacing w:val="-2"/>
          <w:w w:val="115"/>
        </w:rPr>
        <w:t>provided</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separate</w:t>
      </w:r>
      <w:r>
        <w:rPr>
          <w:spacing w:val="-10"/>
          <w:w w:val="115"/>
        </w:rPr>
        <w:t xml:space="preserve"> </w:t>
      </w:r>
      <w:r>
        <w:rPr>
          <w:spacing w:val="-2"/>
          <w:w w:val="115"/>
        </w:rPr>
        <w:t>section</w:t>
      </w:r>
      <w:r>
        <w:rPr>
          <w:spacing w:val="-10"/>
          <w:w w:val="115"/>
        </w:rPr>
        <w:t xml:space="preserve"> </w:t>
      </w:r>
      <w:r>
        <w:rPr>
          <w:spacing w:val="-2"/>
          <w:w w:val="115"/>
        </w:rPr>
        <w:t>introducing</w:t>
      </w:r>
      <w:r>
        <w:rPr>
          <w:spacing w:val="-10"/>
          <w:w w:val="115"/>
        </w:rPr>
        <w:t xml:space="preserve"> </w:t>
      </w:r>
      <w:r>
        <w:rPr>
          <w:spacing w:val="-2"/>
          <w:w w:val="115"/>
        </w:rPr>
        <w:t>the tool.</w:t>
      </w:r>
    </w:p>
    <w:p w14:paraId="077BB490" w14:textId="77777777" w:rsidR="00C220EB" w:rsidRDefault="00C220EB">
      <w:pPr>
        <w:pStyle w:val="BodyText"/>
      </w:pPr>
    </w:p>
    <w:p w14:paraId="077BB491" w14:textId="77777777" w:rsidR="00C220EB" w:rsidRDefault="00C220EB">
      <w:pPr>
        <w:pStyle w:val="BodyText"/>
        <w:spacing w:before="4"/>
      </w:pPr>
    </w:p>
    <w:p w14:paraId="077BB492" w14:textId="77777777" w:rsidR="00C220EB" w:rsidRDefault="00000000">
      <w:pPr>
        <w:pStyle w:val="Heading4"/>
        <w:jc w:val="both"/>
      </w:pPr>
      <w:r>
        <w:rPr>
          <w:color w:val="697D90"/>
        </w:rPr>
        <w:t>DSP</w:t>
      </w:r>
      <w:r>
        <w:rPr>
          <w:color w:val="697D90"/>
          <w:spacing w:val="-12"/>
        </w:rPr>
        <w:t xml:space="preserve"> </w:t>
      </w:r>
      <w:commentRangeStart w:id="177"/>
      <w:r>
        <w:rPr>
          <w:color w:val="697D90"/>
          <w:spacing w:val="-2"/>
        </w:rPr>
        <w:t>datamodel</w:t>
      </w:r>
      <w:commentRangeEnd w:id="177"/>
      <w:r w:rsidR="00C373D7">
        <w:rPr>
          <w:rStyle w:val="CommentReference"/>
          <w:sz w:val="22"/>
          <w:szCs w:val="22"/>
        </w:rPr>
        <w:commentReference w:id="177"/>
      </w:r>
    </w:p>
    <w:p w14:paraId="077BB493" w14:textId="77777777" w:rsidR="00C220EB" w:rsidRDefault="00000000">
      <w:pPr>
        <w:pStyle w:val="BodyText"/>
        <w:spacing w:before="180" w:line="256" w:lineRule="auto"/>
        <w:ind w:left="142" w:right="848"/>
        <w:jc w:val="both"/>
      </w:pPr>
      <w:r>
        <w:rPr>
          <w:w w:val="110"/>
        </w:rPr>
        <w:t xml:space="preserve">After querying, the data is persisted in </w:t>
      </w:r>
      <w:hyperlink w:anchor="_bookmark144" w:history="1">
        <w:r>
          <w:rPr>
            <w:w w:val="110"/>
          </w:rPr>
          <w:t>DSP,</w:t>
        </w:r>
      </w:hyperlink>
      <w:r>
        <w:rPr>
          <w:w w:val="110"/>
        </w:rPr>
        <w:t xml:space="preserve"> where it is made available in data models.</w:t>
      </w:r>
      <w:r>
        <w:rPr>
          <w:spacing w:val="40"/>
          <w:w w:val="110"/>
        </w:rPr>
        <w:t xml:space="preserve"> </w:t>
      </w:r>
      <w:r>
        <w:rPr>
          <w:w w:val="110"/>
        </w:rPr>
        <w:t>This persistence and</w:t>
      </w:r>
      <w:r>
        <w:rPr>
          <w:spacing w:val="-12"/>
          <w:w w:val="110"/>
        </w:rPr>
        <w:t xml:space="preserve"> </w:t>
      </w:r>
      <w:r>
        <w:rPr>
          <w:w w:val="110"/>
        </w:rPr>
        <w:t>processing</w:t>
      </w:r>
      <w:r>
        <w:rPr>
          <w:spacing w:val="-12"/>
          <w:w w:val="110"/>
        </w:rPr>
        <w:t xml:space="preserve"> </w:t>
      </w:r>
      <w:r>
        <w:rPr>
          <w:w w:val="110"/>
        </w:rPr>
        <w:t>layer</w:t>
      </w:r>
      <w:r>
        <w:rPr>
          <w:spacing w:val="-12"/>
          <w:w w:val="110"/>
        </w:rPr>
        <w:t xml:space="preserve"> </w:t>
      </w:r>
      <w:r>
        <w:rPr>
          <w:w w:val="110"/>
        </w:rPr>
        <w:t>is</w:t>
      </w:r>
      <w:r>
        <w:rPr>
          <w:spacing w:val="-12"/>
          <w:w w:val="110"/>
        </w:rPr>
        <w:t xml:space="preserve"> </w:t>
      </w:r>
      <w:r>
        <w:rPr>
          <w:w w:val="110"/>
        </w:rPr>
        <w:t>essential</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current</w:t>
      </w:r>
      <w:r>
        <w:rPr>
          <w:spacing w:val="-12"/>
          <w:w w:val="110"/>
        </w:rPr>
        <w:t xml:space="preserve"> </w:t>
      </w:r>
      <w:r>
        <w:rPr>
          <w:w w:val="110"/>
        </w:rPr>
        <w:t>pipeline,</w:t>
      </w:r>
      <w:r>
        <w:rPr>
          <w:spacing w:val="-10"/>
          <w:w w:val="110"/>
        </w:rPr>
        <w:t xml:space="preserve"> </w:t>
      </w:r>
      <w:r>
        <w:rPr>
          <w:w w:val="110"/>
        </w:rPr>
        <w:t>as</w:t>
      </w:r>
      <w:r>
        <w:rPr>
          <w:spacing w:val="-12"/>
          <w:w w:val="110"/>
        </w:rPr>
        <w:t xml:space="preserve"> </w:t>
      </w:r>
      <w:r>
        <w:rPr>
          <w:w w:val="110"/>
        </w:rPr>
        <w:t>data</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made</w:t>
      </w:r>
      <w:r>
        <w:rPr>
          <w:spacing w:val="-12"/>
          <w:w w:val="110"/>
        </w:rPr>
        <w:t xml:space="preserve"> </w:t>
      </w:r>
      <w:r>
        <w:rPr>
          <w:w w:val="110"/>
        </w:rPr>
        <w:t>available</w:t>
      </w:r>
      <w:r>
        <w:rPr>
          <w:spacing w:val="-12"/>
          <w:w w:val="110"/>
        </w:rPr>
        <w:t xml:space="preserve"> </w:t>
      </w:r>
      <w:r>
        <w:rPr>
          <w:w w:val="110"/>
        </w:rPr>
        <w:t>to</w:t>
      </w:r>
      <w:r>
        <w:rPr>
          <w:spacing w:val="-12"/>
          <w:w w:val="110"/>
        </w:rPr>
        <w:t xml:space="preserve"> </w:t>
      </w:r>
      <w:hyperlink w:anchor="_bookmark174" w:history="1">
        <w:r>
          <w:rPr>
            <w:w w:val="110"/>
          </w:rPr>
          <w:t>SAC</w:t>
        </w:r>
      </w:hyperlink>
      <w:r>
        <w:rPr>
          <w:spacing w:val="-12"/>
          <w:w w:val="110"/>
        </w:rPr>
        <w:t xml:space="preserve"> </w:t>
      </w:r>
      <w:r>
        <w:rPr>
          <w:w w:val="110"/>
        </w:rPr>
        <w:t>only</w:t>
      </w:r>
      <w:r>
        <w:rPr>
          <w:spacing w:val="-12"/>
          <w:w w:val="110"/>
        </w:rPr>
        <w:t xml:space="preserve"> </w:t>
      </w:r>
      <w:r>
        <w:rPr>
          <w:w w:val="110"/>
        </w:rPr>
        <w:t>through DSP.</w:t>
      </w:r>
      <w:r>
        <w:rPr>
          <w:spacing w:val="-3"/>
          <w:w w:val="110"/>
        </w:rPr>
        <w:t xml:space="preserve"> </w:t>
      </w:r>
      <w:r>
        <w:rPr>
          <w:w w:val="110"/>
        </w:rPr>
        <w:t>At</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data</w:t>
      </w:r>
      <w:r>
        <w:rPr>
          <w:spacing w:val="-3"/>
          <w:w w:val="110"/>
        </w:rPr>
        <w:t xml:space="preserve"> </w:t>
      </w:r>
      <w:r>
        <w:rPr>
          <w:w w:val="110"/>
        </w:rPr>
        <w:t>persistence</w:t>
      </w:r>
      <w:r>
        <w:rPr>
          <w:spacing w:val="-3"/>
          <w:w w:val="110"/>
        </w:rPr>
        <w:t xml:space="preserve"> </w:t>
      </w:r>
      <w:r>
        <w:rPr>
          <w:w w:val="110"/>
        </w:rPr>
        <w:t>has</w:t>
      </w:r>
      <w:r>
        <w:rPr>
          <w:spacing w:val="-3"/>
          <w:w w:val="110"/>
        </w:rPr>
        <w:t xml:space="preserve"> </w:t>
      </w:r>
      <w:r>
        <w:rPr>
          <w:w w:val="110"/>
        </w:rPr>
        <w:t>proven</w:t>
      </w:r>
      <w:r>
        <w:rPr>
          <w:spacing w:val="-3"/>
          <w:w w:val="110"/>
        </w:rPr>
        <w:t xml:space="preserve"> </w:t>
      </w:r>
      <w:r>
        <w:rPr>
          <w:w w:val="110"/>
        </w:rPr>
        <w:t>essential</w:t>
      </w:r>
      <w:r>
        <w:rPr>
          <w:spacing w:val="-3"/>
          <w:w w:val="110"/>
        </w:rPr>
        <w:t xml:space="preserve"> </w:t>
      </w:r>
      <w:r>
        <w:rPr>
          <w:w w:val="110"/>
        </w:rPr>
        <w:t>to</w:t>
      </w:r>
      <w:r>
        <w:rPr>
          <w:spacing w:val="-3"/>
          <w:w w:val="110"/>
        </w:rPr>
        <w:t xml:space="preserve"> </w:t>
      </w:r>
      <w:r>
        <w:rPr>
          <w:w w:val="110"/>
        </w:rPr>
        <w:t>improving</w:t>
      </w:r>
      <w:r>
        <w:rPr>
          <w:spacing w:val="-3"/>
          <w:w w:val="110"/>
        </w:rPr>
        <w:t xml:space="preserve"> </w:t>
      </w:r>
      <w:r>
        <w:rPr>
          <w:w w:val="110"/>
        </w:rPr>
        <w:t>the</w:t>
      </w:r>
      <w:r>
        <w:rPr>
          <w:spacing w:val="-3"/>
          <w:w w:val="110"/>
        </w:rPr>
        <w:t xml:space="preserve"> </w:t>
      </w:r>
      <w:r>
        <w:rPr>
          <w:w w:val="110"/>
        </w:rPr>
        <w:t>response</w:t>
      </w:r>
      <w:r>
        <w:rPr>
          <w:spacing w:val="-3"/>
          <w:w w:val="110"/>
        </w:rPr>
        <w:t xml:space="preserve"> </w:t>
      </w:r>
      <w:r>
        <w:rPr>
          <w:w w:val="110"/>
        </w:rPr>
        <w:t>time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reporting pipeline</w:t>
      </w:r>
      <w:r>
        <w:rPr>
          <w:spacing w:val="-1"/>
          <w:w w:val="110"/>
        </w:rPr>
        <w:t xml:space="preserve"> </w:t>
      </w:r>
      <w:r>
        <w:rPr>
          <w:w w:val="110"/>
        </w:rPr>
        <w:t>as</w:t>
      </w:r>
      <w:r>
        <w:rPr>
          <w:spacing w:val="-2"/>
          <w:w w:val="110"/>
        </w:rPr>
        <w:t xml:space="preserve"> </w:t>
      </w:r>
      <w:r>
        <w:rPr>
          <w:w w:val="110"/>
        </w:rPr>
        <w:t>a</w:t>
      </w:r>
      <w:r>
        <w:rPr>
          <w:spacing w:val="-1"/>
          <w:w w:val="110"/>
        </w:rPr>
        <w:t xml:space="preserve"> </w:t>
      </w:r>
      <w:r>
        <w:rPr>
          <w:w w:val="110"/>
        </w:rPr>
        <w:t>whole.</w:t>
      </w:r>
      <w:r>
        <w:rPr>
          <w:spacing w:val="21"/>
          <w:w w:val="110"/>
        </w:rPr>
        <w:t xml:space="preserve"> </w:t>
      </w:r>
      <w:r>
        <w:rPr>
          <w:w w:val="110"/>
        </w:rPr>
        <w:t>With</w:t>
      </w:r>
      <w:r>
        <w:rPr>
          <w:spacing w:val="-1"/>
          <w:w w:val="110"/>
        </w:rPr>
        <w:t xml:space="preserve"> </w:t>
      </w:r>
      <w:r>
        <w:rPr>
          <w:w w:val="110"/>
        </w:rPr>
        <w:t>this</w:t>
      </w:r>
      <w:r>
        <w:rPr>
          <w:spacing w:val="-2"/>
          <w:w w:val="110"/>
        </w:rPr>
        <w:t xml:space="preserve"> </w:t>
      </w:r>
      <w:r>
        <w:rPr>
          <w:w w:val="110"/>
        </w:rPr>
        <w:t>persistence, DSP</w:t>
      </w:r>
      <w:r>
        <w:rPr>
          <w:spacing w:val="-1"/>
          <w:w w:val="110"/>
        </w:rPr>
        <w:t xml:space="preserve"> </w:t>
      </w:r>
      <w:r>
        <w:rPr>
          <w:w w:val="110"/>
        </w:rPr>
        <w:t>does</w:t>
      </w:r>
      <w:r>
        <w:rPr>
          <w:spacing w:val="-1"/>
          <w:w w:val="110"/>
        </w:rPr>
        <w:t xml:space="preserve"> </w:t>
      </w:r>
      <w:r>
        <w:rPr>
          <w:w w:val="110"/>
        </w:rPr>
        <w:t>not</w:t>
      </w:r>
      <w:r>
        <w:rPr>
          <w:spacing w:val="-2"/>
          <w:w w:val="110"/>
        </w:rPr>
        <w:t xml:space="preserve"> </w:t>
      </w:r>
      <w:r>
        <w:rPr>
          <w:w w:val="110"/>
        </w:rPr>
        <w:t>pass</w:t>
      </w:r>
      <w:r>
        <w:rPr>
          <w:spacing w:val="-1"/>
          <w:w w:val="110"/>
        </w:rPr>
        <w:t xml:space="preserve"> </w:t>
      </w:r>
      <w:r>
        <w:rPr>
          <w:w w:val="110"/>
        </w:rPr>
        <w:t>queries</w:t>
      </w:r>
      <w:r>
        <w:rPr>
          <w:spacing w:val="-1"/>
          <w:w w:val="110"/>
        </w:rPr>
        <w:t xml:space="preserve"> </w:t>
      </w:r>
      <w:r>
        <w:rPr>
          <w:w w:val="110"/>
        </w:rPr>
        <w:t>back</w:t>
      </w:r>
      <w:r>
        <w:rPr>
          <w:spacing w:val="-1"/>
          <w:w w:val="110"/>
        </w:rPr>
        <w:t xml:space="preserve"> </w:t>
      </w:r>
      <w:r>
        <w:rPr>
          <w:w w:val="110"/>
        </w:rPr>
        <w:t>to</w:t>
      </w:r>
      <w:r>
        <w:rPr>
          <w:spacing w:val="-2"/>
          <w:w w:val="110"/>
        </w:rPr>
        <w:t xml:space="preserve"> </w:t>
      </w:r>
      <w:r>
        <w:rPr>
          <w:w w:val="110"/>
        </w:rPr>
        <w:t>Amazon</w:t>
      </w:r>
      <w:r>
        <w:rPr>
          <w:spacing w:val="-1"/>
          <w:w w:val="110"/>
        </w:rPr>
        <w:t xml:space="preserve"> </w:t>
      </w:r>
      <w:r>
        <w:rPr>
          <w:w w:val="110"/>
        </w:rPr>
        <w:t>Athena, creating</w:t>
      </w:r>
      <w:r>
        <w:rPr>
          <w:spacing w:val="-1"/>
          <w:w w:val="110"/>
        </w:rPr>
        <w:t xml:space="preserve"> </w:t>
      </w:r>
      <w:r>
        <w:rPr>
          <w:w w:val="110"/>
        </w:rPr>
        <w:t>a clear separation between the two layers.</w:t>
      </w:r>
      <w:r>
        <w:rPr>
          <w:spacing w:val="40"/>
          <w:w w:val="110"/>
        </w:rPr>
        <w:t xml:space="preserve"> </w:t>
      </w:r>
      <w:r>
        <w:rPr>
          <w:w w:val="110"/>
        </w:rPr>
        <w:t>Due to this separation, DSP is not responsible for DQM, which is</w:t>
      </w:r>
      <w:r>
        <w:rPr>
          <w:spacing w:val="-4"/>
          <w:w w:val="110"/>
        </w:rPr>
        <w:t xml:space="preserve"> </w:t>
      </w:r>
      <w:r>
        <w:rPr>
          <w:w w:val="110"/>
        </w:rPr>
        <w:t>handled</w:t>
      </w:r>
      <w:r>
        <w:rPr>
          <w:spacing w:val="-5"/>
          <w:w w:val="110"/>
        </w:rPr>
        <w:t xml:space="preserve"> </w:t>
      </w:r>
      <w:r>
        <w:rPr>
          <w:w w:val="110"/>
        </w:rPr>
        <w:t>in</w:t>
      </w:r>
      <w:r>
        <w:rPr>
          <w:spacing w:val="-4"/>
          <w:w w:val="110"/>
        </w:rPr>
        <w:t xml:space="preserve"> </w:t>
      </w:r>
      <w:r>
        <w:rPr>
          <w:w w:val="110"/>
        </w:rPr>
        <w:t>lower</w:t>
      </w:r>
      <w:r>
        <w:rPr>
          <w:spacing w:val="-5"/>
          <w:w w:val="110"/>
        </w:rPr>
        <w:t xml:space="preserve"> </w:t>
      </w:r>
      <w:r>
        <w:rPr>
          <w:w w:val="110"/>
        </w:rPr>
        <w:t>layers. Finally,</w:t>
      </w:r>
      <w:r>
        <w:rPr>
          <w:spacing w:val="-3"/>
          <w:w w:val="110"/>
        </w:rPr>
        <w:t xml:space="preserve"> </w:t>
      </w:r>
      <w:r>
        <w:rPr>
          <w:w w:val="110"/>
        </w:rPr>
        <w:t>DSP</w:t>
      </w:r>
      <w:r>
        <w:rPr>
          <w:spacing w:val="-4"/>
          <w:w w:val="110"/>
        </w:rPr>
        <w:t xml:space="preserve"> </w:t>
      </w:r>
      <w:r>
        <w:rPr>
          <w:w w:val="110"/>
        </w:rPr>
        <w:t>is</w:t>
      </w:r>
      <w:r>
        <w:rPr>
          <w:spacing w:val="-5"/>
          <w:w w:val="110"/>
        </w:rPr>
        <w:t xml:space="preserve"> </w:t>
      </w:r>
      <w:r>
        <w:rPr>
          <w:w w:val="110"/>
        </w:rPr>
        <w:t>the</w:t>
      </w:r>
      <w:r>
        <w:rPr>
          <w:spacing w:val="-4"/>
          <w:w w:val="110"/>
        </w:rPr>
        <w:t xml:space="preserve"> </w:t>
      </w:r>
      <w:r>
        <w:rPr>
          <w:w w:val="110"/>
        </w:rPr>
        <w:t>layer</w:t>
      </w:r>
      <w:r>
        <w:rPr>
          <w:spacing w:val="-5"/>
          <w:w w:val="110"/>
        </w:rPr>
        <w:t xml:space="preserve"> </w:t>
      </w:r>
      <w:r>
        <w:rPr>
          <w:w w:val="110"/>
        </w:rPr>
        <w:t>in</w:t>
      </w:r>
      <w:r>
        <w:rPr>
          <w:spacing w:val="-4"/>
          <w:w w:val="110"/>
        </w:rPr>
        <w:t xml:space="preserve"> </w:t>
      </w:r>
      <w:r>
        <w:rPr>
          <w:w w:val="110"/>
        </w:rPr>
        <w:t>which</w:t>
      </w:r>
      <w:r>
        <w:rPr>
          <w:spacing w:val="-5"/>
          <w:w w:val="110"/>
        </w:rPr>
        <w:t xml:space="preserve"> </w:t>
      </w:r>
      <w:r>
        <w:rPr>
          <w:w w:val="110"/>
        </w:rPr>
        <w:t>business</w:t>
      </w:r>
      <w:r>
        <w:rPr>
          <w:spacing w:val="-4"/>
          <w:w w:val="110"/>
        </w:rPr>
        <w:t xml:space="preserve"> </w:t>
      </w:r>
      <w:r>
        <w:rPr>
          <w:w w:val="110"/>
        </w:rPr>
        <w:t>logic</w:t>
      </w:r>
      <w:r>
        <w:rPr>
          <w:spacing w:val="-5"/>
          <w:w w:val="110"/>
        </w:rPr>
        <w:t xml:space="preserve"> </w:t>
      </w:r>
      <w:r>
        <w:rPr>
          <w:w w:val="110"/>
        </w:rPr>
        <w:t>is</w:t>
      </w:r>
      <w:r>
        <w:rPr>
          <w:spacing w:val="-4"/>
          <w:w w:val="110"/>
        </w:rPr>
        <w:t xml:space="preserve"> </w:t>
      </w:r>
      <w:r>
        <w:rPr>
          <w:w w:val="110"/>
        </w:rPr>
        <w:t>applied</w:t>
      </w:r>
      <w:r>
        <w:rPr>
          <w:spacing w:val="-5"/>
          <w:w w:val="110"/>
        </w:rPr>
        <w:t xml:space="preserve"> </w:t>
      </w:r>
      <w:r>
        <w:rPr>
          <w:w w:val="110"/>
        </w:rPr>
        <w:t>in</w:t>
      </w:r>
      <w:r>
        <w:rPr>
          <w:spacing w:val="-4"/>
          <w:w w:val="110"/>
        </w:rPr>
        <w:t xml:space="preserve"> </w:t>
      </w:r>
      <w:r>
        <w:rPr>
          <w:w w:val="110"/>
        </w:rPr>
        <w:t>a</w:t>
      </w:r>
      <w:r>
        <w:rPr>
          <w:spacing w:val="-5"/>
          <w:w w:val="110"/>
        </w:rPr>
        <w:t xml:space="preserve"> </w:t>
      </w:r>
      <w:r>
        <w:rPr>
          <w:w w:val="110"/>
        </w:rPr>
        <w:t>semantic</w:t>
      </w:r>
      <w:r>
        <w:rPr>
          <w:spacing w:val="-4"/>
          <w:w w:val="110"/>
        </w:rPr>
        <w:t xml:space="preserve"> </w:t>
      </w:r>
      <w:r>
        <w:rPr>
          <w:w w:val="110"/>
        </w:rPr>
        <w:t>form, defining what the data represents.</w:t>
      </w:r>
      <w:r>
        <w:rPr>
          <w:spacing w:val="39"/>
          <w:w w:val="110"/>
        </w:rPr>
        <w:t xml:space="preserve"> </w:t>
      </w:r>
      <w:r>
        <w:rPr>
          <w:w w:val="110"/>
        </w:rPr>
        <w:t>At Swiss Post, this is done by applying business oriented naming and calculations.</w:t>
      </w:r>
      <w:r>
        <w:rPr>
          <w:spacing w:val="32"/>
          <w:w w:val="110"/>
        </w:rPr>
        <w:t xml:space="preserve"> </w:t>
      </w:r>
      <w:r>
        <w:rPr>
          <w:w w:val="110"/>
        </w:rPr>
        <w:t>Different report consumers may require the same values to be structured in different ways; for</w:t>
      </w:r>
      <w:r>
        <w:rPr>
          <w:spacing w:val="-5"/>
          <w:w w:val="110"/>
        </w:rPr>
        <w:t xml:space="preserve"> </w:t>
      </w:r>
      <w:r>
        <w:rPr>
          <w:w w:val="110"/>
        </w:rPr>
        <w:t>example,</w:t>
      </w:r>
      <w:r>
        <w:rPr>
          <w:spacing w:val="-4"/>
          <w:w w:val="110"/>
        </w:rPr>
        <w:t xml:space="preserve"> </w:t>
      </w:r>
      <w:r>
        <w:rPr>
          <w:w w:val="110"/>
        </w:rPr>
        <w:t>productivity</w:t>
      </w:r>
      <w:r>
        <w:rPr>
          <w:spacing w:val="-5"/>
          <w:w w:val="110"/>
        </w:rPr>
        <w:t xml:space="preserve"> </w:t>
      </w:r>
      <w:r>
        <w:rPr>
          <w:w w:val="110"/>
        </w:rPr>
        <w:t>in</w:t>
      </w:r>
      <w:r>
        <w:rPr>
          <w:spacing w:val="-5"/>
          <w:w w:val="110"/>
        </w:rPr>
        <w:t xml:space="preserve"> </w:t>
      </w:r>
      <w:r>
        <w:rPr>
          <w:w w:val="110"/>
        </w:rPr>
        <w:t>a</w:t>
      </w:r>
      <w:r>
        <w:rPr>
          <w:spacing w:val="-4"/>
          <w:w w:val="110"/>
        </w:rPr>
        <w:t xml:space="preserve"> </w:t>
      </w:r>
      <w:r>
        <w:rPr>
          <w:w w:val="110"/>
        </w:rPr>
        <w:t>sorting</w:t>
      </w:r>
      <w:r>
        <w:rPr>
          <w:spacing w:val="-5"/>
          <w:w w:val="110"/>
        </w:rPr>
        <w:t xml:space="preserve"> </w:t>
      </w:r>
      <w:r>
        <w:rPr>
          <w:w w:val="110"/>
        </w:rPr>
        <w:t>center</w:t>
      </w:r>
      <w:r>
        <w:rPr>
          <w:spacing w:val="-5"/>
          <w:w w:val="110"/>
        </w:rPr>
        <w:t xml:space="preserve"> </w:t>
      </w:r>
      <w:r>
        <w:rPr>
          <w:w w:val="110"/>
        </w:rPr>
        <w:t>may</w:t>
      </w:r>
      <w:r>
        <w:rPr>
          <w:spacing w:val="-5"/>
          <w:w w:val="110"/>
        </w:rPr>
        <w:t xml:space="preserve"> </w:t>
      </w:r>
      <w:r>
        <w:rPr>
          <w:w w:val="110"/>
        </w:rPr>
        <w:t>be</w:t>
      </w:r>
      <w:r>
        <w:rPr>
          <w:spacing w:val="-5"/>
          <w:w w:val="110"/>
        </w:rPr>
        <w:t xml:space="preserve"> </w:t>
      </w:r>
      <w:r>
        <w:rPr>
          <w:w w:val="110"/>
        </w:rPr>
        <w:t>measured</w:t>
      </w:r>
      <w:r>
        <w:rPr>
          <w:spacing w:val="-4"/>
          <w:w w:val="110"/>
        </w:rPr>
        <w:t xml:space="preserve"> </w:t>
      </w:r>
      <w:r>
        <w:rPr>
          <w:w w:val="110"/>
        </w:rPr>
        <w:t>using</w:t>
      </w:r>
      <w:r>
        <w:rPr>
          <w:spacing w:val="-5"/>
          <w:w w:val="110"/>
        </w:rPr>
        <w:t xml:space="preserve"> </w:t>
      </w:r>
      <w:r>
        <w:rPr>
          <w:w w:val="110"/>
        </w:rPr>
        <w:t>total</w:t>
      </w:r>
      <w:r>
        <w:rPr>
          <w:spacing w:val="-5"/>
          <w:w w:val="110"/>
        </w:rPr>
        <w:t xml:space="preserve"> </w:t>
      </w:r>
      <w:r>
        <w:rPr>
          <w:w w:val="110"/>
        </w:rPr>
        <w:t>working</w:t>
      </w:r>
      <w:r>
        <w:rPr>
          <w:spacing w:val="-5"/>
          <w:w w:val="110"/>
        </w:rPr>
        <w:t xml:space="preserve"> </w:t>
      </w:r>
      <w:r>
        <w:rPr>
          <w:w w:val="110"/>
        </w:rPr>
        <w:t>hours</w:t>
      </w:r>
      <w:r>
        <w:rPr>
          <w:spacing w:val="-5"/>
          <w:w w:val="110"/>
        </w:rPr>
        <w:t xml:space="preserve"> </w:t>
      </w:r>
      <w:r>
        <w:rPr>
          <w:w w:val="110"/>
        </w:rPr>
        <w:t>against</w:t>
      </w:r>
      <w:r>
        <w:rPr>
          <w:spacing w:val="-5"/>
          <w:w w:val="110"/>
        </w:rPr>
        <w:t xml:space="preserve"> </w:t>
      </w:r>
      <w:r>
        <w:rPr>
          <w:w w:val="110"/>
        </w:rPr>
        <w:t>the</w:t>
      </w:r>
      <w:r>
        <w:rPr>
          <w:spacing w:val="-4"/>
          <w:w w:val="110"/>
        </w:rPr>
        <w:t xml:space="preserve"> </w:t>
      </w:r>
      <w:r>
        <w:rPr>
          <w:w w:val="110"/>
        </w:rPr>
        <w:t>num-ber</w:t>
      </w:r>
      <w:r>
        <w:rPr>
          <w:spacing w:val="-2"/>
          <w:w w:val="110"/>
        </w:rPr>
        <w:t xml:space="preserve"> </w:t>
      </w:r>
      <w:r>
        <w:rPr>
          <w:w w:val="110"/>
        </w:rPr>
        <w:t>of</w:t>
      </w:r>
      <w:r>
        <w:rPr>
          <w:spacing w:val="-2"/>
          <w:w w:val="110"/>
        </w:rPr>
        <w:t xml:space="preserve"> </w:t>
      </w:r>
      <w:r>
        <w:rPr>
          <w:w w:val="110"/>
        </w:rPr>
        <w:t>mail</w:t>
      </w:r>
      <w:r>
        <w:rPr>
          <w:spacing w:val="-2"/>
          <w:w w:val="110"/>
        </w:rPr>
        <w:t xml:space="preserve"> </w:t>
      </w:r>
      <w:r>
        <w:rPr>
          <w:w w:val="110"/>
        </w:rPr>
        <w:t>pieces</w:t>
      </w:r>
      <w:r>
        <w:rPr>
          <w:spacing w:val="-2"/>
          <w:w w:val="110"/>
        </w:rPr>
        <w:t xml:space="preserve"> </w:t>
      </w:r>
      <w:r>
        <w:rPr>
          <w:w w:val="110"/>
        </w:rPr>
        <w:t>handled,</w:t>
      </w:r>
      <w:r>
        <w:rPr>
          <w:spacing w:val="-2"/>
          <w:w w:val="110"/>
        </w:rPr>
        <w:t xml:space="preserve"> </w:t>
      </w:r>
      <w:r>
        <w:rPr>
          <w:w w:val="110"/>
        </w:rPr>
        <w:t>or</w:t>
      </w:r>
      <w:r>
        <w:rPr>
          <w:spacing w:val="-2"/>
          <w:w w:val="110"/>
        </w:rPr>
        <w:t xml:space="preserve"> </w:t>
      </w:r>
      <w:r>
        <w:rPr>
          <w:w w:val="110"/>
        </w:rPr>
        <w:t>calculated</w:t>
      </w:r>
      <w:r>
        <w:rPr>
          <w:spacing w:val="-2"/>
          <w:w w:val="110"/>
        </w:rPr>
        <w:t xml:space="preserve"> </w:t>
      </w:r>
      <w:r>
        <w:rPr>
          <w:w w:val="110"/>
        </w:rPr>
        <w:t>using</w:t>
      </w:r>
      <w:r>
        <w:rPr>
          <w:spacing w:val="-2"/>
          <w:w w:val="110"/>
        </w:rPr>
        <w:t xml:space="preserve"> </w:t>
      </w:r>
      <w:r>
        <w:rPr>
          <w:w w:val="110"/>
        </w:rPr>
        <w:t>only</w:t>
      </w:r>
      <w:r>
        <w:rPr>
          <w:spacing w:val="-2"/>
          <w:w w:val="110"/>
        </w:rPr>
        <w:t xml:space="preserve"> </w:t>
      </w:r>
      <w:r>
        <w:rPr>
          <w:w w:val="110"/>
        </w:rPr>
        <w:t>time</w:t>
      </w:r>
      <w:r>
        <w:rPr>
          <w:spacing w:val="-2"/>
          <w:w w:val="110"/>
        </w:rPr>
        <w:t xml:space="preserve"> </w:t>
      </w:r>
      <w:r>
        <w:rPr>
          <w:w w:val="110"/>
        </w:rPr>
        <w:t>spent</w:t>
      </w:r>
      <w:r>
        <w:rPr>
          <w:spacing w:val="-2"/>
          <w:w w:val="110"/>
        </w:rPr>
        <w:t xml:space="preserve"> </w:t>
      </w:r>
      <w:r>
        <w:rPr>
          <w:w w:val="110"/>
        </w:rPr>
        <w:t>on</w:t>
      </w:r>
      <w:r>
        <w:rPr>
          <w:spacing w:val="-2"/>
          <w:w w:val="110"/>
        </w:rPr>
        <w:t xml:space="preserve"> </w:t>
      </w:r>
      <w:r>
        <w:rPr>
          <w:w w:val="110"/>
        </w:rPr>
        <w:t>sorting-related</w:t>
      </w:r>
      <w:r>
        <w:rPr>
          <w:spacing w:val="-2"/>
          <w:w w:val="110"/>
        </w:rPr>
        <w:t xml:space="preserve"> </w:t>
      </w:r>
      <w:r>
        <w:rPr>
          <w:w w:val="110"/>
        </w:rPr>
        <w:t>tasks,</w:t>
      </w:r>
      <w:r>
        <w:rPr>
          <w:spacing w:val="-2"/>
          <w:w w:val="110"/>
        </w:rPr>
        <w:t xml:space="preserve"> </w:t>
      </w:r>
      <w:r>
        <w:rPr>
          <w:w w:val="110"/>
        </w:rPr>
        <w:t>excluding</w:t>
      </w:r>
      <w:r>
        <w:rPr>
          <w:spacing w:val="-2"/>
          <w:w w:val="110"/>
        </w:rPr>
        <w:t xml:space="preserve"> </w:t>
      </w:r>
      <w:r>
        <w:rPr>
          <w:w w:val="110"/>
        </w:rPr>
        <w:t>breaks, training, and other activities.</w:t>
      </w:r>
    </w:p>
    <w:p w14:paraId="077BB494" w14:textId="77777777" w:rsidR="00C220EB" w:rsidRDefault="00C220EB">
      <w:pPr>
        <w:pStyle w:val="BodyText"/>
      </w:pPr>
    </w:p>
    <w:p w14:paraId="077BB495" w14:textId="77777777" w:rsidR="00C220EB" w:rsidRDefault="00C220EB">
      <w:pPr>
        <w:pStyle w:val="BodyText"/>
        <w:spacing w:before="7"/>
      </w:pPr>
    </w:p>
    <w:p w14:paraId="077BB496" w14:textId="77777777" w:rsidR="00C220EB" w:rsidRDefault="00000000">
      <w:pPr>
        <w:pStyle w:val="BodyText"/>
        <w:spacing w:line="256" w:lineRule="auto"/>
        <w:ind w:left="142" w:right="848"/>
        <w:jc w:val="both"/>
      </w:pPr>
      <w:commentRangeStart w:id="178"/>
      <w:r>
        <w:rPr>
          <w:rFonts w:ascii="Arial"/>
          <w:b/>
          <w:color w:val="697D90"/>
        </w:rPr>
        <w:t>DSP use case</w:t>
      </w:r>
      <w:r>
        <w:rPr>
          <w:rFonts w:ascii="Arial"/>
          <w:b/>
          <w:color w:val="697D90"/>
          <w:spacing w:val="40"/>
        </w:rPr>
        <w:t xml:space="preserve">  </w:t>
      </w:r>
      <w:r>
        <w:t xml:space="preserve">The </w:t>
      </w:r>
      <w:commentRangeEnd w:id="178"/>
      <w:r w:rsidR="00E20CC9">
        <w:rPr>
          <w:rStyle w:val="CommentReference"/>
          <w:sz w:val="22"/>
          <w:szCs w:val="22"/>
        </w:rPr>
        <w:commentReference w:id="178"/>
      </w:r>
      <w:r>
        <w:t xml:space="preserve">data models in DSP are useful not only as a bridge to SAC (discussed below). They allow </w:t>
      </w:r>
      <w:r>
        <w:rPr>
          <w:w w:val="110"/>
        </w:rPr>
        <w:t>different</w:t>
      </w:r>
      <w:r>
        <w:rPr>
          <w:spacing w:val="-12"/>
          <w:w w:val="110"/>
        </w:rPr>
        <w:t xml:space="preserve"> </w:t>
      </w:r>
      <w:r>
        <w:rPr>
          <w:w w:val="110"/>
        </w:rPr>
        <w:t>data</w:t>
      </w:r>
      <w:r>
        <w:rPr>
          <w:spacing w:val="-12"/>
          <w:w w:val="110"/>
        </w:rPr>
        <w:t xml:space="preserve"> </w:t>
      </w:r>
      <w:r>
        <w:rPr>
          <w:w w:val="110"/>
        </w:rPr>
        <w:t>sources</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modelled</w:t>
      </w:r>
      <w:r>
        <w:rPr>
          <w:spacing w:val="-12"/>
          <w:w w:val="110"/>
        </w:rPr>
        <w:t xml:space="preserve"> </w:t>
      </w:r>
      <w:r>
        <w:rPr>
          <w:w w:val="110"/>
        </w:rPr>
        <w:t>and</w:t>
      </w:r>
      <w:r>
        <w:rPr>
          <w:spacing w:val="-12"/>
          <w:w w:val="110"/>
        </w:rPr>
        <w:t xml:space="preserve"> </w:t>
      </w:r>
      <w:r>
        <w:rPr>
          <w:w w:val="110"/>
        </w:rPr>
        <w:t>combined</w:t>
      </w:r>
      <w:r>
        <w:rPr>
          <w:spacing w:val="-12"/>
          <w:w w:val="110"/>
        </w:rPr>
        <w:t xml:space="preserve"> </w:t>
      </w:r>
      <w:r>
        <w:rPr>
          <w:w w:val="110"/>
        </w:rPr>
        <w:t>into</w:t>
      </w:r>
      <w:r>
        <w:rPr>
          <w:spacing w:val="-12"/>
          <w:w w:val="110"/>
        </w:rPr>
        <w:t xml:space="preserve"> </w:t>
      </w:r>
      <w:r>
        <w:rPr>
          <w:w w:val="110"/>
        </w:rPr>
        <w:t>unified</w:t>
      </w:r>
      <w:r>
        <w:rPr>
          <w:spacing w:val="-12"/>
          <w:w w:val="110"/>
        </w:rPr>
        <w:t xml:space="preserve"> </w:t>
      </w:r>
      <w:r>
        <w:rPr>
          <w:w w:val="110"/>
        </w:rPr>
        <w:t>data</w:t>
      </w:r>
      <w:r>
        <w:rPr>
          <w:spacing w:val="-12"/>
          <w:w w:val="110"/>
        </w:rPr>
        <w:t xml:space="preserve"> </w:t>
      </w:r>
      <w:r>
        <w:rPr>
          <w:w w:val="110"/>
        </w:rPr>
        <w:t>models. This</w:t>
      </w:r>
      <w:r>
        <w:rPr>
          <w:spacing w:val="-12"/>
          <w:w w:val="110"/>
        </w:rPr>
        <w:t xml:space="preserve"> </w:t>
      </w:r>
      <w:r>
        <w:rPr>
          <w:w w:val="110"/>
        </w:rPr>
        <w:t>is</w:t>
      </w:r>
      <w:r>
        <w:rPr>
          <w:spacing w:val="-12"/>
          <w:w w:val="110"/>
        </w:rPr>
        <w:t xml:space="preserve"> </w:t>
      </w:r>
      <w:r>
        <w:rPr>
          <w:w w:val="110"/>
        </w:rPr>
        <w:t>also</w:t>
      </w:r>
      <w:r>
        <w:rPr>
          <w:spacing w:val="-12"/>
          <w:w w:val="110"/>
        </w:rPr>
        <w:t xml:space="preserve"> </w:t>
      </w:r>
      <w:r>
        <w:rPr>
          <w:w w:val="110"/>
        </w:rPr>
        <w:t>relevant</w:t>
      </w:r>
      <w:r>
        <w:rPr>
          <w:spacing w:val="-12"/>
          <w:w w:val="110"/>
        </w:rPr>
        <w:t xml:space="preserve"> </w:t>
      </w:r>
      <w:r>
        <w:rPr>
          <w:w w:val="110"/>
        </w:rPr>
        <w:t>to</w:t>
      </w:r>
      <w:r>
        <w:rPr>
          <w:spacing w:val="-12"/>
          <w:w w:val="110"/>
        </w:rPr>
        <w:t xml:space="preserve"> </w:t>
      </w:r>
      <w:r>
        <w:rPr>
          <w:w w:val="110"/>
        </w:rPr>
        <w:t>Swiss Post, as it operates not only Amazon Athena data sources but also other database- or file-based sources. This combination of data inevitably inherits data quality issues from the underlying sources, which can affect joins,</w:t>
      </w:r>
      <w:r>
        <w:rPr>
          <w:spacing w:val="18"/>
          <w:w w:val="110"/>
        </w:rPr>
        <w:t xml:space="preserve"> </w:t>
      </w:r>
      <w:r>
        <w:rPr>
          <w:w w:val="110"/>
        </w:rPr>
        <w:t>data loading,</w:t>
      </w:r>
      <w:r>
        <w:rPr>
          <w:spacing w:val="18"/>
          <w:w w:val="110"/>
        </w:rPr>
        <w:t xml:space="preserve"> </w:t>
      </w:r>
      <w:r>
        <w:rPr>
          <w:w w:val="110"/>
        </w:rPr>
        <w:t>and further processing.</w:t>
      </w:r>
      <w:r>
        <w:rPr>
          <w:spacing w:val="40"/>
          <w:w w:val="110"/>
        </w:rPr>
        <w:t xml:space="preserve"> </w:t>
      </w:r>
      <w:r>
        <w:rPr>
          <w:w w:val="110"/>
        </w:rPr>
        <w:t>Nonetheless,</w:t>
      </w:r>
      <w:r>
        <w:rPr>
          <w:spacing w:val="18"/>
          <w:w w:val="110"/>
        </w:rPr>
        <w:t xml:space="preserve"> </w:t>
      </w:r>
      <w:r>
        <w:rPr>
          <w:w w:val="110"/>
        </w:rPr>
        <w:t>DSP is the sole source of data provided to SAC, which is the next logical step in the reporting pipeline.</w:t>
      </w:r>
      <w:r>
        <w:rPr>
          <w:spacing w:val="28"/>
          <w:w w:val="110"/>
        </w:rPr>
        <w:t xml:space="preserve"> </w:t>
      </w:r>
      <w:r>
        <w:rPr>
          <w:w w:val="110"/>
        </w:rPr>
        <w:t>This also means that any unhandled data quality</w:t>
      </w:r>
      <w:r>
        <w:rPr>
          <w:spacing w:val="-1"/>
          <w:w w:val="110"/>
        </w:rPr>
        <w:t xml:space="preserve"> </w:t>
      </w:r>
      <w:r>
        <w:rPr>
          <w:w w:val="110"/>
        </w:rPr>
        <w:t>issues are passed</w:t>
      </w:r>
      <w:r>
        <w:rPr>
          <w:spacing w:val="-1"/>
          <w:w w:val="110"/>
        </w:rPr>
        <w:t xml:space="preserve"> </w:t>
      </w:r>
      <w:r>
        <w:rPr>
          <w:w w:val="110"/>
        </w:rPr>
        <w:t>directly to</w:t>
      </w:r>
      <w:r>
        <w:rPr>
          <w:spacing w:val="-1"/>
          <w:w w:val="110"/>
        </w:rPr>
        <w:t xml:space="preserve"> </w:t>
      </w:r>
      <w:r>
        <w:rPr>
          <w:w w:val="110"/>
        </w:rPr>
        <w:t>users consuming</w:t>
      </w:r>
      <w:r>
        <w:rPr>
          <w:spacing w:val="-1"/>
          <w:w w:val="110"/>
        </w:rPr>
        <w:t xml:space="preserve"> </w:t>
      </w:r>
      <w:r>
        <w:rPr>
          <w:w w:val="110"/>
        </w:rPr>
        <w:t>reports in</w:t>
      </w:r>
      <w:r>
        <w:rPr>
          <w:spacing w:val="-1"/>
          <w:w w:val="110"/>
        </w:rPr>
        <w:t xml:space="preserve"> </w:t>
      </w:r>
      <w:r>
        <w:rPr>
          <w:w w:val="110"/>
        </w:rPr>
        <w:t>SAC and</w:t>
      </w:r>
      <w:r>
        <w:rPr>
          <w:spacing w:val="-1"/>
          <w:w w:val="110"/>
        </w:rPr>
        <w:t xml:space="preserve"> </w:t>
      </w:r>
      <w:r>
        <w:rPr>
          <w:w w:val="110"/>
        </w:rPr>
        <w:t>may therefore</w:t>
      </w:r>
      <w:r>
        <w:rPr>
          <w:spacing w:val="-1"/>
          <w:w w:val="110"/>
        </w:rPr>
        <w:t xml:space="preserve"> </w:t>
      </w:r>
      <w:r>
        <w:rPr>
          <w:w w:val="110"/>
        </w:rPr>
        <w:t>affect confidence in the reporting pipeline depending on data quality.</w:t>
      </w:r>
    </w:p>
    <w:p w14:paraId="077BB497" w14:textId="77777777" w:rsidR="00C220EB" w:rsidRDefault="00C220EB">
      <w:pPr>
        <w:pStyle w:val="BodyText"/>
      </w:pPr>
    </w:p>
    <w:p w14:paraId="077BB498" w14:textId="77777777" w:rsidR="00C220EB" w:rsidRDefault="00C220EB">
      <w:pPr>
        <w:pStyle w:val="BodyText"/>
        <w:spacing w:before="6"/>
      </w:pPr>
    </w:p>
    <w:p w14:paraId="077BB499" w14:textId="77777777" w:rsidR="00C220EB" w:rsidRDefault="00000000">
      <w:pPr>
        <w:pStyle w:val="Heading4"/>
        <w:jc w:val="both"/>
      </w:pPr>
      <w:r>
        <w:rPr>
          <w:color w:val="697D90"/>
          <w:spacing w:val="-4"/>
        </w:rPr>
        <w:t>SAP</w:t>
      </w:r>
      <w:r>
        <w:rPr>
          <w:color w:val="697D90"/>
          <w:spacing w:val="-5"/>
        </w:rPr>
        <w:t xml:space="preserve"> </w:t>
      </w:r>
      <w:r>
        <w:rPr>
          <w:color w:val="697D90"/>
          <w:spacing w:val="-4"/>
        </w:rPr>
        <w:t>Analytics Cloud (SAC)</w:t>
      </w:r>
      <w:r>
        <w:rPr>
          <w:color w:val="697D90"/>
          <w:spacing w:val="-5"/>
        </w:rPr>
        <w:t xml:space="preserve"> </w:t>
      </w:r>
      <w:r>
        <w:rPr>
          <w:color w:val="697D90"/>
          <w:spacing w:val="-4"/>
        </w:rPr>
        <w:t>report</w:t>
      </w:r>
    </w:p>
    <w:p w14:paraId="077BB49A" w14:textId="77777777" w:rsidR="00C220EB" w:rsidRDefault="00000000">
      <w:pPr>
        <w:pStyle w:val="BodyText"/>
        <w:spacing w:before="180" w:line="256" w:lineRule="auto"/>
        <w:ind w:left="142" w:right="848"/>
        <w:jc w:val="both"/>
      </w:pPr>
      <w:r>
        <w:rPr>
          <w:w w:val="110"/>
        </w:rPr>
        <w:t>SAC</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final</w:t>
      </w:r>
      <w:r>
        <w:rPr>
          <w:spacing w:val="-1"/>
          <w:w w:val="110"/>
        </w:rPr>
        <w:t xml:space="preserve"> </w:t>
      </w:r>
      <w:r>
        <w:rPr>
          <w:w w:val="110"/>
        </w:rPr>
        <w:t>step</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pipeline</w:t>
      </w:r>
      <w:r>
        <w:rPr>
          <w:spacing w:val="-1"/>
          <w:w w:val="110"/>
        </w:rPr>
        <w:t xml:space="preserve"> </w:t>
      </w:r>
      <w:r>
        <w:rPr>
          <w:w w:val="110"/>
        </w:rPr>
        <w:t>and</w:t>
      </w:r>
      <w:r>
        <w:rPr>
          <w:spacing w:val="-1"/>
          <w:w w:val="110"/>
        </w:rPr>
        <w:t xml:space="preserve"> </w:t>
      </w:r>
      <w:r>
        <w:rPr>
          <w:w w:val="110"/>
        </w:rPr>
        <w:t>represents</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and</w:t>
      </w:r>
      <w:r>
        <w:rPr>
          <w:spacing w:val="-1"/>
          <w:w w:val="110"/>
        </w:rPr>
        <w:t xml:space="preserve"> </w:t>
      </w:r>
      <w:r>
        <w:rPr>
          <w:w w:val="110"/>
        </w:rPr>
        <w:t>consumption</w:t>
      </w:r>
      <w:r>
        <w:rPr>
          <w:spacing w:val="-1"/>
          <w:w w:val="110"/>
        </w:rPr>
        <w:t xml:space="preserve"> </w:t>
      </w:r>
      <w:r>
        <w:rPr>
          <w:w w:val="110"/>
        </w:rPr>
        <w:t>layer. As</w:t>
      </w:r>
      <w:r>
        <w:rPr>
          <w:spacing w:val="-1"/>
          <w:w w:val="110"/>
        </w:rPr>
        <w:t xml:space="preserve"> </w:t>
      </w:r>
      <w:r>
        <w:rPr>
          <w:w w:val="110"/>
        </w:rPr>
        <w:t>the last</w:t>
      </w:r>
      <w:r>
        <w:rPr>
          <w:spacing w:val="-2"/>
          <w:w w:val="110"/>
        </w:rPr>
        <w:t xml:space="preserve"> </w:t>
      </w:r>
      <w:r>
        <w:rPr>
          <w:w w:val="110"/>
        </w:rPr>
        <w:t>layer,</w:t>
      </w:r>
      <w:r>
        <w:rPr>
          <w:spacing w:val="-1"/>
          <w:w w:val="110"/>
        </w:rPr>
        <w:t xml:space="preserve"> </w:t>
      </w:r>
      <w:r>
        <w:rPr>
          <w:w w:val="110"/>
        </w:rPr>
        <w:t>it</w:t>
      </w:r>
      <w:r>
        <w:rPr>
          <w:spacing w:val="-2"/>
          <w:w w:val="110"/>
        </w:rPr>
        <w:t xml:space="preserve"> </w:t>
      </w:r>
      <w:r>
        <w:rPr>
          <w:w w:val="110"/>
        </w:rPr>
        <w:t>inherits</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from</w:t>
      </w:r>
      <w:r>
        <w:rPr>
          <w:spacing w:val="-2"/>
          <w:w w:val="110"/>
        </w:rPr>
        <w:t xml:space="preserve"> </w:t>
      </w:r>
      <w:r>
        <w:rPr>
          <w:w w:val="110"/>
        </w:rPr>
        <w:t>previous</w:t>
      </w:r>
      <w:r>
        <w:rPr>
          <w:spacing w:val="-2"/>
          <w:w w:val="110"/>
        </w:rPr>
        <w:t xml:space="preserve"> </w:t>
      </w:r>
      <w:r>
        <w:rPr>
          <w:w w:val="110"/>
        </w:rPr>
        <w:t>layers</w:t>
      </w:r>
      <w:r>
        <w:rPr>
          <w:spacing w:val="-1"/>
          <w:w w:val="110"/>
        </w:rPr>
        <w:t xml:space="preserve"> </w:t>
      </w:r>
      <w:r>
        <w:rPr>
          <w:w w:val="110"/>
        </w:rPr>
        <w:t>and</w:t>
      </w:r>
      <w:r>
        <w:rPr>
          <w:spacing w:val="-2"/>
          <w:w w:val="110"/>
        </w:rPr>
        <w:t xml:space="preserve"> </w:t>
      </w:r>
      <w:r>
        <w:rPr>
          <w:w w:val="110"/>
        </w:rPr>
        <w:t>is</w:t>
      </w:r>
      <w:r>
        <w:rPr>
          <w:spacing w:val="-2"/>
          <w:w w:val="110"/>
        </w:rPr>
        <w:t xml:space="preserve"> </w:t>
      </w:r>
      <w:r>
        <w:rPr>
          <w:w w:val="110"/>
        </w:rPr>
        <w:t>responsible</w:t>
      </w:r>
      <w:r>
        <w:rPr>
          <w:spacing w:val="-2"/>
          <w:w w:val="110"/>
        </w:rPr>
        <w:t xml:space="preserve"> </w:t>
      </w:r>
      <w:r>
        <w:rPr>
          <w:w w:val="110"/>
        </w:rPr>
        <w:t>only</w:t>
      </w:r>
      <w:r>
        <w:rPr>
          <w:spacing w:val="-2"/>
          <w:w w:val="110"/>
        </w:rPr>
        <w:t xml:space="preserve"> </w:t>
      </w:r>
      <w:r>
        <w:rPr>
          <w:w w:val="110"/>
        </w:rPr>
        <w:t>for</w:t>
      </w:r>
      <w:r>
        <w:rPr>
          <w:spacing w:val="-2"/>
          <w:w w:val="110"/>
        </w:rPr>
        <w:t xml:space="preserve"> </w:t>
      </w:r>
      <w:r>
        <w:rPr>
          <w:w w:val="110"/>
        </w:rPr>
        <w:t>its</w:t>
      </w:r>
      <w:r>
        <w:rPr>
          <w:spacing w:val="-2"/>
          <w:w w:val="110"/>
        </w:rPr>
        <w:t xml:space="preserve"> </w:t>
      </w:r>
      <w:r>
        <w:rPr>
          <w:w w:val="110"/>
        </w:rPr>
        <w:t>visualisation. The</w:t>
      </w:r>
      <w:r>
        <w:rPr>
          <w:spacing w:val="-2"/>
          <w:w w:val="110"/>
        </w:rPr>
        <w:t xml:space="preserve"> </w:t>
      </w:r>
      <w:r>
        <w:rPr>
          <w:w w:val="110"/>
        </w:rPr>
        <w:t>data</w:t>
      </w:r>
      <w:r>
        <w:rPr>
          <w:spacing w:val="-2"/>
          <w:w w:val="110"/>
        </w:rPr>
        <w:t xml:space="preserve"> </w:t>
      </w:r>
      <w:r>
        <w:rPr>
          <w:w w:val="110"/>
        </w:rPr>
        <w:t xml:space="preserve">is displayed passively, and no further transformations are performed at this stage. Consequently, any errors </w:t>
      </w:r>
      <w:r>
        <w:rPr>
          <w:spacing w:val="-2"/>
          <w:w w:val="115"/>
        </w:rPr>
        <w:t>in</w:t>
      </w:r>
      <w:r>
        <w:rPr>
          <w:spacing w:val="-11"/>
          <w:w w:val="115"/>
        </w:rPr>
        <w:t xml:space="preserve"> </w:t>
      </w:r>
      <w:r>
        <w:rPr>
          <w:spacing w:val="-2"/>
          <w:w w:val="115"/>
        </w:rPr>
        <w:t>data</w:t>
      </w:r>
      <w:r>
        <w:rPr>
          <w:spacing w:val="-11"/>
          <w:w w:val="115"/>
        </w:rPr>
        <w:t xml:space="preserve"> </w:t>
      </w:r>
      <w:r>
        <w:rPr>
          <w:spacing w:val="-2"/>
          <w:w w:val="115"/>
        </w:rPr>
        <w:t>preparation</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quality</w:t>
      </w:r>
      <w:r>
        <w:rPr>
          <w:spacing w:val="-11"/>
          <w:w w:val="115"/>
        </w:rPr>
        <w:t xml:space="preserve"> </w:t>
      </w:r>
      <w:r>
        <w:rPr>
          <w:spacing w:val="-2"/>
          <w:w w:val="115"/>
        </w:rPr>
        <w:t>issues</w:t>
      </w:r>
      <w:r>
        <w:rPr>
          <w:spacing w:val="-11"/>
          <w:w w:val="115"/>
        </w:rPr>
        <w:t xml:space="preserve"> </w:t>
      </w:r>
      <w:r>
        <w:rPr>
          <w:spacing w:val="-2"/>
          <w:w w:val="115"/>
        </w:rPr>
        <w:t>from</w:t>
      </w:r>
      <w:r>
        <w:rPr>
          <w:spacing w:val="-11"/>
          <w:w w:val="115"/>
        </w:rPr>
        <w:t xml:space="preserve"> </w:t>
      </w:r>
      <w:r>
        <w:rPr>
          <w:spacing w:val="-2"/>
          <w:w w:val="115"/>
        </w:rPr>
        <w:t>upstream</w:t>
      </w:r>
      <w:r>
        <w:rPr>
          <w:spacing w:val="-11"/>
          <w:w w:val="115"/>
        </w:rPr>
        <w:t xml:space="preserve"> </w:t>
      </w:r>
      <w:r>
        <w:rPr>
          <w:spacing w:val="-2"/>
          <w:w w:val="115"/>
        </w:rPr>
        <w:t>layers</w:t>
      </w:r>
      <w:r>
        <w:rPr>
          <w:spacing w:val="-11"/>
          <w:w w:val="115"/>
        </w:rPr>
        <w:t xml:space="preserve"> </w:t>
      </w:r>
      <w:r>
        <w:rPr>
          <w:spacing w:val="-2"/>
          <w:w w:val="115"/>
        </w:rPr>
        <w:t>are</w:t>
      </w:r>
      <w:r>
        <w:rPr>
          <w:spacing w:val="-11"/>
          <w:w w:val="115"/>
        </w:rPr>
        <w:t xml:space="preserve"> </w:t>
      </w:r>
      <w:r>
        <w:rPr>
          <w:spacing w:val="-2"/>
          <w:w w:val="115"/>
        </w:rPr>
        <w:t>propagated</w:t>
      </w:r>
      <w:r>
        <w:rPr>
          <w:spacing w:val="-11"/>
          <w:w w:val="115"/>
        </w:rPr>
        <w:t xml:space="preserve"> </w:t>
      </w:r>
      <w:r>
        <w:rPr>
          <w:spacing w:val="-2"/>
          <w:w w:val="115"/>
        </w:rPr>
        <w:t>to</w:t>
      </w:r>
      <w:r>
        <w:rPr>
          <w:spacing w:val="-11"/>
          <w:w w:val="115"/>
        </w:rPr>
        <w:t xml:space="preserve"> </w:t>
      </w:r>
      <w:r>
        <w:rPr>
          <w:spacing w:val="-2"/>
          <w:w w:val="115"/>
        </w:rPr>
        <w:t>this</w:t>
      </w:r>
      <w:r>
        <w:rPr>
          <w:spacing w:val="-11"/>
          <w:w w:val="115"/>
        </w:rPr>
        <w:t xml:space="preserve"> </w:t>
      </w:r>
      <w:r>
        <w:rPr>
          <w:spacing w:val="-2"/>
          <w:w w:val="115"/>
        </w:rPr>
        <w:t>layer</w:t>
      </w:r>
      <w:r>
        <w:rPr>
          <w:spacing w:val="-11"/>
          <w:w w:val="115"/>
        </w:rPr>
        <w:t xml:space="preserve"> </w:t>
      </w:r>
      <w:r>
        <w:rPr>
          <w:spacing w:val="-2"/>
          <w:w w:val="115"/>
        </w:rPr>
        <w:t>together</w:t>
      </w:r>
      <w:r>
        <w:rPr>
          <w:spacing w:val="-11"/>
          <w:w w:val="115"/>
        </w:rPr>
        <w:t xml:space="preserve"> </w:t>
      </w:r>
      <w:r>
        <w:rPr>
          <w:spacing w:val="-2"/>
          <w:w w:val="115"/>
        </w:rPr>
        <w:t xml:space="preserve">with </w:t>
      </w:r>
      <w:r>
        <w:rPr>
          <w:w w:val="115"/>
        </w:rPr>
        <w:t>the data itself.</w:t>
      </w:r>
    </w:p>
    <w:p w14:paraId="077BB49B" w14:textId="77777777" w:rsidR="00C220EB" w:rsidRDefault="00000000">
      <w:pPr>
        <w:pStyle w:val="BodyText"/>
        <w:spacing w:before="148" w:line="256" w:lineRule="auto"/>
        <w:ind w:left="142" w:right="848"/>
        <w:jc w:val="both"/>
      </w:pPr>
      <w:r>
        <w:rPr>
          <w:spacing w:val="-2"/>
          <w:w w:val="110"/>
        </w:rPr>
        <w:t>As</w:t>
      </w:r>
      <w:r>
        <w:rPr>
          <w:spacing w:val="-12"/>
          <w:w w:val="110"/>
        </w:rPr>
        <w:t xml:space="preserve"> </w:t>
      </w:r>
      <w:r>
        <w:rPr>
          <w:spacing w:val="-2"/>
          <w:w w:val="110"/>
        </w:rPr>
        <w:t>described</w:t>
      </w:r>
      <w:r>
        <w:rPr>
          <w:spacing w:val="-12"/>
          <w:w w:val="110"/>
        </w:rPr>
        <w:t xml:space="preserve"> </w:t>
      </w:r>
      <w:r>
        <w:rPr>
          <w:spacing w:val="-2"/>
          <w:w w:val="110"/>
        </w:rPr>
        <w:t>earlier,</w:t>
      </w:r>
      <w:r>
        <w:rPr>
          <w:spacing w:val="-8"/>
          <w:w w:val="110"/>
        </w:rPr>
        <w:t xml:space="preserve"> </w:t>
      </w:r>
      <w:r>
        <w:rPr>
          <w:spacing w:val="-2"/>
          <w:w w:val="110"/>
        </w:rPr>
        <w:t>SAC</w:t>
      </w:r>
      <w:r>
        <w:rPr>
          <w:spacing w:val="-12"/>
          <w:w w:val="110"/>
        </w:rPr>
        <w:t xml:space="preserve"> </w:t>
      </w:r>
      <w:r>
        <w:rPr>
          <w:spacing w:val="-2"/>
          <w:w w:val="110"/>
        </w:rPr>
        <w:t>is</w:t>
      </w:r>
      <w:r>
        <w:rPr>
          <w:spacing w:val="-12"/>
          <w:w w:val="110"/>
        </w:rPr>
        <w:t xml:space="preserve"> </w:t>
      </w:r>
      <w:r>
        <w:rPr>
          <w:spacing w:val="-2"/>
          <w:w w:val="110"/>
        </w:rPr>
        <w:t>dependent</w:t>
      </w:r>
      <w:r>
        <w:rPr>
          <w:spacing w:val="-12"/>
          <w:w w:val="110"/>
        </w:rPr>
        <w:t xml:space="preserve"> </w:t>
      </w:r>
      <w:r>
        <w:rPr>
          <w:spacing w:val="-2"/>
          <w:w w:val="110"/>
        </w:rPr>
        <w:t>on</w:t>
      </w:r>
      <w:r>
        <w:rPr>
          <w:spacing w:val="-12"/>
          <w:w w:val="110"/>
        </w:rPr>
        <w:t xml:space="preserve"> </w:t>
      </w:r>
      <w:r>
        <w:rPr>
          <w:spacing w:val="-2"/>
          <w:w w:val="110"/>
        </w:rPr>
        <w:t>DSP</w:t>
      </w:r>
      <w:r>
        <w:rPr>
          <w:spacing w:val="-12"/>
          <w:w w:val="110"/>
        </w:rPr>
        <w:t xml:space="preserve"> </w:t>
      </w:r>
      <w:r>
        <w:rPr>
          <w:spacing w:val="-2"/>
          <w:w w:val="110"/>
        </w:rPr>
        <w:t>and</w:t>
      </w:r>
      <w:r>
        <w:rPr>
          <w:spacing w:val="-12"/>
          <w:w w:val="110"/>
        </w:rPr>
        <w:t xml:space="preserve"> </w:t>
      </w:r>
      <w:r>
        <w:rPr>
          <w:spacing w:val="-2"/>
          <w:w w:val="110"/>
        </w:rPr>
        <w:t>cannot</w:t>
      </w:r>
      <w:r>
        <w:rPr>
          <w:spacing w:val="-12"/>
          <w:w w:val="110"/>
        </w:rPr>
        <w:t xml:space="preserve"> </w:t>
      </w:r>
      <w:r>
        <w:rPr>
          <w:spacing w:val="-2"/>
          <w:w w:val="110"/>
        </w:rPr>
        <w:t>operate</w:t>
      </w:r>
      <w:r>
        <w:rPr>
          <w:spacing w:val="-12"/>
          <w:w w:val="110"/>
        </w:rPr>
        <w:t xml:space="preserve"> </w:t>
      </w:r>
      <w:r>
        <w:rPr>
          <w:spacing w:val="-2"/>
          <w:w w:val="110"/>
        </w:rPr>
        <w:t>independently,</w:t>
      </w:r>
      <w:r>
        <w:rPr>
          <w:spacing w:val="-8"/>
          <w:w w:val="110"/>
        </w:rPr>
        <w:t xml:space="preserve"> </w:t>
      </w:r>
      <w:r>
        <w:rPr>
          <w:spacing w:val="-2"/>
          <w:w w:val="110"/>
        </w:rPr>
        <w:t>nor</w:t>
      </w:r>
      <w:r>
        <w:rPr>
          <w:spacing w:val="-12"/>
          <w:w w:val="110"/>
        </w:rPr>
        <w:t xml:space="preserve"> </w:t>
      </w:r>
      <w:r>
        <w:rPr>
          <w:spacing w:val="-2"/>
          <w:w w:val="110"/>
        </w:rPr>
        <w:t>does</w:t>
      </w:r>
      <w:r>
        <w:rPr>
          <w:spacing w:val="-12"/>
          <w:w w:val="110"/>
        </w:rPr>
        <w:t xml:space="preserve"> </w:t>
      </w:r>
      <w:r>
        <w:rPr>
          <w:spacing w:val="-2"/>
          <w:w w:val="110"/>
        </w:rPr>
        <w:t>it</w:t>
      </w:r>
      <w:r>
        <w:rPr>
          <w:spacing w:val="-12"/>
          <w:w w:val="110"/>
        </w:rPr>
        <w:t xml:space="preserve"> </w:t>
      </w:r>
      <w:r>
        <w:rPr>
          <w:spacing w:val="-2"/>
          <w:w w:val="110"/>
        </w:rPr>
        <w:t>provide</w:t>
      </w:r>
      <w:r>
        <w:rPr>
          <w:spacing w:val="-12"/>
          <w:w w:val="110"/>
        </w:rPr>
        <w:t xml:space="preserve"> </w:t>
      </w:r>
      <w:r>
        <w:rPr>
          <w:spacing w:val="-2"/>
          <w:w w:val="110"/>
        </w:rPr>
        <w:t xml:space="preserve">native </w:t>
      </w:r>
      <w:r>
        <w:rPr>
          <w:w w:val="110"/>
        </w:rPr>
        <w:t>DQM</w:t>
      </w:r>
      <w:r>
        <w:rPr>
          <w:spacing w:val="-22"/>
          <w:w w:val="110"/>
        </w:rPr>
        <w:t xml:space="preserve"> </w:t>
      </w:r>
      <w:r>
        <w:rPr>
          <w:w w:val="110"/>
        </w:rPr>
        <w:t>capabilities.</w:t>
      </w:r>
      <w:r>
        <w:rPr>
          <w:spacing w:val="-15"/>
          <w:w w:val="110"/>
        </w:rPr>
        <w:t xml:space="preserve"> </w:t>
      </w:r>
      <w:r>
        <w:rPr>
          <w:w w:val="110"/>
        </w:rPr>
        <w:t>The</w:t>
      </w:r>
      <w:r>
        <w:rPr>
          <w:spacing w:val="-21"/>
          <w:w w:val="110"/>
        </w:rPr>
        <w:t xml:space="preserve"> </w:t>
      </w:r>
      <w:r>
        <w:rPr>
          <w:w w:val="110"/>
        </w:rPr>
        <w:t>reports</w:t>
      </w:r>
      <w:r>
        <w:rPr>
          <w:spacing w:val="-22"/>
          <w:w w:val="110"/>
        </w:rPr>
        <w:t xml:space="preserve"> </w:t>
      </w:r>
      <w:r>
        <w:rPr>
          <w:w w:val="110"/>
        </w:rPr>
        <w:t>generated</w:t>
      </w:r>
      <w:r>
        <w:rPr>
          <w:spacing w:val="-21"/>
          <w:w w:val="110"/>
        </w:rPr>
        <w:t xml:space="preserve"> </w:t>
      </w:r>
      <w:r>
        <w:rPr>
          <w:w w:val="110"/>
        </w:rPr>
        <w:t>by</w:t>
      </w:r>
      <w:r>
        <w:rPr>
          <w:spacing w:val="-22"/>
          <w:w w:val="110"/>
        </w:rPr>
        <w:t xml:space="preserve"> </w:t>
      </w:r>
      <w:r>
        <w:rPr>
          <w:w w:val="110"/>
        </w:rPr>
        <w:t>SAC</w:t>
      </w:r>
      <w:r>
        <w:rPr>
          <w:spacing w:val="-21"/>
          <w:w w:val="110"/>
        </w:rPr>
        <w:t xml:space="preserve"> </w:t>
      </w:r>
      <w:r>
        <w:rPr>
          <w:w w:val="110"/>
        </w:rPr>
        <w:t>are</w:t>
      </w:r>
      <w:r>
        <w:rPr>
          <w:spacing w:val="-22"/>
          <w:w w:val="110"/>
        </w:rPr>
        <w:t xml:space="preserve"> </w:t>
      </w:r>
      <w:r>
        <w:rPr>
          <w:w w:val="110"/>
        </w:rPr>
        <w:t>therefore</w:t>
      </w:r>
      <w:r>
        <w:rPr>
          <w:spacing w:val="-21"/>
          <w:w w:val="110"/>
        </w:rPr>
        <w:t xml:space="preserve"> </w:t>
      </w:r>
      <w:r>
        <w:rPr>
          <w:w w:val="110"/>
        </w:rPr>
        <w:t>fully</w:t>
      </w:r>
      <w:r>
        <w:rPr>
          <w:spacing w:val="-22"/>
          <w:w w:val="110"/>
        </w:rPr>
        <w:t xml:space="preserve"> </w:t>
      </w:r>
      <w:r>
        <w:rPr>
          <w:w w:val="110"/>
        </w:rPr>
        <w:t>dependent</w:t>
      </w:r>
      <w:r>
        <w:rPr>
          <w:spacing w:val="-21"/>
          <w:w w:val="110"/>
        </w:rPr>
        <w:t xml:space="preserve"> </w:t>
      </w:r>
      <w:r>
        <w:rPr>
          <w:w w:val="110"/>
        </w:rPr>
        <w:t>on</w:t>
      </w:r>
      <w:r>
        <w:rPr>
          <w:spacing w:val="-22"/>
          <w:w w:val="110"/>
        </w:rPr>
        <w:t xml:space="preserve"> </w:t>
      </w:r>
      <w:r>
        <w:rPr>
          <w:w w:val="110"/>
        </w:rPr>
        <w:t>the</w:t>
      </w:r>
      <w:r>
        <w:rPr>
          <w:spacing w:val="-21"/>
          <w:w w:val="110"/>
        </w:rPr>
        <w:t xml:space="preserve"> </w:t>
      </w:r>
      <w:r>
        <w:rPr>
          <w:w w:val="110"/>
        </w:rPr>
        <w:t>preceding</w:t>
      </w:r>
      <w:r>
        <w:rPr>
          <w:spacing w:val="-22"/>
          <w:w w:val="110"/>
        </w:rPr>
        <w:t xml:space="preserve"> </w:t>
      </w:r>
      <w:r>
        <w:rPr>
          <w:w w:val="110"/>
        </w:rPr>
        <w:t>layers,</w:t>
      </w:r>
      <w:r>
        <w:rPr>
          <w:spacing w:val="-19"/>
          <w:w w:val="110"/>
        </w:rPr>
        <w:t xml:space="preserve"> </w:t>
      </w:r>
      <w:r>
        <w:rPr>
          <w:spacing w:val="-5"/>
          <w:w w:val="110"/>
        </w:rPr>
        <w:t>and</w:t>
      </w:r>
    </w:p>
    <w:p w14:paraId="077BB49C"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49D" w14:textId="77777777" w:rsidR="00C220EB" w:rsidRDefault="00C220EB">
      <w:pPr>
        <w:pStyle w:val="BodyText"/>
        <w:spacing w:before="159"/>
      </w:pPr>
    </w:p>
    <w:p w14:paraId="077BB49E" w14:textId="77777777" w:rsidR="00C220EB" w:rsidRDefault="00000000">
      <w:pPr>
        <w:pStyle w:val="BodyText"/>
        <w:spacing w:line="256" w:lineRule="auto"/>
        <w:ind w:left="142" w:right="848"/>
        <w:jc w:val="both"/>
      </w:pPr>
      <w:bookmarkStart w:id="179" w:name="_bookmark100"/>
      <w:bookmarkEnd w:id="179"/>
      <w:r>
        <w:rPr>
          <w:w w:val="110"/>
        </w:rPr>
        <w:t>any</w:t>
      </w:r>
      <w:r>
        <w:rPr>
          <w:spacing w:val="-8"/>
          <w:w w:val="110"/>
        </w:rPr>
        <w:t xml:space="preserve"> </w:t>
      </w:r>
      <w:r>
        <w:rPr>
          <w:w w:val="110"/>
        </w:rPr>
        <w:t>issues</w:t>
      </w:r>
      <w:r>
        <w:rPr>
          <w:spacing w:val="-8"/>
          <w:w w:val="110"/>
        </w:rPr>
        <w:t xml:space="preserve"> </w:t>
      </w:r>
      <w:r>
        <w:rPr>
          <w:w w:val="110"/>
        </w:rPr>
        <w:t>or</w:t>
      </w:r>
      <w:r>
        <w:rPr>
          <w:spacing w:val="-8"/>
          <w:w w:val="110"/>
        </w:rPr>
        <w:t xml:space="preserve"> </w:t>
      </w:r>
      <w:r>
        <w:rPr>
          <w:w w:val="110"/>
        </w:rPr>
        <w:t>delays</w:t>
      </w:r>
      <w:r>
        <w:rPr>
          <w:spacing w:val="-8"/>
          <w:w w:val="110"/>
        </w:rPr>
        <w:t xml:space="preserve"> </w:t>
      </w:r>
      <w:r>
        <w:rPr>
          <w:w w:val="110"/>
        </w:rPr>
        <w:t>are</w:t>
      </w:r>
      <w:r>
        <w:rPr>
          <w:spacing w:val="-8"/>
          <w:w w:val="110"/>
        </w:rPr>
        <w:t xml:space="preserve"> </w:t>
      </w:r>
      <w:r>
        <w:rPr>
          <w:w w:val="110"/>
        </w:rPr>
        <w:t>reflected</w:t>
      </w:r>
      <w:r>
        <w:rPr>
          <w:spacing w:val="-8"/>
          <w:w w:val="110"/>
        </w:rPr>
        <w:t xml:space="preserve"> </w:t>
      </w:r>
      <w:r>
        <w:rPr>
          <w:w w:val="110"/>
        </w:rPr>
        <w:t>directly</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reports. This</w:t>
      </w:r>
      <w:r>
        <w:rPr>
          <w:spacing w:val="-8"/>
          <w:w w:val="110"/>
        </w:rPr>
        <w:t xml:space="preserve"> </w:t>
      </w:r>
      <w:r>
        <w:rPr>
          <w:w w:val="110"/>
        </w:rPr>
        <w:t>is</w:t>
      </w:r>
      <w:r>
        <w:rPr>
          <w:spacing w:val="-8"/>
          <w:w w:val="110"/>
        </w:rPr>
        <w:t xml:space="preserve"> </w:t>
      </w:r>
      <w:r>
        <w:rPr>
          <w:w w:val="110"/>
        </w:rPr>
        <w:t>particularly</w:t>
      </w:r>
      <w:r>
        <w:rPr>
          <w:spacing w:val="-8"/>
          <w:w w:val="110"/>
        </w:rPr>
        <w:t xml:space="preserve"> </w:t>
      </w:r>
      <w:r>
        <w:rPr>
          <w:w w:val="110"/>
        </w:rPr>
        <w:t>relevant</w:t>
      </w:r>
      <w:r>
        <w:rPr>
          <w:spacing w:val="-8"/>
          <w:w w:val="110"/>
        </w:rPr>
        <w:t xml:space="preserve"> </w:t>
      </w:r>
      <w:r>
        <w:rPr>
          <w:w w:val="110"/>
        </w:rPr>
        <w:t>for</w:t>
      </w:r>
      <w:r>
        <w:rPr>
          <w:spacing w:val="-8"/>
          <w:w w:val="110"/>
        </w:rPr>
        <w:t xml:space="preserve"> </w:t>
      </w:r>
      <w:r>
        <w:rPr>
          <w:w w:val="110"/>
        </w:rPr>
        <w:t>Swiss</w:t>
      </w:r>
      <w:r>
        <w:rPr>
          <w:spacing w:val="-8"/>
          <w:w w:val="110"/>
        </w:rPr>
        <w:t xml:space="preserve"> </w:t>
      </w:r>
      <w:r>
        <w:rPr>
          <w:w w:val="110"/>
        </w:rPr>
        <w:t>Post,</w:t>
      </w:r>
      <w:r>
        <w:rPr>
          <w:spacing w:val="-7"/>
          <w:w w:val="110"/>
        </w:rPr>
        <w:t xml:space="preserve"> </w:t>
      </w:r>
      <w:r>
        <w:rPr>
          <w:w w:val="110"/>
        </w:rPr>
        <w:t>as</w:t>
      </w:r>
      <w:r>
        <w:rPr>
          <w:spacing w:val="-8"/>
          <w:w w:val="110"/>
        </w:rPr>
        <w:t xml:space="preserve"> </w:t>
      </w:r>
      <w:r>
        <w:rPr>
          <w:w w:val="110"/>
        </w:rPr>
        <w:t>one report</w:t>
      </w:r>
      <w:r>
        <w:rPr>
          <w:spacing w:val="-16"/>
          <w:w w:val="110"/>
        </w:rPr>
        <w:t xml:space="preserve"> </w:t>
      </w:r>
      <w:r>
        <w:rPr>
          <w:w w:val="110"/>
        </w:rPr>
        <w:t>provided</w:t>
      </w:r>
      <w:r>
        <w:rPr>
          <w:spacing w:val="-15"/>
          <w:w w:val="110"/>
        </w:rPr>
        <w:t xml:space="preserve"> </w:t>
      </w:r>
      <w:r>
        <w:rPr>
          <w:w w:val="110"/>
        </w:rPr>
        <w:t>by</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is</w:t>
      </w:r>
      <w:r>
        <w:rPr>
          <w:spacing w:val="-15"/>
          <w:w w:val="110"/>
        </w:rPr>
        <w:t xml:space="preserve"> </w:t>
      </w:r>
      <w:r>
        <w:rPr>
          <w:w w:val="110"/>
        </w:rPr>
        <w:t>used</w:t>
      </w:r>
      <w:r>
        <w:rPr>
          <w:spacing w:val="-15"/>
          <w:w w:val="110"/>
        </w:rPr>
        <w:t xml:space="preserve"> </w:t>
      </w:r>
      <w:r>
        <w:rPr>
          <w:w w:val="110"/>
        </w:rPr>
        <w:t>daily</w:t>
      </w:r>
      <w:r>
        <w:rPr>
          <w:spacing w:val="-16"/>
          <w:w w:val="110"/>
        </w:rPr>
        <w:t xml:space="preserve"> </w:t>
      </w:r>
      <w:r>
        <w:rPr>
          <w:w w:val="110"/>
        </w:rPr>
        <w:t>at</w:t>
      </w:r>
      <w:r>
        <w:rPr>
          <w:spacing w:val="-15"/>
          <w:w w:val="110"/>
        </w:rPr>
        <w:t xml:space="preserve"> </w:t>
      </w:r>
      <w:r>
        <w:rPr>
          <w:w w:val="110"/>
        </w:rPr>
        <w:t>07:00</w:t>
      </w:r>
      <w:r>
        <w:rPr>
          <w:spacing w:val="-15"/>
          <w:w w:val="110"/>
        </w:rPr>
        <w:t xml:space="preserve"> </w:t>
      </w:r>
      <w:r>
        <w:rPr>
          <w:w w:val="110"/>
        </w:rPr>
        <w:t>for</w:t>
      </w:r>
      <w:r>
        <w:rPr>
          <w:spacing w:val="-15"/>
          <w:w w:val="110"/>
        </w:rPr>
        <w:t xml:space="preserve"> </w:t>
      </w:r>
      <w:r>
        <w:rPr>
          <w:w w:val="110"/>
        </w:rPr>
        <w:t>shift</w:t>
      </w:r>
      <w:r>
        <w:rPr>
          <w:spacing w:val="-15"/>
          <w:w w:val="110"/>
        </w:rPr>
        <w:t xml:space="preserve"> </w:t>
      </w:r>
      <w:r>
        <w:rPr>
          <w:w w:val="110"/>
        </w:rPr>
        <w:t>handover,</w:t>
      </w:r>
      <w:r>
        <w:rPr>
          <w:spacing w:val="-15"/>
          <w:w w:val="110"/>
        </w:rPr>
        <w:t xml:space="preserve"> </w:t>
      </w:r>
      <w:r>
        <w:rPr>
          <w:w w:val="110"/>
        </w:rPr>
        <w:t>which</w:t>
      </w:r>
      <w:r>
        <w:rPr>
          <w:spacing w:val="-15"/>
          <w:w w:val="110"/>
        </w:rPr>
        <w:t xml:space="preserve"> </w:t>
      </w:r>
      <w:r>
        <w:rPr>
          <w:w w:val="110"/>
        </w:rPr>
        <w:t>takes</w:t>
      </w:r>
      <w:r>
        <w:rPr>
          <w:spacing w:val="-15"/>
          <w:w w:val="110"/>
        </w:rPr>
        <w:t xml:space="preserve"> </w:t>
      </w:r>
      <w:r>
        <w:rPr>
          <w:w w:val="110"/>
        </w:rPr>
        <w:t>place</w:t>
      </w:r>
      <w:r>
        <w:rPr>
          <w:spacing w:val="-16"/>
          <w:w w:val="110"/>
        </w:rPr>
        <w:t xml:space="preserve"> </w:t>
      </w:r>
      <w:r>
        <w:rPr>
          <w:w w:val="110"/>
        </w:rPr>
        <w:t>one</w:t>
      </w:r>
      <w:r>
        <w:rPr>
          <w:spacing w:val="-15"/>
          <w:w w:val="110"/>
        </w:rPr>
        <w:t xml:space="preserve"> </w:t>
      </w:r>
      <w:r>
        <w:rPr>
          <w:w w:val="110"/>
        </w:rPr>
        <w:t>hour</w:t>
      </w:r>
      <w:r>
        <w:rPr>
          <w:spacing w:val="-15"/>
          <w:w w:val="110"/>
        </w:rPr>
        <w:t xml:space="preserve"> </w:t>
      </w:r>
      <w:r>
        <w:rPr>
          <w:w w:val="110"/>
        </w:rPr>
        <w:t xml:space="preserve">after the end of the </w:t>
      </w:r>
      <w:hyperlink w:anchor="_bookmark165" w:history="1">
        <w:r>
          <w:rPr>
            <w:w w:val="110"/>
          </w:rPr>
          <w:t>post da</w:t>
        </w:r>
      </w:hyperlink>
      <w:r>
        <w:rPr>
          <w:w w:val="110"/>
        </w:rPr>
        <w:t>y. Some data sources required for this report become available only after 06:00, the end of the postday. If any upstream step is delayed, the report delivery is delayed accordingly.</w:t>
      </w:r>
    </w:p>
    <w:p w14:paraId="077BB49F" w14:textId="77777777" w:rsidR="00C220EB" w:rsidRDefault="00C220EB">
      <w:pPr>
        <w:pStyle w:val="BodyText"/>
        <w:spacing w:before="219"/>
      </w:pPr>
    </w:p>
    <w:p w14:paraId="077BB4A0" w14:textId="77777777" w:rsidR="00C220EB" w:rsidRDefault="00000000">
      <w:pPr>
        <w:pStyle w:val="BodyText"/>
        <w:spacing w:before="1" w:line="256" w:lineRule="auto"/>
        <w:ind w:left="142" w:right="848"/>
        <w:jc w:val="both"/>
      </w:pPr>
      <w:commentRangeStart w:id="180"/>
      <w:r>
        <w:rPr>
          <w:rFonts w:ascii="Arial"/>
          <w:b/>
          <w:color w:val="697D90"/>
          <w:spacing w:val="-2"/>
          <w:w w:val="110"/>
        </w:rPr>
        <w:t>Consumption</w:t>
      </w:r>
      <w:r>
        <w:rPr>
          <w:rFonts w:ascii="Arial"/>
          <w:b/>
          <w:color w:val="697D90"/>
          <w:spacing w:val="-15"/>
          <w:w w:val="110"/>
        </w:rPr>
        <w:t xml:space="preserve"> </w:t>
      </w:r>
      <w:r>
        <w:rPr>
          <w:rFonts w:ascii="Arial"/>
          <w:b/>
          <w:color w:val="697D90"/>
          <w:spacing w:val="-2"/>
          <w:w w:val="110"/>
        </w:rPr>
        <w:t>layer</w:t>
      </w:r>
      <w:r>
        <w:rPr>
          <w:rFonts w:ascii="Arial"/>
          <w:b/>
          <w:color w:val="697D90"/>
          <w:spacing w:val="47"/>
          <w:w w:val="110"/>
        </w:rPr>
        <w:t xml:space="preserve"> </w:t>
      </w:r>
      <w:r>
        <w:rPr>
          <w:spacing w:val="-2"/>
          <w:w w:val="110"/>
        </w:rPr>
        <w:t>As</w:t>
      </w:r>
      <w:r>
        <w:rPr>
          <w:spacing w:val="-13"/>
          <w:w w:val="110"/>
        </w:rPr>
        <w:t xml:space="preserve"> </w:t>
      </w:r>
      <w:r>
        <w:rPr>
          <w:spacing w:val="-2"/>
          <w:w w:val="110"/>
        </w:rPr>
        <w:t>the</w:t>
      </w:r>
      <w:r>
        <w:rPr>
          <w:spacing w:val="-13"/>
          <w:w w:val="110"/>
        </w:rPr>
        <w:t xml:space="preserve"> </w:t>
      </w:r>
      <w:r>
        <w:rPr>
          <w:spacing w:val="-2"/>
          <w:w w:val="110"/>
        </w:rPr>
        <w:t>consumption</w:t>
      </w:r>
      <w:r>
        <w:rPr>
          <w:spacing w:val="-13"/>
          <w:w w:val="110"/>
        </w:rPr>
        <w:t xml:space="preserve"> </w:t>
      </w:r>
      <w:commentRangeEnd w:id="180"/>
      <w:r w:rsidR="00E20CC9">
        <w:rPr>
          <w:rStyle w:val="CommentReference"/>
          <w:spacing w:val="-2"/>
          <w:w w:val="110"/>
          <w:sz w:val="22"/>
          <w:szCs w:val="22"/>
        </w:rPr>
        <w:commentReference w:id="180"/>
      </w:r>
      <w:r>
        <w:rPr>
          <w:spacing w:val="-2"/>
          <w:w w:val="110"/>
        </w:rPr>
        <w:t>layer</w:t>
      </w:r>
      <w:r>
        <w:rPr>
          <w:spacing w:val="-13"/>
          <w:w w:val="110"/>
        </w:rPr>
        <w:t xml:space="preserve"> </w:t>
      </w:r>
      <w:r>
        <w:rPr>
          <w:spacing w:val="-2"/>
          <w:w w:val="110"/>
        </w:rPr>
        <w:t>for</w:t>
      </w:r>
      <w:r>
        <w:rPr>
          <w:spacing w:val="-13"/>
          <w:w w:val="110"/>
        </w:rPr>
        <w:t xml:space="preserve"> </w:t>
      </w:r>
      <w:r>
        <w:rPr>
          <w:spacing w:val="-2"/>
          <w:w w:val="110"/>
        </w:rPr>
        <w:t>reports,</w:t>
      </w:r>
      <w:r>
        <w:rPr>
          <w:spacing w:val="-13"/>
          <w:w w:val="110"/>
        </w:rPr>
        <w:t xml:space="preserve"> </w:t>
      </w:r>
      <w:r>
        <w:rPr>
          <w:spacing w:val="-2"/>
          <w:w w:val="110"/>
        </w:rPr>
        <w:t>this</w:t>
      </w:r>
      <w:r>
        <w:rPr>
          <w:spacing w:val="-14"/>
          <w:w w:val="110"/>
        </w:rPr>
        <w:t xml:space="preserve"> </w:t>
      </w:r>
      <w:r>
        <w:rPr>
          <w:spacing w:val="-2"/>
          <w:w w:val="110"/>
        </w:rPr>
        <w:t>is</w:t>
      </w:r>
      <w:r>
        <w:rPr>
          <w:spacing w:val="-13"/>
          <w:w w:val="110"/>
        </w:rPr>
        <w:t xml:space="preserve"> </w:t>
      </w:r>
      <w:r>
        <w:rPr>
          <w:spacing w:val="-2"/>
          <w:w w:val="110"/>
        </w:rPr>
        <w:t>the</w:t>
      </w:r>
      <w:r>
        <w:rPr>
          <w:spacing w:val="-13"/>
          <w:w w:val="110"/>
        </w:rPr>
        <w:t xml:space="preserve"> </w:t>
      </w:r>
      <w:r>
        <w:rPr>
          <w:spacing w:val="-2"/>
          <w:w w:val="110"/>
        </w:rPr>
        <w:t>point</w:t>
      </w:r>
      <w:r>
        <w:rPr>
          <w:spacing w:val="-13"/>
          <w:w w:val="110"/>
        </w:rPr>
        <w:t xml:space="preserve"> </w:t>
      </w:r>
      <w:r>
        <w:rPr>
          <w:spacing w:val="-2"/>
          <w:w w:val="110"/>
        </w:rPr>
        <w:t>at</w:t>
      </w:r>
      <w:r>
        <w:rPr>
          <w:spacing w:val="-13"/>
          <w:w w:val="110"/>
        </w:rPr>
        <w:t xml:space="preserve"> </w:t>
      </w:r>
      <w:r>
        <w:rPr>
          <w:spacing w:val="-2"/>
          <w:w w:val="110"/>
        </w:rPr>
        <w:t>which</w:t>
      </w:r>
      <w:r>
        <w:rPr>
          <w:spacing w:val="-13"/>
          <w:w w:val="110"/>
        </w:rPr>
        <w:t xml:space="preserve"> </w:t>
      </w:r>
      <w:r>
        <w:rPr>
          <w:spacing w:val="-2"/>
          <w:w w:val="110"/>
        </w:rPr>
        <w:t>users</w:t>
      </w:r>
      <w:r>
        <w:rPr>
          <w:spacing w:val="-13"/>
          <w:w w:val="110"/>
        </w:rPr>
        <w:t xml:space="preserve"> </w:t>
      </w:r>
      <w:r>
        <w:rPr>
          <w:spacing w:val="-2"/>
          <w:w w:val="110"/>
        </w:rPr>
        <w:t>with</w:t>
      </w:r>
      <w:r>
        <w:rPr>
          <w:spacing w:val="-13"/>
          <w:w w:val="110"/>
        </w:rPr>
        <w:t xml:space="preserve"> </w:t>
      </w:r>
      <w:r>
        <w:rPr>
          <w:spacing w:val="-2"/>
          <w:w w:val="110"/>
        </w:rPr>
        <w:t>read</w:t>
      </w:r>
      <w:r>
        <w:rPr>
          <w:spacing w:val="-14"/>
          <w:w w:val="110"/>
        </w:rPr>
        <w:t xml:space="preserve"> </w:t>
      </w:r>
      <w:r>
        <w:rPr>
          <w:spacing w:val="-2"/>
          <w:w w:val="110"/>
        </w:rPr>
        <w:t xml:space="preserve">access </w:t>
      </w:r>
      <w:r>
        <w:rPr>
          <w:w w:val="110"/>
        </w:rPr>
        <w:t>have their first and only interaction with the reporting pipeline.</w:t>
      </w:r>
      <w:r>
        <w:rPr>
          <w:spacing w:val="40"/>
          <w:w w:val="110"/>
        </w:rPr>
        <w:t xml:space="preserve"> </w:t>
      </w:r>
      <w:r>
        <w:rPr>
          <w:w w:val="110"/>
        </w:rPr>
        <w:t>It is at this stage that user confidence is either established or lost, making it particularly critical.</w:t>
      </w:r>
      <w:r>
        <w:rPr>
          <w:spacing w:val="40"/>
          <w:w w:val="110"/>
        </w:rPr>
        <w:t xml:space="preserve"> </w:t>
      </w:r>
      <w:r>
        <w:rPr>
          <w:w w:val="110"/>
        </w:rPr>
        <w:t>Users do not see the upstream processing steps and</w:t>
      </w:r>
      <w:r>
        <w:rPr>
          <w:spacing w:val="-15"/>
          <w:w w:val="110"/>
        </w:rPr>
        <w:t xml:space="preserve"> </w:t>
      </w:r>
      <w:r>
        <w:rPr>
          <w:w w:val="110"/>
        </w:rPr>
        <w:t>typically</w:t>
      </w:r>
      <w:r>
        <w:rPr>
          <w:spacing w:val="-15"/>
          <w:w w:val="110"/>
        </w:rPr>
        <w:t xml:space="preserve"> </w:t>
      </w:r>
      <w:r>
        <w:rPr>
          <w:w w:val="110"/>
        </w:rPr>
        <w:t>do</w:t>
      </w:r>
      <w:r>
        <w:rPr>
          <w:spacing w:val="-15"/>
          <w:w w:val="110"/>
        </w:rPr>
        <w:t xml:space="preserve"> </w:t>
      </w:r>
      <w:r>
        <w:rPr>
          <w:w w:val="110"/>
        </w:rPr>
        <w:t>not</w:t>
      </w:r>
      <w:r>
        <w:rPr>
          <w:spacing w:val="-14"/>
          <w:w w:val="110"/>
        </w:rPr>
        <w:t xml:space="preserve"> </w:t>
      </w:r>
      <w:r>
        <w:rPr>
          <w:w w:val="110"/>
        </w:rPr>
        <w:t>differentiate</w:t>
      </w:r>
      <w:r>
        <w:rPr>
          <w:spacing w:val="-15"/>
          <w:w w:val="110"/>
        </w:rPr>
        <w:t xml:space="preserve"> </w:t>
      </w:r>
      <w:r>
        <w:rPr>
          <w:w w:val="110"/>
        </w:rPr>
        <w:t>whether</w:t>
      </w:r>
      <w:r>
        <w:rPr>
          <w:spacing w:val="-15"/>
          <w:w w:val="110"/>
        </w:rPr>
        <w:t xml:space="preserve"> </w:t>
      </w:r>
      <w:r>
        <w:rPr>
          <w:w w:val="110"/>
        </w:rPr>
        <w:t>missing</w:t>
      </w:r>
      <w:r>
        <w:rPr>
          <w:spacing w:val="-15"/>
          <w:w w:val="110"/>
        </w:rPr>
        <w:t xml:space="preserve"> </w:t>
      </w:r>
      <w:r>
        <w:rPr>
          <w:w w:val="110"/>
        </w:rPr>
        <w:t>or</w:t>
      </w:r>
      <w:r>
        <w:rPr>
          <w:spacing w:val="-15"/>
          <w:w w:val="110"/>
        </w:rPr>
        <w:t xml:space="preserve"> </w:t>
      </w:r>
      <w:r>
        <w:rPr>
          <w:w w:val="110"/>
        </w:rPr>
        <w:t>delayed</w:t>
      </w:r>
      <w:r>
        <w:rPr>
          <w:spacing w:val="-15"/>
          <w:w w:val="110"/>
        </w:rPr>
        <w:t xml:space="preserve"> </w:t>
      </w:r>
      <w:r>
        <w:rPr>
          <w:w w:val="110"/>
        </w:rPr>
        <w:t>information</w:t>
      </w:r>
      <w:r>
        <w:rPr>
          <w:spacing w:val="-15"/>
          <w:w w:val="110"/>
        </w:rPr>
        <w:t xml:space="preserve"> </w:t>
      </w:r>
      <w:r>
        <w:rPr>
          <w:w w:val="110"/>
        </w:rPr>
        <w:t>is</w:t>
      </w:r>
      <w:r>
        <w:rPr>
          <w:spacing w:val="-15"/>
          <w:w w:val="110"/>
        </w:rPr>
        <w:t xml:space="preserve"> </w:t>
      </w:r>
      <w:r>
        <w:rPr>
          <w:w w:val="110"/>
        </w:rPr>
        <w:t>caused</w:t>
      </w:r>
      <w:r>
        <w:rPr>
          <w:spacing w:val="-14"/>
          <w:w w:val="110"/>
        </w:rPr>
        <w:t xml:space="preserve"> </w:t>
      </w:r>
      <w:r>
        <w:rPr>
          <w:w w:val="110"/>
        </w:rPr>
        <w:t>by</w:t>
      </w:r>
      <w:r>
        <w:rPr>
          <w:spacing w:val="-15"/>
          <w:w w:val="110"/>
        </w:rPr>
        <w:t xml:space="preserve"> </w:t>
      </w:r>
      <w:r>
        <w:rPr>
          <w:w w:val="110"/>
        </w:rPr>
        <w:t>AWS</w:t>
      </w:r>
      <w:r>
        <w:rPr>
          <w:spacing w:val="-15"/>
          <w:w w:val="110"/>
        </w:rPr>
        <w:t xml:space="preserve"> </w:t>
      </w:r>
      <w:r>
        <w:rPr>
          <w:w w:val="110"/>
        </w:rPr>
        <w:t>S3,</w:t>
      </w:r>
      <w:r>
        <w:rPr>
          <w:spacing w:val="-14"/>
          <w:w w:val="110"/>
        </w:rPr>
        <w:t xml:space="preserve"> </w:t>
      </w:r>
      <w:r>
        <w:rPr>
          <w:w w:val="110"/>
        </w:rPr>
        <w:t>Athena,</w:t>
      </w:r>
      <w:r>
        <w:rPr>
          <w:spacing w:val="-14"/>
          <w:w w:val="110"/>
        </w:rPr>
        <w:t xml:space="preserve"> </w:t>
      </w:r>
      <w:r>
        <w:rPr>
          <w:w w:val="110"/>
        </w:rPr>
        <w:t xml:space="preserve">or </w:t>
      </w:r>
      <w:r>
        <w:rPr>
          <w:spacing w:val="-4"/>
          <w:w w:val="110"/>
        </w:rPr>
        <w:t>DSP.</w:t>
      </w:r>
    </w:p>
    <w:p w14:paraId="077BB4A1"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4A2" w14:textId="77777777" w:rsidR="00C220EB" w:rsidRDefault="00C220EB">
      <w:pPr>
        <w:pStyle w:val="BodyText"/>
        <w:spacing w:before="4"/>
        <w:rPr>
          <w:sz w:val="17"/>
        </w:rPr>
      </w:pPr>
    </w:p>
    <w:p w14:paraId="077BB4A3" w14:textId="77777777" w:rsidR="00C220EB" w:rsidRDefault="00C220EB">
      <w:pPr>
        <w:pStyle w:val="BodyText"/>
        <w:rPr>
          <w:sz w:val="17"/>
        </w:rPr>
        <w:sectPr w:rsidR="00C220EB">
          <w:headerReference w:type="even" r:id="rId122"/>
          <w:footerReference w:type="even" r:id="rId123"/>
          <w:pgSz w:w="11910" w:h="16840"/>
          <w:pgMar w:top="1920" w:right="0" w:bottom="280" w:left="708" w:header="0" w:footer="0" w:gutter="0"/>
          <w:cols w:space="720"/>
        </w:sectPr>
      </w:pPr>
    </w:p>
    <w:p w14:paraId="077BB4A4" w14:textId="77777777" w:rsidR="00C220EB" w:rsidRDefault="00000000">
      <w:pPr>
        <w:pStyle w:val="Heading1"/>
        <w:numPr>
          <w:ilvl w:val="0"/>
          <w:numId w:val="11"/>
        </w:numPr>
        <w:tabs>
          <w:tab w:val="left" w:pos="698"/>
        </w:tabs>
        <w:spacing w:before="16" w:line="240" w:lineRule="auto"/>
        <w:ind w:left="698" w:hanging="556"/>
      </w:pPr>
      <w:bookmarkStart w:id="181" w:name="Implementation"/>
      <w:bookmarkStart w:id="182" w:name="_bookmark101"/>
      <w:bookmarkStart w:id="183" w:name="_bookmark102"/>
      <w:bookmarkEnd w:id="181"/>
      <w:bookmarkEnd w:id="182"/>
      <w:bookmarkEnd w:id="183"/>
      <w:r>
        <w:rPr>
          <w:color w:val="697D90"/>
          <w:spacing w:val="-2"/>
        </w:rPr>
        <w:lastRenderedPageBreak/>
        <w:t>Implementation</w:t>
      </w:r>
    </w:p>
    <w:p w14:paraId="077BB4A5" w14:textId="77777777" w:rsidR="00C220EB" w:rsidRDefault="00C220EB">
      <w:pPr>
        <w:pStyle w:val="BodyText"/>
        <w:spacing w:before="131"/>
        <w:rPr>
          <w:rFonts w:ascii="Arial"/>
          <w:b/>
          <w:sz w:val="41"/>
        </w:rPr>
      </w:pPr>
    </w:p>
    <w:p w14:paraId="077BB4A6" w14:textId="77777777" w:rsidR="00C220EB" w:rsidRDefault="00000000">
      <w:pPr>
        <w:pStyle w:val="BodyText"/>
        <w:spacing w:line="256" w:lineRule="auto"/>
        <w:ind w:left="142" w:right="848"/>
        <w:jc w:val="both"/>
      </w:pPr>
      <w:r>
        <w:rPr>
          <w:spacing w:val="-2"/>
          <w:w w:val="115"/>
        </w:rPr>
        <w:t>This</w:t>
      </w:r>
      <w:r>
        <w:rPr>
          <w:spacing w:val="-12"/>
          <w:w w:val="115"/>
        </w:rPr>
        <w:t xml:space="preserve"> </w:t>
      </w:r>
      <w:r>
        <w:rPr>
          <w:spacing w:val="-2"/>
          <w:w w:val="115"/>
        </w:rPr>
        <w:t>chapter</w:t>
      </w:r>
      <w:r>
        <w:rPr>
          <w:spacing w:val="-12"/>
          <w:w w:val="115"/>
        </w:rPr>
        <w:t xml:space="preserve"> </w:t>
      </w:r>
      <w:r>
        <w:rPr>
          <w:spacing w:val="-2"/>
          <w:w w:val="115"/>
        </w:rPr>
        <w:t>uses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r>
        <w:rPr>
          <w:spacing w:val="-2"/>
          <w:w w:val="115"/>
        </w:rPr>
        <w:t>findings</w:t>
      </w:r>
      <w:r>
        <w:rPr>
          <w:spacing w:val="-12"/>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solution</w:t>
      </w:r>
      <w:r>
        <w:rPr>
          <w:spacing w:val="-12"/>
          <w:w w:val="115"/>
        </w:rPr>
        <w:t xml:space="preserve"> </w:t>
      </w:r>
      <w:r>
        <w:rPr>
          <w:spacing w:val="-2"/>
          <w:w w:val="115"/>
        </w:rPr>
        <w:t>landscape</w:t>
      </w:r>
      <w:r>
        <w:rPr>
          <w:spacing w:val="-12"/>
          <w:w w:val="115"/>
        </w:rPr>
        <w:t xml:space="preserve"> </w:t>
      </w:r>
      <w:r>
        <w:rPr>
          <w:spacing w:val="-2"/>
          <w:w w:val="115"/>
        </w:rPr>
        <w:t>developed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chapters</w:t>
      </w:r>
      <w:r>
        <w:rPr>
          <w:spacing w:val="-12"/>
          <w:w w:val="115"/>
        </w:rPr>
        <w:t xml:space="preserve"> </w:t>
      </w:r>
      <w:r>
        <w:rPr>
          <w:spacing w:val="-2"/>
          <w:w w:val="115"/>
        </w:rPr>
        <w:t xml:space="preserve">as </w:t>
      </w:r>
      <w:r>
        <w:rPr>
          <w:w w:val="110"/>
        </w:rPr>
        <w:t>a basis for the implementation.</w:t>
      </w:r>
      <w:r>
        <w:rPr>
          <w:spacing w:val="25"/>
          <w:w w:val="110"/>
        </w:rPr>
        <w:t xml:space="preserve"> </w:t>
      </w:r>
      <w:r>
        <w:rPr>
          <w:w w:val="110"/>
        </w:rPr>
        <w:t xml:space="preserve">With the defined SMART goals, the analysed reporting pipeline and data </w:t>
      </w:r>
      <w:r>
        <w:rPr>
          <w:spacing w:val="-2"/>
          <w:w w:val="110"/>
        </w:rPr>
        <w:t>lineage</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previous</w:t>
      </w:r>
      <w:r>
        <w:rPr>
          <w:spacing w:val="-9"/>
          <w:w w:val="110"/>
        </w:rPr>
        <w:t xml:space="preserve"> </w:t>
      </w:r>
      <w:r>
        <w:rPr>
          <w:spacing w:val="-2"/>
          <w:w w:val="110"/>
        </w:rPr>
        <w:t>research</w:t>
      </w:r>
      <w:r>
        <w:rPr>
          <w:spacing w:val="-9"/>
          <w:w w:val="110"/>
        </w:rPr>
        <w:t xml:space="preserve"> </w:t>
      </w:r>
      <w:r>
        <w:rPr>
          <w:spacing w:val="-2"/>
          <w:w w:val="110"/>
        </w:rPr>
        <w:t>Roccaro</w:t>
      </w:r>
      <w:r>
        <w:rPr>
          <w:spacing w:val="-9"/>
          <w:w w:val="110"/>
        </w:rPr>
        <w:t xml:space="preserve"> </w:t>
      </w:r>
      <w:hyperlink w:anchor="_bookmark188" w:history="1">
        <w:r>
          <w:rPr>
            <w:color w:val="000098"/>
            <w:spacing w:val="-2"/>
            <w:w w:val="110"/>
          </w:rPr>
          <w:t>2026</w:t>
        </w:r>
      </w:hyperlink>
      <w:r>
        <w:rPr>
          <w:spacing w:val="-2"/>
          <w:w w:val="110"/>
        </w:rPr>
        <w:t>,</w:t>
      </w:r>
      <w:r>
        <w:rPr>
          <w:spacing w:val="-7"/>
          <w:w w:val="110"/>
        </w:rPr>
        <w:t xml:space="preserve"> </w:t>
      </w:r>
      <w:r>
        <w:rPr>
          <w:spacing w:val="-2"/>
          <w:w w:val="110"/>
        </w:rPr>
        <w:t>beeing</w:t>
      </w:r>
      <w:r>
        <w:rPr>
          <w:spacing w:val="-9"/>
          <w:w w:val="110"/>
        </w:rPr>
        <w:t xml:space="preserve"> </w:t>
      </w:r>
      <w:r>
        <w:rPr>
          <w:spacing w:val="-2"/>
          <w:w w:val="110"/>
        </w:rPr>
        <w:t>the</w:t>
      </w:r>
      <w:r>
        <w:rPr>
          <w:spacing w:val="-9"/>
          <w:w w:val="110"/>
        </w:rPr>
        <w:t xml:space="preserve"> </w:t>
      </w:r>
      <w:r>
        <w:rPr>
          <w:spacing w:val="-2"/>
          <w:w w:val="110"/>
        </w:rPr>
        <w:t>basis</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successful</w:t>
      </w:r>
      <w:r>
        <w:rPr>
          <w:spacing w:val="-9"/>
          <w:w w:val="110"/>
        </w:rPr>
        <w:t xml:space="preserve"> </w:t>
      </w:r>
      <w:r>
        <w:rPr>
          <w:spacing w:val="-2"/>
          <w:w w:val="110"/>
        </w:rPr>
        <w:t>completion</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 xml:space="preserve">SMART </w:t>
      </w:r>
      <w:r>
        <w:rPr>
          <w:w w:val="110"/>
        </w:rPr>
        <w:t xml:space="preserve">goals set in this project. The three goals are handled sesparately as their completion are not dependant of </w:t>
      </w:r>
      <w:r>
        <w:rPr>
          <w:w w:val="115"/>
        </w:rPr>
        <w:t>each other. Those three goals are:</w:t>
      </w:r>
    </w:p>
    <w:p w14:paraId="077BB4A7" w14:textId="77777777" w:rsidR="00C220EB" w:rsidRDefault="00000000">
      <w:pPr>
        <w:pStyle w:val="BodyText"/>
        <w:spacing w:before="104" w:line="230"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1"/>
          <w:w w:val="110"/>
          <w:position w:val="2"/>
        </w:rPr>
        <w:t xml:space="preserve"> </w:t>
      </w:r>
      <w:r>
        <w:rPr>
          <w:w w:val="110"/>
        </w:rPr>
        <w:t>Updating</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report,</w:t>
      </w:r>
      <w:r>
        <w:rPr>
          <w:spacing w:val="-15"/>
          <w:w w:val="110"/>
        </w:rPr>
        <w:t xml:space="preserve"> </w:t>
      </w:r>
      <w:r>
        <w:rPr>
          <w:w w:val="110"/>
        </w:rPr>
        <w:t>using</w:t>
      </w:r>
      <w:r>
        <w:rPr>
          <w:spacing w:val="-15"/>
          <w:w w:val="110"/>
        </w:rPr>
        <w:t xml:space="preserve"> </w:t>
      </w:r>
      <w:r>
        <w:rPr>
          <w:w w:val="110"/>
        </w:rPr>
        <w:t>the</w:t>
      </w:r>
      <w:r>
        <w:rPr>
          <w:spacing w:val="-16"/>
          <w:w w:val="110"/>
        </w:rPr>
        <w:t xml:space="preserve"> </w:t>
      </w:r>
      <w:r>
        <w:rPr>
          <w:w w:val="110"/>
        </w:rPr>
        <w:t>new</w:t>
      </w:r>
      <w:r>
        <w:rPr>
          <w:spacing w:val="-15"/>
          <w:w w:val="110"/>
        </w:rPr>
        <w:t xml:space="preserve"> </w:t>
      </w:r>
      <w:r>
        <w:rPr>
          <w:w w:val="110"/>
        </w:rPr>
        <w:t>data</w:t>
      </w:r>
      <w:r>
        <w:rPr>
          <w:spacing w:val="-15"/>
          <w:w w:val="110"/>
        </w:rPr>
        <w:t xml:space="preserve"> </w:t>
      </w:r>
      <w:r>
        <w:rPr>
          <w:w w:val="110"/>
        </w:rPr>
        <w:t>products</w:t>
      </w:r>
      <w:r>
        <w:rPr>
          <w:spacing w:val="-15"/>
          <w:w w:val="110"/>
        </w:rPr>
        <w:t xml:space="preserve"> </w:t>
      </w:r>
      <w:r>
        <w:rPr>
          <w:w w:val="110"/>
        </w:rPr>
        <w:t>set</w:t>
      </w:r>
      <w:r>
        <w:rPr>
          <w:spacing w:val="-15"/>
          <w:w w:val="110"/>
        </w:rPr>
        <w:t xml:space="preserve"> </w:t>
      </w:r>
      <w:r>
        <w:rPr>
          <w:w w:val="110"/>
        </w:rPr>
        <w:t>up</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ASTV</w:t>
      </w:r>
      <w:r>
        <w:rPr>
          <w:spacing w:val="-16"/>
          <w:w w:val="110"/>
        </w:rPr>
        <w:t xml:space="preserve"> </w:t>
      </w:r>
      <w:r>
        <w:rPr>
          <w:w w:val="110"/>
        </w:rPr>
        <w:t>team.</w:t>
      </w:r>
      <w:r>
        <w:rPr>
          <w:spacing w:val="-2"/>
          <w:w w:val="110"/>
        </w:rPr>
        <w:t xml:space="preserve"> </w:t>
      </w:r>
      <w:r>
        <w:rPr>
          <w:w w:val="110"/>
        </w:rPr>
        <w:t xml:space="preserve">Thus </w:t>
      </w:r>
      <w:r>
        <w:rPr>
          <w:w w:val="115"/>
        </w:rPr>
        <w:t>using</w:t>
      </w:r>
      <w:r>
        <w:rPr>
          <w:spacing w:val="-16"/>
          <w:w w:val="115"/>
        </w:rPr>
        <w:t xml:space="preserve"> </w:t>
      </w:r>
      <w:r>
        <w:rPr>
          <w:w w:val="115"/>
        </w:rPr>
        <w:t>also</w:t>
      </w:r>
      <w:r>
        <w:rPr>
          <w:spacing w:val="-16"/>
          <w:w w:val="115"/>
        </w:rPr>
        <w:t xml:space="preserve"> </w:t>
      </w:r>
      <w:r>
        <w:rPr>
          <w:w w:val="115"/>
        </w:rPr>
        <w:t>the</w:t>
      </w:r>
      <w:r>
        <w:rPr>
          <w:spacing w:val="-16"/>
          <w:w w:val="115"/>
        </w:rPr>
        <w:t xml:space="preserve"> </w:t>
      </w:r>
      <w:r>
        <w:rPr>
          <w:w w:val="115"/>
        </w:rPr>
        <w:t>new</w:t>
      </w:r>
      <w:r>
        <w:rPr>
          <w:spacing w:val="-16"/>
          <w:w w:val="115"/>
        </w:rPr>
        <w:t xml:space="preserve"> </w:t>
      </w:r>
      <w:r>
        <w:rPr>
          <w:w w:val="115"/>
        </w:rPr>
        <w:t>reporting</w:t>
      </w:r>
      <w:r>
        <w:rPr>
          <w:spacing w:val="-16"/>
          <w:w w:val="115"/>
        </w:rPr>
        <w:t xml:space="preserve"> </w:t>
      </w:r>
      <w:r>
        <w:rPr>
          <w:w w:val="115"/>
        </w:rPr>
        <w:t>software</w:t>
      </w:r>
      <w:r>
        <w:rPr>
          <w:spacing w:val="-15"/>
          <w:w w:val="115"/>
        </w:rPr>
        <w:t xml:space="preserve"> </w:t>
      </w:r>
      <w:hyperlink w:anchor="_bookmark160" w:history="1">
        <w:r>
          <w:rPr>
            <w:w w:val="115"/>
          </w:rPr>
          <w:t>Power</w:t>
        </w:r>
        <w:r>
          <w:rPr>
            <w:spacing w:val="-16"/>
            <w:w w:val="115"/>
          </w:rPr>
          <w:t xml:space="preserve"> </w:t>
        </w:r>
        <w:r>
          <w:rPr>
            <w:w w:val="115"/>
          </w:rPr>
          <w:t>BI</w:t>
        </w:r>
      </w:hyperlink>
      <w:r>
        <w:rPr>
          <w:spacing w:val="-16"/>
          <w:w w:val="115"/>
        </w:rPr>
        <w:t xml:space="preserve"> </w:t>
      </w:r>
      <w:r>
        <w:rPr>
          <w:w w:val="115"/>
        </w:rPr>
        <w:t>and</w:t>
      </w:r>
      <w:r>
        <w:rPr>
          <w:spacing w:val="-16"/>
          <w:w w:val="115"/>
        </w:rPr>
        <w:t xml:space="preserve"> </w:t>
      </w:r>
      <w:r>
        <w:rPr>
          <w:w w:val="115"/>
        </w:rPr>
        <w:t>the</w:t>
      </w:r>
      <w:r>
        <w:rPr>
          <w:spacing w:val="-16"/>
          <w:w w:val="115"/>
        </w:rPr>
        <w:t xml:space="preserve"> </w:t>
      </w:r>
      <w:r>
        <w:rPr>
          <w:w w:val="115"/>
        </w:rPr>
        <w:t>new</w:t>
      </w:r>
      <w:r>
        <w:rPr>
          <w:spacing w:val="-15"/>
          <w:w w:val="115"/>
        </w:rPr>
        <w:t xml:space="preserve"> </w:t>
      </w:r>
      <w:r>
        <w:rPr>
          <w:w w:val="115"/>
        </w:rPr>
        <w:t>setup</w:t>
      </w:r>
      <w:r>
        <w:rPr>
          <w:spacing w:val="-16"/>
          <w:w w:val="115"/>
        </w:rPr>
        <w:t xml:space="preserve"> </w:t>
      </w:r>
      <w:r>
        <w:rPr>
          <w:w w:val="115"/>
        </w:rPr>
        <w:t>of</w:t>
      </w:r>
      <w:r>
        <w:rPr>
          <w:spacing w:val="-16"/>
          <w:w w:val="115"/>
        </w:rPr>
        <w:t xml:space="preserve"> </w:t>
      </w:r>
      <w:r>
        <w:rPr>
          <w:w w:val="115"/>
        </w:rPr>
        <w:t>data</w:t>
      </w:r>
      <w:r>
        <w:rPr>
          <w:spacing w:val="-16"/>
          <w:w w:val="115"/>
        </w:rPr>
        <w:t xml:space="preserve"> </w:t>
      </w:r>
      <w:r>
        <w:rPr>
          <w:w w:val="115"/>
        </w:rPr>
        <w:t>sources</w:t>
      </w:r>
      <w:r>
        <w:rPr>
          <w:spacing w:val="-16"/>
          <w:w w:val="115"/>
        </w:rPr>
        <w:t xml:space="preserve"> </w:t>
      </w:r>
      <w:r>
        <w:rPr>
          <w:w w:val="115"/>
        </w:rPr>
        <w:t>in</w:t>
      </w:r>
      <w:r>
        <w:rPr>
          <w:spacing w:val="-15"/>
          <w:w w:val="115"/>
        </w:rPr>
        <w:t xml:space="preserve"> </w:t>
      </w:r>
      <w:hyperlink w:anchor="_bookmark178" w:history="1">
        <w:r>
          <w:rPr>
            <w:w w:val="115"/>
          </w:rPr>
          <w:t>star</w:t>
        </w:r>
        <w:r>
          <w:rPr>
            <w:spacing w:val="-16"/>
            <w:w w:val="115"/>
          </w:rPr>
          <w:t xml:space="preserve"> </w:t>
        </w:r>
        <w:r>
          <w:rPr>
            <w:w w:val="115"/>
          </w:rPr>
          <w:t>schema.</w:t>
        </w:r>
      </w:hyperlink>
    </w:p>
    <w:p w14:paraId="077BB4A8" w14:textId="77777777" w:rsidR="00C220EB" w:rsidRDefault="00000000">
      <w:pPr>
        <w:pStyle w:val="BodyText"/>
        <w:spacing w:before="111" w:line="249" w:lineRule="auto"/>
        <w:ind w:left="687" w:right="848" w:hanging="279"/>
        <w:jc w:val="both"/>
      </w:pPr>
      <w:r>
        <w:rPr>
          <w:rFonts w:ascii="Lucida Sans Unicode" w:hAnsi="Lucida Sans Unicode"/>
          <w:color w:val="FAC300"/>
          <w:w w:val="115"/>
          <w:position w:val="2"/>
        </w:rPr>
        <w:t>▶</w:t>
      </w:r>
      <w:r>
        <w:rPr>
          <w:rFonts w:ascii="Lucida Sans Unicode" w:hAnsi="Lucida Sans Unicode"/>
          <w:color w:val="FAC300"/>
          <w:spacing w:val="-21"/>
          <w:w w:val="115"/>
          <w:position w:val="2"/>
        </w:rPr>
        <w:t xml:space="preserve"> </w:t>
      </w:r>
      <w:r>
        <w:rPr>
          <w:w w:val="115"/>
        </w:rPr>
        <w:t>Following</w:t>
      </w:r>
      <w:r>
        <w:rPr>
          <w:spacing w:val="-15"/>
          <w:w w:val="115"/>
        </w:rPr>
        <w:t xml:space="preserve"> </w:t>
      </w:r>
      <w:r>
        <w:rPr>
          <w:w w:val="115"/>
        </w:rPr>
        <w:t>up</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platform</w:t>
      </w:r>
      <w:r>
        <w:rPr>
          <w:spacing w:val="-16"/>
          <w:w w:val="115"/>
        </w:rPr>
        <w:t xml:space="preserve"> </w:t>
      </w:r>
      <w:r>
        <w:rPr>
          <w:w w:val="115"/>
        </w:rPr>
        <w:t>and</w:t>
      </w:r>
      <w:r>
        <w:rPr>
          <w:spacing w:val="-15"/>
          <w:w w:val="115"/>
        </w:rPr>
        <w:t xml:space="preserve"> </w:t>
      </w:r>
      <w:r>
        <w:rPr>
          <w:w w:val="115"/>
        </w:rPr>
        <w:t>data</w:t>
      </w:r>
      <w:r>
        <w:rPr>
          <w:spacing w:val="-16"/>
          <w:w w:val="115"/>
        </w:rPr>
        <w:t xml:space="preserve"> </w:t>
      </w:r>
      <w:r>
        <w:rPr>
          <w:w w:val="115"/>
        </w:rPr>
        <w:t>quality</w:t>
      </w:r>
      <w:r>
        <w:rPr>
          <w:spacing w:val="-16"/>
          <w:w w:val="115"/>
        </w:rPr>
        <w:t xml:space="preserve"> </w:t>
      </w:r>
      <w:r>
        <w:rPr>
          <w:w w:val="115"/>
        </w:rPr>
        <w:t>group</w:t>
      </w:r>
      <w:r>
        <w:rPr>
          <w:spacing w:val="-16"/>
          <w:w w:val="115"/>
        </w:rPr>
        <w:t xml:space="preserve"> </w:t>
      </w:r>
      <w:r>
        <w:rPr>
          <w:w w:val="115"/>
        </w:rPr>
        <w:t>regarding</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decision</w:t>
      </w:r>
      <w:r>
        <w:rPr>
          <w:spacing w:val="-16"/>
          <w:w w:val="115"/>
        </w:rPr>
        <w:t xml:space="preserve"> </w:t>
      </w:r>
      <w:r>
        <w:rPr>
          <w:w w:val="115"/>
        </w:rPr>
        <w:t>for</w:t>
      </w:r>
      <w:r>
        <w:rPr>
          <w:spacing w:val="-16"/>
          <w:w w:val="115"/>
        </w:rPr>
        <w:t xml:space="preserve"> </w:t>
      </w:r>
      <w:r>
        <w:rPr>
          <w:w w:val="115"/>
        </w:rPr>
        <w:t>data</w:t>
      </w:r>
      <w:r>
        <w:rPr>
          <w:spacing w:val="-16"/>
          <w:w w:val="115"/>
        </w:rPr>
        <w:t xml:space="preserve"> </w:t>
      </w:r>
      <w:r>
        <w:rPr>
          <w:w w:val="115"/>
        </w:rPr>
        <w:t>quality management</w:t>
      </w:r>
      <w:r>
        <w:rPr>
          <w:spacing w:val="-9"/>
          <w:w w:val="115"/>
        </w:rPr>
        <w:t xml:space="preserve"> </w:t>
      </w:r>
      <w:r>
        <w:rPr>
          <w:w w:val="115"/>
        </w:rPr>
        <w:t>at</w:t>
      </w:r>
      <w:r>
        <w:rPr>
          <w:spacing w:val="-9"/>
          <w:w w:val="115"/>
        </w:rPr>
        <w:t xml:space="preserve"> </w:t>
      </w:r>
      <w:r>
        <w:rPr>
          <w:w w:val="115"/>
        </w:rPr>
        <w:t>Swiss</w:t>
      </w:r>
      <w:r>
        <w:rPr>
          <w:spacing w:val="-9"/>
          <w:w w:val="115"/>
        </w:rPr>
        <w:t xml:space="preserve"> </w:t>
      </w:r>
      <w:r>
        <w:rPr>
          <w:w w:val="115"/>
        </w:rPr>
        <w:t>Post</w:t>
      </w:r>
      <w:r>
        <w:rPr>
          <w:spacing w:val="-9"/>
          <w:w w:val="115"/>
        </w:rPr>
        <w:t xml:space="preserve"> </w:t>
      </w:r>
      <w:r>
        <w:rPr>
          <w:w w:val="115"/>
        </w:rPr>
        <w:t>in</w:t>
      </w:r>
      <w:r>
        <w:rPr>
          <w:spacing w:val="-9"/>
          <w:w w:val="115"/>
        </w:rPr>
        <w:t xml:space="preserve"> </w:t>
      </w:r>
      <w:r>
        <w:rPr>
          <w:w w:val="115"/>
        </w:rPr>
        <w:t>the</w:t>
      </w:r>
      <w:r>
        <w:rPr>
          <w:spacing w:val="-9"/>
          <w:w w:val="115"/>
        </w:rPr>
        <w:t xml:space="preserve"> </w:t>
      </w:r>
      <w:r>
        <w:rPr>
          <w:w w:val="115"/>
        </w:rPr>
        <w:t>future.</w:t>
      </w:r>
      <w:r>
        <w:rPr>
          <w:spacing w:val="31"/>
          <w:w w:val="115"/>
        </w:rPr>
        <w:t xml:space="preserve"> </w:t>
      </w:r>
      <w:r>
        <w:rPr>
          <w:w w:val="115"/>
        </w:rPr>
        <w:t>This</w:t>
      </w:r>
      <w:r>
        <w:rPr>
          <w:spacing w:val="-9"/>
          <w:w w:val="115"/>
        </w:rPr>
        <w:t xml:space="preserve"> </w:t>
      </w:r>
      <w:r>
        <w:rPr>
          <w:w w:val="115"/>
        </w:rPr>
        <w:t>task</w:t>
      </w:r>
      <w:r>
        <w:rPr>
          <w:spacing w:val="-9"/>
          <w:w w:val="115"/>
        </w:rPr>
        <w:t xml:space="preserve"> </w:t>
      </w:r>
      <w:r>
        <w:rPr>
          <w:w w:val="115"/>
        </w:rPr>
        <w:t>started</w:t>
      </w:r>
      <w:r>
        <w:rPr>
          <w:spacing w:val="-9"/>
          <w:w w:val="115"/>
        </w:rPr>
        <w:t xml:space="preserve"> </w:t>
      </w:r>
      <w:r>
        <w:rPr>
          <w:w w:val="115"/>
        </w:rPr>
        <w:t>as</w:t>
      </w:r>
      <w:r>
        <w:rPr>
          <w:spacing w:val="-9"/>
          <w:w w:val="115"/>
        </w:rPr>
        <w:t xml:space="preserve"> </w:t>
      </w:r>
      <w:r>
        <w:rPr>
          <w:w w:val="115"/>
        </w:rPr>
        <w:t>the</w:t>
      </w:r>
      <w:r>
        <w:rPr>
          <w:spacing w:val="-9"/>
          <w:w w:val="115"/>
        </w:rPr>
        <w:t xml:space="preserve"> </w:t>
      </w:r>
      <w:r>
        <w:rPr>
          <w:w w:val="115"/>
        </w:rPr>
        <w:t>evaluation</w:t>
      </w:r>
      <w:r>
        <w:rPr>
          <w:spacing w:val="-9"/>
          <w:w w:val="115"/>
        </w:rPr>
        <w:t xml:space="preserve"> </w:t>
      </w:r>
      <w:r>
        <w:rPr>
          <w:w w:val="115"/>
        </w:rPr>
        <w:t>of</w:t>
      </w:r>
      <w:r>
        <w:rPr>
          <w:spacing w:val="-9"/>
          <w:w w:val="115"/>
        </w:rPr>
        <w:t xml:space="preserve"> </w:t>
      </w:r>
      <w:r>
        <w:rPr>
          <w:w w:val="115"/>
        </w:rPr>
        <w:t>tools,</w:t>
      </w:r>
      <w:r>
        <w:rPr>
          <w:spacing w:val="-5"/>
          <w:w w:val="115"/>
        </w:rPr>
        <w:t xml:space="preserve"> </w:t>
      </w:r>
      <w:r>
        <w:rPr>
          <w:w w:val="115"/>
        </w:rPr>
        <w:t>as</w:t>
      </w:r>
      <w:r>
        <w:rPr>
          <w:spacing w:val="-9"/>
          <w:w w:val="115"/>
        </w:rPr>
        <w:t xml:space="preserve"> </w:t>
      </w:r>
      <w:r>
        <w:rPr>
          <w:w w:val="115"/>
        </w:rPr>
        <w:t>the</w:t>
      </w:r>
      <w:r>
        <w:rPr>
          <w:spacing w:val="-9"/>
          <w:w w:val="115"/>
        </w:rPr>
        <w:t xml:space="preserve"> </w:t>
      </w:r>
      <w:r>
        <w:rPr>
          <w:w w:val="115"/>
        </w:rPr>
        <w:t xml:space="preserve">DQM </w:t>
      </w:r>
      <w:r>
        <w:rPr>
          <w:w w:val="110"/>
        </w:rPr>
        <w:t>platform</w:t>
      </w:r>
      <w:r>
        <w:rPr>
          <w:spacing w:val="-9"/>
          <w:w w:val="110"/>
        </w:rPr>
        <w:t xml:space="preserve"> </w:t>
      </w:r>
      <w:r>
        <w:rPr>
          <w:w w:val="110"/>
        </w:rPr>
        <w:t>described</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previous</w:t>
      </w:r>
      <w:r>
        <w:rPr>
          <w:spacing w:val="-9"/>
          <w:w w:val="110"/>
        </w:rPr>
        <w:t xml:space="preserve"> </w:t>
      </w:r>
      <w:r>
        <w:rPr>
          <w:w w:val="110"/>
        </w:rPr>
        <w:t>research</w:t>
      </w:r>
      <w:r>
        <w:rPr>
          <w:spacing w:val="-9"/>
          <w:w w:val="110"/>
        </w:rPr>
        <w:t xml:space="preserve"> </w:t>
      </w:r>
      <w:r>
        <w:rPr>
          <w:w w:val="110"/>
        </w:rPr>
        <w:t>Roccaro</w:t>
      </w:r>
      <w:r>
        <w:rPr>
          <w:spacing w:val="-9"/>
          <w:w w:val="110"/>
        </w:rPr>
        <w:t xml:space="preserve"> </w:t>
      </w:r>
      <w:hyperlink w:anchor="_bookmark188" w:history="1">
        <w:r>
          <w:rPr>
            <w:color w:val="000098"/>
            <w:w w:val="110"/>
          </w:rPr>
          <w:t>2026</w:t>
        </w:r>
      </w:hyperlink>
      <w:r>
        <w:rPr>
          <w:color w:val="000098"/>
          <w:spacing w:val="-9"/>
          <w:w w:val="110"/>
        </w:rPr>
        <w:t xml:space="preserve"> </w:t>
      </w:r>
      <w:r>
        <w:rPr>
          <w:w w:val="110"/>
        </w:rPr>
        <w:t>had</w:t>
      </w:r>
      <w:r>
        <w:rPr>
          <w:spacing w:val="-9"/>
          <w:w w:val="110"/>
        </w:rPr>
        <w:t xml:space="preserve"> </w:t>
      </w:r>
      <w:r>
        <w:rPr>
          <w:w w:val="110"/>
        </w:rPr>
        <w:t>shown</w:t>
      </w:r>
      <w:r>
        <w:rPr>
          <w:spacing w:val="-9"/>
          <w:w w:val="110"/>
        </w:rPr>
        <w:t xml:space="preserve"> </w:t>
      </w:r>
      <w:r>
        <w:rPr>
          <w:w w:val="110"/>
        </w:rPr>
        <w:t>that</w:t>
      </w:r>
      <w:r>
        <w:rPr>
          <w:spacing w:val="-9"/>
          <w:w w:val="110"/>
        </w:rPr>
        <w:t xml:space="preserve"> </w:t>
      </w:r>
      <w:r>
        <w:rPr>
          <w:w w:val="110"/>
        </w:rPr>
        <w:t>it</w:t>
      </w:r>
      <w:r>
        <w:rPr>
          <w:spacing w:val="-9"/>
          <w:w w:val="110"/>
        </w:rPr>
        <w:t xml:space="preserve"> </w:t>
      </w:r>
      <w:r>
        <w:rPr>
          <w:w w:val="110"/>
        </w:rPr>
        <w:t>would</w:t>
      </w:r>
      <w:r>
        <w:rPr>
          <w:spacing w:val="-9"/>
          <w:w w:val="110"/>
        </w:rPr>
        <w:t xml:space="preserve"> </w:t>
      </w:r>
      <w:r>
        <w:rPr>
          <w:w w:val="110"/>
        </w:rPr>
        <w:t>not</w:t>
      </w:r>
      <w:r>
        <w:rPr>
          <w:spacing w:val="-9"/>
          <w:w w:val="110"/>
        </w:rPr>
        <w:t xml:space="preserve"> </w:t>
      </w:r>
      <w:r>
        <w:rPr>
          <w:w w:val="110"/>
        </w:rPr>
        <w:t>be</w:t>
      </w:r>
      <w:r>
        <w:rPr>
          <w:spacing w:val="-9"/>
          <w:w w:val="110"/>
        </w:rPr>
        <w:t xml:space="preserve"> </w:t>
      </w:r>
      <w:r>
        <w:rPr>
          <w:w w:val="110"/>
        </w:rPr>
        <w:t>fit</w:t>
      </w:r>
      <w:r>
        <w:rPr>
          <w:spacing w:val="-9"/>
          <w:w w:val="110"/>
        </w:rPr>
        <w:t xml:space="preserve"> </w:t>
      </w:r>
      <w:r>
        <w:rPr>
          <w:w w:val="110"/>
        </w:rPr>
        <w:t>as</w:t>
      </w:r>
      <w:r>
        <w:rPr>
          <w:spacing w:val="-9"/>
          <w:w w:val="110"/>
        </w:rPr>
        <w:t xml:space="preserve"> </w:t>
      </w:r>
      <w:r>
        <w:rPr>
          <w:w w:val="110"/>
        </w:rPr>
        <w:t>a</w:t>
      </w:r>
      <w:r>
        <w:rPr>
          <w:spacing w:val="-9"/>
          <w:w w:val="110"/>
        </w:rPr>
        <w:t xml:space="preserve"> </w:t>
      </w:r>
      <w:r>
        <w:rPr>
          <w:w w:val="110"/>
        </w:rPr>
        <w:t xml:space="preserve">tool </w:t>
      </w:r>
      <w:r>
        <w:rPr>
          <w:w w:val="115"/>
        </w:rPr>
        <w:t>for the entire Swiss Post.</w:t>
      </w:r>
    </w:p>
    <w:p w14:paraId="077BB4A9" w14:textId="77777777" w:rsidR="00C220EB" w:rsidRDefault="00000000">
      <w:pPr>
        <w:pStyle w:val="BodyText"/>
        <w:spacing w:before="91" w:line="244" w:lineRule="auto"/>
        <w:ind w:left="687" w:right="848" w:hanging="279"/>
        <w:jc w:val="both"/>
      </w:pPr>
      <w:r>
        <w:rPr>
          <w:rFonts w:ascii="Lucida Sans Unicode" w:hAnsi="Lucida Sans Unicode"/>
          <w:color w:val="FAC300"/>
          <w:w w:val="115"/>
          <w:position w:val="2"/>
        </w:rPr>
        <w:t xml:space="preserve">▶ </w:t>
      </w:r>
      <w:r>
        <w:rPr>
          <w:w w:val="115"/>
        </w:rPr>
        <w:t>As</w:t>
      </w:r>
      <w:r>
        <w:rPr>
          <w:spacing w:val="-8"/>
          <w:w w:val="115"/>
        </w:rPr>
        <w:t xml:space="preserve"> </w:t>
      </w:r>
      <w:r>
        <w:rPr>
          <w:w w:val="115"/>
        </w:rPr>
        <w:t>a</w:t>
      </w:r>
      <w:r>
        <w:rPr>
          <w:spacing w:val="-8"/>
          <w:w w:val="115"/>
        </w:rPr>
        <w:t xml:space="preserve"> </w:t>
      </w:r>
      <w:r>
        <w:rPr>
          <w:w w:val="115"/>
        </w:rPr>
        <w:t>preparation</w:t>
      </w:r>
      <w:r>
        <w:rPr>
          <w:spacing w:val="-8"/>
          <w:w w:val="115"/>
        </w:rPr>
        <w:t xml:space="preserve"> </w:t>
      </w:r>
      <w:r>
        <w:rPr>
          <w:w w:val="115"/>
        </w:rPr>
        <w:t>for</w:t>
      </w:r>
      <w:r>
        <w:rPr>
          <w:spacing w:val="-8"/>
          <w:w w:val="115"/>
        </w:rPr>
        <w:t xml:space="preserve"> </w:t>
      </w:r>
      <w:r>
        <w:rPr>
          <w:w w:val="115"/>
        </w:rPr>
        <w:t>the</w:t>
      </w:r>
      <w:r>
        <w:rPr>
          <w:spacing w:val="-8"/>
          <w:w w:val="115"/>
        </w:rPr>
        <w:t xml:space="preserve"> </w:t>
      </w:r>
      <w:r>
        <w:rPr>
          <w:w w:val="115"/>
        </w:rPr>
        <w:t>upcoming</w:t>
      </w:r>
      <w:r>
        <w:rPr>
          <w:spacing w:val="-8"/>
          <w:w w:val="115"/>
        </w:rPr>
        <w:t xml:space="preserve"> </w:t>
      </w:r>
      <w:r>
        <w:rPr>
          <w:w w:val="115"/>
        </w:rPr>
        <w:t>Master</w:t>
      </w:r>
      <w:r>
        <w:rPr>
          <w:spacing w:val="-8"/>
          <w:w w:val="115"/>
        </w:rPr>
        <w:t xml:space="preserve"> </w:t>
      </w:r>
      <w:r>
        <w:rPr>
          <w:w w:val="115"/>
        </w:rPr>
        <w:t>Thesis,</w:t>
      </w:r>
      <w:r>
        <w:rPr>
          <w:spacing w:val="-4"/>
          <w:w w:val="115"/>
        </w:rPr>
        <w:t xml:space="preserve"> </w:t>
      </w:r>
      <w:r>
        <w:rPr>
          <w:w w:val="115"/>
        </w:rPr>
        <w:t>the</w:t>
      </w:r>
      <w:r>
        <w:rPr>
          <w:spacing w:val="-8"/>
          <w:w w:val="115"/>
        </w:rPr>
        <w:t xml:space="preserve"> </w:t>
      </w:r>
      <w:r>
        <w:rPr>
          <w:w w:val="115"/>
        </w:rPr>
        <w:t>data</w:t>
      </w:r>
      <w:r>
        <w:rPr>
          <w:spacing w:val="-8"/>
          <w:w w:val="115"/>
        </w:rPr>
        <w:t xml:space="preserve"> </w:t>
      </w:r>
      <w:r>
        <w:rPr>
          <w:w w:val="115"/>
        </w:rPr>
        <w:t>quality</w:t>
      </w:r>
      <w:r>
        <w:rPr>
          <w:spacing w:val="-8"/>
          <w:w w:val="115"/>
        </w:rPr>
        <w:t xml:space="preserve"> </w:t>
      </w:r>
      <w:r>
        <w:rPr>
          <w:w w:val="115"/>
        </w:rPr>
        <w:t>tools</w:t>
      </w:r>
      <w:r>
        <w:rPr>
          <w:spacing w:val="-8"/>
          <w:w w:val="115"/>
        </w:rPr>
        <w:t xml:space="preserve"> </w:t>
      </w:r>
      <w:r>
        <w:rPr>
          <w:w w:val="115"/>
        </w:rPr>
        <w:t>to</w:t>
      </w:r>
      <w:r>
        <w:rPr>
          <w:spacing w:val="-8"/>
          <w:w w:val="115"/>
        </w:rPr>
        <w:t xml:space="preserve"> </w:t>
      </w:r>
      <w:r>
        <w:rPr>
          <w:w w:val="115"/>
        </w:rPr>
        <w:t>be</w:t>
      </w:r>
      <w:r>
        <w:rPr>
          <w:spacing w:val="-8"/>
          <w:w w:val="115"/>
        </w:rPr>
        <w:t xml:space="preserve"> </w:t>
      </w:r>
      <w:r>
        <w:rPr>
          <w:w w:val="115"/>
        </w:rPr>
        <w:t>used</w:t>
      </w:r>
      <w:r>
        <w:rPr>
          <w:spacing w:val="-8"/>
          <w:w w:val="115"/>
        </w:rPr>
        <w:t xml:space="preserve"> </w:t>
      </w:r>
      <w:r>
        <w:rPr>
          <w:w w:val="115"/>
        </w:rPr>
        <w:t>were</w:t>
      </w:r>
      <w:r>
        <w:rPr>
          <w:spacing w:val="-8"/>
          <w:w w:val="115"/>
        </w:rPr>
        <w:t xml:space="preserve"> </w:t>
      </w:r>
      <w:r>
        <w:rPr>
          <w:w w:val="115"/>
        </w:rPr>
        <w:t xml:space="preserve">checked </w:t>
      </w:r>
      <w:r>
        <w:rPr>
          <w:w w:val="110"/>
        </w:rPr>
        <w:t>initially. This</w:t>
      </w:r>
      <w:r>
        <w:rPr>
          <w:spacing w:val="-11"/>
          <w:w w:val="110"/>
        </w:rPr>
        <w:t xml:space="preserve"> </w:t>
      </w:r>
      <w:r>
        <w:rPr>
          <w:w w:val="110"/>
        </w:rPr>
        <w:t>included</w:t>
      </w:r>
      <w:r>
        <w:rPr>
          <w:spacing w:val="-11"/>
          <w:w w:val="110"/>
        </w:rPr>
        <w:t xml:space="preserve"> </w:t>
      </w:r>
      <w:r>
        <w:rPr>
          <w:w w:val="110"/>
        </w:rPr>
        <w:t>performing</w:t>
      </w:r>
      <w:r>
        <w:rPr>
          <w:spacing w:val="-11"/>
          <w:w w:val="110"/>
        </w:rPr>
        <w:t xml:space="preserve"> </w:t>
      </w:r>
      <w:r>
        <w:rPr>
          <w:w w:val="110"/>
        </w:rPr>
        <w:t>a</w:t>
      </w:r>
      <w:r>
        <w:rPr>
          <w:spacing w:val="-11"/>
          <w:w w:val="110"/>
        </w:rPr>
        <w:t xml:space="preserve"> </w:t>
      </w:r>
      <w:r>
        <w:rPr>
          <w:w w:val="110"/>
        </w:rPr>
        <w:t>concise</w:t>
      </w:r>
      <w:r>
        <w:rPr>
          <w:spacing w:val="-11"/>
          <w:w w:val="110"/>
        </w:rPr>
        <w:t xml:space="preserve"> </w:t>
      </w:r>
      <w:r>
        <w:rPr>
          <w:w w:val="110"/>
        </w:rPr>
        <w:t>test</w:t>
      </w:r>
      <w:r>
        <w:rPr>
          <w:spacing w:val="-11"/>
          <w:w w:val="110"/>
        </w:rPr>
        <w:t xml:space="preserve"> </w:t>
      </w:r>
      <w:r>
        <w:rPr>
          <w:w w:val="110"/>
        </w:rPr>
        <w:t>of</w:t>
      </w:r>
      <w:r>
        <w:rPr>
          <w:spacing w:val="-11"/>
          <w:w w:val="110"/>
        </w:rPr>
        <w:t xml:space="preserve"> </w:t>
      </w:r>
      <w:r>
        <w:rPr>
          <w:w w:val="110"/>
        </w:rPr>
        <w:t>counting</w:t>
      </w:r>
      <w:r>
        <w:rPr>
          <w:spacing w:val="-11"/>
          <w:w w:val="110"/>
        </w:rPr>
        <w:t xml:space="preserve"> </w:t>
      </w:r>
      <w:r>
        <w:rPr>
          <w:w w:val="110"/>
        </w:rPr>
        <w:t>data</w:t>
      </w:r>
      <w:r>
        <w:rPr>
          <w:spacing w:val="-11"/>
          <w:w w:val="110"/>
        </w:rPr>
        <w:t xml:space="preserve"> </w:t>
      </w:r>
      <w:r>
        <w:rPr>
          <w:w w:val="110"/>
        </w:rPr>
        <w:t>points</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defined</w:t>
      </w:r>
      <w:r>
        <w:rPr>
          <w:spacing w:val="-11"/>
          <w:w w:val="110"/>
        </w:rPr>
        <w:t xml:space="preserve"> </w:t>
      </w:r>
      <w:r>
        <w:rPr>
          <w:w w:val="110"/>
        </w:rPr>
        <w:t xml:space="preserve">monitoring </w:t>
      </w:r>
      <w:r>
        <w:rPr>
          <w:spacing w:val="-2"/>
          <w:w w:val="115"/>
        </w:rPr>
        <w:t>setup.</w:t>
      </w:r>
    </w:p>
    <w:p w14:paraId="077BB4AA" w14:textId="77777777" w:rsidR="00C220EB" w:rsidRDefault="00000000">
      <w:pPr>
        <w:pStyle w:val="BodyText"/>
        <w:spacing w:before="155"/>
        <w:ind w:left="142"/>
        <w:jc w:val="both"/>
      </w:pPr>
      <w:r>
        <w:rPr>
          <w:w w:val="110"/>
        </w:rPr>
        <w:t>The</w:t>
      </w:r>
      <w:r>
        <w:rPr>
          <w:spacing w:val="-3"/>
          <w:w w:val="110"/>
        </w:rPr>
        <w:t xml:space="preserve"> </w:t>
      </w:r>
      <w:r>
        <w:rPr>
          <w:w w:val="110"/>
        </w:rPr>
        <w:t>validation</w:t>
      </w:r>
      <w:r>
        <w:rPr>
          <w:spacing w:val="-3"/>
          <w:w w:val="110"/>
        </w:rPr>
        <w:t xml:space="preserve"> </w:t>
      </w:r>
      <w:r>
        <w:rPr>
          <w:w w:val="110"/>
        </w:rPr>
        <w:t>of</w:t>
      </w:r>
      <w:r>
        <w:rPr>
          <w:spacing w:val="-2"/>
          <w:w w:val="110"/>
        </w:rPr>
        <w:t xml:space="preserve"> </w:t>
      </w:r>
      <w:r>
        <w:rPr>
          <w:w w:val="110"/>
        </w:rPr>
        <w:t>the</w:t>
      </w:r>
      <w:r>
        <w:rPr>
          <w:spacing w:val="-3"/>
          <w:w w:val="110"/>
        </w:rPr>
        <w:t xml:space="preserve"> </w:t>
      </w:r>
      <w:r>
        <w:rPr>
          <w:w w:val="110"/>
        </w:rPr>
        <w:t>achieved</w:t>
      </w:r>
      <w:r>
        <w:rPr>
          <w:spacing w:val="-3"/>
          <w:w w:val="110"/>
        </w:rPr>
        <w:t xml:space="preserve"> </w:t>
      </w:r>
      <w:r>
        <w:rPr>
          <w:w w:val="110"/>
        </w:rPr>
        <w:t>results</w:t>
      </w:r>
      <w:r>
        <w:rPr>
          <w:spacing w:val="-2"/>
          <w:w w:val="110"/>
        </w:rPr>
        <w:t xml:space="preserve"> </w:t>
      </w:r>
      <w:r>
        <w:rPr>
          <w:w w:val="110"/>
        </w:rPr>
        <w:t>is</w:t>
      </w:r>
      <w:r>
        <w:rPr>
          <w:spacing w:val="-3"/>
          <w:w w:val="110"/>
        </w:rPr>
        <w:t xml:space="preserve"> </w:t>
      </w:r>
      <w:r>
        <w:rPr>
          <w:w w:val="110"/>
        </w:rPr>
        <w:t>performed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next</w:t>
      </w:r>
      <w:r>
        <w:rPr>
          <w:spacing w:val="-2"/>
          <w:w w:val="110"/>
        </w:rPr>
        <w:t xml:space="preserve"> chapters.</w:t>
      </w:r>
    </w:p>
    <w:p w14:paraId="077BB4AB" w14:textId="77777777" w:rsidR="00C220EB" w:rsidRDefault="00C220EB">
      <w:pPr>
        <w:pStyle w:val="BodyText"/>
      </w:pPr>
    </w:p>
    <w:p w14:paraId="077BB4AC" w14:textId="77777777" w:rsidR="00C220EB" w:rsidRDefault="00C220EB">
      <w:pPr>
        <w:pStyle w:val="BodyText"/>
        <w:spacing w:before="84"/>
      </w:pPr>
      <w:commentRangeStart w:id="184"/>
    </w:p>
    <w:p w14:paraId="077BB4AD" w14:textId="77777777" w:rsidR="00C220EB" w:rsidRDefault="00000000">
      <w:pPr>
        <w:pStyle w:val="Heading2"/>
        <w:numPr>
          <w:ilvl w:val="1"/>
          <w:numId w:val="11"/>
        </w:numPr>
        <w:tabs>
          <w:tab w:val="left" w:pos="771"/>
        </w:tabs>
        <w:ind w:left="771" w:hanging="629"/>
      </w:pPr>
      <w:bookmarkStart w:id="185" w:name="SMART_Goal_1:_Setup_of_an_Improved_DQM_R"/>
      <w:bookmarkStart w:id="186" w:name="_bookmark103"/>
      <w:bookmarkEnd w:id="185"/>
      <w:bookmarkEnd w:id="186"/>
      <w:r>
        <w:rPr>
          <w:color w:val="697D90"/>
        </w:rPr>
        <w:t>SMART</w:t>
      </w:r>
      <w:r>
        <w:rPr>
          <w:color w:val="697D90"/>
          <w:spacing w:val="2"/>
        </w:rPr>
        <w:t xml:space="preserve"> </w:t>
      </w:r>
      <w:r>
        <w:rPr>
          <w:color w:val="697D90"/>
        </w:rPr>
        <w:t>Goal</w:t>
      </w:r>
      <w:r>
        <w:rPr>
          <w:color w:val="697D90"/>
          <w:spacing w:val="3"/>
        </w:rPr>
        <w:t xml:space="preserve"> </w:t>
      </w:r>
      <w:r>
        <w:rPr>
          <w:color w:val="697D90"/>
        </w:rPr>
        <w:t>1:</w:t>
      </w:r>
      <w:r>
        <w:rPr>
          <w:color w:val="697D90"/>
          <w:spacing w:val="16"/>
        </w:rPr>
        <w:t xml:space="preserve"> </w:t>
      </w:r>
      <w:r>
        <w:rPr>
          <w:color w:val="697D90"/>
        </w:rPr>
        <w:t>Setup</w:t>
      </w:r>
      <w:r>
        <w:rPr>
          <w:color w:val="697D90"/>
          <w:spacing w:val="3"/>
        </w:rPr>
        <w:t xml:space="preserve"> </w:t>
      </w:r>
      <w:r>
        <w:rPr>
          <w:color w:val="697D90"/>
        </w:rPr>
        <w:t>of</w:t>
      </w:r>
      <w:r>
        <w:rPr>
          <w:color w:val="697D90"/>
          <w:spacing w:val="3"/>
        </w:rPr>
        <w:t xml:space="preserve"> </w:t>
      </w:r>
      <w:r>
        <w:rPr>
          <w:color w:val="697D90"/>
        </w:rPr>
        <w:t>an</w:t>
      </w:r>
      <w:r>
        <w:rPr>
          <w:color w:val="697D90"/>
          <w:spacing w:val="3"/>
        </w:rPr>
        <w:t xml:space="preserve"> </w:t>
      </w:r>
      <w:r>
        <w:rPr>
          <w:color w:val="697D90"/>
        </w:rPr>
        <w:t>Improved</w:t>
      </w:r>
      <w:r>
        <w:rPr>
          <w:color w:val="697D90"/>
          <w:spacing w:val="2"/>
        </w:rPr>
        <w:t xml:space="preserve"> </w:t>
      </w:r>
      <w:r>
        <w:rPr>
          <w:color w:val="697D90"/>
        </w:rPr>
        <w:t>DQM</w:t>
      </w:r>
      <w:r>
        <w:rPr>
          <w:color w:val="697D90"/>
          <w:spacing w:val="3"/>
        </w:rPr>
        <w:t xml:space="preserve"> </w:t>
      </w:r>
      <w:r>
        <w:rPr>
          <w:color w:val="697D90"/>
          <w:spacing w:val="-2"/>
        </w:rPr>
        <w:t>Report</w:t>
      </w:r>
      <w:commentRangeEnd w:id="184"/>
      <w:r w:rsidR="00275F54">
        <w:rPr>
          <w:rStyle w:val="CommentReference"/>
          <w:sz w:val="28"/>
          <w:szCs w:val="28"/>
        </w:rPr>
        <w:commentReference w:id="184"/>
      </w:r>
    </w:p>
    <w:p w14:paraId="077BB4AE" w14:textId="77777777" w:rsidR="00C220EB" w:rsidRDefault="00000000">
      <w:pPr>
        <w:pStyle w:val="BodyText"/>
        <w:spacing w:before="251" w:line="256" w:lineRule="auto"/>
        <w:ind w:left="142" w:right="848"/>
        <w:jc w:val="both"/>
      </w:pPr>
      <w:r>
        <w:rPr>
          <w:w w:val="110"/>
        </w:rPr>
        <w:t>In Project 1, the groundwork for researching the reporting pipeline was completed.</w:t>
      </w:r>
      <w:r>
        <w:rPr>
          <w:spacing w:val="40"/>
          <w:w w:val="110"/>
        </w:rPr>
        <w:t xml:space="preserve"> </w:t>
      </w:r>
      <w:r>
        <w:rPr>
          <w:w w:val="110"/>
        </w:rPr>
        <w:t>It provided the data lineage and described the underlying issues. Based on this work, an improved report was developed. Re-search was conducted on how to better highlight the relevant comparisons and help users identify the information more quickly.</w:t>
      </w:r>
      <w:r>
        <w:rPr>
          <w:spacing w:val="40"/>
          <w:w w:val="110"/>
        </w:rPr>
        <w:t xml:space="preserve"> </w:t>
      </w:r>
      <w:r>
        <w:rPr>
          <w:w w:val="110"/>
        </w:rPr>
        <w:t>Additionally, the third-party data source, which was previously copied daily into</w:t>
      </w:r>
      <w:r>
        <w:rPr>
          <w:spacing w:val="-10"/>
          <w:w w:val="110"/>
        </w:rPr>
        <w:t xml:space="preserve"> </w:t>
      </w:r>
      <w:r>
        <w:rPr>
          <w:w w:val="110"/>
        </w:rPr>
        <w:t>an</w:t>
      </w:r>
      <w:r>
        <w:rPr>
          <w:spacing w:val="-10"/>
          <w:w w:val="110"/>
        </w:rPr>
        <w:t xml:space="preserve"> </w:t>
      </w:r>
      <w:r>
        <w:rPr>
          <w:w w:val="110"/>
        </w:rPr>
        <w:t>Excel</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improved.</w:t>
      </w:r>
      <w:r>
        <w:rPr>
          <w:spacing w:val="-1"/>
          <w:w w:val="110"/>
        </w:rPr>
        <w:t xml:space="preserve"> </w:t>
      </w:r>
      <w:r>
        <w:rPr>
          <w:w w:val="110"/>
        </w:rPr>
        <w:t>The</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moved</w:t>
      </w:r>
      <w:r>
        <w:rPr>
          <w:spacing w:val="-10"/>
          <w:w w:val="110"/>
        </w:rPr>
        <w:t xml:space="preserve"> </w:t>
      </w:r>
      <w:r>
        <w:rPr>
          <w:w w:val="110"/>
        </w:rPr>
        <w:t>to</w:t>
      </w:r>
      <w:r>
        <w:rPr>
          <w:spacing w:val="-10"/>
          <w:w w:val="110"/>
        </w:rPr>
        <w:t xml:space="preserve"> </w:t>
      </w:r>
      <w:r>
        <w:rPr>
          <w:w w:val="110"/>
        </w:rPr>
        <w:t>SharePoint</w:t>
      </w:r>
      <w:r>
        <w:rPr>
          <w:spacing w:val="-10"/>
          <w:w w:val="110"/>
        </w:rPr>
        <w:t xml:space="preserve"> </w:t>
      </w:r>
      <w:r>
        <w:rPr>
          <w:w w:val="110"/>
        </w:rPr>
        <w:t>and</w:t>
      </w:r>
      <w:r>
        <w:rPr>
          <w:spacing w:val="-10"/>
          <w:w w:val="110"/>
        </w:rPr>
        <w:t xml:space="preserve"> </w:t>
      </w:r>
      <w:r>
        <w:rPr>
          <w:w w:val="110"/>
        </w:rPr>
        <w:t>is</w:t>
      </w:r>
      <w:r>
        <w:rPr>
          <w:spacing w:val="-10"/>
          <w:w w:val="110"/>
        </w:rPr>
        <w:t xml:space="preserve"> </w:t>
      </w:r>
      <w:r>
        <w:rPr>
          <w:w w:val="110"/>
        </w:rPr>
        <w:t>now</w:t>
      </w:r>
      <w:r>
        <w:rPr>
          <w:spacing w:val="-10"/>
          <w:w w:val="110"/>
        </w:rPr>
        <w:t xml:space="preserve"> </w:t>
      </w:r>
      <w:r>
        <w:rPr>
          <w:w w:val="110"/>
        </w:rPr>
        <w:t>updated</w:t>
      </w:r>
      <w:r>
        <w:rPr>
          <w:spacing w:val="-10"/>
          <w:w w:val="110"/>
        </w:rPr>
        <w:t xml:space="preserve"> </w:t>
      </w:r>
      <w:r>
        <w:rPr>
          <w:w w:val="110"/>
        </w:rPr>
        <w:t>whenever</w:t>
      </w:r>
      <w:r>
        <w:rPr>
          <w:spacing w:val="-10"/>
          <w:w w:val="110"/>
        </w:rPr>
        <w:t xml:space="preserve"> </w:t>
      </w:r>
      <w:r>
        <w:rPr>
          <w:w w:val="110"/>
        </w:rPr>
        <w:t xml:space="preserve">changes are made to </w:t>
      </w:r>
      <w:hyperlink w:anchor="_bookmark129" w:history="1">
        <w:r>
          <w:rPr>
            <w:w w:val="110"/>
          </w:rPr>
          <w:t>Amazon S3,</w:t>
        </w:r>
      </w:hyperlink>
      <w:r>
        <w:rPr>
          <w:w w:val="110"/>
        </w:rPr>
        <w:t xml:space="preserve"> where it is made available to </w:t>
      </w:r>
      <w:hyperlink w:anchor="_bookmark128" w:history="1">
        <w:r>
          <w:rPr>
            <w:w w:val="110"/>
          </w:rPr>
          <w:t>Athena.</w:t>
        </w:r>
      </w:hyperlink>
      <w:r>
        <w:rPr>
          <w:w w:val="110"/>
        </w:rPr>
        <w:t xml:space="preserve"> In addition, the selected data underwent a structural change, which is described at the end of this section.</w:t>
      </w:r>
    </w:p>
    <w:p w14:paraId="077BB4AF" w14:textId="77777777" w:rsidR="00C220EB" w:rsidRDefault="00C220EB">
      <w:pPr>
        <w:pStyle w:val="BodyText"/>
        <w:spacing w:before="252"/>
      </w:pPr>
    </w:p>
    <w:p w14:paraId="077BB4B0" w14:textId="77777777" w:rsidR="00C220EB" w:rsidRDefault="00000000">
      <w:pPr>
        <w:pStyle w:val="Heading3"/>
        <w:spacing w:before="1"/>
        <w:jc w:val="both"/>
      </w:pPr>
      <w:r>
        <w:rPr>
          <w:color w:val="697D90"/>
        </w:rPr>
        <w:t>Update</w:t>
      </w:r>
      <w:r>
        <w:rPr>
          <w:color w:val="697D90"/>
          <w:spacing w:val="-6"/>
        </w:rPr>
        <w:t xml:space="preserve"> </w:t>
      </w:r>
      <w:r>
        <w:rPr>
          <w:color w:val="697D90"/>
        </w:rPr>
        <w:t>of</w:t>
      </w:r>
      <w:r>
        <w:rPr>
          <w:color w:val="697D90"/>
          <w:spacing w:val="-6"/>
        </w:rPr>
        <w:t xml:space="preserve"> </w:t>
      </w:r>
      <w:r>
        <w:rPr>
          <w:color w:val="697D90"/>
        </w:rPr>
        <w:t>data</w:t>
      </w:r>
      <w:r>
        <w:rPr>
          <w:color w:val="697D90"/>
          <w:spacing w:val="-6"/>
        </w:rPr>
        <w:t xml:space="preserve"> </w:t>
      </w:r>
      <w:r>
        <w:rPr>
          <w:color w:val="697D90"/>
          <w:spacing w:val="-2"/>
        </w:rPr>
        <w:t>source</w:t>
      </w:r>
    </w:p>
    <w:p w14:paraId="077BB4B1" w14:textId="77777777" w:rsidR="00C220EB" w:rsidRDefault="00000000">
      <w:pPr>
        <w:pStyle w:val="BodyText"/>
        <w:spacing w:before="176" w:line="256" w:lineRule="auto"/>
        <w:ind w:left="142" w:right="848"/>
        <w:jc w:val="both"/>
      </w:pPr>
      <w:r>
        <w:rPr>
          <w:w w:val="110"/>
        </w:rPr>
        <w:t>The</w:t>
      </w:r>
      <w:r>
        <w:rPr>
          <w:spacing w:val="-8"/>
          <w:w w:val="110"/>
        </w:rPr>
        <w:t xml:space="preserve"> </w:t>
      </w:r>
      <w:r>
        <w:rPr>
          <w:w w:val="110"/>
        </w:rPr>
        <w:t>first</w:t>
      </w:r>
      <w:r>
        <w:rPr>
          <w:spacing w:val="-8"/>
          <w:w w:val="110"/>
        </w:rPr>
        <w:t xml:space="preserve"> </w:t>
      </w:r>
      <w:r>
        <w:rPr>
          <w:w w:val="110"/>
        </w:rPr>
        <w:t>step</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new</w:t>
      </w:r>
      <w:r>
        <w:rPr>
          <w:spacing w:val="-8"/>
          <w:w w:val="110"/>
        </w:rPr>
        <w:t xml:space="preserve"> </w:t>
      </w:r>
      <w:r>
        <w:rPr>
          <w:w w:val="110"/>
        </w:rPr>
        <w:t>report</w:t>
      </w:r>
      <w:r>
        <w:rPr>
          <w:spacing w:val="-8"/>
          <w:w w:val="110"/>
        </w:rPr>
        <w:t xml:space="preserve"> </w:t>
      </w:r>
      <w:r>
        <w:rPr>
          <w:w w:val="110"/>
        </w:rPr>
        <w:t>was</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one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used</w:t>
      </w:r>
      <w:r>
        <w:rPr>
          <w:spacing w:val="-8"/>
          <w:w w:val="110"/>
        </w:rPr>
        <w:t xml:space="preserve"> </w:t>
      </w:r>
      <w:r>
        <w:rPr>
          <w:w w:val="110"/>
        </w:rPr>
        <w:t>by</w:t>
      </w:r>
      <w:r>
        <w:rPr>
          <w:spacing w:val="-8"/>
          <w:w w:val="110"/>
        </w:rPr>
        <w:t xml:space="preserve"> </w:t>
      </w:r>
      <w:r>
        <w:rPr>
          <w:w w:val="110"/>
        </w:rPr>
        <w:t>the</w:t>
      </w:r>
      <w:r>
        <w:rPr>
          <w:spacing w:val="-8"/>
          <w:w w:val="110"/>
        </w:rPr>
        <w:t xml:space="preserve"> </w:t>
      </w:r>
      <w:r>
        <w:rPr>
          <w:w w:val="110"/>
        </w:rPr>
        <w:t>report. Part</w:t>
      </w:r>
      <w:r>
        <w:rPr>
          <w:spacing w:val="-8"/>
          <w:w w:val="110"/>
        </w:rPr>
        <w:t xml:space="preserve"> </w:t>
      </w:r>
      <w:r>
        <w:rPr>
          <w:w w:val="110"/>
        </w:rPr>
        <w:t>of</w:t>
      </w:r>
      <w:r>
        <w:rPr>
          <w:spacing w:val="-8"/>
          <w:w w:val="110"/>
        </w:rPr>
        <w:t xml:space="preserve"> </w:t>
      </w:r>
      <w:r>
        <w:rPr>
          <w:w w:val="110"/>
        </w:rPr>
        <w:t>the data</w:t>
      </w:r>
      <w:r>
        <w:rPr>
          <w:spacing w:val="-11"/>
          <w:w w:val="110"/>
        </w:rPr>
        <w:t xml:space="preserve"> </w:t>
      </w:r>
      <w:r>
        <w:rPr>
          <w:w w:val="110"/>
        </w:rPr>
        <w:t>was</w:t>
      </w:r>
      <w:r>
        <w:rPr>
          <w:spacing w:val="-10"/>
          <w:w w:val="110"/>
        </w:rPr>
        <w:t xml:space="preserve"> </w:t>
      </w:r>
      <w:r>
        <w:rPr>
          <w:w w:val="110"/>
        </w:rPr>
        <w:t>retrieved</w:t>
      </w:r>
      <w:r>
        <w:rPr>
          <w:spacing w:val="-11"/>
          <w:w w:val="110"/>
        </w:rPr>
        <w:t xml:space="preserve"> </w:t>
      </w:r>
      <w:r>
        <w:rPr>
          <w:w w:val="110"/>
        </w:rPr>
        <w:t>from</w:t>
      </w:r>
      <w:r>
        <w:rPr>
          <w:spacing w:val="-11"/>
          <w:w w:val="110"/>
        </w:rPr>
        <w:t xml:space="preserve"> </w:t>
      </w:r>
      <w:r>
        <w:rPr>
          <w:w w:val="110"/>
        </w:rPr>
        <w:t>a</w:t>
      </w:r>
      <w:r>
        <w:rPr>
          <w:spacing w:val="-10"/>
          <w:w w:val="110"/>
        </w:rPr>
        <w:t xml:space="preserve"> </w:t>
      </w:r>
      <w:r>
        <w:rPr>
          <w:w w:val="110"/>
        </w:rPr>
        <w:t>third-party</w:t>
      </w:r>
      <w:r>
        <w:rPr>
          <w:spacing w:val="-11"/>
          <w:w w:val="110"/>
        </w:rPr>
        <w:t xml:space="preserve"> </w:t>
      </w:r>
      <w:r>
        <w:rPr>
          <w:w w:val="110"/>
        </w:rPr>
        <w:t>system</w:t>
      </w:r>
      <w:r>
        <w:rPr>
          <w:spacing w:val="-11"/>
          <w:w w:val="110"/>
        </w:rPr>
        <w:t xml:space="preserve"> </w:t>
      </w:r>
      <w:r>
        <w:rPr>
          <w:w w:val="110"/>
        </w:rPr>
        <w:t>by</w:t>
      </w:r>
      <w:r>
        <w:rPr>
          <w:spacing w:val="-10"/>
          <w:w w:val="110"/>
        </w:rPr>
        <w:t xml:space="preserve"> </w:t>
      </w:r>
      <w:r>
        <w:rPr>
          <w:w w:val="110"/>
        </w:rPr>
        <w:t>means</w:t>
      </w:r>
      <w:r>
        <w:rPr>
          <w:spacing w:val="-11"/>
          <w:w w:val="110"/>
        </w:rPr>
        <w:t xml:space="preserve"> </w:t>
      </w:r>
      <w:r>
        <w:rPr>
          <w:w w:val="110"/>
        </w:rPr>
        <w:t>of</w:t>
      </w:r>
      <w:r>
        <w:rPr>
          <w:spacing w:val="-11"/>
          <w:w w:val="110"/>
        </w:rPr>
        <w:t xml:space="preserve"> </w:t>
      </w:r>
      <w:r>
        <w:rPr>
          <w:w w:val="110"/>
        </w:rPr>
        <w:t>an</w:t>
      </w:r>
      <w:r>
        <w:rPr>
          <w:spacing w:val="-10"/>
          <w:w w:val="110"/>
        </w:rPr>
        <w:t xml:space="preserve"> </w:t>
      </w:r>
      <w:r>
        <w:rPr>
          <w:w w:val="110"/>
        </w:rPr>
        <w:t>Excel</w:t>
      </w:r>
      <w:r>
        <w:rPr>
          <w:spacing w:val="-11"/>
          <w:w w:val="110"/>
        </w:rPr>
        <w:t xml:space="preserve"> </w:t>
      </w:r>
      <w:r>
        <w:rPr>
          <w:w w:val="110"/>
        </w:rPr>
        <w:t>table. The</w:t>
      </w:r>
      <w:r>
        <w:rPr>
          <w:spacing w:val="-11"/>
          <w:w w:val="110"/>
        </w:rPr>
        <w:t xml:space="preserve"> </w:t>
      </w:r>
      <w:r>
        <w:rPr>
          <w:w w:val="110"/>
        </w:rPr>
        <w:t>file</w:t>
      </w:r>
      <w:r>
        <w:rPr>
          <w:spacing w:val="-11"/>
          <w:w w:val="110"/>
        </w:rPr>
        <w:t xml:space="preserve"> </w:t>
      </w:r>
      <w:r>
        <w:rPr>
          <w:w w:val="110"/>
        </w:rPr>
        <w:t>resided</w:t>
      </w:r>
      <w:r>
        <w:rPr>
          <w:spacing w:val="-10"/>
          <w:w w:val="110"/>
        </w:rPr>
        <w:t xml:space="preserve"> </w:t>
      </w:r>
      <w:r>
        <w:rPr>
          <w:w w:val="110"/>
        </w:rPr>
        <w:t>in</w:t>
      </w:r>
      <w:r>
        <w:rPr>
          <w:spacing w:val="-11"/>
          <w:w w:val="110"/>
        </w:rPr>
        <w:t xml:space="preserve"> </w:t>
      </w:r>
      <w:r>
        <w:rPr>
          <w:w w:val="110"/>
        </w:rPr>
        <w:t>a</w:t>
      </w:r>
      <w:r>
        <w:rPr>
          <w:spacing w:val="-11"/>
          <w:w w:val="110"/>
        </w:rPr>
        <w:t xml:space="preserve"> </w:t>
      </w:r>
      <w:r>
        <w:rPr>
          <w:w w:val="110"/>
        </w:rPr>
        <w:t>shared</w:t>
      </w:r>
      <w:r>
        <w:rPr>
          <w:spacing w:val="-10"/>
          <w:w w:val="110"/>
        </w:rPr>
        <w:t xml:space="preserve"> </w:t>
      </w:r>
      <w:r>
        <w:rPr>
          <w:w w:val="110"/>
        </w:rPr>
        <w:t xml:space="preserve">folder </w:t>
      </w:r>
      <w:r>
        <w:rPr>
          <w:w w:val="115"/>
        </w:rPr>
        <w:t>and</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initially</w:t>
      </w:r>
      <w:r>
        <w:rPr>
          <w:spacing w:val="-16"/>
          <w:w w:val="115"/>
        </w:rPr>
        <w:t xml:space="preserve"> </w:t>
      </w:r>
      <w:r>
        <w:rPr>
          <w:w w:val="115"/>
        </w:rPr>
        <w:t>archived.</w:t>
      </w:r>
      <w:r>
        <w:rPr>
          <w:spacing w:val="-7"/>
          <w:w w:val="115"/>
        </w:rPr>
        <w:t xml:space="preserve"> </w:t>
      </w:r>
      <w:r>
        <w:rPr>
          <w:w w:val="115"/>
        </w:rPr>
        <w:t>As</w:t>
      </w:r>
      <w:r>
        <w:rPr>
          <w:spacing w:val="-16"/>
          <w:w w:val="115"/>
        </w:rPr>
        <w:t xml:space="preserve"> </w:t>
      </w:r>
      <w:r>
        <w:rPr>
          <w:w w:val="115"/>
        </w:rPr>
        <w:t>this</w:t>
      </w:r>
      <w:r>
        <w:rPr>
          <w:spacing w:val="-15"/>
          <w:w w:val="115"/>
        </w:rPr>
        <w:t xml:space="preserve"> </w:t>
      </w:r>
      <w:r>
        <w:rPr>
          <w:w w:val="115"/>
        </w:rPr>
        <w:t>data</w:t>
      </w:r>
      <w:r>
        <w:rPr>
          <w:spacing w:val="-16"/>
          <w:w w:val="115"/>
        </w:rPr>
        <w:t xml:space="preserve"> </w:t>
      </w:r>
      <w:r>
        <w:rPr>
          <w:w w:val="115"/>
        </w:rPr>
        <w:t>source</w:t>
      </w:r>
      <w:r>
        <w:rPr>
          <w:spacing w:val="-16"/>
          <w:w w:val="115"/>
        </w:rPr>
        <w:t xml:space="preserve"> </w:t>
      </w:r>
      <w:r>
        <w:rPr>
          <w:w w:val="115"/>
        </w:rPr>
        <w:t>did</w:t>
      </w:r>
      <w:r>
        <w:rPr>
          <w:spacing w:val="-16"/>
          <w:w w:val="115"/>
        </w:rPr>
        <w:t xml:space="preserve"> </w:t>
      </w:r>
      <w:r>
        <w:rPr>
          <w:w w:val="115"/>
        </w:rPr>
        <w:t>not</w:t>
      </w:r>
      <w:r>
        <w:rPr>
          <w:spacing w:val="-16"/>
          <w:w w:val="115"/>
        </w:rPr>
        <w:t xml:space="preserve"> </w:t>
      </w:r>
      <w:r>
        <w:rPr>
          <w:w w:val="115"/>
        </w:rPr>
        <w:t>change</w:t>
      </w:r>
      <w:r>
        <w:rPr>
          <w:spacing w:val="-16"/>
          <w:w w:val="115"/>
        </w:rPr>
        <w:t xml:space="preserve"> </w:t>
      </w:r>
      <w:r>
        <w:rPr>
          <w:w w:val="115"/>
        </w:rPr>
        <w:t>and</w:t>
      </w:r>
      <w:r>
        <w:rPr>
          <w:spacing w:val="-15"/>
          <w:w w:val="115"/>
        </w:rPr>
        <w:t xml:space="preserve"> </w:t>
      </w:r>
      <w:r>
        <w:rPr>
          <w:w w:val="115"/>
        </w:rPr>
        <w:t>was</w:t>
      </w:r>
      <w:r>
        <w:rPr>
          <w:spacing w:val="-16"/>
          <w:w w:val="115"/>
        </w:rPr>
        <w:t xml:space="preserve"> </w:t>
      </w:r>
      <w:r>
        <w:rPr>
          <w:w w:val="115"/>
        </w:rPr>
        <w:t>required</w:t>
      </w:r>
      <w:r>
        <w:rPr>
          <w:spacing w:val="-16"/>
          <w:w w:val="115"/>
        </w:rPr>
        <w:t xml:space="preserve"> </w:t>
      </w:r>
      <w:r>
        <w:rPr>
          <w:w w:val="115"/>
        </w:rPr>
        <w:t>by</w:t>
      </w:r>
      <w:r>
        <w:rPr>
          <w:spacing w:val="-16"/>
          <w:w w:val="115"/>
        </w:rPr>
        <w:t xml:space="preserve"> </w:t>
      </w:r>
      <w:r>
        <w:rPr>
          <w:w w:val="115"/>
        </w:rPr>
        <w:t>both</w:t>
      </w:r>
      <w:r>
        <w:rPr>
          <w:spacing w:val="-16"/>
          <w:w w:val="115"/>
        </w:rPr>
        <w:t xml:space="preserve"> </w:t>
      </w:r>
      <w:r>
        <w:rPr>
          <w:w w:val="115"/>
        </w:rPr>
        <w:t>the</w:t>
      </w:r>
      <w:r>
        <w:rPr>
          <w:spacing w:val="-15"/>
          <w:w w:val="115"/>
        </w:rPr>
        <w:t xml:space="preserve"> </w:t>
      </w:r>
      <w:r>
        <w:rPr>
          <w:w w:val="115"/>
        </w:rPr>
        <w:t xml:space="preserve">existing </w:t>
      </w:r>
      <w:r>
        <w:rPr>
          <w:w w:val="110"/>
        </w:rPr>
        <w:t>SAC</w:t>
      </w:r>
      <w:r>
        <w:rPr>
          <w:spacing w:val="-4"/>
          <w:w w:val="110"/>
        </w:rPr>
        <w:t xml:space="preserve"> </w:t>
      </w:r>
      <w:r>
        <w:rPr>
          <w:w w:val="110"/>
        </w:rPr>
        <w:t>report,</w:t>
      </w:r>
      <w:r>
        <w:rPr>
          <w:spacing w:val="-4"/>
          <w:w w:val="110"/>
        </w:rPr>
        <w:t xml:space="preserve"> </w:t>
      </w:r>
      <w:r>
        <w:rPr>
          <w:w w:val="110"/>
        </w:rPr>
        <w:t>which</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remain</w:t>
      </w:r>
      <w:r>
        <w:rPr>
          <w:spacing w:val="-4"/>
          <w:w w:val="110"/>
        </w:rPr>
        <w:t xml:space="preserve"> </w:t>
      </w:r>
      <w:r>
        <w:rPr>
          <w:w w:val="110"/>
        </w:rPr>
        <w:t>operational,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report,</w:t>
      </w:r>
      <w:r>
        <w:rPr>
          <w:spacing w:val="-4"/>
          <w:w w:val="110"/>
        </w:rPr>
        <w:t xml:space="preserve"> </w:t>
      </w:r>
      <w:r>
        <w:rPr>
          <w:w w:val="110"/>
        </w:rPr>
        <w:t>it</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made</w:t>
      </w:r>
      <w:r>
        <w:rPr>
          <w:spacing w:val="-4"/>
          <w:w w:val="110"/>
        </w:rPr>
        <w:t xml:space="preserve"> </w:t>
      </w:r>
      <w:r>
        <w:rPr>
          <w:w w:val="110"/>
        </w:rPr>
        <w:t>available</w:t>
      </w:r>
      <w:r>
        <w:rPr>
          <w:spacing w:val="-4"/>
          <w:w w:val="110"/>
        </w:rPr>
        <w:t xml:space="preserve"> </w:t>
      </w:r>
      <w:r>
        <w:rPr>
          <w:w w:val="110"/>
        </w:rPr>
        <w:t>in a</w:t>
      </w:r>
      <w:r>
        <w:rPr>
          <w:spacing w:val="-9"/>
          <w:w w:val="110"/>
        </w:rPr>
        <w:t xml:space="preserve"> </w:t>
      </w:r>
      <w:r>
        <w:rPr>
          <w:w w:val="110"/>
        </w:rPr>
        <w:t>way</w:t>
      </w:r>
      <w:r>
        <w:rPr>
          <w:spacing w:val="-10"/>
          <w:w w:val="110"/>
        </w:rPr>
        <w:t xml:space="preserve"> </w:t>
      </w:r>
      <w:r>
        <w:rPr>
          <w:w w:val="110"/>
        </w:rPr>
        <w:t>that</w:t>
      </w:r>
      <w:r>
        <w:rPr>
          <w:spacing w:val="-9"/>
          <w:w w:val="110"/>
        </w:rPr>
        <w:t xml:space="preserve"> </w:t>
      </w:r>
      <w:r>
        <w:rPr>
          <w:w w:val="110"/>
        </w:rPr>
        <w:t>was</w:t>
      </w:r>
      <w:r>
        <w:rPr>
          <w:spacing w:val="-9"/>
          <w:w w:val="110"/>
        </w:rPr>
        <w:t xml:space="preserve"> </w:t>
      </w:r>
      <w:r>
        <w:rPr>
          <w:w w:val="110"/>
        </w:rPr>
        <w:t>accessible</w:t>
      </w:r>
      <w:r>
        <w:rPr>
          <w:spacing w:val="-9"/>
          <w:w w:val="110"/>
        </w:rPr>
        <w:t xml:space="preserve"> </w:t>
      </w:r>
      <w:r>
        <w:rPr>
          <w:w w:val="110"/>
        </w:rPr>
        <w:t>to</w:t>
      </w:r>
      <w:r>
        <w:rPr>
          <w:spacing w:val="-10"/>
          <w:w w:val="110"/>
        </w:rPr>
        <w:t xml:space="preserve"> </w:t>
      </w:r>
      <w:r>
        <w:rPr>
          <w:w w:val="110"/>
        </w:rPr>
        <w:t>both</w:t>
      </w:r>
      <w:r>
        <w:rPr>
          <w:spacing w:val="-9"/>
          <w:w w:val="110"/>
        </w:rPr>
        <w:t xml:space="preserve"> </w:t>
      </w:r>
      <w:r>
        <w:rPr>
          <w:w w:val="110"/>
        </w:rPr>
        <w:t>tools. Changing</w:t>
      </w:r>
      <w:r>
        <w:rPr>
          <w:spacing w:val="-10"/>
          <w:w w:val="110"/>
        </w:rPr>
        <w:t xml:space="preserve"> </w:t>
      </w:r>
      <w:r>
        <w:rPr>
          <w:w w:val="110"/>
        </w:rPr>
        <w:t>from</w:t>
      </w:r>
      <w:r>
        <w:rPr>
          <w:spacing w:val="-9"/>
          <w:w w:val="110"/>
        </w:rPr>
        <w:t xml:space="preserve"> </w:t>
      </w:r>
      <w:r>
        <w:rPr>
          <w:w w:val="110"/>
        </w:rPr>
        <w:t>a</w:t>
      </w:r>
      <w:r>
        <w:rPr>
          <w:spacing w:val="-9"/>
          <w:w w:val="110"/>
        </w:rPr>
        <w:t xml:space="preserve"> </w:t>
      </w:r>
      <w:r>
        <w:rPr>
          <w:w w:val="110"/>
        </w:rPr>
        <w:t>shared</w:t>
      </w:r>
      <w:r>
        <w:rPr>
          <w:spacing w:val="-9"/>
          <w:w w:val="110"/>
        </w:rPr>
        <w:t xml:space="preserve"> </w:t>
      </w:r>
      <w:r>
        <w:rPr>
          <w:w w:val="110"/>
        </w:rPr>
        <w:t>folder,</w:t>
      </w:r>
      <w:r>
        <w:rPr>
          <w:spacing w:val="-9"/>
          <w:w w:val="110"/>
        </w:rPr>
        <w:t xml:space="preserve"> </w:t>
      </w:r>
      <w:r>
        <w:rPr>
          <w:w w:val="110"/>
        </w:rPr>
        <w:t>which</w:t>
      </w:r>
      <w:r>
        <w:rPr>
          <w:spacing w:val="-9"/>
          <w:w w:val="110"/>
        </w:rPr>
        <w:t xml:space="preserve"> </w:t>
      </w:r>
      <w:r>
        <w:rPr>
          <w:w w:val="110"/>
        </w:rPr>
        <w:t>was</w:t>
      </w:r>
      <w:r>
        <w:rPr>
          <w:spacing w:val="-9"/>
          <w:w w:val="110"/>
        </w:rPr>
        <w:t xml:space="preserve"> </w:t>
      </w:r>
      <w:r>
        <w:rPr>
          <w:w w:val="110"/>
        </w:rPr>
        <w:t>not</w:t>
      </w:r>
      <w:r>
        <w:rPr>
          <w:spacing w:val="-10"/>
          <w:w w:val="110"/>
        </w:rPr>
        <w:t xml:space="preserve"> </w:t>
      </w:r>
      <w:r>
        <w:rPr>
          <w:w w:val="110"/>
        </w:rPr>
        <w:t>accessible</w:t>
      </w:r>
      <w:r>
        <w:rPr>
          <w:spacing w:val="-9"/>
          <w:w w:val="110"/>
        </w:rPr>
        <w:t xml:space="preserve"> </w:t>
      </w:r>
      <w:r>
        <w:rPr>
          <w:w w:val="110"/>
        </w:rPr>
        <w:t>to</w:t>
      </w:r>
      <w:r>
        <w:rPr>
          <w:spacing w:val="-9"/>
          <w:w w:val="110"/>
        </w:rPr>
        <w:t xml:space="preserve"> </w:t>
      </w:r>
      <w:r>
        <w:rPr>
          <w:w w:val="110"/>
        </w:rPr>
        <w:t>Power BI,</w:t>
      </w:r>
      <w:r>
        <w:rPr>
          <w:spacing w:val="-1"/>
          <w:w w:val="110"/>
        </w:rPr>
        <w:t xml:space="preserve"> </w:t>
      </w:r>
      <w:r>
        <w:rPr>
          <w:w w:val="110"/>
        </w:rPr>
        <w:t>to</w:t>
      </w:r>
      <w:r>
        <w:rPr>
          <w:spacing w:val="-1"/>
          <w:w w:val="110"/>
        </w:rPr>
        <w:t xml:space="preserve"> </w:t>
      </w:r>
      <w:r>
        <w:rPr>
          <w:w w:val="110"/>
        </w:rPr>
        <w:t>SharePoint</w:t>
      </w:r>
      <w:r>
        <w:rPr>
          <w:spacing w:val="-1"/>
          <w:w w:val="110"/>
        </w:rPr>
        <w:t xml:space="preserve"> </w:t>
      </w:r>
      <w:r>
        <w:rPr>
          <w:w w:val="110"/>
        </w:rPr>
        <w:t>was</w:t>
      </w:r>
      <w:r>
        <w:rPr>
          <w:spacing w:val="-1"/>
          <w:w w:val="110"/>
        </w:rPr>
        <w:t xml:space="preserve"> </w:t>
      </w:r>
      <w:r>
        <w:rPr>
          <w:w w:val="110"/>
        </w:rPr>
        <w:t>therefore</w:t>
      </w:r>
      <w:r>
        <w:rPr>
          <w:spacing w:val="-1"/>
          <w:w w:val="110"/>
        </w:rPr>
        <w:t xml:space="preserve"> </w:t>
      </w:r>
      <w:r>
        <w:rPr>
          <w:w w:val="110"/>
        </w:rPr>
        <w:t>a</w:t>
      </w:r>
      <w:r>
        <w:rPr>
          <w:spacing w:val="-1"/>
          <w:w w:val="110"/>
        </w:rPr>
        <w:t xml:space="preserve"> </w:t>
      </w:r>
      <w:r>
        <w:rPr>
          <w:w w:val="110"/>
        </w:rPr>
        <w:t>major</w:t>
      </w:r>
      <w:r>
        <w:rPr>
          <w:spacing w:val="-1"/>
          <w:w w:val="110"/>
        </w:rPr>
        <w:t xml:space="preserve"> </w:t>
      </w:r>
      <w:r>
        <w:rPr>
          <w:w w:val="110"/>
        </w:rPr>
        <w:t>improvement, as</w:t>
      </w:r>
      <w:r>
        <w:rPr>
          <w:spacing w:val="-1"/>
          <w:w w:val="110"/>
        </w:rPr>
        <w:t xml:space="preserve"> </w:t>
      </w:r>
      <w:r>
        <w:rPr>
          <w:w w:val="110"/>
        </w:rPr>
        <w:t>it</w:t>
      </w:r>
      <w:r>
        <w:rPr>
          <w:spacing w:val="-1"/>
          <w:w w:val="110"/>
        </w:rPr>
        <w:t xml:space="preserve"> </w:t>
      </w:r>
      <w:r>
        <w:rPr>
          <w:w w:val="110"/>
        </w:rPr>
        <w:t>added</w:t>
      </w:r>
      <w:r>
        <w:rPr>
          <w:spacing w:val="-1"/>
          <w:w w:val="110"/>
        </w:rPr>
        <w:t xml:space="preserve"> </w:t>
      </w:r>
      <w:r>
        <w:rPr>
          <w:w w:val="110"/>
        </w:rPr>
        <w:t>versioning</w:t>
      </w:r>
      <w:r>
        <w:rPr>
          <w:spacing w:val="-1"/>
          <w:w w:val="110"/>
        </w:rPr>
        <w:t xml:space="preserve"> </w:t>
      </w:r>
      <w:r>
        <w:rPr>
          <w:w w:val="110"/>
        </w:rPr>
        <w:t>to</w:t>
      </w:r>
      <w:r>
        <w:rPr>
          <w:spacing w:val="-1"/>
          <w:w w:val="110"/>
        </w:rPr>
        <w:t xml:space="preserve"> </w:t>
      </w:r>
      <w:r>
        <w:rPr>
          <w:w w:val="110"/>
        </w:rPr>
        <w:t>the</w:t>
      </w:r>
      <w:r>
        <w:rPr>
          <w:spacing w:val="-1"/>
          <w:w w:val="110"/>
        </w:rPr>
        <w:t xml:space="preserve"> </w:t>
      </w:r>
      <w:r>
        <w:rPr>
          <w:w w:val="110"/>
        </w:rPr>
        <w:t xml:space="preserve">file. Furthermore, the </w:t>
      </w:r>
      <w:hyperlink w:anchor="_bookmark146" w:history="1">
        <w:r>
          <w:rPr>
            <w:w w:val="110"/>
          </w:rPr>
          <w:t>DWH</w:t>
        </w:r>
        <w:r>
          <w:rPr>
            <w:spacing w:val="-3"/>
            <w:w w:val="110"/>
          </w:rPr>
          <w:t xml:space="preserve"> </w:t>
        </w:r>
        <w:r>
          <w:rPr>
            <w:w w:val="110"/>
          </w:rPr>
          <w:t>LS</w:t>
        </w:r>
        <w:r>
          <w:rPr>
            <w:spacing w:val="-3"/>
            <w:w w:val="110"/>
          </w:rPr>
          <w:t xml:space="preserve"> </w:t>
        </w:r>
        <w:r>
          <w:rPr>
            <w:w w:val="110"/>
          </w:rPr>
          <w:t>OPS</w:t>
        </w:r>
      </w:hyperlink>
      <w:r>
        <w:rPr>
          <w:spacing w:val="-3"/>
          <w:w w:val="110"/>
        </w:rPr>
        <w:t xml:space="preserve"> </w:t>
      </w:r>
      <w:r>
        <w:rPr>
          <w:w w:val="110"/>
        </w:rPr>
        <w:t>team</w:t>
      </w:r>
      <w:r>
        <w:rPr>
          <w:spacing w:val="-3"/>
          <w:w w:val="110"/>
        </w:rPr>
        <w:t xml:space="preserve"> </w:t>
      </w:r>
      <w:r>
        <w:rPr>
          <w:w w:val="110"/>
        </w:rPr>
        <w:t>has</w:t>
      </w:r>
      <w:r>
        <w:rPr>
          <w:spacing w:val="-3"/>
          <w:w w:val="110"/>
        </w:rPr>
        <w:t xml:space="preserve"> </w:t>
      </w:r>
      <w:r>
        <w:rPr>
          <w:w w:val="110"/>
        </w:rPr>
        <w:t>an</w:t>
      </w:r>
      <w:r>
        <w:rPr>
          <w:spacing w:val="-3"/>
          <w:w w:val="110"/>
        </w:rPr>
        <w:t xml:space="preserve"> </w:t>
      </w:r>
      <w:r>
        <w:rPr>
          <w:w w:val="110"/>
        </w:rPr>
        <w:t>existing</w:t>
      </w:r>
      <w:r>
        <w:rPr>
          <w:spacing w:val="-3"/>
          <w:w w:val="110"/>
        </w:rPr>
        <w:t xml:space="preserve"> </w:t>
      </w:r>
      <w:r>
        <w:rPr>
          <w:w w:val="110"/>
        </w:rPr>
        <w:t>method</w:t>
      </w:r>
      <w:r>
        <w:rPr>
          <w:spacing w:val="-3"/>
          <w:w w:val="110"/>
        </w:rPr>
        <w:t xml:space="preserve"> </w:t>
      </w:r>
      <w:r>
        <w:rPr>
          <w:w w:val="110"/>
        </w:rPr>
        <w:t>to</w:t>
      </w:r>
      <w:r>
        <w:rPr>
          <w:spacing w:val="-3"/>
          <w:w w:val="110"/>
        </w:rPr>
        <w:t xml:space="preserve"> </w:t>
      </w:r>
      <w:r>
        <w:rPr>
          <w:w w:val="110"/>
        </w:rPr>
        <w:t>transfer</w:t>
      </w:r>
      <w:r>
        <w:rPr>
          <w:spacing w:val="-3"/>
          <w:w w:val="110"/>
        </w:rPr>
        <w:t xml:space="preserve"> </w:t>
      </w:r>
      <w:r>
        <w:rPr>
          <w:w w:val="110"/>
        </w:rPr>
        <w:t>.csv</w:t>
      </w:r>
      <w:r>
        <w:rPr>
          <w:spacing w:val="-3"/>
          <w:w w:val="110"/>
        </w:rPr>
        <w:t xml:space="preserve"> </w:t>
      </w:r>
      <w:r>
        <w:rPr>
          <w:w w:val="110"/>
        </w:rPr>
        <w:t>data</w:t>
      </w:r>
      <w:r>
        <w:rPr>
          <w:spacing w:val="-3"/>
          <w:w w:val="110"/>
        </w:rPr>
        <w:t xml:space="preserve"> </w:t>
      </w:r>
      <w:r>
        <w:rPr>
          <w:w w:val="110"/>
        </w:rPr>
        <w:t>from</w:t>
      </w:r>
      <w:r>
        <w:rPr>
          <w:spacing w:val="-3"/>
          <w:w w:val="110"/>
        </w:rPr>
        <w:t xml:space="preserve"> </w:t>
      </w:r>
      <w:r>
        <w:rPr>
          <w:w w:val="110"/>
        </w:rPr>
        <w:t>SharePoint</w:t>
      </w:r>
      <w:r>
        <w:rPr>
          <w:spacing w:val="-3"/>
          <w:w w:val="110"/>
        </w:rPr>
        <w:t xml:space="preserve"> </w:t>
      </w:r>
      <w:r>
        <w:rPr>
          <w:w w:val="110"/>
        </w:rPr>
        <w:t>to</w:t>
      </w:r>
      <w:r>
        <w:rPr>
          <w:spacing w:val="-3"/>
          <w:w w:val="110"/>
        </w:rPr>
        <w:t xml:space="preserve"> </w:t>
      </w:r>
      <w:hyperlink w:anchor="_bookmark128" w:history="1">
        <w:r>
          <w:rPr>
            <w:w w:val="110"/>
          </w:rPr>
          <w:t>Athena.</w:t>
        </w:r>
      </w:hyperlink>
    </w:p>
    <w:p w14:paraId="077BB4B2" w14:textId="77777777" w:rsidR="00C220EB" w:rsidRDefault="00000000">
      <w:pPr>
        <w:pStyle w:val="BodyText"/>
        <w:spacing w:before="150" w:line="256" w:lineRule="auto"/>
        <w:ind w:left="142" w:right="848"/>
        <w:jc w:val="both"/>
      </w:pPr>
      <w:r>
        <w:rPr>
          <w:w w:val="110"/>
        </w:rPr>
        <w:t>Therefore,</w:t>
      </w:r>
      <w:r>
        <w:rPr>
          <w:spacing w:val="-16"/>
          <w:w w:val="110"/>
        </w:rPr>
        <w:t xml:space="preserve"> </w:t>
      </w:r>
      <w:r>
        <w:rPr>
          <w:w w:val="110"/>
        </w:rPr>
        <w:t>the</w:t>
      </w:r>
      <w:r>
        <w:rPr>
          <w:spacing w:val="-15"/>
          <w:w w:val="110"/>
        </w:rPr>
        <w:t xml:space="preserve"> </w:t>
      </w:r>
      <w:r>
        <w:rPr>
          <w:w w:val="110"/>
        </w:rPr>
        <w:t>destination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Excel</w:t>
      </w:r>
      <w:r>
        <w:rPr>
          <w:spacing w:val="-15"/>
          <w:w w:val="110"/>
        </w:rPr>
        <w:t xml:space="preserve"> </w:t>
      </w:r>
      <w:r>
        <w:rPr>
          <w:w w:val="110"/>
        </w:rPr>
        <w:t>file</w:t>
      </w:r>
      <w:r>
        <w:rPr>
          <w:spacing w:val="-15"/>
          <w:w w:val="110"/>
        </w:rPr>
        <w:t xml:space="preserve"> </w:t>
      </w:r>
      <w:r>
        <w:rPr>
          <w:w w:val="110"/>
        </w:rPr>
        <w:t>was</w:t>
      </w:r>
      <w:r>
        <w:rPr>
          <w:spacing w:val="-15"/>
          <w:w w:val="110"/>
        </w:rPr>
        <w:t xml:space="preserve"> </w:t>
      </w:r>
      <w:r>
        <w:rPr>
          <w:w w:val="110"/>
        </w:rPr>
        <w:t>updated</w:t>
      </w:r>
      <w:r>
        <w:rPr>
          <w:spacing w:val="-16"/>
          <w:w w:val="110"/>
        </w:rPr>
        <w:t xml:space="preserve"> </w:t>
      </w:r>
      <w:r>
        <w:rPr>
          <w:w w:val="110"/>
        </w:rPr>
        <w:t>in</w:t>
      </w:r>
      <w:r>
        <w:rPr>
          <w:spacing w:val="-15"/>
          <w:w w:val="110"/>
        </w:rPr>
        <w:t xml:space="preserve"> </w:t>
      </w:r>
      <w:r>
        <w:rPr>
          <w:w w:val="110"/>
        </w:rPr>
        <w:t>collaboration</w:t>
      </w:r>
      <w:r>
        <w:rPr>
          <w:spacing w:val="-15"/>
          <w:w w:val="110"/>
        </w:rPr>
        <w:t xml:space="preserve"> </w:t>
      </w:r>
      <w:r>
        <w:rPr>
          <w:w w:val="110"/>
        </w:rPr>
        <w:t>with</w:t>
      </w:r>
      <w:r>
        <w:rPr>
          <w:spacing w:val="-15"/>
          <w:w w:val="110"/>
        </w:rPr>
        <w:t xml:space="preserve"> </w:t>
      </w:r>
      <w:r>
        <w:rPr>
          <w:w w:val="110"/>
        </w:rPr>
        <w:t>the</w:t>
      </w:r>
      <w:r>
        <w:rPr>
          <w:spacing w:val="-15"/>
          <w:w w:val="110"/>
        </w:rPr>
        <w:t xml:space="preserve"> </w:t>
      </w:r>
      <w:r>
        <w:rPr>
          <w:w w:val="110"/>
        </w:rPr>
        <w:t>business</w:t>
      </w:r>
      <w:r>
        <w:rPr>
          <w:spacing w:val="-15"/>
          <w:w w:val="110"/>
        </w:rPr>
        <w:t xml:space="preserve"> </w:t>
      </w:r>
      <w:r>
        <w:rPr>
          <w:w w:val="110"/>
        </w:rPr>
        <w:t>users</w:t>
      </w:r>
      <w:r>
        <w:rPr>
          <w:spacing w:val="-15"/>
          <w:w w:val="110"/>
        </w:rPr>
        <w:t xml:space="preserve"> </w:t>
      </w:r>
      <w:r>
        <w:rPr>
          <w:w w:val="110"/>
        </w:rPr>
        <w:t>responsible for the manual maintenance of the Excel file.</w:t>
      </w:r>
      <w:r>
        <w:rPr>
          <w:spacing w:val="40"/>
          <w:w w:val="110"/>
        </w:rPr>
        <w:t xml:space="preserve"> </w:t>
      </w:r>
      <w:r>
        <w:rPr>
          <w:w w:val="110"/>
        </w:rPr>
        <w:t>With this change in place, the first data source was made available</w:t>
      </w:r>
      <w:r>
        <w:rPr>
          <w:spacing w:val="-2"/>
          <w:w w:val="110"/>
        </w:rPr>
        <w:t xml:space="preserve"> </w:t>
      </w:r>
      <w:r>
        <w:rPr>
          <w:w w:val="110"/>
        </w:rPr>
        <w:t>to</w:t>
      </w:r>
      <w:r>
        <w:rPr>
          <w:spacing w:val="-2"/>
          <w:w w:val="110"/>
        </w:rPr>
        <w:t xml:space="preserve"> </w:t>
      </w:r>
      <w:r>
        <w:rPr>
          <w:w w:val="110"/>
        </w:rPr>
        <w:t>Power</w:t>
      </w:r>
      <w:r>
        <w:rPr>
          <w:spacing w:val="-2"/>
          <w:w w:val="110"/>
        </w:rPr>
        <w:t xml:space="preserve"> </w:t>
      </w:r>
      <w:r>
        <w:rPr>
          <w:w w:val="110"/>
        </w:rPr>
        <w:t>BI</w:t>
      </w:r>
      <w:r>
        <w:rPr>
          <w:spacing w:val="-2"/>
          <w:w w:val="110"/>
        </w:rPr>
        <w:t xml:space="preserve"> </w:t>
      </w:r>
      <w:r>
        <w:rPr>
          <w:w w:val="110"/>
        </w:rPr>
        <w:t>and</w:t>
      </w:r>
      <w:r>
        <w:rPr>
          <w:spacing w:val="-2"/>
          <w:w w:val="110"/>
        </w:rPr>
        <w:t xml:space="preserve"> </w:t>
      </w:r>
      <w:r>
        <w:rPr>
          <w:w w:val="110"/>
        </w:rPr>
        <w:t>all</w:t>
      </w:r>
      <w:r>
        <w:rPr>
          <w:spacing w:val="-2"/>
          <w:w w:val="110"/>
        </w:rPr>
        <w:t xml:space="preserve"> </w:t>
      </w:r>
      <w:r>
        <w:rPr>
          <w:w w:val="110"/>
        </w:rPr>
        <w:t>versions</w:t>
      </w:r>
      <w:r>
        <w:rPr>
          <w:spacing w:val="-2"/>
          <w:w w:val="110"/>
        </w:rPr>
        <w:t xml:space="preserve"> </w:t>
      </w:r>
      <w:r>
        <w:rPr>
          <w:w w:val="110"/>
        </w:rPr>
        <w:t>of</w:t>
      </w:r>
      <w:r>
        <w:rPr>
          <w:spacing w:val="-2"/>
          <w:w w:val="110"/>
        </w:rPr>
        <w:t xml:space="preserve"> </w:t>
      </w:r>
      <w:r>
        <w:rPr>
          <w:w w:val="110"/>
        </w:rPr>
        <w:t>it</w:t>
      </w:r>
      <w:r>
        <w:rPr>
          <w:spacing w:val="-2"/>
          <w:w w:val="110"/>
        </w:rPr>
        <w:t xml:space="preserve"> </w:t>
      </w:r>
      <w:r>
        <w:rPr>
          <w:w w:val="110"/>
        </w:rPr>
        <w:t>were</w:t>
      </w:r>
      <w:r>
        <w:rPr>
          <w:spacing w:val="-2"/>
          <w:w w:val="110"/>
        </w:rPr>
        <w:t xml:space="preserve"> </w:t>
      </w:r>
      <w:r>
        <w:rPr>
          <w:w w:val="110"/>
        </w:rPr>
        <w:t>from</w:t>
      </w:r>
      <w:r>
        <w:rPr>
          <w:spacing w:val="-2"/>
          <w:w w:val="110"/>
        </w:rPr>
        <w:t xml:space="preserve"> </w:t>
      </w:r>
      <w:r>
        <w:rPr>
          <w:w w:val="110"/>
        </w:rPr>
        <w:t>now</w:t>
      </w:r>
      <w:r>
        <w:rPr>
          <w:spacing w:val="-2"/>
          <w:w w:val="110"/>
        </w:rPr>
        <w:t xml:space="preserve"> </w:t>
      </w:r>
      <w:r>
        <w:rPr>
          <w:w w:val="110"/>
        </w:rPr>
        <w:t>on</w:t>
      </w:r>
      <w:r>
        <w:rPr>
          <w:spacing w:val="-2"/>
          <w:w w:val="110"/>
        </w:rPr>
        <w:t xml:space="preserve"> </w:t>
      </w:r>
      <w:r>
        <w:rPr>
          <w:w w:val="110"/>
        </w:rPr>
        <w:t>stored</w:t>
      </w:r>
      <w:r>
        <w:rPr>
          <w:spacing w:val="-2"/>
          <w:w w:val="110"/>
        </w:rPr>
        <w:t xml:space="preserve"> </w:t>
      </w:r>
      <w:r>
        <w:rPr>
          <w:w w:val="110"/>
        </w:rPr>
        <w:t>on</w:t>
      </w:r>
      <w:r>
        <w:rPr>
          <w:spacing w:val="-2"/>
          <w:w w:val="110"/>
        </w:rPr>
        <w:t xml:space="preserve"> </w:t>
      </w:r>
      <w:hyperlink w:anchor="_bookmark129" w:history="1">
        <w:r>
          <w:rPr>
            <w:w w:val="110"/>
          </w:rPr>
          <w:t>Amazon</w:t>
        </w:r>
        <w:r>
          <w:rPr>
            <w:spacing w:val="-2"/>
            <w:w w:val="110"/>
          </w:rPr>
          <w:t xml:space="preserve"> </w:t>
        </w:r>
        <w:r>
          <w:rPr>
            <w:w w:val="110"/>
          </w:rPr>
          <w:t>S3.</w:t>
        </w:r>
      </w:hyperlink>
    </w:p>
    <w:p w14:paraId="077BB4B3" w14:textId="77777777" w:rsidR="00C220EB" w:rsidRDefault="00C220EB">
      <w:pPr>
        <w:pStyle w:val="BodyText"/>
        <w:spacing w:line="256" w:lineRule="auto"/>
        <w:jc w:val="both"/>
        <w:sectPr w:rsidR="00C220EB">
          <w:headerReference w:type="default" r:id="rId124"/>
          <w:footerReference w:type="even" r:id="rId125"/>
          <w:footerReference w:type="default" r:id="rId126"/>
          <w:pgSz w:w="11910" w:h="16840"/>
          <w:pgMar w:top="1920" w:right="0" w:bottom="1720" w:left="708" w:header="0" w:footer="1540" w:gutter="0"/>
          <w:pgNumType w:start="53"/>
          <w:cols w:space="720"/>
        </w:sectPr>
      </w:pPr>
    </w:p>
    <w:p w14:paraId="077BB4B4" w14:textId="77777777" w:rsidR="00C220EB" w:rsidRDefault="00C220EB">
      <w:pPr>
        <w:pStyle w:val="BodyText"/>
        <w:spacing w:before="159"/>
      </w:pPr>
    </w:p>
    <w:p w14:paraId="077BB4B5" w14:textId="77777777" w:rsidR="00C220EB" w:rsidRDefault="00000000">
      <w:pPr>
        <w:pStyle w:val="BodyText"/>
        <w:ind w:left="142"/>
        <w:jc w:val="both"/>
      </w:pPr>
      <w:bookmarkStart w:id="187" w:name="_bookmark104"/>
      <w:bookmarkEnd w:id="187"/>
      <w:r>
        <w:rPr>
          <w:w w:val="110"/>
        </w:rPr>
        <w:t>Todo:</w:t>
      </w:r>
      <w:r>
        <w:rPr>
          <w:spacing w:val="-1"/>
          <w:w w:val="110"/>
        </w:rPr>
        <w:t xml:space="preserve"> </w:t>
      </w:r>
      <w:r>
        <w:rPr>
          <w:w w:val="110"/>
        </w:rPr>
        <w:t>Show</w:t>
      </w:r>
      <w:r>
        <w:rPr>
          <w:spacing w:val="-10"/>
          <w:w w:val="110"/>
        </w:rPr>
        <w:t xml:space="preserve"> </w:t>
      </w:r>
      <w:r>
        <w:rPr>
          <w:w w:val="110"/>
        </w:rPr>
        <w:t>link</w:t>
      </w:r>
      <w:r>
        <w:rPr>
          <w:spacing w:val="-10"/>
          <w:w w:val="110"/>
        </w:rPr>
        <w:t xml:space="preserve"> </w:t>
      </w:r>
      <w:r>
        <w:rPr>
          <w:w w:val="110"/>
        </w:rPr>
        <w:t>to</w:t>
      </w:r>
      <w:r>
        <w:rPr>
          <w:spacing w:val="-9"/>
          <w:w w:val="110"/>
        </w:rPr>
        <w:t xml:space="preserve"> </w:t>
      </w:r>
      <w:r>
        <w:rPr>
          <w:w w:val="110"/>
        </w:rPr>
        <w:t>guides</w:t>
      </w:r>
      <w:r>
        <w:rPr>
          <w:spacing w:val="-10"/>
          <w:w w:val="110"/>
        </w:rPr>
        <w:t xml:space="preserve"> </w:t>
      </w:r>
      <w:r>
        <w:rPr>
          <w:w w:val="110"/>
        </w:rPr>
        <w:t>Show</w:t>
      </w:r>
      <w:r>
        <w:rPr>
          <w:spacing w:val="-10"/>
          <w:w w:val="110"/>
        </w:rPr>
        <w:t xml:space="preserve"> </w:t>
      </w:r>
      <w:r>
        <w:rPr>
          <w:w w:val="110"/>
        </w:rPr>
        <w:t>issues</w:t>
      </w:r>
      <w:r>
        <w:rPr>
          <w:spacing w:val="-10"/>
          <w:w w:val="110"/>
        </w:rPr>
        <w:t xml:space="preserve"> </w:t>
      </w:r>
      <w:r>
        <w:rPr>
          <w:w w:val="110"/>
        </w:rPr>
        <w:t>that</w:t>
      </w:r>
      <w:r>
        <w:rPr>
          <w:spacing w:val="-9"/>
          <w:w w:val="110"/>
        </w:rPr>
        <w:t xml:space="preserve"> </w:t>
      </w:r>
      <w:r>
        <w:rPr>
          <w:w w:val="110"/>
        </w:rPr>
        <w:t>happened</w:t>
      </w:r>
      <w:r>
        <w:rPr>
          <w:spacing w:val="-10"/>
          <w:w w:val="110"/>
        </w:rPr>
        <w:t xml:space="preserve"> </w:t>
      </w:r>
      <w:r>
        <w:rPr>
          <w:w w:val="110"/>
        </w:rPr>
        <w:t>during</w:t>
      </w:r>
      <w:r>
        <w:rPr>
          <w:spacing w:val="-10"/>
          <w:w w:val="110"/>
        </w:rPr>
        <w:t xml:space="preserve"> </w:t>
      </w:r>
      <w:r>
        <w:rPr>
          <w:w w:val="110"/>
        </w:rPr>
        <w:t>transfer</w:t>
      </w:r>
      <w:r>
        <w:rPr>
          <w:spacing w:val="-10"/>
          <w:w w:val="110"/>
        </w:rPr>
        <w:t xml:space="preserve"> </w:t>
      </w:r>
      <w:r>
        <w:rPr>
          <w:w w:val="110"/>
        </w:rPr>
        <w:t>The</w:t>
      </w:r>
      <w:r>
        <w:rPr>
          <w:spacing w:val="-9"/>
          <w:w w:val="110"/>
        </w:rPr>
        <w:t xml:space="preserve"> </w:t>
      </w:r>
      <w:r>
        <w:rPr>
          <w:w w:val="110"/>
        </w:rPr>
        <w:t>excel</w:t>
      </w:r>
      <w:r>
        <w:rPr>
          <w:spacing w:val="-10"/>
          <w:w w:val="110"/>
        </w:rPr>
        <w:t xml:space="preserve"> </w:t>
      </w:r>
      <w:r>
        <w:rPr>
          <w:w w:val="110"/>
        </w:rPr>
        <w:t>was</w:t>
      </w:r>
      <w:r>
        <w:rPr>
          <w:spacing w:val="-10"/>
          <w:w w:val="110"/>
        </w:rPr>
        <w:t xml:space="preserve"> </w:t>
      </w:r>
      <w:r>
        <w:rPr>
          <w:w w:val="110"/>
        </w:rPr>
        <w:t>not</w:t>
      </w:r>
      <w:r>
        <w:rPr>
          <w:spacing w:val="-10"/>
          <w:w w:val="110"/>
        </w:rPr>
        <w:t xml:space="preserve"> </w:t>
      </w:r>
      <w:r>
        <w:rPr>
          <w:w w:val="110"/>
        </w:rPr>
        <w:t>an</w:t>
      </w:r>
      <w:r>
        <w:rPr>
          <w:spacing w:val="-10"/>
          <w:w w:val="110"/>
        </w:rPr>
        <w:t xml:space="preserve"> </w:t>
      </w:r>
      <w:r>
        <w:rPr>
          <w:w w:val="110"/>
        </w:rPr>
        <w:t>xlsx</w:t>
      </w:r>
      <w:r>
        <w:rPr>
          <w:spacing w:val="-9"/>
          <w:w w:val="110"/>
        </w:rPr>
        <w:t xml:space="preserve"> </w:t>
      </w:r>
      <w:r>
        <w:rPr>
          <w:w w:val="110"/>
        </w:rPr>
        <w:t>but</w:t>
      </w:r>
      <w:r>
        <w:rPr>
          <w:spacing w:val="-10"/>
          <w:w w:val="110"/>
        </w:rPr>
        <w:t xml:space="preserve"> </w:t>
      </w:r>
      <w:r>
        <w:rPr>
          <w:spacing w:val="-5"/>
          <w:w w:val="110"/>
        </w:rPr>
        <w:t>xls</w:t>
      </w:r>
    </w:p>
    <w:p w14:paraId="077BB4B6" w14:textId="77777777" w:rsidR="00C220EB" w:rsidRDefault="00C220EB">
      <w:pPr>
        <w:pStyle w:val="BodyText"/>
        <w:spacing w:before="228"/>
      </w:pPr>
    </w:p>
    <w:p w14:paraId="077BB4B7" w14:textId="77777777" w:rsidR="00C220EB" w:rsidRDefault="00000000">
      <w:pPr>
        <w:pStyle w:val="Heading3"/>
      </w:pPr>
      <w:r>
        <w:rPr>
          <w:color w:val="697D90"/>
        </w:rPr>
        <w:t>Setup</w:t>
      </w:r>
      <w:r>
        <w:rPr>
          <w:color w:val="697D90"/>
          <w:spacing w:val="-15"/>
        </w:rPr>
        <w:t xml:space="preserve"> </w:t>
      </w:r>
      <w:r>
        <w:rPr>
          <w:color w:val="697D90"/>
        </w:rPr>
        <w:t>of</w:t>
      </w:r>
      <w:r>
        <w:rPr>
          <w:color w:val="697D90"/>
          <w:spacing w:val="-14"/>
        </w:rPr>
        <w:t xml:space="preserve"> </w:t>
      </w:r>
      <w:r>
        <w:rPr>
          <w:color w:val="697D90"/>
        </w:rPr>
        <w:t>Power</w:t>
      </w:r>
      <w:r>
        <w:rPr>
          <w:color w:val="697D90"/>
          <w:spacing w:val="-14"/>
        </w:rPr>
        <w:t xml:space="preserve"> </w:t>
      </w:r>
      <w:r>
        <w:rPr>
          <w:color w:val="697D90"/>
          <w:spacing w:val="-5"/>
        </w:rPr>
        <w:t>BI</w:t>
      </w:r>
    </w:p>
    <w:p w14:paraId="077BB4B8" w14:textId="77777777" w:rsidR="00C220EB" w:rsidRDefault="00000000">
      <w:pPr>
        <w:pStyle w:val="BodyText"/>
        <w:spacing w:before="170" w:line="256" w:lineRule="auto"/>
        <w:ind w:left="142" w:right="848"/>
        <w:jc w:val="both"/>
      </w:pPr>
      <w:r>
        <w:rPr>
          <w:w w:val="110"/>
        </w:rPr>
        <w:t>Regarding</w:t>
      </w:r>
      <w:r>
        <w:rPr>
          <w:spacing w:val="-4"/>
          <w:w w:val="110"/>
        </w:rPr>
        <w:t xml:space="preserve"> </w:t>
      </w:r>
      <w:r>
        <w:rPr>
          <w:w w:val="110"/>
        </w:rPr>
        <w:t>the</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setup,</w:t>
      </w:r>
      <w:r>
        <w:rPr>
          <w:spacing w:val="-2"/>
          <w:w w:val="110"/>
        </w:rPr>
        <w:t xml:space="preserve"> </w:t>
      </w:r>
      <w:r>
        <w:rPr>
          <w:w w:val="110"/>
        </w:rPr>
        <w:t>Swiss</w:t>
      </w:r>
      <w:r>
        <w:rPr>
          <w:spacing w:val="-4"/>
          <w:w w:val="110"/>
        </w:rPr>
        <w:t xml:space="preserve"> </w:t>
      </w:r>
      <w:r>
        <w:rPr>
          <w:w w:val="110"/>
        </w:rPr>
        <w:t>Post</w:t>
      </w:r>
      <w:r>
        <w:rPr>
          <w:spacing w:val="-4"/>
          <w:w w:val="110"/>
        </w:rPr>
        <w:t xml:space="preserve"> </w:t>
      </w:r>
      <w:r>
        <w:rPr>
          <w:w w:val="110"/>
        </w:rPr>
        <w:t>has</w:t>
      </w:r>
      <w:r>
        <w:rPr>
          <w:spacing w:val="-4"/>
          <w:w w:val="110"/>
        </w:rPr>
        <w:t xml:space="preserve"> </w:t>
      </w:r>
      <w:r>
        <w:rPr>
          <w:w w:val="110"/>
        </w:rPr>
        <w:t>already</w:t>
      </w:r>
      <w:r>
        <w:rPr>
          <w:spacing w:val="-4"/>
          <w:w w:val="110"/>
        </w:rPr>
        <w:t xml:space="preserve"> </w:t>
      </w:r>
      <w:r>
        <w:rPr>
          <w:w w:val="110"/>
        </w:rPr>
        <w:t>defined</w:t>
      </w:r>
      <w:r>
        <w:rPr>
          <w:spacing w:val="-4"/>
          <w:w w:val="110"/>
        </w:rPr>
        <w:t xml:space="preserve"> </w:t>
      </w:r>
      <w:r>
        <w:rPr>
          <w:w w:val="110"/>
        </w:rPr>
        <w:t>DevOps</w:t>
      </w:r>
      <w:r>
        <w:rPr>
          <w:spacing w:val="-4"/>
          <w:w w:val="110"/>
        </w:rPr>
        <w:t xml:space="preserve"> </w:t>
      </w:r>
      <w:r>
        <w:rPr>
          <w:w w:val="110"/>
        </w:rPr>
        <w:t>pipelines,</w:t>
      </w:r>
      <w:r>
        <w:rPr>
          <w:spacing w:val="-2"/>
          <w:w w:val="110"/>
        </w:rPr>
        <w:t xml:space="preserve"> </w:t>
      </w:r>
      <w:r>
        <w:rPr>
          <w:w w:val="110"/>
        </w:rPr>
        <w:t>setup</w:t>
      </w:r>
      <w:r>
        <w:rPr>
          <w:spacing w:val="-4"/>
          <w:w w:val="110"/>
        </w:rPr>
        <w:t xml:space="preserve"> </w:t>
      </w:r>
      <w:r>
        <w:rPr>
          <w:w w:val="110"/>
        </w:rPr>
        <w:t>guides,</w:t>
      </w:r>
      <w:r>
        <w:rPr>
          <w:spacing w:val="-2"/>
          <w:w w:val="110"/>
        </w:rPr>
        <w:t xml:space="preserve"> </w:t>
      </w:r>
      <w:r>
        <w:rPr>
          <w:w w:val="110"/>
        </w:rPr>
        <w:t>and</w:t>
      </w:r>
      <w:r>
        <w:rPr>
          <w:spacing w:val="-4"/>
          <w:w w:val="110"/>
        </w:rPr>
        <w:t xml:space="preserve"> </w:t>
      </w:r>
      <w:r>
        <w:rPr>
          <w:w w:val="110"/>
        </w:rPr>
        <w:t>docu-</w:t>
      </w:r>
      <w:r>
        <w:rPr>
          <w:spacing w:val="-2"/>
          <w:w w:val="115"/>
        </w:rPr>
        <w:t>mentation</w:t>
      </w:r>
      <w:r>
        <w:rPr>
          <w:spacing w:val="-8"/>
          <w:w w:val="115"/>
        </w:rPr>
        <w:t xml:space="preserve"> </w:t>
      </w:r>
      <w:r>
        <w:rPr>
          <w:spacing w:val="-2"/>
          <w:w w:val="115"/>
        </w:rPr>
        <w:t>supporting</w:t>
      </w:r>
      <w:r>
        <w:rPr>
          <w:spacing w:val="-8"/>
          <w:w w:val="115"/>
        </w:rPr>
        <w:t xml:space="preserve"> </w:t>
      </w:r>
      <w:r>
        <w:rPr>
          <w:spacing w:val="-2"/>
          <w:w w:val="115"/>
        </w:rPr>
        <w:t>the</w:t>
      </w:r>
      <w:r>
        <w:rPr>
          <w:spacing w:val="-8"/>
          <w:w w:val="115"/>
        </w:rPr>
        <w:t xml:space="preserve"> </w:t>
      </w:r>
      <w:r>
        <w:rPr>
          <w:spacing w:val="-2"/>
          <w:w w:val="115"/>
        </w:rPr>
        <w:t>installation</w:t>
      </w:r>
      <w:r>
        <w:rPr>
          <w:spacing w:val="-8"/>
          <w:w w:val="115"/>
        </w:rPr>
        <w:t xml:space="preserve"> </w:t>
      </w:r>
      <w:r>
        <w:rPr>
          <w:spacing w:val="-2"/>
          <w:w w:val="115"/>
        </w:rPr>
        <w:t>of</w:t>
      </w:r>
      <w:r>
        <w:rPr>
          <w:spacing w:val="-8"/>
          <w:w w:val="115"/>
        </w:rPr>
        <w:t xml:space="preserve"> </w:t>
      </w:r>
      <w:r>
        <w:rPr>
          <w:spacing w:val="-2"/>
          <w:w w:val="115"/>
        </w:rPr>
        <w:t>the</w:t>
      </w:r>
      <w:r>
        <w:rPr>
          <w:spacing w:val="-8"/>
          <w:w w:val="115"/>
        </w:rPr>
        <w:t xml:space="preserve"> </w:t>
      </w:r>
      <w:r>
        <w:rPr>
          <w:spacing w:val="-2"/>
          <w:w w:val="115"/>
        </w:rPr>
        <w:t>application</w:t>
      </w:r>
      <w:r>
        <w:rPr>
          <w:spacing w:val="-8"/>
          <w:w w:val="115"/>
        </w:rPr>
        <w:t xml:space="preserve"> </w:t>
      </w:r>
      <w:r>
        <w:rPr>
          <w:spacing w:val="-2"/>
          <w:w w:val="115"/>
        </w:rPr>
        <w:t>and</w:t>
      </w:r>
      <w:r>
        <w:rPr>
          <w:spacing w:val="-8"/>
          <w:w w:val="115"/>
        </w:rPr>
        <w:t xml:space="preserve"> </w:t>
      </w:r>
      <w:r>
        <w:rPr>
          <w:spacing w:val="-2"/>
          <w:w w:val="115"/>
        </w:rPr>
        <w:t>the</w:t>
      </w:r>
      <w:r>
        <w:rPr>
          <w:spacing w:val="-8"/>
          <w:w w:val="115"/>
        </w:rPr>
        <w:t xml:space="preserve"> </w:t>
      </w:r>
      <w:r>
        <w:rPr>
          <w:spacing w:val="-2"/>
          <w:w w:val="115"/>
        </w:rPr>
        <w:t>required</w:t>
      </w:r>
      <w:r>
        <w:rPr>
          <w:spacing w:val="-8"/>
          <w:w w:val="115"/>
        </w:rPr>
        <w:t xml:space="preserve"> </w:t>
      </w:r>
      <w:r>
        <w:rPr>
          <w:spacing w:val="-2"/>
          <w:w w:val="115"/>
        </w:rPr>
        <w:t>infrastructure,</w:t>
      </w:r>
      <w:r>
        <w:rPr>
          <w:spacing w:val="-6"/>
          <w:w w:val="115"/>
        </w:rPr>
        <w:t xml:space="preserve"> </w:t>
      </w:r>
      <w:r>
        <w:rPr>
          <w:spacing w:val="-2"/>
          <w:w w:val="115"/>
        </w:rPr>
        <w:t>for</w:t>
      </w:r>
      <w:r>
        <w:rPr>
          <w:spacing w:val="-8"/>
          <w:w w:val="115"/>
        </w:rPr>
        <w:t xml:space="preserve"> </w:t>
      </w:r>
      <w:r>
        <w:rPr>
          <w:spacing w:val="-2"/>
          <w:w w:val="115"/>
        </w:rPr>
        <w:t>example,</w:t>
      </w:r>
      <w:r>
        <w:rPr>
          <w:spacing w:val="-6"/>
          <w:w w:val="115"/>
        </w:rPr>
        <w:t xml:space="preserve"> </w:t>
      </w:r>
      <w:r>
        <w:rPr>
          <w:spacing w:val="-2"/>
          <w:w w:val="115"/>
        </w:rPr>
        <w:t xml:space="preserve">for </w:t>
      </w:r>
      <w:r>
        <w:rPr>
          <w:w w:val="115"/>
        </w:rPr>
        <w:t xml:space="preserve">using </w:t>
      </w:r>
      <w:hyperlink w:anchor="_bookmark128" w:history="1">
        <w:r>
          <w:rPr>
            <w:w w:val="115"/>
          </w:rPr>
          <w:t>Athena</w:t>
        </w:r>
      </w:hyperlink>
      <w:r>
        <w:rPr>
          <w:w w:val="115"/>
        </w:rPr>
        <w:t xml:space="preserve"> as a data source.</w:t>
      </w:r>
    </w:p>
    <w:p w14:paraId="077BB4B9" w14:textId="77777777" w:rsidR="00C220EB" w:rsidRDefault="00C220EB">
      <w:pPr>
        <w:pStyle w:val="BodyText"/>
        <w:spacing w:before="222"/>
      </w:pPr>
    </w:p>
    <w:p w14:paraId="077BB4BA" w14:textId="77777777" w:rsidR="00C220EB" w:rsidRDefault="00000000">
      <w:pPr>
        <w:pStyle w:val="Heading4"/>
      </w:pPr>
      <w:r>
        <w:rPr>
          <w:color w:val="697D90"/>
          <w:spacing w:val="-4"/>
        </w:rPr>
        <w:t>Setup</w:t>
      </w:r>
    </w:p>
    <w:p w14:paraId="077BB4BB" w14:textId="77777777" w:rsidR="00C220EB" w:rsidRDefault="00000000">
      <w:pPr>
        <w:pStyle w:val="BodyText"/>
        <w:spacing w:before="175" w:line="256" w:lineRule="auto"/>
        <w:ind w:left="142" w:right="848"/>
        <w:jc w:val="both"/>
      </w:pPr>
      <w:r>
        <w:rPr>
          <w:w w:val="110"/>
        </w:rPr>
        <w:t>This setup consists of predefined templates defining areas such as report colour schemes, filter regions, and</w:t>
      </w:r>
      <w:r>
        <w:rPr>
          <w:spacing w:val="-10"/>
          <w:w w:val="110"/>
        </w:rPr>
        <w:t xml:space="preserve"> </w:t>
      </w:r>
      <w:r>
        <w:rPr>
          <w:w w:val="110"/>
        </w:rPr>
        <w:t>how</w:t>
      </w:r>
      <w:r>
        <w:rPr>
          <w:spacing w:val="-10"/>
          <w:w w:val="110"/>
        </w:rPr>
        <w:t xml:space="preserve"> </w:t>
      </w:r>
      <w:r>
        <w:rPr>
          <w:w w:val="110"/>
        </w:rPr>
        <w:t>permissions</w:t>
      </w:r>
      <w:r>
        <w:rPr>
          <w:spacing w:val="-10"/>
          <w:w w:val="110"/>
        </w:rPr>
        <w:t xml:space="preserve"> </w:t>
      </w:r>
      <w:r>
        <w:rPr>
          <w:w w:val="110"/>
        </w:rPr>
        <w:t>for</w:t>
      </w:r>
      <w:r>
        <w:rPr>
          <w:spacing w:val="-10"/>
          <w:w w:val="110"/>
        </w:rPr>
        <w:t xml:space="preserve"> </w:t>
      </w:r>
      <w:r>
        <w:rPr>
          <w:w w:val="110"/>
        </w:rPr>
        <w:t>reports</w:t>
      </w:r>
      <w:r>
        <w:rPr>
          <w:spacing w:val="-10"/>
          <w:w w:val="110"/>
        </w:rPr>
        <w:t xml:space="preserve"> </w:t>
      </w:r>
      <w:r>
        <w:rPr>
          <w:w w:val="110"/>
        </w:rPr>
        <w:t>are</w:t>
      </w:r>
      <w:r>
        <w:rPr>
          <w:spacing w:val="-10"/>
          <w:w w:val="110"/>
        </w:rPr>
        <w:t xml:space="preserve"> </w:t>
      </w:r>
      <w:r>
        <w:rPr>
          <w:w w:val="110"/>
        </w:rPr>
        <w:t>handled.</w:t>
      </w:r>
      <w:r>
        <w:rPr>
          <w:spacing w:val="15"/>
          <w:w w:val="110"/>
        </w:rPr>
        <w:t xml:space="preserve"> </w:t>
      </w:r>
      <w:r>
        <w:rPr>
          <w:w w:val="110"/>
        </w:rPr>
        <w:t>Furthermore,</w:t>
      </w:r>
      <w:r>
        <w:rPr>
          <w:spacing w:val="-6"/>
          <w:w w:val="110"/>
        </w:rPr>
        <w:t xml:space="preserve"> </w:t>
      </w:r>
      <w:r>
        <w:rPr>
          <w:w w:val="110"/>
        </w:rPr>
        <w:t>the</w:t>
      </w:r>
      <w:r>
        <w:rPr>
          <w:spacing w:val="-10"/>
          <w:w w:val="110"/>
        </w:rPr>
        <w:t xml:space="preserve"> </w:t>
      </w:r>
      <w:r>
        <w:rPr>
          <w:w w:val="110"/>
        </w:rPr>
        <w:t>setup</w:t>
      </w:r>
      <w:r>
        <w:rPr>
          <w:spacing w:val="-10"/>
          <w:w w:val="110"/>
        </w:rPr>
        <w:t xml:space="preserve"> </w:t>
      </w:r>
      <w:r>
        <w:rPr>
          <w:w w:val="110"/>
        </w:rPr>
        <w:t>includes</w:t>
      </w:r>
      <w:r>
        <w:rPr>
          <w:spacing w:val="-10"/>
          <w:w w:val="110"/>
        </w:rPr>
        <w:t xml:space="preserve"> </w:t>
      </w:r>
      <w:r>
        <w:rPr>
          <w:w w:val="110"/>
        </w:rPr>
        <w:t>definitions</w:t>
      </w:r>
      <w:r>
        <w:rPr>
          <w:spacing w:val="-10"/>
          <w:w w:val="110"/>
        </w:rPr>
        <w:t xml:space="preserve"> </w:t>
      </w:r>
      <w:r>
        <w:rPr>
          <w:w w:val="110"/>
        </w:rPr>
        <w:t>of</w:t>
      </w:r>
      <w:r>
        <w:rPr>
          <w:spacing w:val="-10"/>
          <w:w w:val="110"/>
        </w:rPr>
        <w:t xml:space="preserve"> </w:t>
      </w:r>
      <w:r>
        <w:rPr>
          <w:w w:val="110"/>
        </w:rPr>
        <w:t>how</w:t>
      </w:r>
      <w:r>
        <w:rPr>
          <w:spacing w:val="-10"/>
          <w:w w:val="110"/>
        </w:rPr>
        <w:t xml:space="preserve"> </w:t>
      </w:r>
      <w:r>
        <w:rPr>
          <w:w w:val="110"/>
        </w:rPr>
        <w:t>to</w:t>
      </w:r>
      <w:r>
        <w:rPr>
          <w:spacing w:val="-10"/>
          <w:w w:val="110"/>
        </w:rPr>
        <w:t xml:space="preserve"> </w:t>
      </w:r>
      <w:r>
        <w:rPr>
          <w:w w:val="110"/>
        </w:rPr>
        <w:t xml:space="preserve">deploy reports and how to handle AWS Athena data sources. Thus, the setup was carried out in accordance with </w:t>
      </w:r>
      <w:r>
        <w:rPr>
          <w:spacing w:val="-2"/>
          <w:w w:val="110"/>
        </w:rPr>
        <w:t>the</w:t>
      </w:r>
      <w:r>
        <w:rPr>
          <w:spacing w:val="-8"/>
          <w:w w:val="110"/>
        </w:rPr>
        <w:t xml:space="preserve"> </w:t>
      </w:r>
      <w:r>
        <w:rPr>
          <w:spacing w:val="-2"/>
          <w:w w:val="110"/>
        </w:rPr>
        <w:t>guidelines</w:t>
      </w:r>
      <w:r>
        <w:rPr>
          <w:spacing w:val="-8"/>
          <w:w w:val="110"/>
        </w:rPr>
        <w:t xml:space="preserve"> </w:t>
      </w:r>
      <w:r>
        <w:rPr>
          <w:spacing w:val="-2"/>
          <w:w w:val="110"/>
        </w:rPr>
        <w:t>defined</w:t>
      </w:r>
      <w:r>
        <w:rPr>
          <w:spacing w:val="-8"/>
          <w:w w:val="110"/>
        </w:rPr>
        <w:t xml:space="preserve"> </w:t>
      </w:r>
      <w:r>
        <w:rPr>
          <w:spacing w:val="-2"/>
          <w:w w:val="110"/>
        </w:rPr>
        <w:t>by</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193" w:history="1">
        <w:r>
          <w:rPr>
            <w:color w:val="000098"/>
            <w:spacing w:val="-2"/>
            <w:w w:val="110"/>
          </w:rPr>
          <w:t>2026c</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191" w:history="1">
        <w:r>
          <w:rPr>
            <w:color w:val="000098"/>
            <w:spacing w:val="-2"/>
            <w:w w:val="110"/>
          </w:rPr>
          <w:t>2026a</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192" w:history="1">
        <w:r>
          <w:rPr>
            <w:color w:val="000098"/>
            <w:spacing w:val="-2"/>
            <w:w w:val="110"/>
          </w:rPr>
          <w:t>2026b</w:t>
        </w:r>
      </w:hyperlink>
      <w:r>
        <w:rPr>
          <w:spacing w:val="-2"/>
          <w:w w:val="110"/>
        </w:rPr>
        <w:t>.</w:t>
      </w:r>
    </w:p>
    <w:p w14:paraId="077BB4BC" w14:textId="77777777" w:rsidR="00C220EB" w:rsidRDefault="00C220EB">
      <w:pPr>
        <w:pStyle w:val="BodyText"/>
        <w:spacing w:before="221"/>
      </w:pPr>
    </w:p>
    <w:p w14:paraId="077BB4BD" w14:textId="77777777" w:rsidR="00C220EB" w:rsidRDefault="00000000">
      <w:pPr>
        <w:pStyle w:val="Heading4"/>
      </w:pPr>
      <w:r>
        <w:rPr>
          <w:color w:val="697D90"/>
          <w:spacing w:val="-2"/>
        </w:rPr>
        <w:t>Report</w:t>
      </w:r>
      <w:r>
        <w:rPr>
          <w:color w:val="697D90"/>
          <w:spacing w:val="-6"/>
        </w:rPr>
        <w:t xml:space="preserve"> </w:t>
      </w:r>
      <w:r>
        <w:rPr>
          <w:color w:val="697D90"/>
          <w:spacing w:val="-2"/>
        </w:rPr>
        <w:t>Definition</w:t>
      </w:r>
    </w:p>
    <w:p w14:paraId="077BB4BE" w14:textId="77777777" w:rsidR="00C220EB" w:rsidRDefault="00000000">
      <w:pPr>
        <w:pStyle w:val="BodyText"/>
        <w:spacing w:before="175" w:line="256" w:lineRule="auto"/>
        <w:ind w:left="142" w:right="848"/>
        <w:jc w:val="both"/>
      </w:pPr>
      <w:r>
        <w:rPr>
          <w:w w:val="115"/>
        </w:rPr>
        <w:t>The</w:t>
      </w:r>
      <w:r>
        <w:rPr>
          <w:spacing w:val="-5"/>
          <w:w w:val="115"/>
        </w:rPr>
        <w:t xml:space="preserve"> </w:t>
      </w:r>
      <w:r>
        <w:rPr>
          <w:w w:val="115"/>
        </w:rPr>
        <w:t>initial</w:t>
      </w:r>
      <w:r>
        <w:rPr>
          <w:spacing w:val="-5"/>
          <w:w w:val="115"/>
        </w:rPr>
        <w:t xml:space="preserve"> </w:t>
      </w:r>
      <w:r>
        <w:rPr>
          <w:w w:val="115"/>
        </w:rPr>
        <w:t>report</w:t>
      </w:r>
      <w:r>
        <w:rPr>
          <w:spacing w:val="-5"/>
          <w:w w:val="115"/>
        </w:rPr>
        <w:t xml:space="preserve"> </w:t>
      </w:r>
      <w:r>
        <w:rPr>
          <w:w w:val="115"/>
        </w:rPr>
        <w:t>setup</w:t>
      </w:r>
      <w:r>
        <w:rPr>
          <w:spacing w:val="-5"/>
          <w:w w:val="115"/>
        </w:rPr>
        <w:t xml:space="preserve"> </w:t>
      </w:r>
      <w:r>
        <w:rPr>
          <w:w w:val="115"/>
        </w:rPr>
        <w:t>was</w:t>
      </w:r>
      <w:r>
        <w:rPr>
          <w:spacing w:val="-5"/>
          <w:w w:val="115"/>
        </w:rPr>
        <w:t xml:space="preserve"> </w:t>
      </w:r>
      <w:r>
        <w:rPr>
          <w:w w:val="115"/>
        </w:rPr>
        <w:t>adopted</w:t>
      </w:r>
      <w:r>
        <w:rPr>
          <w:spacing w:val="-5"/>
          <w:w w:val="115"/>
        </w:rPr>
        <w:t xml:space="preserve"> </w:t>
      </w:r>
      <w:r>
        <w:rPr>
          <w:w w:val="115"/>
        </w:rPr>
        <w:t>from</w:t>
      </w:r>
      <w:r>
        <w:rPr>
          <w:spacing w:val="-5"/>
          <w:w w:val="115"/>
        </w:rPr>
        <w:t xml:space="preserve"> </w:t>
      </w:r>
      <w:r>
        <w:rPr>
          <w:w w:val="115"/>
        </w:rPr>
        <w:t>the</w:t>
      </w:r>
      <w:r>
        <w:rPr>
          <w:spacing w:val="-5"/>
          <w:w w:val="115"/>
        </w:rPr>
        <w:t xml:space="preserve"> </w:t>
      </w:r>
      <w:r>
        <w:rPr>
          <w:w w:val="115"/>
        </w:rPr>
        <w:t>analysed</w:t>
      </w:r>
      <w:r>
        <w:rPr>
          <w:spacing w:val="-5"/>
          <w:w w:val="115"/>
        </w:rPr>
        <w:t xml:space="preserve"> </w:t>
      </w:r>
      <w:r>
        <w:rPr>
          <w:w w:val="115"/>
        </w:rPr>
        <w:t>SAC</w:t>
      </w:r>
      <w:r>
        <w:rPr>
          <w:spacing w:val="-5"/>
          <w:w w:val="115"/>
        </w:rPr>
        <w:t xml:space="preserve"> </w:t>
      </w:r>
      <w:r>
        <w:rPr>
          <w:w w:val="115"/>
        </w:rPr>
        <w:t>report, as</w:t>
      </w:r>
      <w:r>
        <w:rPr>
          <w:spacing w:val="-5"/>
          <w:w w:val="115"/>
        </w:rPr>
        <w:t xml:space="preserve"> </w:t>
      </w:r>
      <w:r>
        <w:rPr>
          <w:w w:val="115"/>
        </w:rPr>
        <w:t>the</w:t>
      </w:r>
      <w:r>
        <w:rPr>
          <w:spacing w:val="-5"/>
          <w:w w:val="115"/>
        </w:rPr>
        <w:t xml:space="preserve"> </w:t>
      </w:r>
      <w:r>
        <w:rPr>
          <w:w w:val="115"/>
        </w:rPr>
        <w:t>data</w:t>
      </w:r>
      <w:r>
        <w:rPr>
          <w:spacing w:val="-5"/>
          <w:w w:val="115"/>
        </w:rPr>
        <w:t xml:space="preserve"> </w:t>
      </w:r>
      <w:r>
        <w:rPr>
          <w:w w:val="115"/>
        </w:rPr>
        <w:t>that</w:t>
      </w:r>
      <w:r>
        <w:rPr>
          <w:spacing w:val="-5"/>
          <w:w w:val="115"/>
        </w:rPr>
        <w:t xml:space="preserve"> </w:t>
      </w:r>
      <w:r>
        <w:rPr>
          <w:w w:val="115"/>
        </w:rPr>
        <w:t>had</w:t>
      </w:r>
      <w:r>
        <w:rPr>
          <w:spacing w:val="-5"/>
          <w:w w:val="115"/>
        </w:rPr>
        <w:t xml:space="preserve"> </w:t>
      </w:r>
      <w:r>
        <w:rPr>
          <w:w w:val="115"/>
        </w:rPr>
        <w:t>to</w:t>
      </w:r>
      <w:r>
        <w:rPr>
          <w:spacing w:val="-5"/>
          <w:w w:val="115"/>
        </w:rPr>
        <w:t xml:space="preserve"> </w:t>
      </w:r>
      <w:r>
        <w:rPr>
          <w:w w:val="115"/>
        </w:rPr>
        <w:t>be</w:t>
      </w:r>
      <w:r>
        <w:rPr>
          <w:spacing w:val="-5"/>
          <w:w w:val="115"/>
        </w:rPr>
        <w:t xml:space="preserve"> </w:t>
      </w:r>
      <w:r>
        <w:rPr>
          <w:w w:val="115"/>
        </w:rPr>
        <w:t>checked remained</w:t>
      </w:r>
      <w:r>
        <w:rPr>
          <w:spacing w:val="-15"/>
          <w:w w:val="115"/>
        </w:rPr>
        <w:t xml:space="preserve"> </w:t>
      </w:r>
      <w:r>
        <w:rPr>
          <w:w w:val="115"/>
        </w:rPr>
        <w:t>the</w:t>
      </w:r>
      <w:r>
        <w:rPr>
          <w:spacing w:val="-15"/>
          <w:w w:val="115"/>
        </w:rPr>
        <w:t xml:space="preserve"> </w:t>
      </w:r>
      <w:r>
        <w:rPr>
          <w:w w:val="115"/>
        </w:rPr>
        <w:t>same.</w:t>
      </w:r>
      <w:r>
        <w:rPr>
          <w:spacing w:val="8"/>
          <w:w w:val="115"/>
        </w:rPr>
        <w:t xml:space="preserve"> </w:t>
      </w:r>
      <w:r>
        <w:rPr>
          <w:w w:val="115"/>
        </w:rPr>
        <w:t>Therefore,</w:t>
      </w:r>
      <w:r>
        <w:rPr>
          <w:spacing w:val="-13"/>
          <w:w w:val="115"/>
        </w:rPr>
        <w:t xml:space="preserve"> </w:t>
      </w:r>
      <w:r>
        <w:rPr>
          <w:w w:val="115"/>
        </w:rPr>
        <w:t>the</w:t>
      </w:r>
      <w:r>
        <w:rPr>
          <w:spacing w:val="-15"/>
          <w:w w:val="115"/>
        </w:rPr>
        <w:t xml:space="preserve"> </w:t>
      </w:r>
      <w:r>
        <w:rPr>
          <w:w w:val="115"/>
        </w:rPr>
        <w:t>method</w:t>
      </w:r>
      <w:r>
        <w:rPr>
          <w:spacing w:val="-15"/>
          <w:w w:val="115"/>
        </w:rPr>
        <w:t xml:space="preserve"> </w:t>
      </w:r>
      <w:r>
        <w:rPr>
          <w:w w:val="115"/>
        </w:rPr>
        <w:t>followed</w:t>
      </w:r>
      <w:r>
        <w:rPr>
          <w:spacing w:val="-15"/>
          <w:w w:val="115"/>
        </w:rPr>
        <w:t xml:space="preserve"> </w:t>
      </w:r>
      <w:r>
        <w:rPr>
          <w:w w:val="115"/>
        </w:rPr>
        <w:t>by</w:t>
      </w:r>
      <w:r>
        <w:rPr>
          <w:spacing w:val="-15"/>
          <w:w w:val="115"/>
        </w:rPr>
        <w:t xml:space="preserve"> </w:t>
      </w:r>
      <w:r>
        <w:rPr>
          <w:w w:val="115"/>
        </w:rPr>
        <w:t>the</w:t>
      </w:r>
      <w:r>
        <w:rPr>
          <w:spacing w:val="-15"/>
          <w:w w:val="115"/>
        </w:rPr>
        <w:t xml:space="preserve"> </w:t>
      </w:r>
      <w:r>
        <w:rPr>
          <w:w w:val="115"/>
        </w:rPr>
        <w:t>business</w:t>
      </w:r>
      <w:r>
        <w:rPr>
          <w:spacing w:val="-15"/>
          <w:w w:val="115"/>
        </w:rPr>
        <w:t xml:space="preserve"> </w:t>
      </w:r>
      <w:r>
        <w:rPr>
          <w:w w:val="115"/>
        </w:rPr>
        <w:t>also</w:t>
      </w:r>
      <w:r>
        <w:rPr>
          <w:spacing w:val="-15"/>
          <w:w w:val="115"/>
        </w:rPr>
        <w:t xml:space="preserve"> </w:t>
      </w:r>
      <w:r>
        <w:rPr>
          <w:w w:val="115"/>
        </w:rPr>
        <w:t>remained</w:t>
      </w:r>
      <w:r>
        <w:rPr>
          <w:spacing w:val="-15"/>
          <w:w w:val="115"/>
        </w:rPr>
        <w:t xml:space="preserve"> </w:t>
      </w:r>
      <w:r>
        <w:rPr>
          <w:w w:val="115"/>
        </w:rPr>
        <w:t>unchanged,</w:t>
      </w:r>
      <w:r>
        <w:rPr>
          <w:spacing w:val="-13"/>
          <w:w w:val="115"/>
        </w:rPr>
        <w:t xml:space="preserve"> </w:t>
      </w:r>
      <w:r>
        <w:rPr>
          <w:w w:val="115"/>
        </w:rPr>
        <w:t>and</w:t>
      </w:r>
      <w:r>
        <w:rPr>
          <w:spacing w:val="-15"/>
          <w:w w:val="115"/>
        </w:rPr>
        <w:t xml:space="preserve"> </w:t>
      </w:r>
      <w:r>
        <w:rPr>
          <w:w w:val="115"/>
        </w:rPr>
        <w:t xml:space="preserve">the </w:t>
      </w:r>
      <w:r>
        <w:rPr>
          <w:spacing w:val="-2"/>
          <w:w w:val="115"/>
        </w:rPr>
        <w:t>first</w:t>
      </w:r>
      <w:r>
        <w:rPr>
          <w:spacing w:val="-10"/>
          <w:w w:val="115"/>
        </w:rPr>
        <w:t xml:space="preserve"> </w:t>
      </w:r>
      <w:r>
        <w:rPr>
          <w:spacing w:val="-2"/>
          <w:w w:val="115"/>
        </w:rPr>
        <w:t>tests</w:t>
      </w:r>
      <w:r>
        <w:rPr>
          <w:spacing w:val="-10"/>
          <w:w w:val="115"/>
        </w:rPr>
        <w:t xml:space="preserve"> </w:t>
      </w:r>
      <w:r>
        <w:rPr>
          <w:spacing w:val="-2"/>
          <w:w w:val="115"/>
        </w:rPr>
        <w:t>of</w:t>
      </w:r>
      <w:r>
        <w:rPr>
          <w:spacing w:val="-10"/>
          <w:w w:val="115"/>
        </w:rPr>
        <w:t xml:space="preserve"> </w:t>
      </w:r>
      <w:r>
        <w:rPr>
          <w:spacing w:val="-2"/>
          <w:w w:val="115"/>
        </w:rPr>
        <w:t>loading</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into</w:t>
      </w:r>
      <w:r>
        <w:rPr>
          <w:spacing w:val="-10"/>
          <w:w w:val="115"/>
        </w:rPr>
        <w:t xml:space="preserve"> </w:t>
      </w:r>
      <w:r>
        <w:rPr>
          <w:spacing w:val="-2"/>
          <w:w w:val="115"/>
        </w:rPr>
        <w:t>Power</w:t>
      </w:r>
      <w:r>
        <w:rPr>
          <w:spacing w:val="-10"/>
          <w:w w:val="115"/>
        </w:rPr>
        <w:t xml:space="preserve"> </w:t>
      </w:r>
      <w:r>
        <w:rPr>
          <w:spacing w:val="-2"/>
          <w:w w:val="115"/>
        </w:rPr>
        <w:t>BI</w:t>
      </w:r>
      <w:r>
        <w:rPr>
          <w:spacing w:val="-10"/>
          <w:w w:val="115"/>
        </w:rPr>
        <w:t xml:space="preserve"> </w:t>
      </w:r>
      <w:r>
        <w:rPr>
          <w:spacing w:val="-2"/>
          <w:w w:val="115"/>
        </w:rPr>
        <w:t>produced</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same</w:t>
      </w:r>
      <w:r>
        <w:rPr>
          <w:spacing w:val="-10"/>
          <w:w w:val="115"/>
        </w:rPr>
        <w:t xml:space="preserve"> </w:t>
      </w:r>
      <w:r>
        <w:rPr>
          <w:spacing w:val="-2"/>
          <w:w w:val="115"/>
        </w:rPr>
        <w:t>way.</w:t>
      </w:r>
    </w:p>
    <w:p w14:paraId="077BB4BF" w14:textId="77777777" w:rsidR="00C220EB" w:rsidRDefault="00000000">
      <w:pPr>
        <w:pStyle w:val="BodyText"/>
        <w:spacing w:before="7"/>
        <w:rPr>
          <w:sz w:val="19"/>
        </w:rPr>
      </w:pPr>
      <w:r>
        <w:rPr>
          <w:noProof/>
          <w:sz w:val="19"/>
        </w:rPr>
        <w:drawing>
          <wp:anchor distT="0" distB="0" distL="0" distR="0" simplePos="0" relativeHeight="487603200" behindDoc="1" locked="0" layoutInCell="1" allowOverlap="1" wp14:anchorId="077BB85A" wp14:editId="077BB85B">
            <wp:simplePos x="0" y="0"/>
            <wp:positionH relativeFrom="page">
              <wp:posOffset>1171854</wp:posOffset>
            </wp:positionH>
            <wp:positionV relativeFrom="paragraph">
              <wp:posOffset>158600</wp:posOffset>
            </wp:positionV>
            <wp:extent cx="5180954" cy="1274064"/>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27" cstate="print"/>
                    <a:stretch>
                      <a:fillRect/>
                    </a:stretch>
                  </pic:blipFill>
                  <pic:spPr>
                    <a:xfrm>
                      <a:off x="0" y="0"/>
                      <a:ext cx="5180954" cy="1274064"/>
                    </a:xfrm>
                    <a:prstGeom prst="rect">
                      <a:avLst/>
                    </a:prstGeom>
                  </pic:spPr>
                </pic:pic>
              </a:graphicData>
            </a:graphic>
          </wp:anchor>
        </w:drawing>
      </w:r>
    </w:p>
    <w:p w14:paraId="077BB4C0" w14:textId="77777777" w:rsidR="00C220EB" w:rsidRDefault="00000000">
      <w:pPr>
        <w:spacing w:before="250"/>
        <w:ind w:left="142"/>
        <w:rPr>
          <w:rFonts w:ascii="Arial"/>
          <w:sz w:val="18"/>
        </w:rPr>
      </w:pPr>
      <w:r>
        <w:rPr>
          <w:rFonts w:ascii="Arial"/>
          <w:b/>
          <w:color w:val="697D90"/>
          <w:sz w:val="18"/>
        </w:rPr>
        <w:t xml:space="preserve">Figure 5.1.: </w:t>
      </w:r>
      <w:r>
        <w:rPr>
          <w:rFonts w:ascii="Arial"/>
          <w:color w:val="697D90"/>
          <w:sz w:val="18"/>
        </w:rPr>
        <w:t>Initial</w:t>
      </w:r>
      <w:r>
        <w:rPr>
          <w:rFonts w:ascii="Arial"/>
          <w:color w:val="697D90"/>
          <w:spacing w:val="-2"/>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report</w:t>
      </w:r>
      <w:r>
        <w:rPr>
          <w:rFonts w:ascii="Arial"/>
          <w:color w:val="697D90"/>
          <w:spacing w:val="-2"/>
          <w:sz w:val="18"/>
        </w:rPr>
        <w:t xml:space="preserve"> </w:t>
      </w:r>
      <w:r>
        <w:rPr>
          <w:rFonts w:ascii="Arial"/>
          <w:color w:val="697D90"/>
          <w:sz w:val="18"/>
        </w:rPr>
        <w:t>designed</w:t>
      </w:r>
      <w:r>
        <w:rPr>
          <w:rFonts w:ascii="Arial"/>
          <w:color w:val="697D90"/>
          <w:spacing w:val="-2"/>
          <w:sz w:val="18"/>
        </w:rPr>
        <w:t xml:space="preserve"> </w:t>
      </w:r>
      <w:r>
        <w:rPr>
          <w:rFonts w:ascii="Arial"/>
          <w:color w:val="697D90"/>
          <w:sz w:val="18"/>
        </w:rPr>
        <w:t>to</w:t>
      </w:r>
      <w:r>
        <w:rPr>
          <w:rFonts w:ascii="Arial"/>
          <w:color w:val="697D90"/>
          <w:spacing w:val="-2"/>
          <w:sz w:val="18"/>
        </w:rPr>
        <w:t xml:space="preserve"> </w:t>
      </w:r>
      <w:r>
        <w:rPr>
          <w:rFonts w:ascii="Arial"/>
          <w:color w:val="697D90"/>
          <w:sz w:val="18"/>
        </w:rPr>
        <w:t>resemble</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existing</w:t>
      </w:r>
      <w:r>
        <w:rPr>
          <w:rFonts w:ascii="Arial"/>
          <w:color w:val="697D90"/>
          <w:spacing w:val="-2"/>
          <w:sz w:val="18"/>
        </w:rPr>
        <w:t xml:space="preserve"> </w:t>
      </w:r>
      <w:r>
        <w:rPr>
          <w:rFonts w:ascii="Arial"/>
          <w:color w:val="697D90"/>
          <w:sz w:val="18"/>
        </w:rPr>
        <w:t>SAC</w:t>
      </w:r>
      <w:r>
        <w:rPr>
          <w:rFonts w:ascii="Arial"/>
          <w:color w:val="697D90"/>
          <w:spacing w:val="-2"/>
          <w:sz w:val="18"/>
        </w:rPr>
        <w:t xml:space="preserve"> report</w:t>
      </w:r>
    </w:p>
    <w:p w14:paraId="077BB4C1" w14:textId="77777777" w:rsidR="00C220EB" w:rsidRDefault="00C220EB">
      <w:pPr>
        <w:pStyle w:val="BodyText"/>
        <w:rPr>
          <w:rFonts w:ascii="Arial"/>
          <w:sz w:val="18"/>
        </w:rPr>
      </w:pPr>
    </w:p>
    <w:p w14:paraId="077BB4C2" w14:textId="77777777" w:rsidR="00C220EB" w:rsidRDefault="00C220EB">
      <w:pPr>
        <w:pStyle w:val="BodyText"/>
        <w:spacing w:before="138"/>
        <w:rPr>
          <w:rFonts w:ascii="Arial"/>
          <w:sz w:val="18"/>
        </w:rPr>
      </w:pPr>
    </w:p>
    <w:p w14:paraId="077BB4C3" w14:textId="77777777" w:rsidR="00C220EB" w:rsidRDefault="00000000">
      <w:pPr>
        <w:pStyle w:val="Heading4"/>
      </w:pPr>
      <w:r>
        <w:rPr>
          <w:color w:val="697D90"/>
        </w:rPr>
        <w:t>Initial Data</w:t>
      </w:r>
      <w:r>
        <w:rPr>
          <w:color w:val="697D90"/>
          <w:spacing w:val="1"/>
        </w:rPr>
        <w:t xml:space="preserve"> </w:t>
      </w:r>
      <w:r>
        <w:rPr>
          <w:color w:val="697D90"/>
          <w:spacing w:val="-4"/>
        </w:rPr>
        <w:t>Setup</w:t>
      </w:r>
    </w:p>
    <w:p w14:paraId="077BB4C4" w14:textId="77777777" w:rsidR="00C220EB" w:rsidRDefault="00000000">
      <w:pPr>
        <w:pStyle w:val="BodyText"/>
        <w:spacing w:before="174" w:line="256" w:lineRule="auto"/>
        <w:ind w:left="142" w:right="848"/>
        <w:jc w:val="both"/>
      </w:pPr>
      <w:r>
        <w:rPr>
          <w:w w:val="110"/>
        </w:rPr>
        <w:t>As</w:t>
      </w:r>
      <w:r>
        <w:rPr>
          <w:spacing w:val="-15"/>
          <w:w w:val="110"/>
        </w:rPr>
        <w:t xml:space="preserve"> </w:t>
      </w:r>
      <w:r>
        <w:rPr>
          <w:w w:val="110"/>
        </w:rPr>
        <w:t>this</w:t>
      </w:r>
      <w:r>
        <w:rPr>
          <w:spacing w:val="-15"/>
          <w:w w:val="110"/>
        </w:rPr>
        <w:t xml:space="preserve"> </w:t>
      </w:r>
      <w:r>
        <w:rPr>
          <w:w w:val="110"/>
        </w:rPr>
        <w:t>was</w:t>
      </w:r>
      <w:r>
        <w:rPr>
          <w:spacing w:val="-15"/>
          <w:w w:val="110"/>
        </w:rPr>
        <w:t xml:space="preserve"> </w:t>
      </w:r>
      <w:r>
        <w:rPr>
          <w:w w:val="110"/>
        </w:rPr>
        <w:t>the</w:t>
      </w:r>
      <w:r>
        <w:rPr>
          <w:spacing w:val="-15"/>
          <w:w w:val="110"/>
        </w:rPr>
        <w:t xml:space="preserve"> </w:t>
      </w:r>
      <w:r>
        <w:rPr>
          <w:w w:val="110"/>
        </w:rPr>
        <w:t>first</w:t>
      </w:r>
      <w:r>
        <w:rPr>
          <w:spacing w:val="-15"/>
          <w:w w:val="110"/>
        </w:rPr>
        <w:t xml:space="preserve"> </w:t>
      </w:r>
      <w:r>
        <w:rPr>
          <w:w w:val="110"/>
        </w:rPr>
        <w:t>report</w:t>
      </w:r>
      <w:r>
        <w:rPr>
          <w:spacing w:val="-15"/>
          <w:w w:val="110"/>
        </w:rPr>
        <w:t xml:space="preserve"> </w:t>
      </w:r>
      <w:r>
        <w:rPr>
          <w:w w:val="110"/>
        </w:rPr>
        <w:t>developed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3"/>
          <w:w w:val="110"/>
        </w:rPr>
        <w:t xml:space="preserve"> </w:t>
      </w:r>
      <w:r>
        <w:rPr>
          <w:w w:val="110"/>
        </w:rPr>
        <w:t>the</w:t>
      </w:r>
      <w:r>
        <w:rPr>
          <w:spacing w:val="-15"/>
          <w:w w:val="110"/>
        </w:rPr>
        <w:t xml:space="preserve"> </w:t>
      </w:r>
      <w:r>
        <w:rPr>
          <w:w w:val="110"/>
        </w:rPr>
        <w:t>initial</w:t>
      </w:r>
      <w:r>
        <w:rPr>
          <w:spacing w:val="-15"/>
          <w:w w:val="110"/>
        </w:rPr>
        <w:t xml:space="preserve"> </w:t>
      </w:r>
      <w:r>
        <w:rPr>
          <w:w w:val="110"/>
        </w:rPr>
        <w:t>implementation</w:t>
      </w:r>
      <w:r>
        <w:rPr>
          <w:spacing w:val="-15"/>
          <w:w w:val="110"/>
        </w:rPr>
        <w:t xml:space="preserve"> </w:t>
      </w:r>
      <w:r>
        <w:rPr>
          <w:w w:val="110"/>
        </w:rPr>
        <w:t>was</w:t>
      </w:r>
      <w:r>
        <w:rPr>
          <w:spacing w:val="-15"/>
          <w:w w:val="110"/>
        </w:rPr>
        <w:t xml:space="preserve"> </w:t>
      </w:r>
      <w:r>
        <w:rPr>
          <w:w w:val="110"/>
        </w:rPr>
        <w:t>carried</w:t>
      </w:r>
      <w:r>
        <w:rPr>
          <w:spacing w:val="-15"/>
          <w:w w:val="110"/>
        </w:rPr>
        <w:t xml:space="preserve"> </w:t>
      </w:r>
      <w:bookmarkStart w:id="188" w:name="_bookmark105"/>
      <w:bookmarkEnd w:id="188"/>
      <w:r>
        <w:rPr>
          <w:w w:val="110"/>
        </w:rPr>
        <w:t>out</w:t>
      </w:r>
      <w:r>
        <w:rPr>
          <w:spacing w:val="-15"/>
          <w:w w:val="110"/>
        </w:rPr>
        <w:t xml:space="preserve"> </w:t>
      </w:r>
      <w:r>
        <w:rPr>
          <w:w w:val="110"/>
        </w:rPr>
        <w:t>locally without</w:t>
      </w:r>
      <w:r>
        <w:rPr>
          <w:spacing w:val="-3"/>
          <w:w w:val="110"/>
        </w:rPr>
        <w:t xml:space="preserve"> </w:t>
      </w:r>
      <w:r>
        <w:rPr>
          <w:w w:val="110"/>
        </w:rPr>
        <w:t>deploying</w:t>
      </w:r>
      <w:r>
        <w:rPr>
          <w:spacing w:val="-3"/>
          <w:w w:val="110"/>
        </w:rPr>
        <w:t xml:space="preserve"> </w:t>
      </w:r>
      <w:r>
        <w:rPr>
          <w:w w:val="110"/>
        </w:rPr>
        <w:t>the</w:t>
      </w:r>
      <w:r>
        <w:rPr>
          <w:spacing w:val="-3"/>
          <w:w w:val="110"/>
        </w:rPr>
        <w:t xml:space="preserve"> </w:t>
      </w:r>
      <w:r>
        <w:rPr>
          <w:w w:val="110"/>
        </w:rPr>
        <w:t>report</w:t>
      </w:r>
      <w:r>
        <w:rPr>
          <w:spacing w:val="-3"/>
          <w:w w:val="110"/>
        </w:rPr>
        <w:t xml:space="preserve"> </w:t>
      </w:r>
      <w:r>
        <w:rPr>
          <w:w w:val="110"/>
        </w:rPr>
        <w:t>to</w:t>
      </w:r>
      <w:r>
        <w:rPr>
          <w:spacing w:val="-3"/>
          <w:w w:val="110"/>
        </w:rPr>
        <w:t xml:space="preserve"> </w:t>
      </w:r>
      <w:hyperlink w:anchor="_bookmark159" w:history="1">
        <w:r>
          <w:rPr>
            <w:w w:val="110"/>
          </w:rPr>
          <w:t>Microsoft</w:t>
        </w:r>
        <w:r>
          <w:rPr>
            <w:spacing w:val="-3"/>
            <w:w w:val="110"/>
          </w:rPr>
          <w:t xml:space="preserve"> </w:t>
        </w:r>
        <w:r>
          <w:rPr>
            <w:w w:val="110"/>
          </w:rPr>
          <w:t>Fabric.</w:t>
        </w:r>
      </w:hyperlink>
      <w:r>
        <w:rPr>
          <w:w w:val="110"/>
        </w:rPr>
        <w:t xml:space="preserve"> As</w:t>
      </w:r>
      <w:r>
        <w:rPr>
          <w:spacing w:val="-3"/>
          <w:w w:val="110"/>
        </w:rPr>
        <w:t xml:space="preserve"> </w:t>
      </w:r>
      <w:r>
        <w:rPr>
          <w:w w:val="110"/>
        </w:rPr>
        <w:t>a</w:t>
      </w:r>
      <w:r>
        <w:rPr>
          <w:spacing w:val="-3"/>
          <w:w w:val="110"/>
        </w:rPr>
        <w:t xml:space="preserve"> </w:t>
      </w:r>
      <w:r>
        <w:rPr>
          <w:w w:val="110"/>
        </w:rPr>
        <w:t>first</w:t>
      </w:r>
      <w:r>
        <w:rPr>
          <w:spacing w:val="-3"/>
          <w:w w:val="110"/>
        </w:rPr>
        <w:t xml:space="preserve"> </w:t>
      </w:r>
      <w:r>
        <w:rPr>
          <w:w w:val="110"/>
        </w:rPr>
        <w:t>report,</w:t>
      </w:r>
      <w:r>
        <w:rPr>
          <w:spacing w:val="-2"/>
          <w:w w:val="110"/>
        </w:rPr>
        <w:t xml:space="preserve"> </w:t>
      </w:r>
      <w:r>
        <w:rPr>
          <w:w w:val="110"/>
        </w:rPr>
        <w:t>the</w:t>
      </w:r>
      <w:r>
        <w:rPr>
          <w:spacing w:val="-3"/>
          <w:w w:val="110"/>
        </w:rPr>
        <w:t xml:space="preserve"> </w:t>
      </w:r>
      <w:r>
        <w:rPr>
          <w:w w:val="110"/>
        </w:rPr>
        <w:t>variety</w:t>
      </w:r>
      <w:r>
        <w:rPr>
          <w:spacing w:val="-3"/>
          <w:w w:val="110"/>
        </w:rPr>
        <w:t xml:space="preserve"> </w:t>
      </w:r>
      <w:r>
        <w:rPr>
          <w:w w:val="110"/>
        </w:rPr>
        <w:t>of</w:t>
      </w:r>
      <w:r>
        <w:rPr>
          <w:spacing w:val="-3"/>
          <w:w w:val="110"/>
        </w:rPr>
        <w:t xml:space="preserve"> </w:t>
      </w:r>
      <w:r>
        <w:rPr>
          <w:w w:val="110"/>
        </w:rPr>
        <w:t>available</w:t>
      </w:r>
      <w:r>
        <w:rPr>
          <w:spacing w:val="-3"/>
          <w:w w:val="110"/>
        </w:rPr>
        <w:t xml:space="preserve"> </w:t>
      </w:r>
      <w:r>
        <w:rPr>
          <w:w w:val="110"/>
        </w:rPr>
        <w:t>approaches</w:t>
      </w:r>
      <w:r>
        <w:rPr>
          <w:spacing w:val="-3"/>
          <w:w w:val="110"/>
        </w:rPr>
        <w:t xml:space="preserve"> </w:t>
      </w:r>
      <w:r>
        <w:rPr>
          <w:w w:val="110"/>
        </w:rPr>
        <w:t xml:space="preserve">for </w:t>
      </w:r>
      <w:r>
        <w:rPr>
          <w:w w:val="115"/>
        </w:rPr>
        <w:t>implementing</w:t>
      </w:r>
      <w:r>
        <w:rPr>
          <w:spacing w:val="-16"/>
          <w:w w:val="115"/>
        </w:rPr>
        <w:t xml:space="preserve"> </w:t>
      </w:r>
      <w:r>
        <w:rPr>
          <w:w w:val="115"/>
        </w:rPr>
        <w:t>features</w:t>
      </w:r>
      <w:r>
        <w:rPr>
          <w:spacing w:val="-16"/>
          <w:w w:val="115"/>
        </w:rPr>
        <w:t xml:space="preserve"> </w:t>
      </w:r>
      <w:r>
        <w:rPr>
          <w:w w:val="115"/>
        </w:rPr>
        <w:t>such</w:t>
      </w:r>
      <w:r>
        <w:rPr>
          <w:spacing w:val="-16"/>
          <w:w w:val="115"/>
        </w:rPr>
        <w:t xml:space="preserve"> </w:t>
      </w:r>
      <w:r>
        <w:rPr>
          <w:w w:val="115"/>
        </w:rPr>
        <w:t>as</w:t>
      </w:r>
      <w:r>
        <w:rPr>
          <w:spacing w:val="-16"/>
          <w:w w:val="115"/>
        </w:rPr>
        <w:t xml:space="preserve"> </w:t>
      </w:r>
      <w:r>
        <w:rPr>
          <w:w w:val="115"/>
        </w:rPr>
        <w:t>links</w:t>
      </w:r>
      <w:r>
        <w:rPr>
          <w:spacing w:val="-16"/>
          <w:w w:val="115"/>
        </w:rPr>
        <w:t xml:space="preserve"> </w:t>
      </w:r>
      <w:r>
        <w:rPr>
          <w:w w:val="115"/>
        </w:rPr>
        <w:t>between</w:t>
      </w:r>
      <w:r>
        <w:rPr>
          <w:spacing w:val="-15"/>
          <w:w w:val="115"/>
        </w:rPr>
        <w:t xml:space="preserve"> </w:t>
      </w:r>
      <w:r>
        <w:rPr>
          <w:w w:val="115"/>
        </w:rPr>
        <w:t>data</w:t>
      </w:r>
      <w:r>
        <w:rPr>
          <w:spacing w:val="-16"/>
          <w:w w:val="115"/>
        </w:rPr>
        <w:t xml:space="preserve"> </w:t>
      </w:r>
      <w:r>
        <w:rPr>
          <w:w w:val="115"/>
        </w:rPr>
        <w:t>sources</w:t>
      </w:r>
      <w:r>
        <w:rPr>
          <w:spacing w:val="-16"/>
          <w:w w:val="115"/>
        </w:rPr>
        <w:t xml:space="preserve"> </w:t>
      </w:r>
      <w:r>
        <w:rPr>
          <w:w w:val="115"/>
        </w:rPr>
        <w:t>naturally</w:t>
      </w:r>
      <w:r>
        <w:rPr>
          <w:spacing w:val="-16"/>
          <w:w w:val="115"/>
        </w:rPr>
        <w:t xml:space="preserve"> </w:t>
      </w:r>
      <w:r>
        <w:rPr>
          <w:w w:val="115"/>
        </w:rPr>
        <w:t>led</w:t>
      </w:r>
      <w:r>
        <w:rPr>
          <w:spacing w:val="-16"/>
          <w:w w:val="115"/>
        </w:rPr>
        <w:t xml:space="preserve"> </w:t>
      </w:r>
      <w:r>
        <w:rPr>
          <w:w w:val="115"/>
        </w:rPr>
        <w:t>to</w:t>
      </w:r>
      <w:r>
        <w:rPr>
          <w:spacing w:val="-15"/>
          <w:w w:val="115"/>
        </w:rPr>
        <w:t xml:space="preserve"> </w:t>
      </w:r>
      <w:r>
        <w:rPr>
          <w:w w:val="115"/>
        </w:rPr>
        <w:t>a</w:t>
      </w:r>
      <w:r>
        <w:rPr>
          <w:spacing w:val="-16"/>
          <w:w w:val="115"/>
        </w:rPr>
        <w:t xml:space="preserve"> </w:t>
      </w:r>
      <w:r>
        <w:rPr>
          <w:w w:val="115"/>
        </w:rPr>
        <w:t>report</w:t>
      </w:r>
      <w:r>
        <w:rPr>
          <w:spacing w:val="-16"/>
          <w:w w:val="115"/>
        </w:rPr>
        <w:t xml:space="preserve"> </w:t>
      </w:r>
      <w:r>
        <w:rPr>
          <w:w w:val="115"/>
        </w:rPr>
        <w:t>setup</w:t>
      </w:r>
      <w:r>
        <w:rPr>
          <w:spacing w:val="-16"/>
          <w:w w:val="115"/>
        </w:rPr>
        <w:t xml:space="preserve"> </w:t>
      </w:r>
      <w:r>
        <w:rPr>
          <w:w w:val="115"/>
        </w:rPr>
        <w:t>that</w:t>
      </w:r>
      <w:r>
        <w:rPr>
          <w:spacing w:val="-16"/>
          <w:w w:val="115"/>
        </w:rPr>
        <w:t xml:space="preserve"> </w:t>
      </w:r>
      <w:r>
        <w:rPr>
          <w:w w:val="115"/>
        </w:rPr>
        <w:t xml:space="preserve">performed </w:t>
      </w:r>
      <w:r>
        <w:rPr>
          <w:spacing w:val="-2"/>
          <w:w w:val="110"/>
        </w:rPr>
        <w:t>some</w:t>
      </w:r>
      <w:r>
        <w:rPr>
          <w:spacing w:val="-10"/>
          <w:w w:val="110"/>
        </w:rPr>
        <w:t xml:space="preserve"> </w:t>
      </w:r>
      <w:r>
        <w:rPr>
          <w:spacing w:val="-2"/>
          <w:w w:val="110"/>
        </w:rPr>
        <w:t>tasks</w:t>
      </w:r>
      <w:r>
        <w:rPr>
          <w:spacing w:val="-10"/>
          <w:w w:val="110"/>
        </w:rPr>
        <w:t xml:space="preserve"> </w:t>
      </w:r>
      <w:r>
        <w:rPr>
          <w:spacing w:val="-2"/>
          <w:w w:val="110"/>
        </w:rPr>
        <w:t>twice,</w:t>
      </w:r>
      <w:r>
        <w:rPr>
          <w:spacing w:val="-9"/>
          <w:w w:val="110"/>
        </w:rPr>
        <w:t xml:space="preserve"> </w:t>
      </w:r>
      <w:r>
        <w:rPr>
          <w:spacing w:val="-2"/>
          <w:w w:val="110"/>
        </w:rPr>
        <w:t>for</w:t>
      </w:r>
      <w:r>
        <w:rPr>
          <w:spacing w:val="-10"/>
          <w:w w:val="110"/>
        </w:rPr>
        <w:t xml:space="preserve"> </w:t>
      </w:r>
      <w:r>
        <w:rPr>
          <w:spacing w:val="-2"/>
          <w:w w:val="110"/>
        </w:rPr>
        <w:t>example,</w:t>
      </w:r>
      <w:r>
        <w:rPr>
          <w:spacing w:val="-9"/>
          <w:w w:val="110"/>
        </w:rPr>
        <w:t xml:space="preserve"> </w:t>
      </w:r>
      <w:r>
        <w:rPr>
          <w:spacing w:val="-2"/>
          <w:w w:val="110"/>
        </w:rPr>
        <w:t>linking</w:t>
      </w:r>
      <w:r>
        <w:rPr>
          <w:spacing w:val="-10"/>
          <w:w w:val="110"/>
        </w:rPr>
        <w:t xml:space="preserve"> </w:t>
      </w:r>
      <w:r>
        <w:rPr>
          <w:spacing w:val="-2"/>
          <w:w w:val="110"/>
        </w:rPr>
        <w:t>the</w:t>
      </w:r>
      <w:r>
        <w:rPr>
          <w:spacing w:val="-10"/>
          <w:w w:val="110"/>
        </w:rPr>
        <w:t xml:space="preserve"> </w:t>
      </w:r>
      <w:r>
        <w:rPr>
          <w:spacing w:val="-2"/>
          <w:w w:val="110"/>
        </w:rPr>
        <w:t>two</w:t>
      </w:r>
      <w:r>
        <w:rPr>
          <w:spacing w:val="-10"/>
          <w:w w:val="110"/>
        </w:rPr>
        <w:t xml:space="preserve"> </w:t>
      </w:r>
      <w:r>
        <w:rPr>
          <w:spacing w:val="-2"/>
          <w:w w:val="110"/>
        </w:rPr>
        <w:t>data</w:t>
      </w:r>
      <w:r>
        <w:rPr>
          <w:spacing w:val="-10"/>
          <w:w w:val="110"/>
        </w:rPr>
        <w:t xml:space="preserve"> </w:t>
      </w:r>
      <w:r>
        <w:rPr>
          <w:spacing w:val="-2"/>
          <w:w w:val="110"/>
        </w:rPr>
        <w:t>sources</w:t>
      </w:r>
      <w:r>
        <w:rPr>
          <w:spacing w:val="-10"/>
          <w:w w:val="110"/>
        </w:rPr>
        <w:t xml:space="preserve"> </w:t>
      </w:r>
      <w:r>
        <w:rPr>
          <w:spacing w:val="-2"/>
          <w:w w:val="110"/>
        </w:rPr>
        <w:t>using</w:t>
      </w:r>
      <w:r>
        <w:rPr>
          <w:spacing w:val="-10"/>
          <w:w w:val="110"/>
        </w:rPr>
        <w:t xml:space="preserve"> </w:t>
      </w:r>
      <w:r>
        <w:rPr>
          <w:spacing w:val="-2"/>
          <w:w w:val="110"/>
        </w:rPr>
        <w:t>both</w:t>
      </w:r>
      <w:r>
        <w:rPr>
          <w:spacing w:val="-10"/>
          <w:w w:val="110"/>
        </w:rPr>
        <w:t xml:space="preserve"> </w:t>
      </w:r>
      <w:hyperlink w:anchor="_bookmark166" w:history="1">
        <w:r>
          <w:rPr>
            <w:spacing w:val="-2"/>
            <w:w w:val="110"/>
          </w:rPr>
          <w:t>Power</w:t>
        </w:r>
        <w:r>
          <w:rPr>
            <w:spacing w:val="-10"/>
            <w:w w:val="110"/>
          </w:rPr>
          <w:t xml:space="preserve"> </w:t>
        </w:r>
        <w:r>
          <w:rPr>
            <w:spacing w:val="-2"/>
            <w:w w:val="110"/>
          </w:rPr>
          <w:t>Query</w:t>
        </w:r>
        <w:r>
          <w:rPr>
            <w:spacing w:val="-10"/>
            <w:w w:val="110"/>
          </w:rPr>
          <w:t xml:space="preserve"> </w:t>
        </w:r>
        <w:r>
          <w:rPr>
            <w:spacing w:val="-2"/>
            <w:w w:val="110"/>
          </w:rPr>
          <w:t>M</w:t>
        </w:r>
      </w:hyperlink>
      <w:r>
        <w:rPr>
          <w:spacing w:val="-10"/>
          <w:w w:val="110"/>
        </w:rPr>
        <w:t xml:space="preserve"> </w:t>
      </w:r>
      <w:r>
        <w:rPr>
          <w:spacing w:val="-2"/>
          <w:w w:val="110"/>
        </w:rPr>
        <w:t>and</w:t>
      </w:r>
      <w:r>
        <w:rPr>
          <w:spacing w:val="-10"/>
          <w:w w:val="110"/>
        </w:rPr>
        <w:t xml:space="preserve"> </w:t>
      </w:r>
      <w:hyperlink w:anchor="_bookmark143" w:history="1">
        <w:r>
          <w:rPr>
            <w:spacing w:val="-2"/>
            <w:w w:val="110"/>
          </w:rPr>
          <w:t>DAX.</w:t>
        </w:r>
      </w:hyperlink>
      <w:r>
        <w:rPr>
          <w:spacing w:val="-10"/>
          <w:w w:val="110"/>
        </w:rPr>
        <w:t xml:space="preserve"> </w:t>
      </w:r>
      <w:r>
        <w:rPr>
          <w:spacing w:val="-2"/>
          <w:w w:val="110"/>
        </w:rPr>
        <w:t>These</w:t>
      </w:r>
      <w:r>
        <w:rPr>
          <w:spacing w:val="-10"/>
          <w:w w:val="110"/>
        </w:rPr>
        <w:t xml:space="preserve"> </w:t>
      </w:r>
      <w:r>
        <w:rPr>
          <w:spacing w:val="-2"/>
          <w:w w:val="110"/>
        </w:rPr>
        <w:t>de-</w:t>
      </w:r>
      <w:r>
        <w:rPr>
          <w:w w:val="110"/>
        </w:rPr>
        <w:t xml:space="preserve">ficiencies in the initial implementation were eliminated throughout the subsequent implementation steps </w:t>
      </w:r>
      <w:r>
        <w:rPr>
          <w:w w:val="115"/>
        </w:rPr>
        <w:t>of the report.</w:t>
      </w:r>
    </w:p>
    <w:p w14:paraId="077BB4C5" w14:textId="77777777" w:rsidR="00C220EB" w:rsidRDefault="00C220EB">
      <w:pPr>
        <w:pStyle w:val="BodyText"/>
        <w:spacing w:before="223"/>
      </w:pPr>
    </w:p>
    <w:p w14:paraId="077BB4C6" w14:textId="77777777" w:rsidR="00C220EB" w:rsidRDefault="00000000">
      <w:pPr>
        <w:pStyle w:val="Heading4"/>
      </w:pPr>
      <w:r>
        <w:rPr>
          <w:color w:val="697D90"/>
          <w:spacing w:val="-4"/>
        </w:rPr>
        <w:t>Differences</w:t>
      </w:r>
      <w:r>
        <w:rPr>
          <w:color w:val="697D90"/>
          <w:spacing w:val="-8"/>
        </w:rPr>
        <w:t xml:space="preserve"> </w:t>
      </w:r>
      <w:r>
        <w:rPr>
          <w:color w:val="697D90"/>
          <w:spacing w:val="-4"/>
        </w:rPr>
        <w:t>Between</w:t>
      </w:r>
      <w:r>
        <w:rPr>
          <w:color w:val="697D90"/>
          <w:spacing w:val="-7"/>
        </w:rPr>
        <w:t xml:space="preserve"> </w:t>
      </w:r>
      <w:r>
        <w:rPr>
          <w:color w:val="697D90"/>
          <w:spacing w:val="-4"/>
        </w:rPr>
        <w:t>Local</w:t>
      </w:r>
      <w:r>
        <w:rPr>
          <w:color w:val="697D90"/>
          <w:spacing w:val="-7"/>
        </w:rPr>
        <w:t xml:space="preserve"> </w:t>
      </w:r>
      <w:r>
        <w:rPr>
          <w:color w:val="697D90"/>
          <w:spacing w:val="-4"/>
        </w:rPr>
        <w:t>and</w:t>
      </w:r>
      <w:r>
        <w:rPr>
          <w:color w:val="697D90"/>
          <w:spacing w:val="-7"/>
        </w:rPr>
        <w:t xml:space="preserve"> </w:t>
      </w:r>
      <w:r>
        <w:rPr>
          <w:color w:val="697D90"/>
          <w:spacing w:val="-4"/>
        </w:rPr>
        <w:t>Cloud</w:t>
      </w:r>
    </w:p>
    <w:p w14:paraId="077BB4C7" w14:textId="77777777" w:rsidR="00C220EB" w:rsidRDefault="00000000">
      <w:pPr>
        <w:pStyle w:val="BodyText"/>
        <w:spacing w:before="175" w:line="256" w:lineRule="auto"/>
        <w:ind w:left="142" w:right="848"/>
        <w:jc w:val="both"/>
      </w:pPr>
      <w:r>
        <w:rPr>
          <w:w w:val="115"/>
        </w:rPr>
        <w:t>Once</w:t>
      </w:r>
      <w:r>
        <w:rPr>
          <w:spacing w:val="-16"/>
          <w:w w:val="115"/>
        </w:rPr>
        <w:t xml:space="preserve"> </w:t>
      </w:r>
      <w:r>
        <w:rPr>
          <w:w w:val="115"/>
        </w:rPr>
        <w:t>the</w:t>
      </w:r>
      <w:r>
        <w:rPr>
          <w:spacing w:val="-16"/>
          <w:w w:val="115"/>
        </w:rPr>
        <w:t xml:space="preserve"> </w:t>
      </w:r>
      <w:r>
        <w:rPr>
          <w:w w:val="115"/>
        </w:rPr>
        <w:t>linkage</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two</w:t>
      </w:r>
      <w:r>
        <w:rPr>
          <w:spacing w:val="-16"/>
          <w:w w:val="115"/>
        </w:rPr>
        <w:t xml:space="preserve"> </w:t>
      </w:r>
      <w:r>
        <w:rPr>
          <w:w w:val="115"/>
        </w:rPr>
        <w:t>data</w:t>
      </w:r>
      <w:r>
        <w:rPr>
          <w:spacing w:val="-16"/>
          <w:w w:val="115"/>
        </w:rPr>
        <w:t xml:space="preserve"> </w:t>
      </w:r>
      <w:r>
        <w:rPr>
          <w:w w:val="115"/>
        </w:rPr>
        <w:t>sources</w:t>
      </w:r>
      <w:r>
        <w:rPr>
          <w:spacing w:val="-15"/>
          <w:w w:val="115"/>
        </w:rPr>
        <w:t xml:space="preserve"> </w:t>
      </w:r>
      <w:r>
        <w:rPr>
          <w:w w:val="115"/>
        </w:rPr>
        <w:t>was</w:t>
      </w:r>
      <w:r>
        <w:rPr>
          <w:spacing w:val="-16"/>
          <w:w w:val="115"/>
        </w:rPr>
        <w:t xml:space="preserve"> </w:t>
      </w:r>
      <w:r>
        <w:rPr>
          <w:w w:val="115"/>
        </w:rPr>
        <w:t>working</w:t>
      </w:r>
      <w:r>
        <w:rPr>
          <w:spacing w:val="-16"/>
          <w:w w:val="115"/>
        </w:rPr>
        <w:t xml:space="preserve"> </w:t>
      </w:r>
      <w:r>
        <w:rPr>
          <w:w w:val="115"/>
        </w:rPr>
        <w:t>and</w:t>
      </w:r>
      <w:r>
        <w:rPr>
          <w:spacing w:val="-16"/>
          <w:w w:val="115"/>
        </w:rPr>
        <w:t xml:space="preserve"> </w:t>
      </w:r>
      <w:r>
        <w:rPr>
          <w:w w:val="115"/>
        </w:rPr>
        <w:t>the</w:t>
      </w:r>
      <w:r>
        <w:rPr>
          <w:spacing w:val="-15"/>
          <w:w w:val="115"/>
        </w:rPr>
        <w:t xml:space="preserve"> </w:t>
      </w:r>
      <w:r>
        <w:rPr>
          <w:w w:val="115"/>
        </w:rPr>
        <w:t>data</w:t>
      </w:r>
      <w:r>
        <w:rPr>
          <w:spacing w:val="-16"/>
          <w:w w:val="115"/>
        </w:rPr>
        <w:t xml:space="preserve"> </w:t>
      </w:r>
      <w:r>
        <w:rPr>
          <w:w w:val="115"/>
        </w:rPr>
        <w:t>was</w:t>
      </w:r>
      <w:r>
        <w:rPr>
          <w:spacing w:val="-16"/>
          <w:w w:val="115"/>
        </w:rPr>
        <w:t xml:space="preserve"> </w:t>
      </w:r>
      <w:r>
        <w:rPr>
          <w:w w:val="115"/>
        </w:rPr>
        <w:t>displayed</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same</w:t>
      </w:r>
      <w:r>
        <w:rPr>
          <w:spacing w:val="-16"/>
          <w:w w:val="115"/>
        </w:rPr>
        <w:t xml:space="preserve"> </w:t>
      </w:r>
      <w:r>
        <w:rPr>
          <w:w w:val="115"/>
        </w:rPr>
        <w:t>way</w:t>
      </w:r>
      <w:r>
        <w:rPr>
          <w:spacing w:val="-16"/>
          <w:w w:val="115"/>
        </w:rPr>
        <w:t xml:space="preserve"> </w:t>
      </w:r>
      <w:r>
        <w:rPr>
          <w:w w:val="115"/>
        </w:rPr>
        <w:t>as</w:t>
      </w:r>
      <w:r>
        <w:rPr>
          <w:spacing w:val="-15"/>
          <w:w w:val="115"/>
        </w:rPr>
        <w:t xml:space="preserve"> </w:t>
      </w:r>
      <w:r>
        <w:rPr>
          <w:w w:val="115"/>
        </w:rPr>
        <w:t xml:space="preserve">in </w:t>
      </w:r>
      <w:r>
        <w:rPr>
          <w:w w:val="110"/>
        </w:rPr>
        <w:t>the</w:t>
      </w:r>
      <w:r>
        <w:rPr>
          <w:spacing w:val="-5"/>
          <w:w w:val="110"/>
        </w:rPr>
        <w:t xml:space="preserve"> </w:t>
      </w:r>
      <w:r>
        <w:rPr>
          <w:w w:val="110"/>
        </w:rPr>
        <w:t>SAC</w:t>
      </w:r>
      <w:r>
        <w:rPr>
          <w:spacing w:val="-5"/>
          <w:w w:val="110"/>
        </w:rPr>
        <w:t xml:space="preserve"> </w:t>
      </w:r>
      <w:r>
        <w:rPr>
          <w:w w:val="110"/>
        </w:rPr>
        <w:t>report,</w:t>
      </w:r>
      <w:r>
        <w:rPr>
          <w:spacing w:val="-4"/>
          <w:w w:val="110"/>
        </w:rPr>
        <w:t xml:space="preserve"> </w:t>
      </w:r>
      <w:r>
        <w:rPr>
          <w:w w:val="110"/>
        </w:rPr>
        <w:t>the</w:t>
      </w:r>
      <w:r>
        <w:rPr>
          <w:spacing w:val="-5"/>
          <w:w w:val="110"/>
        </w:rPr>
        <w:t xml:space="preserve"> </w:t>
      </w:r>
      <w:r>
        <w:rPr>
          <w:w w:val="110"/>
        </w:rPr>
        <w:t>Power</w:t>
      </w:r>
      <w:r>
        <w:rPr>
          <w:spacing w:val="-5"/>
          <w:w w:val="110"/>
        </w:rPr>
        <w:t xml:space="preserve"> </w:t>
      </w:r>
      <w:r>
        <w:rPr>
          <w:w w:val="110"/>
        </w:rPr>
        <w:t>BI</w:t>
      </w:r>
      <w:r>
        <w:rPr>
          <w:spacing w:val="-5"/>
          <w:w w:val="110"/>
        </w:rPr>
        <w:t xml:space="preserve"> </w:t>
      </w:r>
      <w:r>
        <w:rPr>
          <w:w w:val="110"/>
        </w:rPr>
        <w:t>report</w:t>
      </w:r>
      <w:r>
        <w:rPr>
          <w:spacing w:val="-5"/>
          <w:w w:val="110"/>
        </w:rPr>
        <w:t xml:space="preserve"> </w:t>
      </w:r>
      <w:r>
        <w:rPr>
          <w:w w:val="110"/>
        </w:rPr>
        <w:t>was</w:t>
      </w:r>
      <w:r>
        <w:rPr>
          <w:spacing w:val="-5"/>
          <w:w w:val="110"/>
        </w:rPr>
        <w:t xml:space="preserve"> </w:t>
      </w:r>
      <w:r>
        <w:rPr>
          <w:w w:val="110"/>
        </w:rPr>
        <w:t>published</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cloud. However,</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showed</w:t>
      </w:r>
      <w:r>
        <w:rPr>
          <w:spacing w:val="-5"/>
          <w:w w:val="110"/>
        </w:rPr>
        <w:t xml:space="preserve"> </w:t>
      </w:r>
      <w:r>
        <w:rPr>
          <w:w w:val="110"/>
        </w:rPr>
        <w:t>issues</w:t>
      </w:r>
      <w:r>
        <w:rPr>
          <w:spacing w:val="-5"/>
          <w:w w:val="110"/>
        </w:rPr>
        <w:t xml:space="preserve"> </w:t>
      </w:r>
      <w:r>
        <w:rPr>
          <w:w w:val="110"/>
        </w:rPr>
        <w:t>when loading</w:t>
      </w:r>
      <w:r>
        <w:rPr>
          <w:spacing w:val="-16"/>
          <w:w w:val="110"/>
        </w:rPr>
        <w:t xml:space="preserve"> </w:t>
      </w:r>
      <w:r>
        <w:rPr>
          <w:w w:val="110"/>
        </w:rPr>
        <w:t>data</w:t>
      </w:r>
      <w:r>
        <w:rPr>
          <w:spacing w:val="-15"/>
          <w:w w:val="110"/>
        </w:rPr>
        <w:t xml:space="preserve"> </w:t>
      </w:r>
      <w:r>
        <w:rPr>
          <w:w w:val="110"/>
        </w:rPr>
        <w:t>from</w:t>
      </w:r>
      <w:r>
        <w:rPr>
          <w:spacing w:val="-15"/>
          <w:w w:val="110"/>
        </w:rPr>
        <w:t xml:space="preserve"> </w:t>
      </w:r>
      <w:hyperlink w:anchor="_bookmark128" w:history="1">
        <w:r>
          <w:rPr>
            <w:w w:val="110"/>
          </w:rPr>
          <w:t>Athena.</w:t>
        </w:r>
      </w:hyperlink>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automatically</w:t>
      </w:r>
      <w:r>
        <w:rPr>
          <w:spacing w:val="-15"/>
          <w:w w:val="110"/>
        </w:rPr>
        <w:t xml:space="preserve"> </w:t>
      </w:r>
      <w:r>
        <w:rPr>
          <w:w w:val="110"/>
        </w:rPr>
        <w:t>applied</w:t>
      </w:r>
      <w:r>
        <w:rPr>
          <w:spacing w:val="-15"/>
          <w:w w:val="110"/>
        </w:rPr>
        <w:t xml:space="preserve"> </w:t>
      </w:r>
      <w:r>
        <w:rPr>
          <w:w w:val="110"/>
        </w:rPr>
        <w:t>a</w:t>
      </w:r>
      <w:r>
        <w:rPr>
          <w:spacing w:val="-16"/>
          <w:w w:val="110"/>
        </w:rPr>
        <w:t xml:space="preserve"> </w:t>
      </w:r>
      <w:r>
        <w:rPr>
          <w:w w:val="110"/>
        </w:rPr>
        <w:t>transformation</w:t>
      </w:r>
      <w:r>
        <w:rPr>
          <w:spacing w:val="-15"/>
          <w:w w:val="110"/>
        </w:rPr>
        <w:t xml:space="preserve"> </w:t>
      </w:r>
      <w:r>
        <w:rPr>
          <w:w w:val="110"/>
        </w:rPr>
        <w:t>that</w:t>
      </w:r>
      <w:r>
        <w:rPr>
          <w:spacing w:val="-15"/>
          <w:w w:val="110"/>
        </w:rPr>
        <w:t xml:space="preserve"> </w:t>
      </w:r>
      <w:r>
        <w:rPr>
          <w:w w:val="110"/>
        </w:rPr>
        <w:t>attempted</w:t>
      </w:r>
      <w:r>
        <w:rPr>
          <w:spacing w:val="-15"/>
          <w:w w:val="110"/>
        </w:rPr>
        <w:t xml:space="preserve"> </w:t>
      </w:r>
      <w:r>
        <w:rPr>
          <w:w w:val="110"/>
        </w:rPr>
        <w:t>to</w:t>
      </w:r>
      <w:r>
        <w:rPr>
          <w:spacing w:val="-15"/>
          <w:w w:val="110"/>
        </w:rPr>
        <w:t xml:space="preserve"> </w:t>
      </w:r>
      <w:r>
        <w:rPr>
          <w:w w:val="110"/>
        </w:rPr>
        <w:t>cast</w:t>
      </w:r>
      <w:r>
        <w:rPr>
          <w:spacing w:val="-15"/>
          <w:w w:val="110"/>
        </w:rPr>
        <w:t xml:space="preserve"> </w:t>
      </w:r>
      <w:r>
        <w:rPr>
          <w:w w:val="110"/>
        </w:rPr>
        <w:t>a</w:t>
      </w:r>
      <w:r>
        <w:rPr>
          <w:spacing w:val="-15"/>
          <w:w w:val="110"/>
        </w:rPr>
        <w:t xml:space="preserve"> </w:t>
      </w:r>
      <w:r>
        <w:rPr>
          <w:w w:val="110"/>
        </w:rPr>
        <w:t xml:space="preserve">column </w:t>
      </w:r>
      <w:r>
        <w:rPr>
          <w:w w:val="115"/>
        </w:rPr>
        <w:t>containing</w:t>
      </w:r>
      <w:r>
        <w:rPr>
          <w:spacing w:val="-16"/>
          <w:w w:val="115"/>
        </w:rPr>
        <w:t xml:space="preserve"> </w:t>
      </w:r>
      <w:r>
        <w:rPr>
          <w:w w:val="115"/>
        </w:rPr>
        <w:t>date</w:t>
      </w:r>
      <w:r>
        <w:rPr>
          <w:spacing w:val="-16"/>
          <w:w w:val="115"/>
        </w:rPr>
        <w:t xml:space="preserve"> </w:t>
      </w:r>
      <w:r>
        <w:rPr>
          <w:w w:val="115"/>
        </w:rPr>
        <w:t>values</w:t>
      </w:r>
      <w:r>
        <w:rPr>
          <w:spacing w:val="-16"/>
          <w:w w:val="115"/>
        </w:rPr>
        <w:t xml:space="preserve"> </w:t>
      </w:r>
      <w:r>
        <w:rPr>
          <w:w w:val="115"/>
        </w:rPr>
        <w:t>into</w:t>
      </w:r>
      <w:r>
        <w:rPr>
          <w:spacing w:val="-16"/>
          <w:w w:val="115"/>
        </w:rPr>
        <w:t xml:space="preserve"> </w:t>
      </w:r>
      <w:r>
        <w:rPr>
          <w:w w:val="115"/>
        </w:rPr>
        <w:t>a</w:t>
      </w:r>
      <w:r>
        <w:rPr>
          <w:spacing w:val="-16"/>
          <w:w w:val="115"/>
        </w:rPr>
        <w:t xml:space="preserve"> </w:t>
      </w:r>
      <w:r>
        <w:rPr>
          <w:w w:val="115"/>
        </w:rPr>
        <w:t>date</w:t>
      </w:r>
      <w:r>
        <w:rPr>
          <w:spacing w:val="-15"/>
          <w:w w:val="115"/>
        </w:rPr>
        <w:t xml:space="preserve"> </w:t>
      </w:r>
      <w:r>
        <w:rPr>
          <w:w w:val="115"/>
        </w:rPr>
        <w:t>format.</w:t>
      </w:r>
      <w:r>
        <w:rPr>
          <w:spacing w:val="-16"/>
          <w:w w:val="115"/>
        </w:rPr>
        <w:t xml:space="preserve"> </w:t>
      </w:r>
      <w:r>
        <w:rPr>
          <w:w w:val="115"/>
        </w:rPr>
        <w:t>This</w:t>
      </w:r>
      <w:r>
        <w:rPr>
          <w:spacing w:val="-16"/>
          <w:w w:val="115"/>
        </w:rPr>
        <w:t xml:space="preserve"> </w:t>
      </w:r>
      <w:r>
        <w:rPr>
          <w:w w:val="115"/>
        </w:rPr>
        <w:t>resulted</w:t>
      </w:r>
      <w:r>
        <w:rPr>
          <w:spacing w:val="-16"/>
          <w:w w:val="115"/>
        </w:rPr>
        <w:t xml:space="preserve"> </w:t>
      </w:r>
      <w:r>
        <w:rPr>
          <w:w w:val="115"/>
        </w:rPr>
        <w:t>in</w:t>
      </w:r>
      <w:r>
        <w:rPr>
          <w:spacing w:val="-16"/>
          <w:w w:val="115"/>
        </w:rPr>
        <w:t xml:space="preserve"> </w:t>
      </w:r>
      <w:r>
        <w:rPr>
          <w:w w:val="115"/>
        </w:rPr>
        <w:t>issues</w:t>
      </w:r>
      <w:r>
        <w:rPr>
          <w:spacing w:val="-15"/>
          <w:w w:val="115"/>
        </w:rPr>
        <w:t xml:space="preserve"> </w:t>
      </w:r>
      <w:r>
        <w:rPr>
          <w:w w:val="115"/>
        </w:rPr>
        <w:t>with</w:t>
      </w:r>
      <w:r>
        <w:rPr>
          <w:spacing w:val="-16"/>
          <w:w w:val="115"/>
        </w:rPr>
        <w:t xml:space="preserve"> </w:t>
      </w:r>
      <w:r>
        <w:rPr>
          <w:w w:val="115"/>
        </w:rPr>
        <w:t>empty</w:t>
      </w:r>
      <w:r>
        <w:rPr>
          <w:spacing w:val="-16"/>
          <w:w w:val="115"/>
        </w:rPr>
        <w:t xml:space="preserve"> </w:t>
      </w:r>
      <w:r>
        <w:rPr>
          <w:w w:val="115"/>
        </w:rPr>
        <w:t>values.</w:t>
      </w:r>
    </w:p>
    <w:p w14:paraId="077BB4C8" w14:textId="77777777" w:rsidR="00C220EB" w:rsidRDefault="00000000">
      <w:pPr>
        <w:pStyle w:val="BodyText"/>
        <w:spacing w:before="137" w:line="256" w:lineRule="auto"/>
        <w:ind w:left="142" w:right="848"/>
        <w:jc w:val="both"/>
      </w:pPr>
      <w:r>
        <w:rPr>
          <w:w w:val="110"/>
        </w:rPr>
        <w:t>According</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initial</w:t>
      </w:r>
      <w:r>
        <w:rPr>
          <w:spacing w:val="-10"/>
          <w:w w:val="110"/>
        </w:rPr>
        <w:t xml:space="preserve"> </w:t>
      </w:r>
      <w:r>
        <w:rPr>
          <w:w w:val="110"/>
        </w:rPr>
        <w:t>research</w:t>
      </w:r>
      <w:r>
        <w:rPr>
          <w:spacing w:val="-10"/>
          <w:w w:val="110"/>
        </w:rPr>
        <w:t xml:space="preserve"> </w:t>
      </w:r>
      <w:r>
        <w:rPr>
          <w:w w:val="110"/>
        </w:rPr>
        <w:t>using</w:t>
      </w:r>
      <w:r>
        <w:rPr>
          <w:spacing w:val="-10"/>
          <w:w w:val="110"/>
        </w:rPr>
        <w:t xml:space="preserve"> </w:t>
      </w:r>
      <w:hyperlink w:anchor="_bookmark158" w:history="1">
        <w:r>
          <w:rPr>
            <w:w w:val="110"/>
          </w:rPr>
          <w:t>Microsoft</w:t>
        </w:r>
        <w:r>
          <w:rPr>
            <w:spacing w:val="-10"/>
            <w:w w:val="110"/>
          </w:rPr>
          <w:t xml:space="preserve"> </w:t>
        </w:r>
        <w:r>
          <w:rPr>
            <w:w w:val="110"/>
          </w:rPr>
          <w:t>Copilo</w:t>
        </w:r>
      </w:hyperlink>
      <w:r>
        <w:rPr>
          <w:w w:val="110"/>
        </w:rPr>
        <w:t>t,</w:t>
      </w:r>
      <w:r>
        <w:rPr>
          <w:spacing w:val="-10"/>
          <w:w w:val="110"/>
        </w:rPr>
        <w:t xml:space="preserve"> </w:t>
      </w:r>
      <w:r>
        <w:rPr>
          <w:w w:val="110"/>
        </w:rPr>
        <w:t>the</w:t>
      </w:r>
      <w:r>
        <w:rPr>
          <w:spacing w:val="-10"/>
          <w:w w:val="110"/>
        </w:rPr>
        <w:t xml:space="preserve"> </w:t>
      </w:r>
      <w:r>
        <w:rPr>
          <w:w w:val="110"/>
        </w:rPr>
        <w:t>issue</w:t>
      </w:r>
      <w:r>
        <w:rPr>
          <w:spacing w:val="-10"/>
          <w:w w:val="110"/>
        </w:rPr>
        <w:t xml:space="preserve"> </w:t>
      </w:r>
      <w:r>
        <w:rPr>
          <w:w w:val="110"/>
        </w:rPr>
        <w:t>could</w:t>
      </w:r>
      <w:r>
        <w:rPr>
          <w:spacing w:val="-10"/>
          <w:w w:val="110"/>
        </w:rPr>
        <w:t xml:space="preserve"> </w:t>
      </w:r>
      <w:r>
        <w:rPr>
          <w:w w:val="110"/>
        </w:rPr>
        <w:t>be</w:t>
      </w:r>
      <w:r>
        <w:rPr>
          <w:spacing w:val="-10"/>
          <w:w w:val="110"/>
        </w:rPr>
        <w:t xml:space="preserve"> </w:t>
      </w:r>
      <w:r>
        <w:rPr>
          <w:w w:val="110"/>
        </w:rPr>
        <w:t>resolved</w:t>
      </w:r>
      <w:r>
        <w:rPr>
          <w:spacing w:val="-10"/>
          <w:w w:val="110"/>
        </w:rPr>
        <w:t xml:space="preserve"> </w:t>
      </w:r>
      <w:r>
        <w:rPr>
          <w:w w:val="110"/>
        </w:rPr>
        <w:t>in</w:t>
      </w:r>
      <w:r>
        <w:rPr>
          <w:spacing w:val="-10"/>
          <w:w w:val="110"/>
        </w:rPr>
        <w:t xml:space="preserve"> </w:t>
      </w:r>
      <w:r>
        <w:rPr>
          <w:w w:val="110"/>
        </w:rPr>
        <w:t>Athena. However, discussions</w:t>
      </w:r>
      <w:r>
        <w:rPr>
          <w:spacing w:val="13"/>
          <w:w w:val="110"/>
        </w:rPr>
        <w:t xml:space="preserve"> </w:t>
      </w:r>
      <w:r>
        <w:rPr>
          <w:w w:val="110"/>
        </w:rPr>
        <w:t>with</w:t>
      </w:r>
      <w:r>
        <w:rPr>
          <w:spacing w:val="13"/>
          <w:w w:val="110"/>
        </w:rPr>
        <w:t xml:space="preserve"> </w:t>
      </w:r>
      <w:r>
        <w:rPr>
          <w:w w:val="110"/>
        </w:rPr>
        <w:t>the</w:t>
      </w:r>
      <w:r>
        <w:rPr>
          <w:spacing w:val="14"/>
          <w:w w:val="110"/>
        </w:rPr>
        <w:t xml:space="preserve"> </w:t>
      </w:r>
      <w:r>
        <w:rPr>
          <w:w w:val="110"/>
        </w:rPr>
        <w:t>wider</w:t>
      </w:r>
      <w:r>
        <w:rPr>
          <w:spacing w:val="13"/>
          <w:w w:val="110"/>
        </w:rPr>
        <w:t xml:space="preserve"> </w:t>
      </w:r>
      <w:hyperlink w:anchor="_bookmark146" w:history="1">
        <w:r>
          <w:rPr>
            <w:w w:val="110"/>
          </w:rPr>
          <w:t>DWH</w:t>
        </w:r>
        <w:r>
          <w:rPr>
            <w:spacing w:val="14"/>
            <w:w w:val="110"/>
          </w:rPr>
          <w:t xml:space="preserve"> </w:t>
        </w:r>
        <w:r>
          <w:rPr>
            <w:w w:val="110"/>
          </w:rPr>
          <w:t>LS</w:t>
        </w:r>
        <w:r>
          <w:rPr>
            <w:spacing w:val="13"/>
            <w:w w:val="110"/>
          </w:rPr>
          <w:t xml:space="preserve"> </w:t>
        </w:r>
        <w:r>
          <w:rPr>
            <w:w w:val="110"/>
          </w:rPr>
          <w:t>OPS</w:t>
        </w:r>
      </w:hyperlink>
      <w:r>
        <w:rPr>
          <w:spacing w:val="14"/>
          <w:w w:val="110"/>
        </w:rPr>
        <w:t xml:space="preserve"> </w:t>
      </w:r>
      <w:r>
        <w:rPr>
          <w:w w:val="110"/>
        </w:rPr>
        <w:t>team</w:t>
      </w:r>
      <w:r>
        <w:rPr>
          <w:spacing w:val="13"/>
          <w:w w:val="110"/>
        </w:rPr>
        <w:t xml:space="preserve"> </w:t>
      </w:r>
      <w:r>
        <w:rPr>
          <w:w w:val="110"/>
        </w:rPr>
        <w:t>showed</w:t>
      </w:r>
      <w:r>
        <w:rPr>
          <w:spacing w:val="14"/>
          <w:w w:val="110"/>
        </w:rPr>
        <w:t xml:space="preserve"> </w:t>
      </w:r>
      <w:r>
        <w:rPr>
          <w:w w:val="110"/>
        </w:rPr>
        <w:t>that</w:t>
      </w:r>
      <w:r>
        <w:rPr>
          <w:spacing w:val="13"/>
          <w:w w:val="110"/>
        </w:rPr>
        <w:t xml:space="preserve"> </w:t>
      </w:r>
      <w:r>
        <w:rPr>
          <w:w w:val="110"/>
        </w:rPr>
        <w:t>similar</w:t>
      </w:r>
      <w:r>
        <w:rPr>
          <w:spacing w:val="14"/>
          <w:w w:val="110"/>
        </w:rPr>
        <w:t xml:space="preserve"> </w:t>
      </w:r>
      <w:r>
        <w:rPr>
          <w:w w:val="110"/>
        </w:rPr>
        <w:t>issues</w:t>
      </w:r>
      <w:r>
        <w:rPr>
          <w:spacing w:val="13"/>
          <w:w w:val="110"/>
        </w:rPr>
        <w:t xml:space="preserve"> </w:t>
      </w:r>
      <w:r>
        <w:rPr>
          <w:w w:val="110"/>
        </w:rPr>
        <w:t>had</w:t>
      </w:r>
      <w:r>
        <w:rPr>
          <w:spacing w:val="14"/>
          <w:w w:val="110"/>
        </w:rPr>
        <w:t xml:space="preserve"> </w:t>
      </w:r>
      <w:r>
        <w:rPr>
          <w:w w:val="110"/>
        </w:rPr>
        <w:t>occurred</w:t>
      </w:r>
      <w:r>
        <w:rPr>
          <w:spacing w:val="13"/>
          <w:w w:val="110"/>
        </w:rPr>
        <w:t xml:space="preserve"> </w:t>
      </w:r>
      <w:r>
        <w:rPr>
          <w:w w:val="110"/>
        </w:rPr>
        <w:t>for</w:t>
      </w:r>
      <w:r>
        <w:rPr>
          <w:spacing w:val="14"/>
          <w:w w:val="110"/>
        </w:rPr>
        <w:t xml:space="preserve"> </w:t>
      </w:r>
      <w:r>
        <w:rPr>
          <w:w w:val="110"/>
        </w:rPr>
        <w:t>other</w:t>
      </w:r>
      <w:r>
        <w:rPr>
          <w:spacing w:val="13"/>
          <w:w w:val="110"/>
        </w:rPr>
        <w:t xml:space="preserve"> </w:t>
      </w:r>
      <w:r>
        <w:rPr>
          <w:spacing w:val="-4"/>
          <w:w w:val="110"/>
        </w:rPr>
        <w:t>team</w:t>
      </w:r>
    </w:p>
    <w:p w14:paraId="077BB4C9" w14:textId="77777777" w:rsidR="00C220EB" w:rsidRDefault="00C220EB">
      <w:pPr>
        <w:pStyle w:val="BodyText"/>
        <w:spacing w:line="256" w:lineRule="auto"/>
        <w:jc w:val="both"/>
        <w:sectPr w:rsidR="00C220EB">
          <w:headerReference w:type="even" r:id="rId128"/>
          <w:headerReference w:type="default" r:id="rId129"/>
          <w:pgSz w:w="11910" w:h="16840"/>
          <w:pgMar w:top="440" w:right="0" w:bottom="1720" w:left="708" w:header="227" w:footer="0" w:gutter="0"/>
          <w:cols w:space="720"/>
        </w:sectPr>
      </w:pPr>
    </w:p>
    <w:p w14:paraId="077BB4CA" w14:textId="77777777" w:rsidR="00C220EB" w:rsidRDefault="00C220EB">
      <w:pPr>
        <w:pStyle w:val="BodyText"/>
        <w:spacing w:before="159"/>
      </w:pPr>
    </w:p>
    <w:p w14:paraId="077BB4CB" w14:textId="77777777" w:rsidR="00C220EB" w:rsidRDefault="00000000">
      <w:pPr>
        <w:pStyle w:val="BodyText"/>
        <w:spacing w:line="256" w:lineRule="auto"/>
        <w:ind w:left="142" w:right="848"/>
        <w:jc w:val="both"/>
      </w:pPr>
      <w:bookmarkStart w:id="189" w:name="_bookmark106"/>
      <w:bookmarkEnd w:id="189"/>
      <w:r>
        <w:rPr>
          <w:w w:val="110"/>
        </w:rPr>
        <w:t>members. Therefore,</w:t>
      </w:r>
      <w:r>
        <w:rPr>
          <w:spacing w:val="-6"/>
          <w:w w:val="110"/>
        </w:rPr>
        <w:t xml:space="preserve"> </w:t>
      </w:r>
      <w:r>
        <w:rPr>
          <w:w w:val="110"/>
        </w:rPr>
        <w:t>before</w:t>
      </w:r>
      <w:r>
        <w:rPr>
          <w:spacing w:val="-7"/>
          <w:w w:val="110"/>
        </w:rPr>
        <w:t xml:space="preserve"> </w:t>
      </w:r>
      <w:r>
        <w:rPr>
          <w:w w:val="110"/>
        </w:rPr>
        <w:t>making</w:t>
      </w:r>
      <w:r>
        <w:rPr>
          <w:spacing w:val="-7"/>
          <w:w w:val="110"/>
        </w:rPr>
        <w:t xml:space="preserve"> </w:t>
      </w:r>
      <w:r>
        <w:rPr>
          <w:w w:val="110"/>
        </w:rPr>
        <w:t>changes</w:t>
      </w:r>
      <w:r>
        <w:rPr>
          <w:spacing w:val="-7"/>
          <w:w w:val="110"/>
        </w:rPr>
        <w:t xml:space="preserve"> </w:t>
      </w:r>
      <w:r>
        <w:rPr>
          <w:w w:val="110"/>
        </w:rPr>
        <w:t>in</w:t>
      </w:r>
      <w:r>
        <w:rPr>
          <w:spacing w:val="-7"/>
          <w:w w:val="110"/>
        </w:rPr>
        <w:t xml:space="preserve"> </w:t>
      </w:r>
      <w:r>
        <w:rPr>
          <w:w w:val="110"/>
        </w:rPr>
        <w:t>Athena,</w:t>
      </w:r>
      <w:r>
        <w:rPr>
          <w:spacing w:val="-6"/>
          <w:w w:val="110"/>
        </w:rPr>
        <w:t xml:space="preserve"> </w:t>
      </w:r>
      <w:r>
        <w:rPr>
          <w:w w:val="110"/>
        </w:rPr>
        <w:t>the</w:t>
      </w:r>
      <w:r>
        <w:rPr>
          <w:spacing w:val="-7"/>
          <w:w w:val="110"/>
        </w:rPr>
        <w:t xml:space="preserve"> </w:t>
      </w:r>
      <w:r>
        <w:rPr>
          <w:w w:val="110"/>
        </w:rPr>
        <w:t>possible</w:t>
      </w:r>
      <w:r>
        <w:rPr>
          <w:spacing w:val="-7"/>
          <w:w w:val="110"/>
        </w:rPr>
        <w:t xml:space="preserve"> </w:t>
      </w:r>
      <w:r>
        <w:rPr>
          <w:w w:val="110"/>
        </w:rPr>
        <w:t>solutions</w:t>
      </w:r>
      <w:r>
        <w:rPr>
          <w:spacing w:val="-7"/>
          <w:w w:val="110"/>
        </w:rPr>
        <w:t xml:space="preserve"> </w:t>
      </w:r>
      <w:r>
        <w:rPr>
          <w:w w:val="110"/>
        </w:rPr>
        <w:t>identified</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team</w:t>
      </w:r>
      <w:r>
        <w:rPr>
          <w:spacing w:val="-7"/>
          <w:w w:val="110"/>
        </w:rPr>
        <w:t xml:space="preserve"> </w:t>
      </w:r>
      <w:r>
        <w:rPr>
          <w:w w:val="110"/>
        </w:rPr>
        <w:t xml:space="preserve">were </w:t>
      </w:r>
      <w:r>
        <w:rPr>
          <w:w w:val="115"/>
        </w:rPr>
        <w:t>investigated.</w:t>
      </w:r>
      <w:r>
        <w:rPr>
          <w:spacing w:val="16"/>
          <w:w w:val="115"/>
        </w:rPr>
        <w:t xml:space="preserve"> </w:t>
      </w:r>
      <w:r>
        <w:rPr>
          <w:w w:val="115"/>
        </w:rPr>
        <w:t>After</w:t>
      </w:r>
      <w:r>
        <w:rPr>
          <w:spacing w:val="-14"/>
          <w:w w:val="115"/>
        </w:rPr>
        <w:t xml:space="preserve"> </w:t>
      </w:r>
      <w:r>
        <w:rPr>
          <w:w w:val="115"/>
        </w:rPr>
        <w:t>consulting</w:t>
      </w:r>
      <w:r>
        <w:rPr>
          <w:spacing w:val="-14"/>
          <w:w w:val="115"/>
        </w:rPr>
        <w:t xml:space="preserve"> </w:t>
      </w:r>
      <w:r>
        <w:rPr>
          <w:w w:val="115"/>
        </w:rPr>
        <w:t>the</w:t>
      </w:r>
      <w:r>
        <w:rPr>
          <w:spacing w:val="-14"/>
          <w:w w:val="115"/>
        </w:rPr>
        <w:t xml:space="preserve"> </w:t>
      </w:r>
      <w:r>
        <w:rPr>
          <w:w w:val="115"/>
        </w:rPr>
        <w:t>team</w:t>
      </w:r>
      <w:r>
        <w:rPr>
          <w:spacing w:val="-14"/>
          <w:w w:val="115"/>
        </w:rPr>
        <w:t xml:space="preserve"> </w:t>
      </w:r>
      <w:r>
        <w:rPr>
          <w:w w:val="115"/>
        </w:rPr>
        <w:t>and</w:t>
      </w:r>
      <w:r>
        <w:rPr>
          <w:spacing w:val="-14"/>
          <w:w w:val="115"/>
        </w:rPr>
        <w:t xml:space="preserve"> </w:t>
      </w:r>
      <w:r>
        <w:rPr>
          <w:w w:val="115"/>
        </w:rPr>
        <w:t>checking</w:t>
      </w:r>
      <w:r>
        <w:rPr>
          <w:spacing w:val="-14"/>
          <w:w w:val="115"/>
        </w:rPr>
        <w:t xml:space="preserve"> </w:t>
      </w:r>
      <w:r>
        <w:rPr>
          <w:w w:val="115"/>
        </w:rPr>
        <w:t>the</w:t>
      </w:r>
      <w:r>
        <w:rPr>
          <w:spacing w:val="-14"/>
          <w:w w:val="115"/>
        </w:rPr>
        <w:t xml:space="preserve"> </w:t>
      </w:r>
      <w:r>
        <w:rPr>
          <w:w w:val="115"/>
        </w:rPr>
        <w:t>view</w:t>
      </w:r>
      <w:r>
        <w:rPr>
          <w:spacing w:val="-14"/>
          <w:w w:val="115"/>
        </w:rPr>
        <w:t xml:space="preserve"> </w:t>
      </w:r>
      <w:r>
        <w:rPr>
          <w:w w:val="115"/>
        </w:rPr>
        <w:t>in</w:t>
      </w:r>
      <w:r>
        <w:rPr>
          <w:spacing w:val="-14"/>
          <w:w w:val="115"/>
        </w:rPr>
        <w:t xml:space="preserve"> </w:t>
      </w:r>
      <w:r>
        <w:rPr>
          <w:w w:val="115"/>
        </w:rPr>
        <w:t>Athena,</w:t>
      </w:r>
      <w:r>
        <w:rPr>
          <w:spacing w:val="-11"/>
          <w:w w:val="115"/>
        </w:rPr>
        <w:t xml:space="preserve"> </w:t>
      </w:r>
      <w:r>
        <w:rPr>
          <w:w w:val="115"/>
        </w:rPr>
        <w:t>it</w:t>
      </w:r>
      <w:r>
        <w:rPr>
          <w:spacing w:val="-14"/>
          <w:w w:val="115"/>
        </w:rPr>
        <w:t xml:space="preserve"> </w:t>
      </w:r>
      <w:r>
        <w:rPr>
          <w:w w:val="115"/>
        </w:rPr>
        <w:t>became</w:t>
      </w:r>
      <w:r>
        <w:rPr>
          <w:spacing w:val="-14"/>
          <w:w w:val="115"/>
        </w:rPr>
        <w:t xml:space="preserve"> </w:t>
      </w:r>
      <w:r>
        <w:rPr>
          <w:w w:val="115"/>
        </w:rPr>
        <w:t>clear</w:t>
      </w:r>
      <w:r>
        <w:rPr>
          <w:spacing w:val="-14"/>
          <w:w w:val="115"/>
        </w:rPr>
        <w:t xml:space="preserve"> </w:t>
      </w:r>
      <w:r>
        <w:rPr>
          <w:w w:val="115"/>
        </w:rPr>
        <w:t>that</w:t>
      </w:r>
      <w:r>
        <w:rPr>
          <w:spacing w:val="-14"/>
          <w:w w:val="115"/>
        </w:rPr>
        <w:t xml:space="preserve"> </w:t>
      </w:r>
      <w:r>
        <w:rPr>
          <w:w w:val="115"/>
        </w:rPr>
        <w:t>the</w:t>
      </w:r>
      <w:r>
        <w:rPr>
          <w:spacing w:val="-14"/>
          <w:w w:val="115"/>
        </w:rPr>
        <w:t xml:space="preserve"> </w:t>
      </w:r>
      <w:r>
        <w:rPr>
          <w:w w:val="115"/>
        </w:rPr>
        <w:t xml:space="preserve">issue </w:t>
      </w:r>
      <w:r>
        <w:rPr>
          <w:spacing w:val="-2"/>
          <w:w w:val="115"/>
        </w:rPr>
        <w:t>did</w:t>
      </w:r>
      <w:r>
        <w:rPr>
          <w:spacing w:val="-11"/>
          <w:w w:val="115"/>
        </w:rPr>
        <w:t xml:space="preserve"> </w:t>
      </w:r>
      <w:r>
        <w:rPr>
          <w:spacing w:val="-2"/>
          <w:w w:val="115"/>
        </w:rPr>
        <w:t>not</w:t>
      </w:r>
      <w:r>
        <w:rPr>
          <w:spacing w:val="-11"/>
          <w:w w:val="115"/>
        </w:rPr>
        <w:t xml:space="preserve"> </w:t>
      </w:r>
      <w:r>
        <w:rPr>
          <w:spacing w:val="-2"/>
          <w:w w:val="115"/>
        </w:rPr>
        <w:t>originate</w:t>
      </w:r>
      <w:r>
        <w:rPr>
          <w:spacing w:val="-11"/>
          <w:w w:val="115"/>
        </w:rPr>
        <w:t xml:space="preserve"> </w:t>
      </w:r>
      <w:r>
        <w:rPr>
          <w:spacing w:val="-2"/>
          <w:w w:val="115"/>
        </w:rPr>
        <w:t>in</w:t>
      </w:r>
      <w:r>
        <w:rPr>
          <w:spacing w:val="-11"/>
          <w:w w:val="115"/>
        </w:rPr>
        <w:t xml:space="preserve"> </w:t>
      </w:r>
      <w:r>
        <w:rPr>
          <w:spacing w:val="-2"/>
          <w:w w:val="115"/>
        </w:rPr>
        <w:t>Athena</w:t>
      </w:r>
      <w:r>
        <w:rPr>
          <w:spacing w:val="-11"/>
          <w:w w:val="115"/>
        </w:rPr>
        <w:t xml:space="preserve"> </w:t>
      </w:r>
      <w:r>
        <w:rPr>
          <w:spacing w:val="-2"/>
          <w:w w:val="115"/>
        </w:rPr>
        <w:t>and</w:t>
      </w:r>
      <w:r>
        <w:rPr>
          <w:spacing w:val="-11"/>
          <w:w w:val="115"/>
        </w:rPr>
        <w:t xml:space="preserve"> </w:t>
      </w:r>
      <w:r>
        <w:rPr>
          <w:spacing w:val="-2"/>
          <w:w w:val="115"/>
        </w:rPr>
        <w:t>therefore</w:t>
      </w:r>
      <w:r>
        <w:rPr>
          <w:spacing w:val="-11"/>
          <w:w w:val="115"/>
        </w:rPr>
        <w:t xml:space="preserve"> </w:t>
      </w:r>
      <w:r>
        <w:rPr>
          <w:spacing w:val="-2"/>
          <w:w w:val="115"/>
        </w:rPr>
        <w:t>could</w:t>
      </w:r>
      <w:r>
        <w:rPr>
          <w:spacing w:val="-11"/>
          <w:w w:val="115"/>
        </w:rPr>
        <w:t xml:space="preserve"> </w:t>
      </w:r>
      <w:r>
        <w:rPr>
          <w:spacing w:val="-2"/>
          <w:w w:val="115"/>
        </w:rPr>
        <w:t>not</w:t>
      </w:r>
      <w:r>
        <w:rPr>
          <w:spacing w:val="-11"/>
          <w:w w:val="115"/>
        </w:rPr>
        <w:t xml:space="preserve"> </w:t>
      </w:r>
      <w:r>
        <w:rPr>
          <w:spacing w:val="-2"/>
          <w:w w:val="115"/>
        </w:rPr>
        <w:t>be</w:t>
      </w:r>
      <w:r>
        <w:rPr>
          <w:spacing w:val="-11"/>
          <w:w w:val="115"/>
        </w:rPr>
        <w:t xml:space="preserve"> </w:t>
      </w:r>
      <w:r>
        <w:rPr>
          <w:spacing w:val="-2"/>
          <w:w w:val="115"/>
        </w:rPr>
        <w:t>resolved</w:t>
      </w:r>
      <w:r>
        <w:rPr>
          <w:spacing w:val="-11"/>
          <w:w w:val="115"/>
        </w:rPr>
        <w:t xml:space="preserve"> </w:t>
      </w:r>
      <w:r>
        <w:rPr>
          <w:spacing w:val="-2"/>
          <w:w w:val="115"/>
        </w:rPr>
        <w:t>there.</w:t>
      </w:r>
      <w:r>
        <w:rPr>
          <w:spacing w:val="8"/>
          <w:w w:val="115"/>
        </w:rPr>
        <w:t xml:space="preserve"> </w:t>
      </w:r>
      <w:r>
        <w:rPr>
          <w:spacing w:val="-2"/>
          <w:w w:val="115"/>
        </w:rPr>
        <w:t>As</w:t>
      </w:r>
      <w:r>
        <w:rPr>
          <w:spacing w:val="-11"/>
          <w:w w:val="115"/>
        </w:rPr>
        <w:t xml:space="preserve"> </w:t>
      </w:r>
      <w:r>
        <w:rPr>
          <w:spacing w:val="-2"/>
          <w:w w:val="115"/>
        </w:rPr>
        <w:t>the</w:t>
      </w:r>
      <w:r>
        <w:rPr>
          <w:spacing w:val="-11"/>
          <w:w w:val="115"/>
        </w:rPr>
        <w:t xml:space="preserve"> </w:t>
      </w:r>
      <w:r>
        <w:rPr>
          <w:spacing w:val="-2"/>
          <w:w w:val="115"/>
        </w:rPr>
        <w:t>tests</w:t>
      </w:r>
      <w:r>
        <w:rPr>
          <w:spacing w:val="-11"/>
          <w:w w:val="115"/>
        </w:rPr>
        <w:t xml:space="preserve"> </w:t>
      </w:r>
      <w:r>
        <w:rPr>
          <w:spacing w:val="-2"/>
          <w:w w:val="115"/>
        </w:rPr>
        <w:t>showed</w:t>
      </w:r>
      <w:r>
        <w:rPr>
          <w:spacing w:val="-11"/>
          <w:w w:val="115"/>
        </w:rPr>
        <w:t xml:space="preserve"> </w:t>
      </w:r>
      <w:r>
        <w:rPr>
          <w:spacing w:val="-2"/>
          <w:w w:val="115"/>
        </w:rPr>
        <w:t>that</w:t>
      </w:r>
      <w:r>
        <w:rPr>
          <w:spacing w:val="-11"/>
          <w:w w:val="115"/>
        </w:rPr>
        <w:t xml:space="preserve"> </w:t>
      </w:r>
      <w:r>
        <w:rPr>
          <w:spacing w:val="-2"/>
          <w:w w:val="115"/>
        </w:rPr>
        <w:t>the</w:t>
      </w:r>
      <w:r>
        <w:rPr>
          <w:spacing w:val="-11"/>
          <w:w w:val="115"/>
        </w:rPr>
        <w:t xml:space="preserve"> </w:t>
      </w:r>
      <w:r>
        <w:rPr>
          <w:spacing w:val="-2"/>
          <w:w w:val="115"/>
        </w:rPr>
        <w:t xml:space="preserve">query </w:t>
      </w:r>
      <w:r>
        <w:rPr>
          <w:w w:val="115"/>
        </w:rPr>
        <w:t>ran</w:t>
      </w:r>
      <w:r>
        <w:rPr>
          <w:spacing w:val="-14"/>
          <w:w w:val="115"/>
        </w:rPr>
        <w:t xml:space="preserve"> </w:t>
      </w:r>
      <w:r>
        <w:rPr>
          <w:w w:val="115"/>
        </w:rPr>
        <w:t>correctly</w:t>
      </w:r>
      <w:r>
        <w:rPr>
          <w:spacing w:val="-14"/>
          <w:w w:val="115"/>
        </w:rPr>
        <w:t xml:space="preserve"> </w:t>
      </w:r>
      <w:r>
        <w:rPr>
          <w:w w:val="115"/>
        </w:rPr>
        <w:t>in</w:t>
      </w:r>
      <w:r>
        <w:rPr>
          <w:spacing w:val="-14"/>
          <w:w w:val="115"/>
        </w:rPr>
        <w:t xml:space="preserve"> </w:t>
      </w:r>
      <w:r>
        <w:rPr>
          <w:w w:val="115"/>
        </w:rPr>
        <w:t>Athena,</w:t>
      </w:r>
      <w:r>
        <w:rPr>
          <w:spacing w:val="-13"/>
          <w:w w:val="115"/>
        </w:rPr>
        <w:t xml:space="preserve"> </w:t>
      </w:r>
      <w:r>
        <w:rPr>
          <w:w w:val="115"/>
        </w:rPr>
        <w:t>the</w:t>
      </w:r>
      <w:r>
        <w:rPr>
          <w:spacing w:val="-14"/>
          <w:w w:val="115"/>
        </w:rPr>
        <w:t xml:space="preserve"> </w:t>
      </w:r>
      <w:r>
        <w:rPr>
          <w:w w:val="115"/>
        </w:rPr>
        <w:t>issue</w:t>
      </w:r>
      <w:r>
        <w:rPr>
          <w:spacing w:val="-14"/>
          <w:w w:val="115"/>
        </w:rPr>
        <w:t xml:space="preserve"> </w:t>
      </w:r>
      <w:r>
        <w:rPr>
          <w:w w:val="115"/>
        </w:rPr>
        <w:t>had</w:t>
      </w:r>
      <w:r>
        <w:rPr>
          <w:spacing w:val="-14"/>
          <w:w w:val="115"/>
        </w:rPr>
        <w:t xml:space="preserve"> </w:t>
      </w:r>
      <w:r>
        <w:rPr>
          <w:w w:val="115"/>
        </w:rPr>
        <w:t>to</w:t>
      </w:r>
      <w:r>
        <w:rPr>
          <w:spacing w:val="-14"/>
          <w:w w:val="115"/>
        </w:rPr>
        <w:t xml:space="preserve"> </w:t>
      </w:r>
      <w:r>
        <w:rPr>
          <w:w w:val="115"/>
        </w:rPr>
        <w:t>be</w:t>
      </w:r>
      <w:r>
        <w:rPr>
          <w:spacing w:val="-14"/>
          <w:w w:val="115"/>
        </w:rPr>
        <w:t xml:space="preserve"> </w:t>
      </w:r>
      <w:r>
        <w:rPr>
          <w:w w:val="115"/>
        </w:rPr>
        <w:t>located</w:t>
      </w:r>
      <w:r>
        <w:rPr>
          <w:spacing w:val="-14"/>
          <w:w w:val="115"/>
        </w:rPr>
        <w:t xml:space="preserve"> </w:t>
      </w:r>
      <w:r>
        <w:rPr>
          <w:w w:val="115"/>
        </w:rPr>
        <w:t>in</w:t>
      </w:r>
      <w:r>
        <w:rPr>
          <w:spacing w:val="-14"/>
          <w:w w:val="115"/>
        </w:rPr>
        <w:t xml:space="preserve"> </w:t>
      </w:r>
      <w:r>
        <w:rPr>
          <w:w w:val="115"/>
        </w:rPr>
        <w:t>the</w:t>
      </w:r>
      <w:r>
        <w:rPr>
          <w:spacing w:val="-14"/>
          <w:w w:val="115"/>
        </w:rPr>
        <w:t xml:space="preserve"> </w:t>
      </w:r>
      <w:r>
        <w:rPr>
          <w:w w:val="115"/>
        </w:rPr>
        <w:t>report.</w:t>
      </w:r>
      <w:r>
        <w:rPr>
          <w:spacing w:val="6"/>
          <w:w w:val="115"/>
        </w:rPr>
        <w:t xml:space="preserve"> </w:t>
      </w:r>
      <w:r>
        <w:rPr>
          <w:w w:val="115"/>
        </w:rPr>
        <w:t>Since</w:t>
      </w:r>
      <w:r>
        <w:rPr>
          <w:spacing w:val="-14"/>
          <w:w w:val="115"/>
        </w:rPr>
        <w:t xml:space="preserve"> </w:t>
      </w:r>
      <w:r>
        <w:rPr>
          <w:w w:val="115"/>
        </w:rPr>
        <w:t>no</w:t>
      </w:r>
      <w:r>
        <w:rPr>
          <w:spacing w:val="-14"/>
          <w:w w:val="115"/>
        </w:rPr>
        <w:t xml:space="preserve"> </w:t>
      </w:r>
      <w:r>
        <w:rPr>
          <w:w w:val="115"/>
        </w:rPr>
        <w:t>proper</w:t>
      </w:r>
      <w:r>
        <w:rPr>
          <w:spacing w:val="-14"/>
          <w:w w:val="115"/>
        </w:rPr>
        <w:t xml:space="preserve"> </w:t>
      </w:r>
      <w:r>
        <w:rPr>
          <w:w w:val="115"/>
        </w:rPr>
        <w:t>checkpoints</w:t>
      </w:r>
      <w:r>
        <w:rPr>
          <w:spacing w:val="-14"/>
          <w:w w:val="115"/>
        </w:rPr>
        <w:t xml:space="preserve"> </w:t>
      </w:r>
      <w:r>
        <w:rPr>
          <w:w w:val="115"/>
        </w:rPr>
        <w:t>had</w:t>
      </w:r>
      <w:r>
        <w:rPr>
          <w:spacing w:val="-14"/>
          <w:w w:val="115"/>
        </w:rPr>
        <w:t xml:space="preserve"> </w:t>
      </w:r>
      <w:r>
        <w:rPr>
          <w:w w:val="115"/>
        </w:rPr>
        <w:t>been established</w:t>
      </w:r>
      <w:r>
        <w:rPr>
          <w:spacing w:val="-16"/>
          <w:w w:val="115"/>
        </w:rPr>
        <w:t xml:space="preserve"> </w:t>
      </w:r>
      <w:r>
        <w:rPr>
          <w:w w:val="115"/>
        </w:rPr>
        <w:t>up</w:t>
      </w:r>
      <w:r>
        <w:rPr>
          <w:spacing w:val="-16"/>
          <w:w w:val="115"/>
        </w:rPr>
        <w:t xml:space="preserve"> </w:t>
      </w:r>
      <w:r>
        <w:rPr>
          <w:w w:val="115"/>
        </w:rPr>
        <w:t>to</w:t>
      </w:r>
      <w:r>
        <w:rPr>
          <w:spacing w:val="-16"/>
          <w:w w:val="115"/>
        </w:rPr>
        <w:t xml:space="preserve"> </w:t>
      </w:r>
      <w:r>
        <w:rPr>
          <w:w w:val="115"/>
        </w:rPr>
        <w:t>this</w:t>
      </w:r>
      <w:r>
        <w:rPr>
          <w:spacing w:val="-16"/>
          <w:w w:val="115"/>
        </w:rPr>
        <w:t xml:space="preserve"> </w:t>
      </w:r>
      <w:r>
        <w:rPr>
          <w:w w:val="115"/>
        </w:rPr>
        <w:t>point,</w:t>
      </w:r>
      <w:r>
        <w:rPr>
          <w:spacing w:val="-16"/>
          <w:w w:val="115"/>
        </w:rPr>
        <w:t xml:space="preserve"> </w:t>
      </w:r>
      <w:r>
        <w:rPr>
          <w:w w:val="115"/>
        </w:rPr>
        <w:t>it</w:t>
      </w:r>
      <w:r>
        <w:rPr>
          <w:spacing w:val="-15"/>
          <w:w w:val="115"/>
        </w:rPr>
        <w:t xml:space="preserve"> </w:t>
      </w:r>
      <w:r>
        <w:rPr>
          <w:w w:val="115"/>
        </w:rPr>
        <w:t>was</w:t>
      </w:r>
      <w:r>
        <w:rPr>
          <w:spacing w:val="-16"/>
          <w:w w:val="115"/>
        </w:rPr>
        <w:t xml:space="preserve"> </w:t>
      </w:r>
      <w:r>
        <w:rPr>
          <w:w w:val="115"/>
        </w:rPr>
        <w:t>not</w:t>
      </w:r>
      <w:r>
        <w:rPr>
          <w:spacing w:val="-16"/>
          <w:w w:val="115"/>
        </w:rPr>
        <w:t xml:space="preserve"> </w:t>
      </w:r>
      <w:r>
        <w:rPr>
          <w:w w:val="115"/>
        </w:rPr>
        <w:t>possible</w:t>
      </w:r>
      <w:r>
        <w:rPr>
          <w:spacing w:val="-16"/>
          <w:w w:val="115"/>
        </w:rPr>
        <w:t xml:space="preserve"> </w:t>
      </w:r>
      <w:r>
        <w:rPr>
          <w:w w:val="115"/>
        </w:rPr>
        <w:t>to</w:t>
      </w:r>
      <w:r>
        <w:rPr>
          <w:spacing w:val="-16"/>
          <w:w w:val="115"/>
        </w:rPr>
        <w:t xml:space="preserve"> </w:t>
      </w:r>
      <w:r>
        <w:rPr>
          <w:w w:val="115"/>
        </w:rPr>
        <w:t>determine</w:t>
      </w:r>
      <w:r>
        <w:rPr>
          <w:spacing w:val="-15"/>
          <w:w w:val="115"/>
        </w:rPr>
        <w:t xml:space="preserve"> </w:t>
      </w:r>
      <w:r>
        <w:rPr>
          <w:w w:val="115"/>
        </w:rPr>
        <w:t>at</w:t>
      </w:r>
      <w:r>
        <w:rPr>
          <w:spacing w:val="-16"/>
          <w:w w:val="115"/>
        </w:rPr>
        <w:t xml:space="preserve"> </w:t>
      </w:r>
      <w:r>
        <w:rPr>
          <w:w w:val="115"/>
        </w:rPr>
        <w:t>which</w:t>
      </w:r>
      <w:r>
        <w:rPr>
          <w:spacing w:val="-16"/>
          <w:w w:val="115"/>
        </w:rPr>
        <w:t xml:space="preserve"> </w:t>
      </w:r>
      <w:r>
        <w:rPr>
          <w:w w:val="115"/>
        </w:rPr>
        <w:t>stage</w:t>
      </w:r>
      <w:r>
        <w:rPr>
          <w:spacing w:val="-16"/>
          <w:w w:val="115"/>
        </w:rPr>
        <w:t xml:space="preserve"> </w:t>
      </w:r>
      <w:r>
        <w:rPr>
          <w:w w:val="115"/>
        </w:rPr>
        <w:t>the</w:t>
      </w:r>
      <w:r>
        <w:rPr>
          <w:spacing w:val="-16"/>
          <w:w w:val="115"/>
        </w:rPr>
        <w:t xml:space="preserve"> </w:t>
      </w:r>
      <w:r>
        <w:rPr>
          <w:w w:val="115"/>
        </w:rPr>
        <w:t>applied</w:t>
      </w:r>
      <w:r>
        <w:rPr>
          <w:spacing w:val="-15"/>
          <w:w w:val="115"/>
        </w:rPr>
        <w:t xml:space="preserve"> </w:t>
      </w:r>
      <w:r>
        <w:rPr>
          <w:w w:val="115"/>
        </w:rPr>
        <w:t>data</w:t>
      </w:r>
      <w:r>
        <w:rPr>
          <w:spacing w:val="-16"/>
          <w:w w:val="115"/>
        </w:rPr>
        <w:t xml:space="preserve"> </w:t>
      </w:r>
      <w:r>
        <w:rPr>
          <w:w w:val="115"/>
        </w:rPr>
        <w:t>transforma-tions</w:t>
      </w:r>
      <w:r>
        <w:rPr>
          <w:spacing w:val="-2"/>
          <w:w w:val="115"/>
        </w:rPr>
        <w:t xml:space="preserve"> </w:t>
      </w:r>
      <w:r>
        <w:rPr>
          <w:w w:val="115"/>
        </w:rPr>
        <w:t>caused</w:t>
      </w:r>
      <w:r>
        <w:rPr>
          <w:spacing w:val="-2"/>
          <w:w w:val="115"/>
        </w:rPr>
        <w:t xml:space="preserve"> </w:t>
      </w:r>
      <w:r>
        <w:rPr>
          <w:w w:val="115"/>
        </w:rPr>
        <w:t>the</w:t>
      </w:r>
      <w:r>
        <w:rPr>
          <w:spacing w:val="-2"/>
          <w:w w:val="115"/>
        </w:rPr>
        <w:t xml:space="preserve"> </w:t>
      </w:r>
      <w:r>
        <w:rPr>
          <w:w w:val="115"/>
        </w:rPr>
        <w:t>issue.</w:t>
      </w:r>
      <w:r>
        <w:rPr>
          <w:spacing w:val="38"/>
          <w:w w:val="115"/>
        </w:rPr>
        <w:t xml:space="preserve"> </w:t>
      </w:r>
      <w:r>
        <w:rPr>
          <w:w w:val="115"/>
        </w:rPr>
        <w:t>Therefore, the</w:t>
      </w:r>
      <w:r>
        <w:rPr>
          <w:spacing w:val="-2"/>
          <w:w w:val="115"/>
        </w:rPr>
        <w:t xml:space="preserve"> </w:t>
      </w:r>
      <w:r>
        <w:rPr>
          <w:w w:val="115"/>
        </w:rPr>
        <w:t>report</w:t>
      </w:r>
      <w:r>
        <w:rPr>
          <w:spacing w:val="-2"/>
          <w:w w:val="115"/>
        </w:rPr>
        <w:t xml:space="preserve"> </w:t>
      </w:r>
      <w:r>
        <w:rPr>
          <w:w w:val="115"/>
        </w:rPr>
        <w:t>had</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recreated, and</w:t>
      </w:r>
      <w:r>
        <w:rPr>
          <w:spacing w:val="-2"/>
          <w:w w:val="115"/>
        </w:rPr>
        <w:t xml:space="preserve"> </w:t>
      </w:r>
      <w:r>
        <w:rPr>
          <w:w w:val="115"/>
        </w:rPr>
        <w:t>after</w:t>
      </w:r>
      <w:r>
        <w:rPr>
          <w:spacing w:val="-2"/>
          <w:w w:val="115"/>
        </w:rPr>
        <w:t xml:space="preserve"> </w:t>
      </w:r>
      <w:r>
        <w:rPr>
          <w:w w:val="115"/>
        </w:rPr>
        <w:t>each</w:t>
      </w:r>
      <w:r>
        <w:rPr>
          <w:spacing w:val="-2"/>
          <w:w w:val="115"/>
        </w:rPr>
        <w:t xml:space="preserve"> </w:t>
      </w:r>
      <w:r>
        <w:rPr>
          <w:w w:val="115"/>
        </w:rPr>
        <w:t>transformation, a</w:t>
      </w:r>
      <w:r>
        <w:rPr>
          <w:spacing w:val="-2"/>
          <w:w w:val="115"/>
        </w:rPr>
        <w:t xml:space="preserve"> </w:t>
      </w:r>
      <w:r>
        <w:rPr>
          <w:w w:val="115"/>
        </w:rPr>
        <w:t xml:space="preserve">test </w:t>
      </w:r>
      <w:r>
        <w:rPr>
          <w:w w:val="110"/>
        </w:rPr>
        <w:t>deployment</w:t>
      </w:r>
      <w:r>
        <w:rPr>
          <w:spacing w:val="-9"/>
          <w:w w:val="110"/>
        </w:rPr>
        <w:t xml:space="preserve"> </w:t>
      </w:r>
      <w:r>
        <w:rPr>
          <w:w w:val="110"/>
        </w:rPr>
        <w:t>was</w:t>
      </w:r>
      <w:r>
        <w:rPr>
          <w:spacing w:val="-9"/>
          <w:w w:val="110"/>
        </w:rPr>
        <w:t xml:space="preserve"> </w:t>
      </w:r>
      <w:r>
        <w:rPr>
          <w:w w:val="110"/>
        </w:rPr>
        <w:t>performed</w:t>
      </w:r>
      <w:r>
        <w:rPr>
          <w:spacing w:val="-9"/>
          <w:w w:val="110"/>
        </w:rPr>
        <w:t xml:space="preserve"> </w:t>
      </w:r>
      <w:r>
        <w:rPr>
          <w:w w:val="110"/>
        </w:rPr>
        <w:t>to</w:t>
      </w:r>
      <w:r>
        <w:rPr>
          <w:spacing w:val="-9"/>
          <w:w w:val="110"/>
        </w:rPr>
        <w:t xml:space="preserve"> </w:t>
      </w:r>
      <w:r>
        <w:rPr>
          <w:w w:val="110"/>
        </w:rPr>
        <w:t>verify</w:t>
      </w:r>
      <w:r>
        <w:rPr>
          <w:spacing w:val="-9"/>
          <w:w w:val="110"/>
        </w:rPr>
        <w:t xml:space="preserve"> </w:t>
      </w:r>
      <w:r>
        <w:rPr>
          <w:w w:val="110"/>
        </w:rPr>
        <w:t>that</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loaded</w:t>
      </w:r>
      <w:r>
        <w:rPr>
          <w:spacing w:val="-9"/>
          <w:w w:val="110"/>
        </w:rPr>
        <w:t xml:space="preserve"> </w:t>
      </w:r>
      <w:r>
        <w:rPr>
          <w:w w:val="110"/>
        </w:rPr>
        <w:t>and</w:t>
      </w:r>
      <w:r>
        <w:rPr>
          <w:spacing w:val="-9"/>
          <w:w w:val="110"/>
        </w:rPr>
        <w:t xml:space="preserve"> </w:t>
      </w:r>
      <w:r>
        <w:rPr>
          <w:w w:val="110"/>
        </w:rPr>
        <w:t>was</w:t>
      </w:r>
      <w:r>
        <w:rPr>
          <w:spacing w:val="-9"/>
          <w:w w:val="110"/>
        </w:rPr>
        <w:t xml:space="preserve"> </w:t>
      </w:r>
      <w:r>
        <w:rPr>
          <w:w w:val="110"/>
        </w:rPr>
        <w:t>displayed</w:t>
      </w:r>
      <w:r>
        <w:rPr>
          <w:spacing w:val="-9"/>
          <w:w w:val="110"/>
        </w:rPr>
        <w:t xml:space="preserve"> </w:t>
      </w:r>
      <w:r>
        <w:rPr>
          <w:w w:val="110"/>
        </w:rPr>
        <w:t>correctly</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cloud</w:t>
      </w:r>
      <w:r>
        <w:rPr>
          <w:spacing w:val="-9"/>
          <w:w w:val="110"/>
        </w:rPr>
        <w:t xml:space="preserve"> </w:t>
      </w:r>
      <w:r>
        <w:rPr>
          <w:spacing w:val="-2"/>
          <w:w w:val="110"/>
        </w:rPr>
        <w:t>version.</w:t>
      </w:r>
    </w:p>
    <w:p w14:paraId="077BB4CC" w14:textId="77777777" w:rsidR="00C220EB" w:rsidRDefault="00C220EB">
      <w:pPr>
        <w:pStyle w:val="BodyText"/>
      </w:pPr>
    </w:p>
    <w:p w14:paraId="077BB4CD" w14:textId="77777777" w:rsidR="00C220EB" w:rsidRDefault="00C220EB">
      <w:pPr>
        <w:pStyle w:val="BodyText"/>
      </w:pPr>
    </w:p>
    <w:p w14:paraId="077BB4CE" w14:textId="77777777" w:rsidR="00C220EB" w:rsidRDefault="00C220EB">
      <w:pPr>
        <w:pStyle w:val="BodyText"/>
      </w:pPr>
    </w:p>
    <w:p w14:paraId="077BB4CF" w14:textId="77777777" w:rsidR="00C220EB" w:rsidRDefault="00C220EB">
      <w:pPr>
        <w:pStyle w:val="BodyText"/>
      </w:pPr>
    </w:p>
    <w:p w14:paraId="077BB4D0" w14:textId="77777777" w:rsidR="00C220EB" w:rsidRDefault="00C220EB">
      <w:pPr>
        <w:pStyle w:val="BodyText"/>
      </w:pPr>
    </w:p>
    <w:p w14:paraId="077BB4D1" w14:textId="77777777" w:rsidR="00C220EB" w:rsidRDefault="00C220EB">
      <w:pPr>
        <w:pStyle w:val="BodyText"/>
      </w:pPr>
    </w:p>
    <w:p w14:paraId="077BB4D2" w14:textId="77777777" w:rsidR="00C220EB" w:rsidRDefault="00C220EB">
      <w:pPr>
        <w:pStyle w:val="BodyText"/>
        <w:spacing w:before="166"/>
      </w:pPr>
    </w:p>
    <w:p w14:paraId="077BB4D3" w14:textId="77777777" w:rsidR="00C220EB" w:rsidRDefault="00000000">
      <w:pPr>
        <w:pStyle w:val="Heading4"/>
        <w:jc w:val="both"/>
      </w:pPr>
      <w:r>
        <w:rPr>
          <w:color w:val="697D90"/>
        </w:rPr>
        <w:t>Model</w:t>
      </w:r>
      <w:r>
        <w:rPr>
          <w:color w:val="697D90"/>
          <w:spacing w:val="-1"/>
        </w:rPr>
        <w:t xml:space="preserve"> </w:t>
      </w:r>
      <w:r>
        <w:rPr>
          <w:color w:val="697D90"/>
        </w:rPr>
        <w:t xml:space="preserve">Data </w:t>
      </w:r>
      <w:r>
        <w:rPr>
          <w:color w:val="697D90"/>
          <w:spacing w:val="-4"/>
        </w:rPr>
        <w:t>Setup</w:t>
      </w:r>
    </w:p>
    <w:p w14:paraId="077BB4D4" w14:textId="77777777" w:rsidR="00C220EB" w:rsidRDefault="00C220EB">
      <w:pPr>
        <w:pStyle w:val="BodyText"/>
        <w:spacing w:before="132"/>
        <w:rPr>
          <w:rFonts w:ascii="Arial"/>
          <w:b/>
        </w:rPr>
      </w:pPr>
    </w:p>
    <w:p w14:paraId="077BB4D5" w14:textId="77777777" w:rsidR="00C220EB" w:rsidRDefault="00000000">
      <w:pPr>
        <w:pStyle w:val="BodyText"/>
        <w:spacing w:line="256" w:lineRule="auto"/>
        <w:ind w:left="142" w:right="848"/>
        <w:jc w:val="both"/>
      </w:pPr>
      <w:r>
        <w:rPr>
          <w:w w:val="110"/>
        </w:rPr>
        <w:t>After</w:t>
      </w:r>
      <w:r>
        <w:rPr>
          <w:spacing w:val="-16"/>
          <w:w w:val="110"/>
        </w:rPr>
        <w:t xml:space="preserve"> </w:t>
      </w:r>
      <w:r>
        <w:rPr>
          <w:w w:val="110"/>
        </w:rPr>
        <w:t>the</w:t>
      </w:r>
      <w:r>
        <w:rPr>
          <w:spacing w:val="-15"/>
          <w:w w:val="110"/>
        </w:rPr>
        <w:t xml:space="preserve"> </w:t>
      </w:r>
      <w:r>
        <w:rPr>
          <w:w w:val="110"/>
        </w:rPr>
        <w:t>initial</w:t>
      </w:r>
      <w:r>
        <w:rPr>
          <w:spacing w:val="-15"/>
          <w:w w:val="110"/>
        </w:rPr>
        <w:t xml:space="preserve"> </w:t>
      </w:r>
      <w:r>
        <w:rPr>
          <w:w w:val="110"/>
        </w:rPr>
        <w:t>data</w:t>
      </w:r>
      <w:r>
        <w:rPr>
          <w:spacing w:val="-15"/>
          <w:w w:val="110"/>
        </w:rPr>
        <w:t xml:space="preserve"> </w:t>
      </w:r>
      <w:r>
        <w:rPr>
          <w:w w:val="110"/>
        </w:rPr>
        <w:t>from</w:t>
      </w:r>
      <w:r>
        <w:rPr>
          <w:spacing w:val="-15"/>
          <w:w w:val="110"/>
        </w:rPr>
        <w:t xml:space="preserve"> </w:t>
      </w:r>
      <w:r>
        <w:rPr>
          <w:w w:val="110"/>
        </w:rPr>
        <w:t>the</w:t>
      </w:r>
      <w:r>
        <w:rPr>
          <w:spacing w:val="-15"/>
          <w:w w:val="110"/>
        </w:rPr>
        <w:t xml:space="preserve"> </w:t>
      </w:r>
      <w:hyperlink w:anchor="_bookmark174" w:history="1">
        <w:r>
          <w:rPr>
            <w:w w:val="110"/>
          </w:rPr>
          <w:t>SAC</w:t>
        </w:r>
      </w:hyperlink>
      <w:r>
        <w:rPr>
          <w:spacing w:val="-15"/>
          <w:w w:val="110"/>
        </w:rPr>
        <w:t xml:space="preserve"> </w:t>
      </w:r>
      <w:r>
        <w:rPr>
          <w:w w:val="110"/>
        </w:rPr>
        <w:t>report</w:t>
      </w:r>
      <w:r>
        <w:rPr>
          <w:spacing w:val="-15"/>
          <w:w w:val="110"/>
        </w:rPr>
        <w:t xml:space="preserve"> </w:t>
      </w:r>
      <w:r>
        <w:rPr>
          <w:w w:val="110"/>
        </w:rPr>
        <w:t>were</w:t>
      </w:r>
      <w:r>
        <w:rPr>
          <w:spacing w:val="-16"/>
          <w:w w:val="110"/>
        </w:rPr>
        <w:t xml:space="preserve"> </w:t>
      </w:r>
      <w:r>
        <w:rPr>
          <w:w w:val="110"/>
        </w:rPr>
        <w:t>integrated,</w:t>
      </w:r>
      <w:r>
        <w:rPr>
          <w:spacing w:val="-15"/>
          <w:w w:val="110"/>
        </w:rPr>
        <w:t xml:space="preserve"> </w:t>
      </w:r>
      <w:r>
        <w:rPr>
          <w:w w:val="110"/>
        </w:rPr>
        <w:t>the</w:t>
      </w:r>
      <w:r>
        <w:rPr>
          <w:spacing w:val="-15"/>
          <w:w w:val="110"/>
        </w:rPr>
        <w:t xml:space="preserve"> </w:t>
      </w:r>
      <w:r>
        <w:rPr>
          <w:w w:val="110"/>
        </w:rPr>
        <w:t>model</w:t>
      </w:r>
      <w:r>
        <w:rPr>
          <w:spacing w:val="-15"/>
          <w:w w:val="110"/>
        </w:rPr>
        <w:t xml:space="preserve"> </w:t>
      </w:r>
      <w:r>
        <w:rPr>
          <w:w w:val="110"/>
        </w:rPr>
        <w:t>contained</w:t>
      </w:r>
      <w:r>
        <w:rPr>
          <w:spacing w:val="-15"/>
          <w:w w:val="110"/>
        </w:rPr>
        <w:t xml:space="preserve"> </w:t>
      </w:r>
      <w:r>
        <w:rPr>
          <w:w w:val="110"/>
        </w:rPr>
        <w:t>information</w:t>
      </w:r>
      <w:r>
        <w:rPr>
          <w:spacing w:val="-15"/>
          <w:w w:val="110"/>
        </w:rPr>
        <w:t xml:space="preserve"> </w:t>
      </w:r>
      <w:r>
        <w:rPr>
          <w:w w:val="110"/>
        </w:rPr>
        <w:t>from</w:t>
      </w:r>
      <w:r>
        <w:rPr>
          <w:spacing w:val="-15"/>
          <w:w w:val="110"/>
        </w:rPr>
        <w:t xml:space="preserve"> </w:t>
      </w:r>
      <w:r>
        <w:rPr>
          <w:w w:val="110"/>
        </w:rPr>
        <w:t>two</w:t>
      </w:r>
      <w:r>
        <w:rPr>
          <w:spacing w:val="-15"/>
          <w:w w:val="110"/>
        </w:rPr>
        <w:t xml:space="preserve"> </w:t>
      </w:r>
      <w:r>
        <w:rPr>
          <w:w w:val="110"/>
        </w:rPr>
        <w:t>tables sourced</w:t>
      </w:r>
      <w:r>
        <w:rPr>
          <w:spacing w:val="-8"/>
          <w:w w:val="110"/>
        </w:rPr>
        <w:t xml:space="preserve"> </w:t>
      </w:r>
      <w:r>
        <w:rPr>
          <w:w w:val="110"/>
        </w:rPr>
        <w:t>from</w:t>
      </w:r>
      <w:r>
        <w:rPr>
          <w:spacing w:val="-8"/>
          <w:w w:val="110"/>
        </w:rPr>
        <w:t xml:space="preserve"> </w:t>
      </w:r>
      <w:r>
        <w:rPr>
          <w:w w:val="110"/>
        </w:rPr>
        <w:t>AWS.</w:t>
      </w:r>
      <w:r>
        <w:rPr>
          <w:spacing w:val="-8"/>
          <w:w w:val="110"/>
        </w:rPr>
        <w:t xml:space="preserve"> </w:t>
      </w:r>
      <w:r>
        <w:rPr>
          <w:w w:val="110"/>
        </w:rPr>
        <w:t>However,</w:t>
      </w:r>
      <w:r>
        <w:rPr>
          <w:spacing w:val="-8"/>
          <w:w w:val="110"/>
        </w:rPr>
        <w:t xml:space="preserve"> </w:t>
      </w:r>
      <w:r>
        <w:rPr>
          <w:w w:val="110"/>
        </w:rPr>
        <w:t>for</w:t>
      </w:r>
      <w:r>
        <w:rPr>
          <w:spacing w:val="-8"/>
          <w:w w:val="110"/>
        </w:rPr>
        <w:t xml:space="preserve"> </w:t>
      </w:r>
      <w:r>
        <w:rPr>
          <w:w w:val="110"/>
        </w:rPr>
        <w:t>the</w:t>
      </w:r>
      <w:r>
        <w:rPr>
          <w:spacing w:val="-8"/>
          <w:w w:val="110"/>
        </w:rPr>
        <w:t xml:space="preserve"> </w:t>
      </w:r>
      <w:r>
        <w:rPr>
          <w:w w:val="110"/>
        </w:rPr>
        <w:t>further</w:t>
      </w:r>
      <w:r>
        <w:rPr>
          <w:spacing w:val="-8"/>
          <w:w w:val="110"/>
        </w:rPr>
        <w:t xml:space="preserve"> </w:t>
      </w:r>
      <w:r>
        <w:rPr>
          <w:w w:val="110"/>
        </w:rPr>
        <w:t>checks,</w:t>
      </w:r>
      <w:r>
        <w:rPr>
          <w:spacing w:val="-8"/>
          <w:w w:val="110"/>
        </w:rPr>
        <w:t xml:space="preserve"> </w:t>
      </w:r>
      <w:r>
        <w:rPr>
          <w:w w:val="110"/>
        </w:rPr>
        <w:t>more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had</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included. Thus,</w:t>
      </w:r>
      <w:r>
        <w:rPr>
          <w:spacing w:val="-8"/>
          <w:w w:val="110"/>
        </w:rPr>
        <w:t xml:space="preserve"> </w:t>
      </w:r>
      <w:r>
        <w:rPr>
          <w:w w:val="110"/>
        </w:rPr>
        <w:t>the</w:t>
      </w:r>
      <w:r>
        <w:rPr>
          <w:spacing w:val="-8"/>
          <w:w w:val="110"/>
        </w:rPr>
        <w:t xml:space="preserve"> </w:t>
      </w:r>
      <w:r>
        <w:rPr>
          <w:w w:val="110"/>
        </w:rPr>
        <w:t xml:space="preserve">data model had to be refined by connecting the tables through the data model view rather than through </w:t>
      </w:r>
      <w:hyperlink w:anchor="_bookmark166" w:history="1">
        <w:r>
          <w:rPr>
            <w:w w:val="110"/>
          </w:rPr>
          <w:t>Power</w:t>
        </w:r>
      </w:hyperlink>
      <w:r>
        <w:rPr>
          <w:w w:val="110"/>
        </w:rPr>
        <w:t xml:space="preserve"> </w:t>
      </w:r>
      <w:hyperlink w:anchor="_bookmark166" w:history="1">
        <w:r>
          <w:rPr>
            <w:w w:val="110"/>
          </w:rPr>
          <w:t>Query</w:t>
        </w:r>
        <w:r>
          <w:rPr>
            <w:spacing w:val="-12"/>
            <w:w w:val="110"/>
          </w:rPr>
          <w:t xml:space="preserve"> </w:t>
        </w:r>
        <w:r>
          <w:rPr>
            <w:w w:val="110"/>
          </w:rPr>
          <w:t>M</w:t>
        </w:r>
      </w:hyperlink>
      <w:r>
        <w:rPr>
          <w:spacing w:val="-12"/>
          <w:w w:val="110"/>
        </w:rPr>
        <w:t xml:space="preserve"> </w:t>
      </w:r>
      <w:r>
        <w:rPr>
          <w:w w:val="110"/>
        </w:rPr>
        <w:t>and</w:t>
      </w:r>
      <w:r>
        <w:rPr>
          <w:spacing w:val="-11"/>
          <w:w w:val="110"/>
        </w:rPr>
        <w:t xml:space="preserve"> </w:t>
      </w:r>
      <w:hyperlink w:anchor="_bookmark143" w:history="1">
        <w:r>
          <w:rPr>
            <w:w w:val="110"/>
          </w:rPr>
          <w:t>DAX.</w:t>
        </w:r>
      </w:hyperlink>
      <w:r>
        <w:rPr>
          <w:spacing w:val="-12"/>
          <w:w w:val="110"/>
        </w:rPr>
        <w:t xml:space="preserve"> </w:t>
      </w:r>
      <w:r>
        <w:rPr>
          <w:w w:val="110"/>
        </w:rPr>
        <w:t>Initially,</w:t>
      </w:r>
      <w:r>
        <w:rPr>
          <w:spacing w:val="-12"/>
          <w:w w:val="110"/>
        </w:rPr>
        <w:t xml:space="preserve"> </w:t>
      </w:r>
      <w:r>
        <w:rPr>
          <w:w w:val="110"/>
        </w:rPr>
        <w:t>only</w:t>
      </w:r>
      <w:r>
        <w:rPr>
          <w:spacing w:val="-12"/>
          <w:w w:val="110"/>
        </w:rPr>
        <w:t xml:space="preserve"> </w:t>
      </w:r>
      <w:r>
        <w:rPr>
          <w:w w:val="110"/>
        </w:rPr>
        <w:t>two</w:t>
      </w:r>
      <w:r>
        <w:rPr>
          <w:spacing w:val="-12"/>
          <w:w w:val="110"/>
        </w:rPr>
        <w:t xml:space="preserve"> </w:t>
      </w:r>
      <w:r>
        <w:rPr>
          <w:w w:val="110"/>
        </w:rPr>
        <w:t>tables</w:t>
      </w:r>
      <w:r>
        <w:rPr>
          <w:spacing w:val="-12"/>
          <w:w w:val="110"/>
        </w:rPr>
        <w:t xml:space="preserve"> </w:t>
      </w:r>
      <w:r>
        <w:rPr>
          <w:w w:val="110"/>
        </w:rPr>
        <w:t>had</w:t>
      </w:r>
      <w:r>
        <w:rPr>
          <w:spacing w:val="-11"/>
          <w:w w:val="110"/>
        </w:rPr>
        <w:t xml:space="preserve"> </w:t>
      </w:r>
      <w:r>
        <w:rPr>
          <w:w w:val="110"/>
        </w:rPr>
        <w:t>to</w:t>
      </w:r>
      <w:r>
        <w:rPr>
          <w:spacing w:val="-12"/>
          <w:w w:val="110"/>
        </w:rPr>
        <w:t xml:space="preserve"> </w:t>
      </w:r>
      <w:r>
        <w:rPr>
          <w:w w:val="110"/>
        </w:rPr>
        <w:t>be</w:t>
      </w:r>
      <w:r>
        <w:rPr>
          <w:spacing w:val="-12"/>
          <w:w w:val="110"/>
        </w:rPr>
        <w:t xml:space="preserve"> </w:t>
      </w:r>
      <w:r>
        <w:rPr>
          <w:w w:val="110"/>
        </w:rPr>
        <w:t>linked</w:t>
      </w:r>
      <w:r>
        <w:rPr>
          <w:spacing w:val="-12"/>
          <w:w w:val="110"/>
        </w:rPr>
        <w:t xml:space="preserve"> </w:t>
      </w:r>
      <w:r>
        <w:rPr>
          <w:w w:val="110"/>
        </w:rPr>
        <w:t>through</w:t>
      </w:r>
      <w:r>
        <w:rPr>
          <w:spacing w:val="-12"/>
          <w:w w:val="110"/>
        </w:rPr>
        <w:t xml:space="preserve"> </w:t>
      </w:r>
      <w:r>
        <w:rPr>
          <w:w w:val="110"/>
        </w:rPr>
        <w:t>the</w:t>
      </w:r>
      <w:r>
        <w:rPr>
          <w:spacing w:val="-11"/>
          <w:w w:val="110"/>
        </w:rPr>
        <w:t xml:space="preserve"> </w:t>
      </w:r>
      <w:r>
        <w:rPr>
          <w:w w:val="110"/>
        </w:rPr>
        <w:t>postal</w:t>
      </w:r>
      <w:r>
        <w:rPr>
          <w:spacing w:val="-12"/>
          <w:w w:val="110"/>
        </w:rPr>
        <w:t xml:space="preserve"> </w:t>
      </w:r>
      <w:r>
        <w:rPr>
          <w:w w:val="110"/>
        </w:rPr>
        <w:t>codes</w:t>
      </w:r>
      <w:r>
        <w:rPr>
          <w:spacing w:val="-12"/>
          <w:w w:val="110"/>
        </w:rPr>
        <w:t xml:space="preserve"> </w:t>
      </w:r>
      <w:r>
        <w:rPr>
          <w:w w:val="110"/>
        </w:rPr>
        <w:t>and</w:t>
      </w:r>
      <w:r>
        <w:rPr>
          <w:spacing w:val="-12"/>
          <w:w w:val="110"/>
        </w:rPr>
        <w:t xml:space="preserve"> </w:t>
      </w:r>
      <w:r>
        <w:rPr>
          <w:w w:val="110"/>
        </w:rPr>
        <w:t>dates.</w:t>
      </w:r>
      <w:r>
        <w:rPr>
          <w:spacing w:val="-3"/>
          <w:w w:val="110"/>
        </w:rPr>
        <w:t xml:space="preserve"> </w:t>
      </w:r>
      <w:r>
        <w:rPr>
          <w:w w:val="110"/>
        </w:rPr>
        <w:t>This</w:t>
      </w:r>
      <w:r>
        <w:rPr>
          <w:spacing w:val="-11"/>
          <w:w w:val="110"/>
        </w:rPr>
        <w:t xml:space="preserve"> </w:t>
      </w:r>
      <w:r>
        <w:rPr>
          <w:w w:val="110"/>
        </w:rPr>
        <w:t>new model</w:t>
      </w:r>
      <w:r>
        <w:rPr>
          <w:spacing w:val="-5"/>
          <w:w w:val="110"/>
        </w:rPr>
        <w:t xml:space="preserve"> </w:t>
      </w:r>
      <w:r>
        <w:rPr>
          <w:w w:val="110"/>
        </w:rPr>
        <w:t>setup</w:t>
      </w:r>
      <w:r>
        <w:rPr>
          <w:spacing w:val="-5"/>
          <w:w w:val="110"/>
        </w:rPr>
        <w:t xml:space="preserve"> </w:t>
      </w:r>
      <w:r>
        <w:rPr>
          <w:w w:val="110"/>
        </w:rPr>
        <w:t>was</w:t>
      </w:r>
      <w:r>
        <w:rPr>
          <w:spacing w:val="-5"/>
          <w:w w:val="110"/>
        </w:rPr>
        <w:t xml:space="preserve"> </w:t>
      </w:r>
      <w:r>
        <w:rPr>
          <w:w w:val="110"/>
        </w:rPr>
        <w:t>a</w:t>
      </w:r>
      <w:r>
        <w:rPr>
          <w:spacing w:val="-5"/>
          <w:w w:val="110"/>
        </w:rPr>
        <w:t xml:space="preserve"> </w:t>
      </w:r>
      <w:r>
        <w:rPr>
          <w:w w:val="110"/>
        </w:rPr>
        <w:t>requirement</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the</w:t>
      </w:r>
      <w:r>
        <w:rPr>
          <w:spacing w:val="-5"/>
          <w:w w:val="110"/>
        </w:rPr>
        <w:t xml:space="preserve"> </w:t>
      </w:r>
      <w:r>
        <w:rPr>
          <w:w w:val="110"/>
        </w:rPr>
        <w:t>team,</w:t>
      </w:r>
      <w:r>
        <w:rPr>
          <w:spacing w:val="-2"/>
          <w:w w:val="110"/>
        </w:rPr>
        <w:t xml:space="preserve"> </w:t>
      </w:r>
      <w:r>
        <w:rPr>
          <w:w w:val="110"/>
        </w:rPr>
        <w:t>as</w:t>
      </w:r>
      <w:r>
        <w:rPr>
          <w:spacing w:val="-5"/>
          <w:w w:val="110"/>
        </w:rPr>
        <w:t xml:space="preserve"> </w:t>
      </w:r>
      <w:r>
        <w:rPr>
          <w:w w:val="110"/>
        </w:rPr>
        <w:t>was</w:t>
      </w:r>
      <w:r>
        <w:rPr>
          <w:spacing w:val="-5"/>
          <w:w w:val="110"/>
        </w:rPr>
        <w:t xml:space="preserve"> </w:t>
      </w:r>
      <w:r>
        <w:rPr>
          <w:w w:val="110"/>
        </w:rPr>
        <w:t>separating</w:t>
      </w:r>
      <w:r>
        <w:rPr>
          <w:spacing w:val="-5"/>
          <w:w w:val="110"/>
        </w:rPr>
        <w:t xml:space="preserve"> </w:t>
      </w:r>
      <w:r>
        <w:rPr>
          <w:w w:val="110"/>
        </w:rPr>
        <w:t>the</w:t>
      </w:r>
      <w:r>
        <w:rPr>
          <w:spacing w:val="-5"/>
          <w:w w:val="110"/>
        </w:rPr>
        <w:t xml:space="preserve"> </w:t>
      </w:r>
      <w:r>
        <w:rPr>
          <w:w w:val="110"/>
        </w:rPr>
        <w:t>measures</w:t>
      </w:r>
      <w:r>
        <w:rPr>
          <w:spacing w:val="-5"/>
          <w:w w:val="110"/>
        </w:rPr>
        <w:t xml:space="preserve"> </w:t>
      </w:r>
      <w:r>
        <w:rPr>
          <w:w w:val="110"/>
        </w:rPr>
        <w:t>into</w:t>
      </w:r>
      <w:r>
        <w:rPr>
          <w:spacing w:val="-5"/>
          <w:w w:val="110"/>
        </w:rPr>
        <w:t xml:space="preserve"> </w:t>
      </w:r>
      <w:r>
        <w:rPr>
          <w:w w:val="110"/>
        </w:rPr>
        <w:t>a</w:t>
      </w:r>
      <w:r>
        <w:rPr>
          <w:spacing w:val="-5"/>
          <w:w w:val="110"/>
        </w:rPr>
        <w:t xml:space="preserve"> </w:t>
      </w:r>
      <w:r>
        <w:rPr>
          <w:w w:val="110"/>
        </w:rPr>
        <w:t>dedicated</w:t>
      </w:r>
      <w:r>
        <w:rPr>
          <w:spacing w:val="-5"/>
          <w:w w:val="110"/>
        </w:rPr>
        <w:t xml:space="preserve"> </w:t>
      </w:r>
      <w:r>
        <w:rPr>
          <w:w w:val="110"/>
        </w:rPr>
        <w:t xml:space="preserve">table </w:t>
      </w:r>
      <w:r>
        <w:rPr>
          <w:w w:val="115"/>
        </w:rPr>
        <w:t>in Power BI.</w:t>
      </w:r>
    </w:p>
    <w:p w14:paraId="077BB4D6" w14:textId="77777777" w:rsidR="00C220EB" w:rsidRDefault="00C220EB">
      <w:pPr>
        <w:pStyle w:val="BodyText"/>
        <w:rPr>
          <w:sz w:val="20"/>
        </w:rPr>
      </w:pPr>
    </w:p>
    <w:p w14:paraId="077BB4D7" w14:textId="77777777" w:rsidR="00C220EB" w:rsidRDefault="00000000">
      <w:pPr>
        <w:pStyle w:val="BodyText"/>
        <w:spacing w:before="121"/>
        <w:rPr>
          <w:sz w:val="20"/>
        </w:rPr>
      </w:pPr>
      <w:r>
        <w:rPr>
          <w:noProof/>
          <w:sz w:val="20"/>
        </w:rPr>
        <w:drawing>
          <wp:anchor distT="0" distB="0" distL="0" distR="0" simplePos="0" relativeHeight="487603712" behindDoc="1" locked="0" layoutInCell="1" allowOverlap="1" wp14:anchorId="077BB85C" wp14:editId="077BB85D">
            <wp:simplePos x="0" y="0"/>
            <wp:positionH relativeFrom="page">
              <wp:posOffset>685863</wp:posOffset>
            </wp:positionH>
            <wp:positionV relativeFrom="paragraph">
              <wp:posOffset>238355</wp:posOffset>
            </wp:positionV>
            <wp:extent cx="6151907" cy="2645664"/>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30" cstate="print"/>
                    <a:stretch>
                      <a:fillRect/>
                    </a:stretch>
                  </pic:blipFill>
                  <pic:spPr>
                    <a:xfrm>
                      <a:off x="0" y="0"/>
                      <a:ext cx="6151907" cy="2645664"/>
                    </a:xfrm>
                    <a:prstGeom prst="rect">
                      <a:avLst/>
                    </a:prstGeom>
                  </pic:spPr>
                </pic:pic>
              </a:graphicData>
            </a:graphic>
          </wp:anchor>
        </w:drawing>
      </w:r>
    </w:p>
    <w:p w14:paraId="077BB4D8" w14:textId="77777777" w:rsidR="00C220EB" w:rsidRDefault="00C220EB">
      <w:pPr>
        <w:pStyle w:val="BodyText"/>
        <w:spacing w:before="45"/>
        <w:rPr>
          <w:sz w:val="18"/>
        </w:rPr>
      </w:pPr>
    </w:p>
    <w:p w14:paraId="077BB4D9"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5.2.:</w:t>
      </w:r>
      <w:r>
        <w:rPr>
          <w:rFonts w:ascii="Arial"/>
          <w:b/>
          <w:color w:val="697D90"/>
          <w:spacing w:val="3"/>
          <w:sz w:val="18"/>
        </w:rPr>
        <w:t xml:space="preserve"> </w:t>
      </w:r>
      <w:r>
        <w:rPr>
          <w:rFonts w:ascii="Arial"/>
          <w:color w:val="697D90"/>
          <w:sz w:val="18"/>
        </w:rPr>
        <w:t>Initial</w:t>
      </w:r>
      <w:r>
        <w:rPr>
          <w:rFonts w:ascii="Arial"/>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z w:val="18"/>
        </w:rPr>
        <w:t>model</w:t>
      </w:r>
      <w:r>
        <w:rPr>
          <w:rFonts w:ascii="Arial"/>
          <w:color w:val="697D90"/>
          <w:spacing w:val="1"/>
          <w:sz w:val="18"/>
        </w:rPr>
        <w:t xml:space="preserve"> </w:t>
      </w:r>
      <w:r>
        <w:rPr>
          <w:rFonts w:ascii="Arial"/>
          <w:color w:val="697D90"/>
          <w:sz w:val="18"/>
        </w:rPr>
        <w:t>containing</w:t>
      </w:r>
      <w:r>
        <w:rPr>
          <w:rFonts w:ascii="Arial"/>
          <w:color w:val="697D90"/>
          <w:spacing w:val="2"/>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core</w:t>
      </w:r>
      <w:r>
        <w:rPr>
          <w:rFonts w:ascii="Arial"/>
          <w:color w:val="697D90"/>
          <w:spacing w:val="1"/>
          <w:sz w:val="18"/>
        </w:rPr>
        <w:t xml:space="preserve"> </w:t>
      </w:r>
      <w:r>
        <w:rPr>
          <w:rFonts w:ascii="Arial"/>
          <w:color w:val="697D90"/>
          <w:sz w:val="18"/>
        </w:rPr>
        <w:t>tables</w:t>
      </w:r>
      <w:r>
        <w:rPr>
          <w:rFonts w:ascii="Arial"/>
          <w:color w:val="697D90"/>
          <w:spacing w:val="1"/>
          <w:sz w:val="18"/>
        </w:rPr>
        <w:t xml:space="preserve"> </w:t>
      </w:r>
      <w:r>
        <w:rPr>
          <w:rFonts w:ascii="Arial"/>
          <w:color w:val="697D90"/>
          <w:sz w:val="18"/>
        </w:rPr>
        <w:t>required</w:t>
      </w:r>
      <w:r>
        <w:rPr>
          <w:rFonts w:ascii="Arial"/>
          <w:color w:val="697D90"/>
          <w:spacing w:val="1"/>
          <w:sz w:val="18"/>
        </w:rPr>
        <w:t xml:space="preserve"> </w:t>
      </w:r>
      <w:r>
        <w:rPr>
          <w:rFonts w:ascii="Arial"/>
          <w:color w:val="697D90"/>
          <w:sz w:val="18"/>
        </w:rPr>
        <w:t>for</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first</w:t>
      </w:r>
      <w:r>
        <w:rPr>
          <w:rFonts w:ascii="Arial"/>
          <w:color w:val="697D90"/>
          <w:spacing w:val="1"/>
          <w:sz w:val="18"/>
        </w:rPr>
        <w:t xml:space="preserve"> </w:t>
      </w:r>
      <w:r>
        <w:rPr>
          <w:rFonts w:ascii="Arial"/>
          <w:color w:val="697D90"/>
          <w:sz w:val="18"/>
        </w:rPr>
        <w:t>report</w:t>
      </w:r>
      <w:r>
        <w:rPr>
          <w:rFonts w:ascii="Arial"/>
          <w:color w:val="697D90"/>
          <w:spacing w:val="1"/>
          <w:sz w:val="18"/>
        </w:rPr>
        <w:t xml:space="preserve"> </w:t>
      </w:r>
      <w:r>
        <w:rPr>
          <w:rFonts w:ascii="Arial"/>
          <w:color w:val="697D90"/>
          <w:spacing w:val="-2"/>
          <w:sz w:val="18"/>
        </w:rPr>
        <w:t>prototype</w:t>
      </w:r>
    </w:p>
    <w:p w14:paraId="077BB4DA" w14:textId="77777777" w:rsidR="00C220EB" w:rsidRDefault="00C220EB">
      <w:pPr>
        <w:pStyle w:val="BodyText"/>
        <w:rPr>
          <w:rFonts w:ascii="Arial"/>
          <w:sz w:val="18"/>
        </w:rPr>
      </w:pPr>
    </w:p>
    <w:p w14:paraId="077BB4DB" w14:textId="77777777" w:rsidR="00C220EB" w:rsidRDefault="00C220EB">
      <w:pPr>
        <w:pStyle w:val="BodyText"/>
        <w:rPr>
          <w:rFonts w:ascii="Arial"/>
          <w:sz w:val="18"/>
        </w:rPr>
      </w:pPr>
    </w:p>
    <w:p w14:paraId="077BB4DC" w14:textId="77777777" w:rsidR="00C220EB" w:rsidRDefault="00C220EB">
      <w:pPr>
        <w:pStyle w:val="BodyText"/>
        <w:rPr>
          <w:rFonts w:ascii="Arial"/>
          <w:sz w:val="18"/>
        </w:rPr>
      </w:pPr>
    </w:p>
    <w:p w14:paraId="077BB4DD" w14:textId="77777777" w:rsidR="00C220EB" w:rsidRDefault="00C220EB">
      <w:pPr>
        <w:pStyle w:val="BodyText"/>
        <w:rPr>
          <w:rFonts w:ascii="Arial"/>
          <w:sz w:val="18"/>
        </w:rPr>
      </w:pPr>
    </w:p>
    <w:p w14:paraId="077BB4DE" w14:textId="77777777" w:rsidR="00C220EB" w:rsidRDefault="00C220EB">
      <w:pPr>
        <w:pStyle w:val="BodyText"/>
        <w:rPr>
          <w:rFonts w:ascii="Arial"/>
          <w:sz w:val="18"/>
        </w:rPr>
      </w:pPr>
    </w:p>
    <w:p w14:paraId="077BB4DF" w14:textId="77777777" w:rsidR="00C220EB" w:rsidRDefault="00C220EB">
      <w:pPr>
        <w:pStyle w:val="BodyText"/>
        <w:spacing w:before="23"/>
        <w:rPr>
          <w:rFonts w:ascii="Arial"/>
          <w:sz w:val="18"/>
        </w:rPr>
      </w:pPr>
    </w:p>
    <w:p w14:paraId="077BB4E0" w14:textId="77777777" w:rsidR="00C220EB" w:rsidRDefault="00000000">
      <w:pPr>
        <w:pStyle w:val="BodyText"/>
        <w:spacing w:line="256" w:lineRule="auto"/>
        <w:ind w:left="142" w:right="848"/>
        <w:jc w:val="both"/>
      </w:pPr>
      <w:r>
        <w:rPr>
          <w:w w:val="110"/>
        </w:rPr>
        <w:t>The</w:t>
      </w:r>
      <w:r>
        <w:rPr>
          <w:spacing w:val="-8"/>
          <w:w w:val="110"/>
        </w:rPr>
        <w:t xml:space="preserve"> </w:t>
      </w:r>
      <w:r>
        <w:rPr>
          <w:w w:val="110"/>
        </w:rPr>
        <w:t>data</w:t>
      </w:r>
      <w:r>
        <w:rPr>
          <w:spacing w:val="-8"/>
          <w:w w:val="110"/>
        </w:rPr>
        <w:t xml:space="preserve"> </w:t>
      </w:r>
      <w:r>
        <w:rPr>
          <w:w w:val="110"/>
        </w:rPr>
        <w:t>model</w:t>
      </w:r>
      <w:r>
        <w:rPr>
          <w:spacing w:val="-8"/>
          <w:w w:val="110"/>
        </w:rPr>
        <w:t xml:space="preserve"> </w:t>
      </w:r>
      <w:r>
        <w:rPr>
          <w:w w:val="110"/>
        </w:rPr>
        <w:t>was</w:t>
      </w:r>
      <w:r>
        <w:rPr>
          <w:spacing w:val="-8"/>
          <w:w w:val="110"/>
        </w:rPr>
        <w:t xml:space="preserve"> </w:t>
      </w:r>
      <w:r>
        <w:rPr>
          <w:w w:val="110"/>
        </w:rPr>
        <w:t>extended</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by</w:t>
      </w:r>
      <w:r>
        <w:rPr>
          <w:spacing w:val="-8"/>
          <w:w w:val="110"/>
        </w:rPr>
        <w:t xml:space="preserve"> </w:t>
      </w:r>
      <w:r>
        <w:rPr>
          <w:w w:val="110"/>
        </w:rPr>
        <w:t>integrating</w:t>
      </w:r>
      <w:r>
        <w:rPr>
          <w:spacing w:val="-8"/>
          <w:w w:val="110"/>
        </w:rPr>
        <w:t xml:space="preserve"> </w:t>
      </w:r>
      <w:r>
        <w:rPr>
          <w:w w:val="110"/>
        </w:rPr>
        <w:t>the</w:t>
      </w:r>
      <w:r>
        <w:rPr>
          <w:spacing w:val="-8"/>
          <w:w w:val="110"/>
        </w:rPr>
        <w:t xml:space="preserve"> </w:t>
      </w:r>
      <w:r>
        <w:rPr>
          <w:w w:val="110"/>
        </w:rPr>
        <w:t>full</w:t>
      </w:r>
      <w:r>
        <w:rPr>
          <w:spacing w:val="-8"/>
          <w:w w:val="110"/>
        </w:rPr>
        <w:t xml:space="preserve"> </w:t>
      </w:r>
      <w:r>
        <w:rPr>
          <w:w w:val="110"/>
        </w:rPr>
        <w:t>data</w:t>
      </w:r>
      <w:r>
        <w:rPr>
          <w:spacing w:val="-8"/>
          <w:w w:val="110"/>
        </w:rPr>
        <w:t xml:space="preserve"> </w:t>
      </w:r>
      <w:r>
        <w:rPr>
          <w:w w:val="110"/>
        </w:rPr>
        <w:t>model</w:t>
      </w:r>
      <w:r>
        <w:rPr>
          <w:spacing w:val="-8"/>
          <w:w w:val="110"/>
        </w:rPr>
        <w:t xml:space="preserve"> </w:t>
      </w:r>
      <w:bookmarkStart w:id="190" w:name="_bookmark107"/>
      <w:bookmarkEnd w:id="190"/>
      <w:r>
        <w:rPr>
          <w:w w:val="110"/>
        </w:rPr>
        <w:t xml:space="preserve">used by the business. This was mandatory to perform the final check, comparing the infoblock data in </w:t>
      </w:r>
      <w:hyperlink w:anchor="_bookmark128" w:history="1">
        <w:r>
          <w:rPr>
            <w:w w:val="110"/>
          </w:rPr>
          <w:t>Athena</w:t>
        </w:r>
      </w:hyperlink>
      <w:r>
        <w:rPr>
          <w:w w:val="110"/>
        </w:rPr>
        <w:t xml:space="preserve"> with</w:t>
      </w:r>
      <w:r>
        <w:rPr>
          <w:spacing w:val="-6"/>
          <w:w w:val="110"/>
        </w:rPr>
        <w:t xml:space="preserve"> </w:t>
      </w:r>
      <w:r>
        <w:rPr>
          <w:w w:val="110"/>
        </w:rPr>
        <w:t>the</w:t>
      </w:r>
      <w:r>
        <w:rPr>
          <w:spacing w:val="-6"/>
          <w:w w:val="110"/>
        </w:rPr>
        <w:t xml:space="preserve"> </w:t>
      </w:r>
      <w:hyperlink w:anchor="_bookmark127" w:history="1">
        <w:r>
          <w:rPr>
            <w:w w:val="110"/>
          </w:rPr>
          <w:t>aggregation</w:t>
        </w:r>
        <w:r>
          <w:rPr>
            <w:spacing w:val="-6"/>
            <w:w w:val="110"/>
          </w:rPr>
          <w:t xml:space="preserve"> </w:t>
        </w:r>
        <w:r>
          <w:rPr>
            <w:w w:val="110"/>
          </w:rPr>
          <w:t>table</w:t>
        </w:r>
      </w:hyperlink>
      <w:r>
        <w:rPr>
          <w:spacing w:val="-6"/>
          <w:w w:val="110"/>
        </w:rPr>
        <w:t xml:space="preserve"> </w:t>
      </w:r>
      <w:r>
        <w:rPr>
          <w:w w:val="110"/>
        </w:rPr>
        <w:t>in</w:t>
      </w:r>
      <w:r>
        <w:rPr>
          <w:spacing w:val="-6"/>
          <w:w w:val="110"/>
        </w:rPr>
        <w:t xml:space="preserve"> </w:t>
      </w:r>
      <w:r>
        <w:rPr>
          <w:w w:val="110"/>
        </w:rPr>
        <w:t>Power</w:t>
      </w:r>
      <w:r>
        <w:rPr>
          <w:spacing w:val="-6"/>
          <w:w w:val="110"/>
        </w:rPr>
        <w:t xml:space="preserve"> </w:t>
      </w:r>
      <w:r>
        <w:rPr>
          <w:w w:val="110"/>
        </w:rPr>
        <w:t>BI.</w:t>
      </w:r>
      <w:r>
        <w:rPr>
          <w:spacing w:val="-6"/>
          <w:w w:val="110"/>
        </w:rPr>
        <w:t xml:space="preserve"> </w:t>
      </w:r>
      <w:r>
        <w:rPr>
          <w:w w:val="110"/>
        </w:rPr>
        <w:t>The</w:t>
      </w:r>
      <w:r>
        <w:rPr>
          <w:spacing w:val="-6"/>
          <w:w w:val="110"/>
        </w:rPr>
        <w:t xml:space="preserve"> </w:t>
      </w:r>
      <w:r>
        <w:rPr>
          <w:w w:val="110"/>
        </w:rPr>
        <w:t>aggregation</w:t>
      </w:r>
      <w:r>
        <w:rPr>
          <w:spacing w:val="-6"/>
          <w:w w:val="110"/>
        </w:rPr>
        <w:t xml:space="preserve"> </w:t>
      </w:r>
      <w:r>
        <w:rPr>
          <w:w w:val="110"/>
        </w:rPr>
        <w:t>table</w:t>
      </w:r>
      <w:r>
        <w:rPr>
          <w:spacing w:val="-6"/>
          <w:w w:val="110"/>
        </w:rPr>
        <w:t xml:space="preserve"> </w:t>
      </w:r>
      <w:r>
        <w:rPr>
          <w:w w:val="110"/>
        </w:rPr>
        <w:t>was</w:t>
      </w:r>
      <w:r>
        <w:rPr>
          <w:spacing w:val="-6"/>
          <w:w w:val="110"/>
        </w:rPr>
        <w:t xml:space="preserve"> </w:t>
      </w:r>
      <w:r>
        <w:rPr>
          <w:w w:val="110"/>
        </w:rPr>
        <w:t>set</w:t>
      </w:r>
      <w:r>
        <w:rPr>
          <w:spacing w:val="-6"/>
          <w:w w:val="110"/>
        </w:rPr>
        <w:t xml:space="preserve"> </w:t>
      </w:r>
      <w:r>
        <w:rPr>
          <w:w w:val="110"/>
        </w:rPr>
        <w:t>up</w:t>
      </w:r>
      <w:r>
        <w:rPr>
          <w:spacing w:val="-6"/>
          <w:w w:val="110"/>
        </w:rPr>
        <w:t xml:space="preserve"> </w:t>
      </w:r>
      <w:r>
        <w:rPr>
          <w:w w:val="110"/>
        </w:rPr>
        <w:t>by</w:t>
      </w:r>
      <w:r>
        <w:rPr>
          <w:spacing w:val="-6"/>
          <w:w w:val="110"/>
        </w:rPr>
        <w:t xml:space="preserve"> </w:t>
      </w:r>
      <w:r>
        <w:rPr>
          <w:w w:val="110"/>
        </w:rPr>
        <w:t>the</w:t>
      </w:r>
      <w:r>
        <w:rPr>
          <w:spacing w:val="-6"/>
          <w:w w:val="110"/>
        </w:rPr>
        <w:t xml:space="preserve"> </w:t>
      </w:r>
      <w:hyperlink w:anchor="_bookmark131" w:history="1">
        <w:r>
          <w:rPr>
            <w:w w:val="110"/>
          </w:rPr>
          <w:t>ASTV</w:t>
        </w:r>
      </w:hyperlink>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was</w:t>
      </w:r>
      <w:r>
        <w:rPr>
          <w:spacing w:val="-6"/>
          <w:w w:val="110"/>
        </w:rPr>
        <w:t xml:space="preserve"> </w:t>
      </w:r>
      <w:r>
        <w:rPr>
          <w:w w:val="110"/>
        </w:rPr>
        <w:t>used by the project team.</w:t>
      </w:r>
    </w:p>
    <w:p w14:paraId="077BB4E1" w14:textId="77777777" w:rsidR="00C220EB" w:rsidRDefault="00C220EB">
      <w:pPr>
        <w:pStyle w:val="BodyText"/>
        <w:spacing w:line="256" w:lineRule="auto"/>
        <w:jc w:val="both"/>
        <w:sectPr w:rsidR="00C220EB">
          <w:footerReference w:type="even" r:id="rId131"/>
          <w:footerReference w:type="default" r:id="rId132"/>
          <w:pgSz w:w="11910" w:h="16840"/>
          <w:pgMar w:top="440" w:right="0" w:bottom="1720" w:left="708" w:header="0" w:footer="1540" w:gutter="0"/>
          <w:pgNumType w:start="55"/>
          <w:cols w:space="720"/>
        </w:sectPr>
      </w:pPr>
    </w:p>
    <w:p w14:paraId="077BB4E2" w14:textId="77777777" w:rsidR="00C220EB" w:rsidRDefault="00C220EB">
      <w:pPr>
        <w:pStyle w:val="BodyText"/>
        <w:spacing w:before="168"/>
        <w:rPr>
          <w:sz w:val="20"/>
        </w:rPr>
      </w:pPr>
    </w:p>
    <w:p w14:paraId="077BB4E3" w14:textId="77777777" w:rsidR="00C220EB" w:rsidRDefault="00000000">
      <w:pPr>
        <w:ind w:left="372"/>
        <w:rPr>
          <w:sz w:val="20"/>
        </w:rPr>
      </w:pPr>
      <w:r>
        <w:rPr>
          <w:noProof/>
          <w:sz w:val="20"/>
        </w:rPr>
        <w:drawing>
          <wp:inline distT="0" distB="0" distL="0" distR="0" wp14:anchorId="077BB85E" wp14:editId="077BB85F">
            <wp:extent cx="6154142" cy="2657855"/>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33" cstate="print"/>
                    <a:stretch>
                      <a:fillRect/>
                    </a:stretch>
                  </pic:blipFill>
                  <pic:spPr>
                    <a:xfrm>
                      <a:off x="0" y="0"/>
                      <a:ext cx="6154142" cy="2657855"/>
                    </a:xfrm>
                    <a:prstGeom prst="rect">
                      <a:avLst/>
                    </a:prstGeom>
                  </pic:spPr>
                </pic:pic>
              </a:graphicData>
            </a:graphic>
          </wp:inline>
        </w:drawing>
      </w:r>
    </w:p>
    <w:p w14:paraId="077BB4E4" w14:textId="77777777" w:rsidR="00C220EB" w:rsidRDefault="00C220EB">
      <w:pPr>
        <w:pStyle w:val="BodyText"/>
        <w:spacing w:before="43"/>
        <w:rPr>
          <w:sz w:val="18"/>
        </w:rPr>
      </w:pPr>
    </w:p>
    <w:p w14:paraId="077BB4E5" w14:textId="77777777" w:rsidR="00C220EB" w:rsidRDefault="00000000">
      <w:pPr>
        <w:ind w:left="142"/>
        <w:rPr>
          <w:rFonts w:ascii="Arial"/>
          <w:sz w:val="18"/>
        </w:rPr>
      </w:pPr>
      <w:bookmarkStart w:id="191" w:name="_bookmark109"/>
      <w:bookmarkEnd w:id="191"/>
      <w:r>
        <w:rPr>
          <w:rFonts w:ascii="Arial"/>
          <w:b/>
          <w:color w:val="697D90"/>
          <w:sz w:val="18"/>
        </w:rPr>
        <w:t>Figure</w:t>
      </w:r>
      <w:r>
        <w:rPr>
          <w:rFonts w:ascii="Arial"/>
          <w:b/>
          <w:color w:val="697D90"/>
          <w:spacing w:val="2"/>
          <w:sz w:val="18"/>
        </w:rPr>
        <w:t xml:space="preserve"> </w:t>
      </w:r>
      <w:r>
        <w:rPr>
          <w:rFonts w:ascii="Arial"/>
          <w:b/>
          <w:color w:val="697D90"/>
          <w:sz w:val="18"/>
        </w:rPr>
        <w:t>5.3.:</w:t>
      </w:r>
      <w:r>
        <w:rPr>
          <w:rFonts w:ascii="Arial"/>
          <w:b/>
          <w:color w:val="697D90"/>
          <w:spacing w:val="2"/>
          <w:sz w:val="18"/>
        </w:rPr>
        <w:t xml:space="preserve"> </w:t>
      </w:r>
      <w:r>
        <w:rPr>
          <w:rFonts w:ascii="Arial"/>
          <w:color w:val="697D90"/>
          <w:sz w:val="18"/>
        </w:rPr>
        <w:t>Final Power</w:t>
      </w:r>
      <w:r>
        <w:rPr>
          <w:rFonts w:ascii="Arial"/>
          <w:color w:val="697D90"/>
          <w:spacing w:val="1"/>
          <w:sz w:val="18"/>
        </w:rPr>
        <w:t xml:space="preserve"> </w:t>
      </w:r>
      <w:r>
        <w:rPr>
          <w:rFonts w:ascii="Arial"/>
          <w:color w:val="697D90"/>
          <w:sz w:val="18"/>
        </w:rPr>
        <w:t>BI data model after integrating additional</w:t>
      </w:r>
      <w:r>
        <w:rPr>
          <w:rFonts w:ascii="Arial"/>
          <w:color w:val="697D90"/>
          <w:spacing w:val="1"/>
          <w:sz w:val="18"/>
        </w:rPr>
        <w:t xml:space="preserve"> </w:t>
      </w:r>
      <w:r>
        <w:rPr>
          <w:rFonts w:ascii="Arial"/>
          <w:color w:val="697D90"/>
          <w:sz w:val="18"/>
        </w:rPr>
        <w:t>data sources, calculated tables, and supporting</w:t>
      </w:r>
      <w:r>
        <w:rPr>
          <w:rFonts w:ascii="Arial"/>
          <w:color w:val="697D90"/>
          <w:spacing w:val="1"/>
          <w:sz w:val="18"/>
        </w:rPr>
        <w:t xml:space="preserve"> </w:t>
      </w:r>
      <w:r>
        <w:rPr>
          <w:rFonts w:ascii="Arial"/>
          <w:color w:val="697D90"/>
          <w:spacing w:val="-2"/>
          <w:sz w:val="18"/>
        </w:rPr>
        <w:t>informat</w:t>
      </w:r>
      <w:bookmarkStart w:id="192" w:name="_bookmark108"/>
      <w:bookmarkEnd w:id="192"/>
      <w:r>
        <w:rPr>
          <w:rFonts w:ascii="Arial"/>
          <w:color w:val="697D90"/>
          <w:spacing w:val="-2"/>
          <w:sz w:val="18"/>
        </w:rPr>
        <w:t>ion</w:t>
      </w:r>
    </w:p>
    <w:p w14:paraId="077BB4E6" w14:textId="77777777" w:rsidR="00C220EB" w:rsidRDefault="00C220EB">
      <w:pPr>
        <w:pStyle w:val="BodyText"/>
        <w:rPr>
          <w:rFonts w:ascii="Arial"/>
          <w:sz w:val="18"/>
        </w:rPr>
      </w:pPr>
    </w:p>
    <w:p w14:paraId="077BB4E7" w14:textId="77777777" w:rsidR="00C220EB" w:rsidRDefault="00C220EB">
      <w:pPr>
        <w:pStyle w:val="BodyText"/>
        <w:rPr>
          <w:rFonts w:ascii="Arial"/>
          <w:sz w:val="18"/>
        </w:rPr>
      </w:pPr>
    </w:p>
    <w:p w14:paraId="077BB4E8" w14:textId="77777777" w:rsidR="00C220EB" w:rsidRDefault="00C220EB">
      <w:pPr>
        <w:pStyle w:val="BodyText"/>
        <w:spacing w:before="77"/>
        <w:rPr>
          <w:rFonts w:ascii="Arial"/>
          <w:sz w:val="18"/>
        </w:rPr>
      </w:pPr>
    </w:p>
    <w:p w14:paraId="077BB4E9" w14:textId="77777777" w:rsidR="00C220EB" w:rsidRDefault="00000000">
      <w:pPr>
        <w:pStyle w:val="Heading4"/>
      </w:pPr>
      <w:r>
        <w:rPr>
          <w:color w:val="697D90"/>
          <w:spacing w:val="-2"/>
        </w:rPr>
        <w:t>New</w:t>
      </w:r>
      <w:r>
        <w:rPr>
          <w:color w:val="697D90"/>
          <w:spacing w:val="-6"/>
        </w:rPr>
        <w:t xml:space="preserve"> </w:t>
      </w:r>
      <w:r>
        <w:rPr>
          <w:color w:val="697D90"/>
          <w:spacing w:val="-2"/>
        </w:rPr>
        <w:t>Visuals</w:t>
      </w:r>
      <w:r>
        <w:rPr>
          <w:color w:val="697D90"/>
          <w:spacing w:val="-6"/>
        </w:rPr>
        <w:t xml:space="preserve"> </w:t>
      </w:r>
      <w:r>
        <w:rPr>
          <w:color w:val="697D90"/>
          <w:spacing w:val="-2"/>
        </w:rPr>
        <w:t>to</w:t>
      </w:r>
      <w:r>
        <w:rPr>
          <w:color w:val="697D90"/>
          <w:spacing w:val="-6"/>
        </w:rPr>
        <w:t xml:space="preserve"> </w:t>
      </w:r>
      <w:r>
        <w:rPr>
          <w:color w:val="697D90"/>
          <w:spacing w:val="-2"/>
        </w:rPr>
        <w:t>Support</w:t>
      </w:r>
      <w:r>
        <w:rPr>
          <w:color w:val="697D90"/>
          <w:spacing w:val="-6"/>
        </w:rPr>
        <w:t xml:space="preserve"> </w:t>
      </w:r>
      <w:r>
        <w:rPr>
          <w:color w:val="697D90"/>
          <w:spacing w:val="-2"/>
        </w:rPr>
        <w:t>Faster</w:t>
      </w:r>
      <w:r>
        <w:rPr>
          <w:color w:val="697D90"/>
          <w:spacing w:val="-6"/>
        </w:rPr>
        <w:t xml:space="preserve"> </w:t>
      </w:r>
      <w:r>
        <w:rPr>
          <w:color w:val="697D90"/>
          <w:spacing w:val="-2"/>
        </w:rPr>
        <w:t>Interpretation</w:t>
      </w:r>
      <w:r>
        <w:rPr>
          <w:color w:val="697D90"/>
          <w:spacing w:val="-5"/>
        </w:rPr>
        <w:t xml:space="preserve"> </w:t>
      </w:r>
      <w:r>
        <w:rPr>
          <w:color w:val="697D90"/>
          <w:spacing w:val="-2"/>
        </w:rPr>
        <w:t>by</w:t>
      </w:r>
      <w:r>
        <w:rPr>
          <w:color w:val="697D90"/>
          <w:spacing w:val="-6"/>
        </w:rPr>
        <w:t xml:space="preserve"> </w:t>
      </w:r>
      <w:r>
        <w:rPr>
          <w:color w:val="697D90"/>
          <w:spacing w:val="-2"/>
        </w:rPr>
        <w:t>Stakeholders</w:t>
      </w:r>
    </w:p>
    <w:p w14:paraId="077BB4EA" w14:textId="77777777" w:rsidR="00C220EB" w:rsidRDefault="00000000">
      <w:pPr>
        <w:pStyle w:val="BodyText"/>
        <w:spacing w:before="196" w:line="256" w:lineRule="auto"/>
        <w:ind w:left="142" w:right="848"/>
        <w:jc w:val="both"/>
      </w:pPr>
      <w:r>
        <w:rPr>
          <w:w w:val="110"/>
        </w:rPr>
        <w:t>As</w:t>
      </w:r>
      <w:r>
        <w:rPr>
          <w:spacing w:val="-8"/>
          <w:w w:val="110"/>
        </w:rPr>
        <w:t xml:space="preserve"> </w:t>
      </w:r>
      <w:r>
        <w:rPr>
          <w:w w:val="110"/>
        </w:rPr>
        <w:t>the</w:t>
      </w:r>
      <w:r>
        <w:rPr>
          <w:spacing w:val="-8"/>
          <w:w w:val="110"/>
        </w:rPr>
        <w:t xml:space="preserve"> </w:t>
      </w:r>
      <w:r>
        <w:rPr>
          <w:w w:val="110"/>
        </w:rPr>
        <w:t>task</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was</w:t>
      </w:r>
      <w:r>
        <w:rPr>
          <w:spacing w:val="-8"/>
          <w:w w:val="110"/>
        </w:rPr>
        <w:t xml:space="preserve"> </w:t>
      </w:r>
      <w:r>
        <w:rPr>
          <w:w w:val="110"/>
        </w:rPr>
        <w:t>not</w:t>
      </w:r>
      <w:r>
        <w:rPr>
          <w:spacing w:val="-8"/>
          <w:w w:val="110"/>
        </w:rPr>
        <w:t xml:space="preserve"> </w:t>
      </w:r>
      <w:r>
        <w:rPr>
          <w:w w:val="110"/>
        </w:rPr>
        <w:t>only</w:t>
      </w:r>
      <w:r>
        <w:rPr>
          <w:spacing w:val="-8"/>
          <w:w w:val="110"/>
        </w:rPr>
        <w:t xml:space="preserve"> </w:t>
      </w:r>
      <w:r>
        <w:rPr>
          <w:w w:val="110"/>
        </w:rPr>
        <w:t>to</w:t>
      </w:r>
      <w:r>
        <w:rPr>
          <w:spacing w:val="-8"/>
          <w:w w:val="110"/>
        </w:rPr>
        <w:t xml:space="preserve"> </w:t>
      </w:r>
      <w:r>
        <w:rPr>
          <w:w w:val="110"/>
        </w:rPr>
        <w:t>copy</w:t>
      </w:r>
      <w:r>
        <w:rPr>
          <w:spacing w:val="-8"/>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w:t>
      </w:r>
      <w:r>
        <w:rPr>
          <w:spacing w:val="-8"/>
          <w:w w:val="110"/>
        </w:rPr>
        <w:t xml:space="preserve"> </w:t>
      </w:r>
      <w:r>
        <w:rPr>
          <w:w w:val="110"/>
        </w:rPr>
        <w:t>but</w:t>
      </w:r>
      <w:r>
        <w:rPr>
          <w:spacing w:val="-8"/>
          <w:w w:val="110"/>
        </w:rPr>
        <w:t xml:space="preserve"> </w:t>
      </w:r>
      <w:r>
        <w:rPr>
          <w:w w:val="110"/>
        </w:rPr>
        <w:t>also</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it,</w:t>
      </w:r>
      <w:r>
        <w:rPr>
          <w:spacing w:val="-7"/>
          <w:w w:val="110"/>
        </w:rPr>
        <w:t xml:space="preserve"> </w:t>
      </w:r>
      <w:r>
        <w:rPr>
          <w:w w:val="110"/>
        </w:rPr>
        <w:t>the</w:t>
      </w:r>
      <w:r>
        <w:rPr>
          <w:spacing w:val="-8"/>
          <w:w w:val="110"/>
        </w:rPr>
        <w:t xml:space="preserve"> </w:t>
      </w:r>
      <w:r>
        <w:rPr>
          <w:w w:val="110"/>
        </w:rPr>
        <w:t>content was made more visual and easier to interpret.</w:t>
      </w:r>
      <w:r>
        <w:rPr>
          <w:spacing w:val="35"/>
          <w:w w:val="110"/>
        </w:rPr>
        <w:t xml:space="preserve"> </w:t>
      </w:r>
      <w:r>
        <w:rPr>
          <w:w w:val="110"/>
        </w:rPr>
        <w:t>Thus, having only one table containing all data would not improve</w:t>
      </w:r>
      <w:r>
        <w:rPr>
          <w:spacing w:val="-3"/>
          <w:w w:val="110"/>
        </w:rPr>
        <w:t xml:space="preserve"> </w:t>
      </w:r>
      <w:r>
        <w:rPr>
          <w:w w:val="110"/>
        </w:rPr>
        <w:t>the</w:t>
      </w:r>
      <w:r>
        <w:rPr>
          <w:spacing w:val="-3"/>
          <w:w w:val="110"/>
        </w:rPr>
        <w:t xml:space="preserve"> </w:t>
      </w:r>
      <w:r>
        <w:rPr>
          <w:w w:val="110"/>
        </w:rPr>
        <w:t>situation. However,</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checks</w:t>
      </w:r>
      <w:r>
        <w:rPr>
          <w:spacing w:val="-3"/>
          <w:w w:val="110"/>
        </w:rPr>
        <w:t xml:space="preserve"> </w:t>
      </w:r>
      <w:r>
        <w:rPr>
          <w:w w:val="110"/>
        </w:rPr>
        <w:t>defined</w:t>
      </w:r>
      <w:r>
        <w:rPr>
          <w:spacing w:val="-3"/>
          <w:w w:val="110"/>
        </w:rPr>
        <w:t xml:space="preserve"> </w:t>
      </w:r>
      <w:r>
        <w:rPr>
          <w:w w:val="110"/>
        </w:rPr>
        <w:t>in</w:t>
      </w:r>
      <w:r>
        <w:rPr>
          <w:spacing w:val="-3"/>
          <w:w w:val="110"/>
        </w:rPr>
        <w:t xml:space="preserve"> </w:t>
      </w:r>
      <w:r>
        <w:rPr>
          <w:w w:val="110"/>
        </w:rPr>
        <w:t>Project</w:t>
      </w:r>
      <w:r>
        <w:rPr>
          <w:spacing w:val="-3"/>
          <w:w w:val="110"/>
        </w:rPr>
        <w:t xml:space="preserve"> </w:t>
      </w:r>
      <w:r>
        <w:rPr>
          <w:w w:val="110"/>
        </w:rPr>
        <w:t>1,</w:t>
      </w:r>
      <w:r>
        <w:rPr>
          <w:spacing w:val="-3"/>
          <w:w w:val="110"/>
        </w:rPr>
        <w:t xml:space="preserve"> </w:t>
      </w:r>
      <w:r>
        <w:rPr>
          <w:w w:val="110"/>
        </w:rPr>
        <w:t>the</w:t>
      </w:r>
      <w:r>
        <w:rPr>
          <w:spacing w:val="-3"/>
          <w:w w:val="110"/>
        </w:rPr>
        <w:t xml:space="preserve"> </w:t>
      </w:r>
      <w:r>
        <w:rPr>
          <w:w w:val="110"/>
        </w:rPr>
        <w:t>thresholds</w:t>
      </w:r>
      <w:r>
        <w:rPr>
          <w:spacing w:val="-3"/>
          <w:w w:val="110"/>
        </w:rPr>
        <w:t xml:space="preserve"> </w:t>
      </w:r>
      <w:r>
        <w:rPr>
          <w:w w:val="110"/>
        </w:rPr>
        <w:t>were</w:t>
      </w:r>
      <w:r>
        <w:rPr>
          <w:spacing w:val="-3"/>
          <w:w w:val="110"/>
        </w:rPr>
        <w:t xml:space="preserve"> </w:t>
      </w:r>
      <w:r>
        <w:rPr>
          <w:w w:val="110"/>
        </w:rPr>
        <w:t>already known. These thresholds allowed warnings to be displayed. Therefore, the report was divided into three different</w:t>
      </w:r>
      <w:r>
        <w:rPr>
          <w:spacing w:val="-1"/>
          <w:w w:val="110"/>
        </w:rPr>
        <w:t xml:space="preserve"> </w:t>
      </w:r>
      <w:r>
        <w:rPr>
          <w:w w:val="110"/>
        </w:rPr>
        <w:t>views.</w:t>
      </w:r>
    </w:p>
    <w:p w14:paraId="077BB4EB" w14:textId="77777777" w:rsidR="00C220EB" w:rsidRDefault="00000000">
      <w:pPr>
        <w:pStyle w:val="BodyText"/>
        <w:spacing w:before="123"/>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a</w:t>
      </w:r>
      <w:r>
        <w:rPr>
          <w:spacing w:val="-7"/>
          <w:w w:val="110"/>
        </w:rPr>
        <w:t xml:space="preserve"> </w:t>
      </w:r>
      <w:r>
        <w:rPr>
          <w:w w:val="110"/>
        </w:rPr>
        <w:t>detailed</w:t>
      </w:r>
      <w:r>
        <w:rPr>
          <w:spacing w:val="-7"/>
          <w:w w:val="110"/>
        </w:rPr>
        <w:t xml:space="preserve"> </w:t>
      </w:r>
      <w:r>
        <w:rPr>
          <w:w w:val="110"/>
        </w:rPr>
        <w:t>table</w:t>
      </w:r>
      <w:r>
        <w:rPr>
          <w:spacing w:val="-7"/>
          <w:w w:val="110"/>
        </w:rPr>
        <w:t xml:space="preserve"> </w:t>
      </w:r>
      <w:r>
        <w:rPr>
          <w:w w:val="110"/>
        </w:rPr>
        <w:t>containing</w:t>
      </w:r>
      <w:r>
        <w:rPr>
          <w:spacing w:val="-7"/>
          <w:w w:val="110"/>
        </w:rPr>
        <w:t xml:space="preserve"> </w:t>
      </w:r>
      <w:r>
        <w:rPr>
          <w:w w:val="110"/>
        </w:rPr>
        <w:t>the</w:t>
      </w:r>
      <w:r>
        <w:rPr>
          <w:spacing w:val="-8"/>
          <w:w w:val="110"/>
        </w:rPr>
        <w:t xml:space="preserve"> </w:t>
      </w:r>
      <w:r>
        <w:rPr>
          <w:w w:val="110"/>
        </w:rPr>
        <w:t>daily</w:t>
      </w:r>
      <w:r>
        <w:rPr>
          <w:spacing w:val="-7"/>
          <w:w w:val="110"/>
        </w:rPr>
        <w:t xml:space="preserve"> </w:t>
      </w:r>
      <w:r>
        <w:rPr>
          <w:w w:val="110"/>
        </w:rPr>
        <w:t>event</w:t>
      </w:r>
      <w:r>
        <w:rPr>
          <w:spacing w:val="-7"/>
          <w:w w:val="110"/>
        </w:rPr>
        <w:t xml:space="preserve"> </w:t>
      </w:r>
      <w:r>
        <w:rPr>
          <w:w w:val="110"/>
        </w:rPr>
        <w:t>counts</w:t>
      </w:r>
      <w:r>
        <w:rPr>
          <w:spacing w:val="-7"/>
          <w:w w:val="110"/>
        </w:rPr>
        <w:t xml:space="preserve"> </w:t>
      </w:r>
      <w:r>
        <w:rPr>
          <w:w w:val="110"/>
        </w:rPr>
        <w:t>and</w:t>
      </w:r>
      <w:r>
        <w:rPr>
          <w:spacing w:val="-7"/>
          <w:w w:val="110"/>
        </w:rPr>
        <w:t xml:space="preserve"> </w:t>
      </w:r>
      <w:r>
        <w:rPr>
          <w:w w:val="110"/>
        </w:rPr>
        <w:t>all</w:t>
      </w:r>
      <w:r>
        <w:rPr>
          <w:spacing w:val="-7"/>
          <w:w w:val="110"/>
        </w:rPr>
        <w:t xml:space="preserve"> </w:t>
      </w:r>
      <w:r>
        <w:rPr>
          <w:w w:val="110"/>
        </w:rPr>
        <w:t>relevant</w:t>
      </w:r>
      <w:r>
        <w:rPr>
          <w:spacing w:val="-7"/>
          <w:w w:val="110"/>
        </w:rPr>
        <w:t xml:space="preserve"> </w:t>
      </w:r>
      <w:r>
        <w:rPr>
          <w:spacing w:val="-2"/>
          <w:w w:val="110"/>
        </w:rPr>
        <w:t>information</w:t>
      </w:r>
    </w:p>
    <w:p w14:paraId="077BB4EC" w14:textId="77777777" w:rsidR="00C220EB" w:rsidRDefault="00000000">
      <w:pPr>
        <w:pStyle w:val="BodyText"/>
        <w:spacing w:before="110"/>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a</w:t>
      </w:r>
      <w:r>
        <w:rPr>
          <w:spacing w:val="-9"/>
          <w:w w:val="110"/>
        </w:rPr>
        <w:t xml:space="preserve"> </w:t>
      </w:r>
      <w:r>
        <w:rPr>
          <w:w w:val="110"/>
        </w:rPr>
        <w:t>traffic</w:t>
      </w:r>
      <w:r>
        <w:rPr>
          <w:spacing w:val="-10"/>
          <w:w w:val="110"/>
        </w:rPr>
        <w:t xml:space="preserve"> </w:t>
      </w:r>
      <w:r>
        <w:rPr>
          <w:w w:val="110"/>
        </w:rPr>
        <w:t>light</w:t>
      </w:r>
      <w:r>
        <w:rPr>
          <w:spacing w:val="-9"/>
          <w:w w:val="110"/>
        </w:rPr>
        <w:t xml:space="preserve"> </w:t>
      </w:r>
      <w:r>
        <w:rPr>
          <w:w w:val="110"/>
        </w:rPr>
        <w:t>dashboard</w:t>
      </w:r>
      <w:r>
        <w:rPr>
          <w:spacing w:val="-9"/>
          <w:w w:val="110"/>
        </w:rPr>
        <w:t xml:space="preserve"> </w:t>
      </w:r>
      <w:r>
        <w:rPr>
          <w:w w:val="110"/>
        </w:rPr>
        <w:t>showing</w:t>
      </w:r>
      <w:r>
        <w:rPr>
          <w:spacing w:val="-10"/>
          <w:w w:val="110"/>
        </w:rPr>
        <w:t xml:space="preserve"> </w:t>
      </w:r>
      <w:r>
        <w:rPr>
          <w:w w:val="110"/>
        </w:rPr>
        <w:t>whether</w:t>
      </w:r>
      <w:r>
        <w:rPr>
          <w:spacing w:val="-9"/>
          <w:w w:val="110"/>
        </w:rPr>
        <w:t xml:space="preserve"> </w:t>
      </w:r>
      <w:r>
        <w:rPr>
          <w:w w:val="110"/>
        </w:rPr>
        <w:t>the</w:t>
      </w:r>
      <w:r>
        <w:rPr>
          <w:spacing w:val="-9"/>
          <w:w w:val="110"/>
        </w:rPr>
        <w:t xml:space="preserve"> </w:t>
      </w:r>
      <w:r>
        <w:rPr>
          <w:w w:val="110"/>
        </w:rPr>
        <w:t>values</w:t>
      </w:r>
      <w:r>
        <w:rPr>
          <w:spacing w:val="-10"/>
          <w:w w:val="110"/>
        </w:rPr>
        <w:t xml:space="preserve"> </w:t>
      </w:r>
      <w:r>
        <w:rPr>
          <w:w w:val="110"/>
        </w:rPr>
        <w:t>satisfy</w:t>
      </w:r>
      <w:r>
        <w:rPr>
          <w:spacing w:val="-9"/>
          <w:w w:val="110"/>
        </w:rPr>
        <w:t xml:space="preserve"> </w:t>
      </w:r>
      <w:r>
        <w:rPr>
          <w:w w:val="110"/>
        </w:rPr>
        <w:t>the</w:t>
      </w:r>
      <w:r>
        <w:rPr>
          <w:spacing w:val="-9"/>
          <w:w w:val="110"/>
        </w:rPr>
        <w:t xml:space="preserve"> </w:t>
      </w:r>
      <w:r>
        <w:rPr>
          <w:w w:val="110"/>
        </w:rPr>
        <w:t>defined</w:t>
      </w:r>
      <w:r>
        <w:rPr>
          <w:spacing w:val="-10"/>
          <w:w w:val="110"/>
        </w:rPr>
        <w:t xml:space="preserve"> </w:t>
      </w:r>
      <w:r>
        <w:rPr>
          <w:w w:val="110"/>
        </w:rPr>
        <w:t>validation</w:t>
      </w:r>
      <w:r>
        <w:rPr>
          <w:spacing w:val="-9"/>
          <w:w w:val="110"/>
        </w:rPr>
        <w:t xml:space="preserve"> </w:t>
      </w:r>
      <w:r>
        <w:rPr>
          <w:spacing w:val="-2"/>
          <w:w w:val="110"/>
        </w:rPr>
        <w:t>checks</w:t>
      </w:r>
    </w:p>
    <w:p w14:paraId="077BB4ED" w14:textId="77777777" w:rsidR="00C220EB" w:rsidRDefault="00000000">
      <w:pPr>
        <w:pStyle w:val="BodyText"/>
        <w:spacing w:before="110"/>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a</w:t>
      </w:r>
      <w:r>
        <w:rPr>
          <w:spacing w:val="-7"/>
          <w:w w:val="110"/>
        </w:rPr>
        <w:t xml:space="preserve"> </w:t>
      </w:r>
      <w:r>
        <w:rPr>
          <w:w w:val="110"/>
        </w:rPr>
        <w:t>line</w:t>
      </w:r>
      <w:r>
        <w:rPr>
          <w:spacing w:val="-8"/>
          <w:w w:val="110"/>
        </w:rPr>
        <w:t xml:space="preserve"> </w:t>
      </w:r>
      <w:r>
        <w:rPr>
          <w:w w:val="110"/>
        </w:rPr>
        <w:t>chart</w:t>
      </w:r>
      <w:r>
        <w:rPr>
          <w:spacing w:val="-8"/>
          <w:w w:val="110"/>
        </w:rPr>
        <w:t xml:space="preserve"> </w:t>
      </w:r>
      <w:r>
        <w:rPr>
          <w:w w:val="110"/>
        </w:rPr>
        <w:t>showing</w:t>
      </w:r>
      <w:r>
        <w:rPr>
          <w:spacing w:val="-8"/>
          <w:w w:val="110"/>
        </w:rPr>
        <w:t xml:space="preserve"> </w:t>
      </w:r>
      <w:r>
        <w:rPr>
          <w:w w:val="110"/>
        </w:rPr>
        <w:t>the</w:t>
      </w:r>
      <w:r>
        <w:rPr>
          <w:spacing w:val="-8"/>
          <w:w w:val="110"/>
        </w:rPr>
        <w:t xml:space="preserve"> </w:t>
      </w:r>
      <w:r>
        <w:rPr>
          <w:w w:val="110"/>
        </w:rPr>
        <w:t>development</w:t>
      </w:r>
      <w:r>
        <w:rPr>
          <w:spacing w:val="-8"/>
          <w:w w:val="110"/>
        </w:rPr>
        <w:t xml:space="preserve"> </w:t>
      </w:r>
      <w:r>
        <w:rPr>
          <w:w w:val="110"/>
        </w:rPr>
        <w:t>of</w:t>
      </w:r>
      <w:r>
        <w:rPr>
          <w:spacing w:val="-7"/>
          <w:w w:val="110"/>
        </w:rPr>
        <w:t xml:space="preserve"> </w:t>
      </w:r>
      <w:r>
        <w:rPr>
          <w:w w:val="110"/>
        </w:rPr>
        <w:t>the</w:t>
      </w:r>
      <w:r>
        <w:rPr>
          <w:spacing w:val="-8"/>
          <w:w w:val="110"/>
        </w:rPr>
        <w:t xml:space="preserve"> </w:t>
      </w:r>
      <w:r>
        <w:rPr>
          <w:w w:val="110"/>
        </w:rPr>
        <w:t>values</w:t>
      </w:r>
      <w:r>
        <w:rPr>
          <w:spacing w:val="-8"/>
          <w:w w:val="110"/>
        </w:rPr>
        <w:t xml:space="preserve"> </w:t>
      </w:r>
      <w:r>
        <w:rPr>
          <w:w w:val="110"/>
        </w:rPr>
        <w:t>over</w:t>
      </w:r>
      <w:r>
        <w:rPr>
          <w:spacing w:val="-8"/>
          <w:w w:val="110"/>
        </w:rPr>
        <w:t xml:space="preserve"> </w:t>
      </w:r>
      <w:r>
        <w:rPr>
          <w:spacing w:val="-4"/>
          <w:w w:val="110"/>
        </w:rPr>
        <w:t>time</w:t>
      </w:r>
    </w:p>
    <w:p w14:paraId="077BB4EE" w14:textId="77777777" w:rsidR="00C220EB" w:rsidRDefault="00000000">
      <w:pPr>
        <w:pStyle w:val="BodyText"/>
        <w:spacing w:before="165" w:line="256" w:lineRule="auto"/>
        <w:ind w:left="142" w:right="848"/>
        <w:jc w:val="both"/>
      </w:pPr>
      <w:r>
        <w:rPr>
          <w:w w:val="110"/>
        </w:rPr>
        <w:t>The</w:t>
      </w:r>
      <w:r>
        <w:rPr>
          <w:spacing w:val="-6"/>
          <w:w w:val="110"/>
        </w:rPr>
        <w:t xml:space="preserve"> </w:t>
      </w:r>
      <w:r>
        <w:rPr>
          <w:w w:val="110"/>
        </w:rPr>
        <w:t>first</w:t>
      </w:r>
      <w:r>
        <w:rPr>
          <w:spacing w:val="-7"/>
          <w:w w:val="110"/>
        </w:rPr>
        <w:t xml:space="preserve"> </w:t>
      </w:r>
      <w:r>
        <w:rPr>
          <w:w w:val="110"/>
        </w:rPr>
        <w:t>visual</w:t>
      </w:r>
      <w:r>
        <w:rPr>
          <w:spacing w:val="-6"/>
          <w:w w:val="110"/>
        </w:rPr>
        <w:t xml:space="preserve"> </w:t>
      </w:r>
      <w:r>
        <w:rPr>
          <w:w w:val="110"/>
        </w:rPr>
        <w:t>is</w:t>
      </w:r>
      <w:r>
        <w:rPr>
          <w:spacing w:val="-7"/>
          <w:w w:val="110"/>
        </w:rPr>
        <w:t xml:space="preserve"> </w:t>
      </w:r>
      <w:r>
        <w:rPr>
          <w:w w:val="110"/>
        </w:rPr>
        <w:t>a</w:t>
      </w:r>
      <w:r>
        <w:rPr>
          <w:spacing w:val="-6"/>
          <w:w w:val="110"/>
        </w:rPr>
        <w:t xml:space="preserve"> </w:t>
      </w:r>
      <w:r>
        <w:rPr>
          <w:w w:val="110"/>
        </w:rPr>
        <w:t>detailed</w:t>
      </w:r>
      <w:r>
        <w:rPr>
          <w:spacing w:val="-7"/>
          <w:w w:val="110"/>
        </w:rPr>
        <w:t xml:space="preserve"> </w:t>
      </w:r>
      <w:r>
        <w:rPr>
          <w:w w:val="110"/>
        </w:rPr>
        <w:t>table</w:t>
      </w:r>
      <w:r>
        <w:rPr>
          <w:spacing w:val="-6"/>
          <w:w w:val="110"/>
        </w:rPr>
        <w:t xml:space="preserve"> </w:t>
      </w:r>
      <w:r>
        <w:rPr>
          <w:w w:val="110"/>
        </w:rPr>
        <w:t>showing</w:t>
      </w:r>
      <w:r>
        <w:rPr>
          <w:spacing w:val="-7"/>
          <w:w w:val="110"/>
        </w:rPr>
        <w:t xml:space="preserve"> </w:t>
      </w:r>
      <w:r>
        <w:rPr>
          <w:w w:val="110"/>
        </w:rPr>
        <w:t>the</w:t>
      </w:r>
      <w:r>
        <w:rPr>
          <w:spacing w:val="-6"/>
          <w:w w:val="110"/>
        </w:rPr>
        <w:t xml:space="preserve"> </w:t>
      </w:r>
      <w:r>
        <w:rPr>
          <w:w w:val="110"/>
        </w:rPr>
        <w:t>daily</w:t>
      </w:r>
      <w:r>
        <w:rPr>
          <w:spacing w:val="-7"/>
          <w:w w:val="110"/>
        </w:rPr>
        <w:t xml:space="preserve"> </w:t>
      </w:r>
      <w:r>
        <w:rPr>
          <w:w w:val="110"/>
        </w:rPr>
        <w:t>event</w:t>
      </w:r>
      <w:r>
        <w:rPr>
          <w:spacing w:val="-6"/>
          <w:w w:val="110"/>
        </w:rPr>
        <w:t xml:space="preserve"> </w:t>
      </w:r>
      <w:r>
        <w:rPr>
          <w:w w:val="110"/>
        </w:rPr>
        <w:t>counts</w:t>
      </w:r>
      <w:r>
        <w:rPr>
          <w:spacing w:val="-7"/>
          <w:w w:val="110"/>
        </w:rPr>
        <w:t xml:space="preserve"> </w:t>
      </w:r>
      <w:r>
        <w:rPr>
          <w:w w:val="110"/>
        </w:rPr>
        <w:t>per</w:t>
      </w:r>
      <w:r>
        <w:rPr>
          <w:spacing w:val="-6"/>
          <w:w w:val="110"/>
        </w:rPr>
        <w:t xml:space="preserve"> </w:t>
      </w:r>
      <w:r>
        <w:rPr>
          <w:w w:val="110"/>
        </w:rPr>
        <w:t>event</w:t>
      </w:r>
      <w:r>
        <w:rPr>
          <w:spacing w:val="-7"/>
          <w:w w:val="110"/>
        </w:rPr>
        <w:t xml:space="preserve"> </w:t>
      </w:r>
      <w:r>
        <w:rPr>
          <w:w w:val="110"/>
        </w:rPr>
        <w:t>and</w:t>
      </w:r>
      <w:r>
        <w:rPr>
          <w:spacing w:val="-6"/>
          <w:w w:val="110"/>
        </w:rPr>
        <w:t xml:space="preserve"> </w:t>
      </w:r>
      <w:r>
        <w:rPr>
          <w:w w:val="110"/>
        </w:rPr>
        <w:t>sorting</w:t>
      </w:r>
      <w:r>
        <w:rPr>
          <w:spacing w:val="-6"/>
          <w:w w:val="110"/>
        </w:rPr>
        <w:t xml:space="preserve"> </w:t>
      </w:r>
      <w:r>
        <w:rPr>
          <w:w w:val="110"/>
        </w:rPr>
        <w:t>centre. This</w:t>
      </w:r>
      <w:r>
        <w:rPr>
          <w:spacing w:val="-6"/>
          <w:w w:val="110"/>
        </w:rPr>
        <w:t xml:space="preserve"> </w:t>
      </w:r>
      <w:r>
        <w:rPr>
          <w:w w:val="110"/>
        </w:rPr>
        <w:t>allows the business to confirm completeness based on the absolute values.</w:t>
      </w:r>
      <w:r>
        <w:rPr>
          <w:spacing w:val="39"/>
          <w:w w:val="110"/>
        </w:rPr>
        <w:t xml:space="preserve"> </w:t>
      </w:r>
      <w:r>
        <w:rPr>
          <w:w w:val="110"/>
        </w:rPr>
        <w:t>The table was enhanced with traffic light indicators showing green or red according to the defined thresholds.</w:t>
      </w:r>
    </w:p>
    <w:p w14:paraId="077BB4EF" w14:textId="77777777" w:rsidR="00C220EB" w:rsidRDefault="00000000">
      <w:pPr>
        <w:pStyle w:val="BodyText"/>
        <w:spacing w:before="34"/>
        <w:rPr>
          <w:sz w:val="20"/>
        </w:rPr>
      </w:pPr>
      <w:r>
        <w:rPr>
          <w:noProof/>
          <w:sz w:val="20"/>
        </w:rPr>
        <w:drawing>
          <wp:anchor distT="0" distB="0" distL="0" distR="0" simplePos="0" relativeHeight="487604224" behindDoc="1" locked="0" layoutInCell="1" allowOverlap="1" wp14:anchorId="077BB860" wp14:editId="077BB861">
            <wp:simplePos x="0" y="0"/>
            <wp:positionH relativeFrom="page">
              <wp:posOffset>685863</wp:posOffset>
            </wp:positionH>
            <wp:positionV relativeFrom="paragraph">
              <wp:posOffset>183114</wp:posOffset>
            </wp:positionV>
            <wp:extent cx="6147191" cy="1170432"/>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34" cstate="print"/>
                    <a:stretch>
                      <a:fillRect/>
                    </a:stretch>
                  </pic:blipFill>
                  <pic:spPr>
                    <a:xfrm>
                      <a:off x="0" y="0"/>
                      <a:ext cx="6147191" cy="1170432"/>
                    </a:xfrm>
                    <a:prstGeom prst="rect">
                      <a:avLst/>
                    </a:prstGeom>
                  </pic:spPr>
                </pic:pic>
              </a:graphicData>
            </a:graphic>
          </wp:anchor>
        </w:drawing>
      </w:r>
    </w:p>
    <w:p w14:paraId="077BB4F0" w14:textId="77777777" w:rsidR="00C220EB" w:rsidRDefault="00000000">
      <w:pPr>
        <w:spacing w:before="252"/>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5.4.:</w:t>
      </w:r>
      <w:r>
        <w:rPr>
          <w:rFonts w:ascii="Arial"/>
          <w:b/>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 table</w:t>
      </w:r>
      <w:r>
        <w:rPr>
          <w:rFonts w:ascii="Arial"/>
          <w:color w:val="697D90"/>
          <w:spacing w:val="-1"/>
          <w:sz w:val="18"/>
        </w:rPr>
        <w:t xml:space="preserve"> </w:t>
      </w:r>
      <w:r>
        <w:rPr>
          <w:rFonts w:ascii="Arial"/>
          <w:color w:val="697D90"/>
          <w:sz w:val="18"/>
        </w:rPr>
        <w:t>visualising</w:t>
      </w:r>
      <w:r>
        <w:rPr>
          <w:rFonts w:ascii="Arial"/>
          <w:color w:val="697D90"/>
          <w:spacing w:val="-1"/>
          <w:sz w:val="18"/>
        </w:rPr>
        <w:t xml:space="preserve"> </w:t>
      </w:r>
      <w:r>
        <w:rPr>
          <w:rFonts w:ascii="Arial"/>
          <w:color w:val="697D90"/>
          <w:sz w:val="18"/>
        </w:rPr>
        <w:t>daily</w:t>
      </w:r>
      <w:r>
        <w:rPr>
          <w:rFonts w:ascii="Arial"/>
          <w:color w:val="697D90"/>
          <w:spacing w:val="-1"/>
          <w:sz w:val="18"/>
        </w:rPr>
        <w:t xml:space="preserve"> </w:t>
      </w:r>
      <w:r>
        <w:rPr>
          <w:rFonts w:ascii="Arial"/>
          <w:color w:val="697D90"/>
          <w:sz w:val="18"/>
        </w:rPr>
        <w:t>event</w:t>
      </w:r>
      <w:r>
        <w:rPr>
          <w:rFonts w:ascii="Arial"/>
          <w:color w:val="697D90"/>
          <w:spacing w:val="-1"/>
          <w:sz w:val="18"/>
        </w:rPr>
        <w:t xml:space="preserve"> </w:t>
      </w:r>
      <w:r>
        <w:rPr>
          <w:rFonts w:ascii="Arial"/>
          <w:color w:val="697D90"/>
          <w:sz w:val="18"/>
        </w:rPr>
        <w:t>counts</w:t>
      </w:r>
      <w:r>
        <w:rPr>
          <w:rFonts w:ascii="Arial"/>
          <w:color w:val="697D90"/>
          <w:spacing w:val="-1"/>
          <w:sz w:val="18"/>
        </w:rPr>
        <w:t xml:space="preserve"> </w:t>
      </w:r>
      <w:r>
        <w:rPr>
          <w:rFonts w:ascii="Arial"/>
          <w:color w:val="697D90"/>
          <w:sz w:val="18"/>
        </w:rPr>
        <w:t>and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indicators</w:t>
      </w:r>
    </w:p>
    <w:p w14:paraId="077BB4F1" w14:textId="77777777" w:rsidR="00C220EB" w:rsidRDefault="00C220EB">
      <w:pPr>
        <w:pStyle w:val="BodyText"/>
        <w:rPr>
          <w:rFonts w:ascii="Arial"/>
          <w:sz w:val="18"/>
        </w:rPr>
      </w:pPr>
    </w:p>
    <w:p w14:paraId="077BB4F2" w14:textId="77777777" w:rsidR="00C220EB" w:rsidRDefault="00C220EB">
      <w:pPr>
        <w:pStyle w:val="BodyText"/>
        <w:spacing w:before="121"/>
        <w:rPr>
          <w:rFonts w:ascii="Arial"/>
          <w:sz w:val="18"/>
        </w:rPr>
      </w:pPr>
    </w:p>
    <w:p w14:paraId="077BB4F3" w14:textId="77777777" w:rsidR="00C220EB" w:rsidRDefault="00000000">
      <w:pPr>
        <w:pStyle w:val="BodyText"/>
        <w:spacing w:line="256" w:lineRule="auto"/>
        <w:ind w:left="142" w:right="848"/>
        <w:jc w:val="both"/>
      </w:pPr>
      <w:r>
        <w:rPr>
          <w:w w:val="110"/>
        </w:rPr>
        <w:t>The second visual consists of traffic light indicators summarising the four data quality checks.</w:t>
      </w:r>
      <w:r>
        <w:rPr>
          <w:spacing w:val="40"/>
          <w:w w:val="110"/>
        </w:rPr>
        <w:t xml:space="preserve"> </w:t>
      </w:r>
      <w:r>
        <w:rPr>
          <w:w w:val="110"/>
        </w:rPr>
        <w:t>For e</w:t>
      </w:r>
      <w:bookmarkStart w:id="193" w:name="_bookmark110"/>
      <w:bookmarkEnd w:id="193"/>
      <w:r>
        <w:rPr>
          <w:w w:val="110"/>
        </w:rPr>
        <w:t>ach check,</w:t>
      </w:r>
      <w:r>
        <w:rPr>
          <w:spacing w:val="-14"/>
          <w:w w:val="110"/>
        </w:rPr>
        <w:t xml:space="preserve"> </w:t>
      </w:r>
      <w:r>
        <w:rPr>
          <w:w w:val="110"/>
        </w:rPr>
        <w:t>the</w:t>
      </w:r>
      <w:r>
        <w:rPr>
          <w:spacing w:val="-14"/>
          <w:w w:val="110"/>
        </w:rPr>
        <w:t xml:space="preserve"> </w:t>
      </w:r>
      <w:r>
        <w:rPr>
          <w:w w:val="110"/>
        </w:rPr>
        <w:t>values</w:t>
      </w:r>
      <w:r>
        <w:rPr>
          <w:spacing w:val="-14"/>
          <w:w w:val="110"/>
        </w:rPr>
        <w:t xml:space="preserve"> </w:t>
      </w:r>
      <w:r>
        <w:rPr>
          <w:w w:val="110"/>
        </w:rPr>
        <w:t>are</w:t>
      </w:r>
      <w:r>
        <w:rPr>
          <w:spacing w:val="-14"/>
          <w:w w:val="110"/>
        </w:rPr>
        <w:t xml:space="preserve"> </w:t>
      </w:r>
      <w:r>
        <w:rPr>
          <w:w w:val="110"/>
        </w:rPr>
        <w:t>compared</w:t>
      </w:r>
      <w:r>
        <w:rPr>
          <w:spacing w:val="-14"/>
          <w:w w:val="110"/>
        </w:rPr>
        <w:t xml:space="preserve"> </w:t>
      </w:r>
      <w:r>
        <w:rPr>
          <w:w w:val="110"/>
        </w:rPr>
        <w:t>and</w:t>
      </w:r>
      <w:r>
        <w:rPr>
          <w:spacing w:val="-14"/>
          <w:w w:val="110"/>
        </w:rPr>
        <w:t xml:space="preserve"> </w:t>
      </w:r>
      <w:r>
        <w:rPr>
          <w:w w:val="110"/>
        </w:rPr>
        <w:t>displayed</w:t>
      </w:r>
      <w:r>
        <w:rPr>
          <w:spacing w:val="-14"/>
          <w:w w:val="110"/>
        </w:rPr>
        <w:t xml:space="preserve"> </w:t>
      </w:r>
      <w:r>
        <w:rPr>
          <w:w w:val="110"/>
        </w:rPr>
        <w:t>as</w:t>
      </w:r>
      <w:r>
        <w:rPr>
          <w:spacing w:val="-14"/>
          <w:w w:val="110"/>
        </w:rPr>
        <w:t xml:space="preserve"> </w:t>
      </w:r>
      <w:r>
        <w:rPr>
          <w:w w:val="110"/>
        </w:rPr>
        <w:t>green</w:t>
      </w:r>
      <w:r>
        <w:rPr>
          <w:spacing w:val="-14"/>
          <w:w w:val="110"/>
        </w:rPr>
        <w:t xml:space="preserve"> </w:t>
      </w:r>
      <w:r>
        <w:rPr>
          <w:w w:val="110"/>
        </w:rPr>
        <w:t>when</w:t>
      </w:r>
      <w:r>
        <w:rPr>
          <w:spacing w:val="-14"/>
          <w:w w:val="110"/>
        </w:rPr>
        <w:t xml:space="preserve"> </w:t>
      </w:r>
      <w:r>
        <w:rPr>
          <w:w w:val="110"/>
        </w:rPr>
        <w:t>the</w:t>
      </w:r>
      <w:r>
        <w:rPr>
          <w:spacing w:val="-14"/>
          <w:w w:val="110"/>
        </w:rPr>
        <w:t xml:space="preserve"> </w:t>
      </w:r>
      <w:r>
        <w:rPr>
          <w:w w:val="110"/>
        </w:rPr>
        <w:t>difference</w:t>
      </w:r>
      <w:r>
        <w:rPr>
          <w:spacing w:val="-14"/>
          <w:w w:val="110"/>
        </w:rPr>
        <w:t xml:space="preserve"> </w:t>
      </w:r>
      <w:r>
        <w:rPr>
          <w:w w:val="110"/>
        </w:rPr>
        <w:t>is</w:t>
      </w:r>
      <w:r>
        <w:rPr>
          <w:spacing w:val="-14"/>
          <w:w w:val="110"/>
        </w:rPr>
        <w:t xml:space="preserve"> </w:t>
      </w:r>
      <w:r>
        <w:rPr>
          <w:w w:val="110"/>
        </w:rPr>
        <w:t>below</w:t>
      </w:r>
      <w:r>
        <w:rPr>
          <w:spacing w:val="-14"/>
          <w:w w:val="110"/>
        </w:rPr>
        <w:t xml:space="preserve"> </w:t>
      </w:r>
      <w:r>
        <w:rPr>
          <w:w w:val="110"/>
        </w:rPr>
        <w:t>1%</w:t>
      </w:r>
      <w:r>
        <w:rPr>
          <w:spacing w:val="-14"/>
          <w:w w:val="110"/>
        </w:rPr>
        <w:t xml:space="preserve"> </w:t>
      </w:r>
      <w:r>
        <w:rPr>
          <w:w w:val="110"/>
        </w:rPr>
        <w:t>and</w:t>
      </w:r>
      <w:r>
        <w:rPr>
          <w:spacing w:val="-14"/>
          <w:w w:val="110"/>
        </w:rPr>
        <w:t xml:space="preserve"> </w:t>
      </w:r>
      <w:r>
        <w:rPr>
          <w:w w:val="110"/>
        </w:rPr>
        <w:t>at</w:t>
      </w:r>
      <w:r>
        <w:rPr>
          <w:spacing w:val="-14"/>
          <w:w w:val="110"/>
        </w:rPr>
        <w:t xml:space="preserve"> </w:t>
      </w:r>
      <w:r>
        <w:rPr>
          <w:w w:val="110"/>
        </w:rPr>
        <w:t>least</w:t>
      </w:r>
      <w:r>
        <w:rPr>
          <w:spacing w:val="-14"/>
          <w:w w:val="110"/>
        </w:rPr>
        <w:t xml:space="preserve"> </w:t>
      </w:r>
      <w:r>
        <w:rPr>
          <w:w w:val="110"/>
        </w:rPr>
        <w:t>10’000 events are available.</w:t>
      </w:r>
      <w:r>
        <w:rPr>
          <w:spacing w:val="29"/>
          <w:w w:val="110"/>
        </w:rPr>
        <w:t xml:space="preserve"> </w:t>
      </w:r>
      <w:r>
        <w:rPr>
          <w:w w:val="110"/>
        </w:rPr>
        <w:t>This allows users to quickly determine whether the latest values are valid, reducing the time required to decide whether further investigation is necessary.</w:t>
      </w:r>
    </w:p>
    <w:p w14:paraId="077BB4F4" w14:textId="77777777" w:rsidR="00C220EB" w:rsidRDefault="00C220EB">
      <w:pPr>
        <w:pStyle w:val="BodyText"/>
        <w:spacing w:line="256" w:lineRule="auto"/>
        <w:jc w:val="both"/>
        <w:sectPr w:rsidR="00C220EB">
          <w:pgSz w:w="11910" w:h="16840"/>
          <w:pgMar w:top="440" w:right="0" w:bottom="1720" w:left="708" w:header="0" w:footer="1540" w:gutter="0"/>
          <w:cols w:space="720"/>
        </w:sectPr>
      </w:pPr>
    </w:p>
    <w:p w14:paraId="077BB4F5" w14:textId="77777777" w:rsidR="00C220EB" w:rsidRDefault="00C220EB">
      <w:pPr>
        <w:pStyle w:val="BodyText"/>
        <w:spacing w:before="168"/>
        <w:rPr>
          <w:sz w:val="20"/>
        </w:rPr>
      </w:pPr>
    </w:p>
    <w:p w14:paraId="077BB4F6" w14:textId="77777777" w:rsidR="00C220EB" w:rsidRDefault="00000000">
      <w:pPr>
        <w:ind w:left="372"/>
        <w:rPr>
          <w:sz w:val="20"/>
        </w:rPr>
      </w:pPr>
      <w:r>
        <w:rPr>
          <w:noProof/>
          <w:sz w:val="20"/>
        </w:rPr>
        <w:drawing>
          <wp:inline distT="0" distB="0" distL="0" distR="0" wp14:anchorId="077BB862" wp14:editId="077BB863">
            <wp:extent cx="6181057" cy="5340286"/>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35" cstate="print"/>
                    <a:stretch>
                      <a:fillRect/>
                    </a:stretch>
                  </pic:blipFill>
                  <pic:spPr>
                    <a:xfrm>
                      <a:off x="0" y="0"/>
                      <a:ext cx="6181057" cy="5340286"/>
                    </a:xfrm>
                    <a:prstGeom prst="rect">
                      <a:avLst/>
                    </a:prstGeom>
                  </pic:spPr>
                </pic:pic>
              </a:graphicData>
            </a:graphic>
          </wp:inline>
        </w:drawing>
      </w:r>
    </w:p>
    <w:p w14:paraId="077BB4F7" w14:textId="77777777" w:rsidR="00C220EB" w:rsidRDefault="00C220EB">
      <w:pPr>
        <w:pStyle w:val="BodyText"/>
        <w:spacing w:before="8"/>
        <w:rPr>
          <w:sz w:val="18"/>
        </w:rPr>
      </w:pPr>
    </w:p>
    <w:p w14:paraId="077BB4F8" w14:textId="77777777" w:rsidR="00C220EB"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5.5.:</w:t>
      </w:r>
      <w:r>
        <w:rPr>
          <w:rFonts w:ascii="Arial"/>
          <w:b/>
          <w:color w:val="697D90"/>
          <w:spacing w:val="4"/>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traffic</w:t>
      </w:r>
      <w:r>
        <w:rPr>
          <w:rFonts w:ascii="Arial"/>
          <w:color w:val="697D90"/>
          <w:spacing w:val="2"/>
          <w:sz w:val="18"/>
        </w:rPr>
        <w:t xml:space="preserve"> </w:t>
      </w:r>
      <w:r>
        <w:rPr>
          <w:rFonts w:ascii="Arial"/>
          <w:color w:val="697D90"/>
          <w:sz w:val="18"/>
        </w:rPr>
        <w:t>light</w:t>
      </w:r>
      <w:r>
        <w:rPr>
          <w:rFonts w:ascii="Arial"/>
          <w:color w:val="697D90"/>
          <w:spacing w:val="2"/>
          <w:sz w:val="18"/>
        </w:rPr>
        <w:t xml:space="preserve"> </w:t>
      </w:r>
      <w:r>
        <w:rPr>
          <w:rFonts w:ascii="Arial"/>
          <w:color w:val="697D90"/>
          <w:sz w:val="18"/>
        </w:rPr>
        <w:t>indicators</w:t>
      </w:r>
      <w:r>
        <w:rPr>
          <w:rFonts w:ascii="Arial"/>
          <w:color w:val="697D90"/>
          <w:spacing w:val="2"/>
          <w:sz w:val="18"/>
        </w:rPr>
        <w:t xml:space="preserve"> </w:t>
      </w:r>
      <w:r>
        <w:rPr>
          <w:rFonts w:ascii="Arial"/>
          <w:color w:val="697D90"/>
          <w:sz w:val="18"/>
        </w:rPr>
        <w:t>summarising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four</w:t>
      </w:r>
      <w:r>
        <w:rPr>
          <w:rFonts w:ascii="Arial"/>
          <w:color w:val="697D90"/>
          <w:spacing w:val="2"/>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pacing w:val="-2"/>
          <w:sz w:val="18"/>
        </w:rPr>
        <w:t>checks</w:t>
      </w:r>
    </w:p>
    <w:p w14:paraId="077BB4F9" w14:textId="77777777" w:rsidR="00C220EB" w:rsidRDefault="00C220EB">
      <w:pPr>
        <w:pStyle w:val="BodyText"/>
        <w:rPr>
          <w:rFonts w:ascii="Arial"/>
          <w:sz w:val="18"/>
        </w:rPr>
      </w:pPr>
    </w:p>
    <w:p w14:paraId="077BB4FA" w14:textId="77777777" w:rsidR="00C220EB" w:rsidRDefault="00C220EB">
      <w:pPr>
        <w:pStyle w:val="BodyText"/>
        <w:rPr>
          <w:rFonts w:ascii="Arial"/>
          <w:sz w:val="18"/>
        </w:rPr>
      </w:pPr>
    </w:p>
    <w:p w14:paraId="077BB4FB" w14:textId="77777777" w:rsidR="00C220EB" w:rsidRDefault="00C220EB">
      <w:pPr>
        <w:pStyle w:val="BodyText"/>
        <w:rPr>
          <w:rFonts w:ascii="Arial"/>
          <w:sz w:val="18"/>
        </w:rPr>
      </w:pPr>
    </w:p>
    <w:p w14:paraId="077BB4FC" w14:textId="77777777" w:rsidR="00C220EB" w:rsidRDefault="00C220EB">
      <w:pPr>
        <w:pStyle w:val="BodyText"/>
        <w:rPr>
          <w:rFonts w:ascii="Arial"/>
          <w:sz w:val="18"/>
        </w:rPr>
      </w:pPr>
    </w:p>
    <w:p w14:paraId="077BB4FD" w14:textId="77777777" w:rsidR="00C220EB" w:rsidRDefault="00C220EB">
      <w:pPr>
        <w:pStyle w:val="BodyText"/>
        <w:rPr>
          <w:rFonts w:ascii="Arial"/>
          <w:sz w:val="18"/>
        </w:rPr>
      </w:pPr>
    </w:p>
    <w:p w14:paraId="077BB4FE" w14:textId="77777777" w:rsidR="00C220EB" w:rsidRDefault="00C220EB">
      <w:pPr>
        <w:pStyle w:val="BodyText"/>
        <w:rPr>
          <w:rFonts w:ascii="Arial"/>
          <w:sz w:val="18"/>
        </w:rPr>
      </w:pPr>
    </w:p>
    <w:p w14:paraId="077BB4FF" w14:textId="77777777" w:rsidR="00C220EB" w:rsidRDefault="00C220EB">
      <w:pPr>
        <w:pStyle w:val="BodyText"/>
        <w:rPr>
          <w:rFonts w:ascii="Arial"/>
          <w:sz w:val="18"/>
        </w:rPr>
      </w:pPr>
    </w:p>
    <w:p w14:paraId="077BB500" w14:textId="77777777" w:rsidR="00C220EB" w:rsidRDefault="00C220EB">
      <w:pPr>
        <w:pStyle w:val="BodyText"/>
        <w:rPr>
          <w:rFonts w:ascii="Arial"/>
          <w:sz w:val="18"/>
        </w:rPr>
      </w:pPr>
    </w:p>
    <w:p w14:paraId="077BB501" w14:textId="77777777" w:rsidR="00C220EB" w:rsidRDefault="00C220EB">
      <w:pPr>
        <w:pStyle w:val="BodyText"/>
        <w:rPr>
          <w:rFonts w:ascii="Arial"/>
          <w:sz w:val="18"/>
        </w:rPr>
      </w:pPr>
    </w:p>
    <w:p w14:paraId="077BB502" w14:textId="77777777" w:rsidR="00C220EB" w:rsidRDefault="00C220EB">
      <w:pPr>
        <w:pStyle w:val="BodyText"/>
        <w:rPr>
          <w:rFonts w:ascii="Arial"/>
          <w:sz w:val="18"/>
        </w:rPr>
      </w:pPr>
    </w:p>
    <w:p w14:paraId="077BB503" w14:textId="77777777" w:rsidR="00C220EB" w:rsidRDefault="00C220EB">
      <w:pPr>
        <w:pStyle w:val="BodyText"/>
        <w:rPr>
          <w:rFonts w:ascii="Arial"/>
          <w:sz w:val="18"/>
        </w:rPr>
      </w:pPr>
    </w:p>
    <w:p w14:paraId="077BB504" w14:textId="77777777" w:rsidR="00C220EB" w:rsidRDefault="00C220EB">
      <w:pPr>
        <w:pStyle w:val="BodyText"/>
        <w:rPr>
          <w:rFonts w:ascii="Arial"/>
          <w:sz w:val="18"/>
        </w:rPr>
      </w:pPr>
    </w:p>
    <w:p w14:paraId="077BB505" w14:textId="77777777" w:rsidR="00C220EB" w:rsidRDefault="00C220EB">
      <w:pPr>
        <w:pStyle w:val="BodyText"/>
        <w:rPr>
          <w:rFonts w:ascii="Arial"/>
          <w:sz w:val="18"/>
        </w:rPr>
      </w:pPr>
    </w:p>
    <w:p w14:paraId="077BB506" w14:textId="77777777" w:rsidR="00C220EB" w:rsidRDefault="00C220EB">
      <w:pPr>
        <w:pStyle w:val="BodyText"/>
        <w:rPr>
          <w:rFonts w:ascii="Arial"/>
          <w:sz w:val="18"/>
        </w:rPr>
      </w:pPr>
    </w:p>
    <w:p w14:paraId="077BB507" w14:textId="77777777" w:rsidR="00C220EB" w:rsidRDefault="00C220EB">
      <w:pPr>
        <w:pStyle w:val="BodyText"/>
        <w:rPr>
          <w:rFonts w:ascii="Arial"/>
          <w:sz w:val="18"/>
        </w:rPr>
      </w:pPr>
    </w:p>
    <w:p w14:paraId="077BB508" w14:textId="77777777" w:rsidR="00C220EB" w:rsidRDefault="00C220EB">
      <w:pPr>
        <w:pStyle w:val="BodyText"/>
        <w:rPr>
          <w:rFonts w:ascii="Arial"/>
          <w:sz w:val="18"/>
        </w:rPr>
      </w:pPr>
    </w:p>
    <w:p w14:paraId="077BB509" w14:textId="77777777" w:rsidR="00C220EB" w:rsidRDefault="00C220EB">
      <w:pPr>
        <w:pStyle w:val="BodyText"/>
        <w:rPr>
          <w:rFonts w:ascii="Arial"/>
          <w:sz w:val="18"/>
        </w:rPr>
      </w:pPr>
    </w:p>
    <w:p w14:paraId="077BB50A" w14:textId="77777777" w:rsidR="00C220EB" w:rsidRDefault="00C220EB">
      <w:pPr>
        <w:pStyle w:val="BodyText"/>
        <w:rPr>
          <w:rFonts w:ascii="Arial"/>
          <w:sz w:val="18"/>
        </w:rPr>
      </w:pPr>
    </w:p>
    <w:p w14:paraId="077BB50B" w14:textId="77777777" w:rsidR="00C220EB" w:rsidRDefault="00C220EB">
      <w:pPr>
        <w:pStyle w:val="BodyText"/>
        <w:spacing w:before="109"/>
        <w:rPr>
          <w:rFonts w:ascii="Arial"/>
          <w:sz w:val="18"/>
        </w:rPr>
      </w:pPr>
    </w:p>
    <w:p w14:paraId="077BB50C" w14:textId="77777777" w:rsidR="00C220EB" w:rsidRDefault="00000000">
      <w:pPr>
        <w:pStyle w:val="BodyText"/>
        <w:spacing w:line="256" w:lineRule="auto"/>
        <w:ind w:left="142" w:right="848"/>
        <w:jc w:val="both"/>
      </w:pPr>
      <w:r>
        <w:rPr>
          <w:w w:val="110"/>
        </w:rPr>
        <w:t>The third visual is a line chart that allows users to identify recurring patterns in the data, for exam</w:t>
      </w:r>
      <w:bookmarkStart w:id="194" w:name="_bookmark111"/>
      <w:bookmarkEnd w:id="194"/>
      <w:r>
        <w:rPr>
          <w:w w:val="110"/>
        </w:rPr>
        <w:t>ple whether</w:t>
      </w:r>
      <w:r>
        <w:rPr>
          <w:spacing w:val="-4"/>
          <w:w w:val="110"/>
        </w:rPr>
        <w:t xml:space="preserve"> </w:t>
      </w:r>
      <w:r>
        <w:rPr>
          <w:w w:val="110"/>
        </w:rPr>
        <w:t>errors</w:t>
      </w:r>
      <w:r>
        <w:rPr>
          <w:spacing w:val="-6"/>
          <w:w w:val="110"/>
        </w:rPr>
        <w:t xml:space="preserve"> </w:t>
      </w:r>
      <w:r>
        <w:rPr>
          <w:w w:val="110"/>
        </w:rPr>
        <w:t>regularly</w:t>
      </w:r>
      <w:r>
        <w:rPr>
          <w:spacing w:val="-4"/>
          <w:w w:val="110"/>
        </w:rPr>
        <w:t xml:space="preserve"> </w:t>
      </w:r>
      <w:r>
        <w:rPr>
          <w:w w:val="110"/>
        </w:rPr>
        <w:t>occur</w:t>
      </w:r>
      <w:r>
        <w:rPr>
          <w:spacing w:val="-4"/>
          <w:w w:val="110"/>
        </w:rPr>
        <w:t xml:space="preserve"> </w:t>
      </w:r>
      <w:r>
        <w:rPr>
          <w:w w:val="110"/>
        </w:rPr>
        <w:t>on</w:t>
      </w:r>
      <w:r>
        <w:rPr>
          <w:spacing w:val="-6"/>
          <w:w w:val="110"/>
        </w:rPr>
        <w:t xml:space="preserve"> </w:t>
      </w:r>
      <w:r>
        <w:rPr>
          <w:w w:val="110"/>
        </w:rPr>
        <w:t>Fridays</w:t>
      </w:r>
      <w:r>
        <w:rPr>
          <w:spacing w:val="-4"/>
          <w:w w:val="110"/>
        </w:rPr>
        <w:t xml:space="preserve"> </w:t>
      </w:r>
      <w:r>
        <w:rPr>
          <w:w w:val="110"/>
        </w:rPr>
        <w:t>or</w:t>
      </w:r>
      <w:r>
        <w:rPr>
          <w:spacing w:val="-4"/>
          <w:w w:val="110"/>
        </w:rPr>
        <w:t xml:space="preserve"> </w:t>
      </w:r>
      <w:r>
        <w:rPr>
          <w:w w:val="110"/>
        </w:rPr>
        <w:t>Mondays. The</w:t>
      </w:r>
      <w:r>
        <w:rPr>
          <w:spacing w:val="-4"/>
          <w:w w:val="110"/>
        </w:rPr>
        <w:t xml:space="preserve"> </w:t>
      </w:r>
      <w:r>
        <w:rPr>
          <w:w w:val="110"/>
        </w:rPr>
        <w:t>centre</w:t>
      </w:r>
      <w:r>
        <w:rPr>
          <w:spacing w:val="-4"/>
          <w:w w:val="110"/>
        </w:rPr>
        <w:t xml:space="preserve"> </w:t>
      </w:r>
      <w:r>
        <w:rPr>
          <w:w w:val="110"/>
        </w:rPr>
        <w:t>line</w:t>
      </w:r>
      <w:r>
        <w:rPr>
          <w:spacing w:val="-6"/>
          <w:w w:val="110"/>
        </w:rPr>
        <w:t xml:space="preserve"> </w:t>
      </w:r>
      <w:r>
        <w:rPr>
          <w:w w:val="110"/>
        </w:rPr>
        <w:t>represents</w:t>
      </w:r>
      <w:r>
        <w:rPr>
          <w:spacing w:val="-4"/>
          <w:w w:val="110"/>
        </w:rPr>
        <w:t xml:space="preserve"> </w:t>
      </w:r>
      <w:r>
        <w:rPr>
          <w:w w:val="110"/>
        </w:rPr>
        <w:t>0%</w:t>
      </w:r>
      <w:r>
        <w:rPr>
          <w:spacing w:val="-4"/>
          <w:w w:val="110"/>
        </w:rPr>
        <w:t xml:space="preserve"> </w:t>
      </w:r>
      <w:r>
        <w:rPr>
          <w:w w:val="110"/>
        </w:rPr>
        <w:t>deviation,</w:t>
      </w:r>
      <w:r>
        <w:rPr>
          <w:spacing w:val="-4"/>
          <w:w w:val="110"/>
        </w:rPr>
        <w:t xml:space="preserve"> </w:t>
      </w:r>
      <w:r>
        <w:rPr>
          <w:w w:val="110"/>
        </w:rPr>
        <w:t>while</w:t>
      </w:r>
      <w:r>
        <w:rPr>
          <w:spacing w:val="-4"/>
          <w:w w:val="110"/>
        </w:rPr>
        <w:t xml:space="preserve"> </w:t>
      </w:r>
      <w:r>
        <w:rPr>
          <w:w w:val="110"/>
        </w:rPr>
        <w:t xml:space="preserve">the dashed lines indicate the threshold of 1%. The four coloured lines represent the </w:t>
      </w:r>
      <w:commentRangeStart w:id="195"/>
      <w:r>
        <w:rPr>
          <w:w w:val="110"/>
        </w:rPr>
        <w:t>different events.</w:t>
      </w:r>
      <w:commentRangeEnd w:id="195"/>
      <w:r w:rsidR="00242706">
        <w:rPr>
          <w:rStyle w:val="CommentReference"/>
          <w:sz w:val="22"/>
          <w:szCs w:val="22"/>
        </w:rPr>
        <w:commentReference w:id="195"/>
      </w:r>
    </w:p>
    <w:p w14:paraId="077BB50D" w14:textId="77777777" w:rsidR="00C220EB" w:rsidRDefault="00C220EB">
      <w:pPr>
        <w:pStyle w:val="BodyText"/>
        <w:spacing w:line="256" w:lineRule="auto"/>
        <w:jc w:val="both"/>
        <w:sectPr w:rsidR="00C220EB">
          <w:pgSz w:w="11910" w:h="16840"/>
          <w:pgMar w:top="440" w:right="0" w:bottom="1720" w:left="708" w:header="0" w:footer="1540" w:gutter="0"/>
          <w:cols w:space="720"/>
        </w:sectPr>
      </w:pPr>
    </w:p>
    <w:p w14:paraId="077BB50E" w14:textId="77777777" w:rsidR="00C220EB" w:rsidRDefault="00C220EB">
      <w:pPr>
        <w:pStyle w:val="BodyText"/>
        <w:spacing w:before="168"/>
        <w:rPr>
          <w:sz w:val="20"/>
        </w:rPr>
      </w:pPr>
    </w:p>
    <w:p w14:paraId="077BB50F" w14:textId="77777777" w:rsidR="00C220EB" w:rsidRDefault="00000000">
      <w:pPr>
        <w:ind w:left="372"/>
        <w:rPr>
          <w:sz w:val="20"/>
        </w:rPr>
      </w:pPr>
      <w:bookmarkStart w:id="196" w:name="_bookmark113"/>
      <w:bookmarkEnd w:id="196"/>
      <w:r>
        <w:rPr>
          <w:noProof/>
          <w:sz w:val="20"/>
        </w:rPr>
        <w:drawing>
          <wp:inline distT="0" distB="0" distL="0" distR="0" wp14:anchorId="077BB864" wp14:editId="077BB865">
            <wp:extent cx="6166488" cy="2867786"/>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36" cstate="print"/>
                    <a:stretch>
                      <a:fillRect/>
                    </a:stretch>
                  </pic:blipFill>
                  <pic:spPr>
                    <a:xfrm>
                      <a:off x="0" y="0"/>
                      <a:ext cx="6166488" cy="2867786"/>
                    </a:xfrm>
                    <a:prstGeom prst="rect">
                      <a:avLst/>
                    </a:prstGeom>
                  </pic:spPr>
                </pic:pic>
              </a:graphicData>
            </a:graphic>
          </wp:inline>
        </w:drawing>
      </w:r>
    </w:p>
    <w:p w14:paraId="077BB510" w14:textId="77777777" w:rsidR="00C220EB" w:rsidRDefault="00C220EB">
      <w:pPr>
        <w:pStyle w:val="BodyText"/>
        <w:spacing w:before="34"/>
        <w:rPr>
          <w:sz w:val="18"/>
        </w:rPr>
      </w:pPr>
    </w:p>
    <w:p w14:paraId="077BB511" w14:textId="77777777" w:rsidR="00C220EB"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5.6.:</w:t>
      </w:r>
      <w:r>
        <w:rPr>
          <w:rFonts w:ascii="Arial"/>
          <w:b/>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line</w:t>
      </w:r>
      <w:r>
        <w:rPr>
          <w:rFonts w:ascii="Arial"/>
          <w:color w:val="697D90"/>
          <w:spacing w:val="1"/>
          <w:sz w:val="18"/>
        </w:rPr>
        <w:t xml:space="preserve"> </w:t>
      </w:r>
      <w:r>
        <w:rPr>
          <w:rFonts w:ascii="Arial"/>
          <w:color w:val="697D90"/>
          <w:sz w:val="18"/>
        </w:rPr>
        <w:t>chart</w:t>
      </w:r>
      <w:r>
        <w:rPr>
          <w:rFonts w:ascii="Arial"/>
          <w:color w:val="697D90"/>
          <w:spacing w:val="1"/>
          <w:sz w:val="18"/>
        </w:rPr>
        <w:t xml:space="preserve"> </w:t>
      </w:r>
      <w:r>
        <w:rPr>
          <w:rFonts w:ascii="Arial"/>
          <w:color w:val="697D90"/>
          <w:sz w:val="18"/>
        </w:rPr>
        <w:t>showing</w:t>
      </w:r>
      <w:r>
        <w:rPr>
          <w:rFonts w:ascii="Arial"/>
          <w:color w:val="697D90"/>
          <w:spacing w:val="1"/>
          <w:sz w:val="18"/>
        </w:rPr>
        <w:t xml:space="preserve"> </w:t>
      </w:r>
      <w:r>
        <w:rPr>
          <w:rFonts w:ascii="Arial"/>
          <w:color w:val="697D90"/>
          <w:sz w:val="18"/>
        </w:rPr>
        <w:t>historical</w:t>
      </w:r>
      <w:r>
        <w:rPr>
          <w:rFonts w:ascii="Arial"/>
          <w:color w:val="697D90"/>
          <w:spacing w:val="1"/>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trends</w:t>
      </w:r>
    </w:p>
    <w:p w14:paraId="077BB512" w14:textId="77777777" w:rsidR="00C220EB" w:rsidRDefault="00C220EB">
      <w:pPr>
        <w:pStyle w:val="BodyText"/>
        <w:rPr>
          <w:rFonts w:ascii="Arial"/>
          <w:sz w:val="18"/>
        </w:rPr>
      </w:pPr>
    </w:p>
    <w:p w14:paraId="077BB513" w14:textId="77777777" w:rsidR="00C220EB" w:rsidRDefault="00C220EB">
      <w:pPr>
        <w:pStyle w:val="BodyText"/>
        <w:rPr>
          <w:rFonts w:ascii="Arial"/>
          <w:sz w:val="18"/>
        </w:rPr>
      </w:pPr>
    </w:p>
    <w:p w14:paraId="077BB514" w14:textId="77777777" w:rsidR="00C220EB" w:rsidRDefault="00C220EB">
      <w:pPr>
        <w:pStyle w:val="BodyText"/>
        <w:rPr>
          <w:rFonts w:ascii="Arial"/>
          <w:sz w:val="18"/>
        </w:rPr>
      </w:pPr>
    </w:p>
    <w:p w14:paraId="077BB515" w14:textId="77777777" w:rsidR="00C220EB" w:rsidRDefault="00C220EB">
      <w:pPr>
        <w:pStyle w:val="BodyText"/>
        <w:rPr>
          <w:rFonts w:ascii="Arial"/>
          <w:sz w:val="18"/>
        </w:rPr>
      </w:pPr>
    </w:p>
    <w:p w14:paraId="077BB516" w14:textId="77777777" w:rsidR="00C220EB" w:rsidRDefault="00C220EB">
      <w:pPr>
        <w:pStyle w:val="BodyText"/>
        <w:spacing w:before="199"/>
        <w:rPr>
          <w:rFonts w:ascii="Arial"/>
          <w:sz w:val="18"/>
        </w:rPr>
      </w:pPr>
    </w:p>
    <w:p w14:paraId="077BB517" w14:textId="77777777" w:rsidR="00C220EB" w:rsidRDefault="00000000">
      <w:pPr>
        <w:pStyle w:val="BodyText"/>
        <w:spacing w:line="256" w:lineRule="auto"/>
        <w:ind w:left="142" w:right="848"/>
        <w:jc w:val="both"/>
      </w:pPr>
      <w:r>
        <w:rPr>
          <w:w w:val="110"/>
        </w:rPr>
        <w:t>In total, the report was updated to the following dashboard. It integrates the three visualisations tog</w:t>
      </w:r>
      <w:bookmarkStart w:id="197" w:name="_bookmark112"/>
      <w:bookmarkEnd w:id="197"/>
      <w:r>
        <w:rPr>
          <w:w w:val="110"/>
        </w:rPr>
        <w:t xml:space="preserve">ether </w:t>
      </w:r>
      <w:r>
        <w:t>with</w:t>
      </w:r>
      <w:r>
        <w:rPr>
          <w:spacing w:val="24"/>
        </w:rPr>
        <w:t xml:space="preserve"> </w:t>
      </w:r>
      <w:r>
        <w:t>a</w:t>
      </w:r>
      <w:r>
        <w:rPr>
          <w:spacing w:val="24"/>
        </w:rPr>
        <w:t xml:space="preserve"> </w:t>
      </w:r>
      <w:r>
        <w:t>header</w:t>
      </w:r>
      <w:r>
        <w:rPr>
          <w:spacing w:val="24"/>
        </w:rPr>
        <w:t xml:space="preserve"> </w:t>
      </w:r>
      <w:r>
        <w:t>providing</w:t>
      </w:r>
      <w:r>
        <w:rPr>
          <w:spacing w:val="24"/>
        </w:rPr>
        <w:t xml:space="preserve"> </w:t>
      </w:r>
      <w:r>
        <w:t>filters</w:t>
      </w:r>
      <w:r>
        <w:rPr>
          <w:spacing w:val="24"/>
        </w:rPr>
        <w:t xml:space="preserve"> </w:t>
      </w:r>
      <w:r>
        <w:t>that</w:t>
      </w:r>
      <w:r>
        <w:rPr>
          <w:spacing w:val="24"/>
        </w:rPr>
        <w:t xml:space="preserve"> </w:t>
      </w:r>
      <w:r>
        <w:t>apply</w:t>
      </w:r>
      <w:r>
        <w:rPr>
          <w:spacing w:val="24"/>
        </w:rPr>
        <w:t xml:space="preserve"> </w:t>
      </w:r>
      <w:r>
        <w:t>across</w:t>
      </w:r>
      <w:r>
        <w:rPr>
          <w:spacing w:val="24"/>
        </w:rPr>
        <w:t xml:space="preserve"> </w:t>
      </w:r>
      <w:r>
        <w:t>all</w:t>
      </w:r>
      <w:r>
        <w:rPr>
          <w:spacing w:val="24"/>
        </w:rPr>
        <w:t xml:space="preserve"> </w:t>
      </w:r>
      <w:r>
        <w:t>visuals,</w:t>
      </w:r>
      <w:r>
        <w:rPr>
          <w:spacing w:val="31"/>
        </w:rPr>
        <w:t xml:space="preserve"> </w:t>
      </w:r>
      <w:r>
        <w:t>allowing</w:t>
      </w:r>
      <w:r>
        <w:rPr>
          <w:spacing w:val="24"/>
        </w:rPr>
        <w:t xml:space="preserve"> </w:t>
      </w:r>
      <w:r>
        <w:t>users</w:t>
      </w:r>
      <w:r>
        <w:rPr>
          <w:spacing w:val="24"/>
        </w:rPr>
        <w:t xml:space="preserve"> </w:t>
      </w:r>
      <w:r>
        <w:t>to</w:t>
      </w:r>
      <w:r>
        <w:rPr>
          <w:spacing w:val="24"/>
        </w:rPr>
        <w:t xml:space="preserve"> </w:t>
      </w:r>
      <w:r>
        <w:t>filter</w:t>
      </w:r>
      <w:r>
        <w:rPr>
          <w:spacing w:val="24"/>
        </w:rPr>
        <w:t xml:space="preserve"> </w:t>
      </w:r>
      <w:r>
        <w:t>by</w:t>
      </w:r>
      <w:r>
        <w:rPr>
          <w:spacing w:val="24"/>
        </w:rPr>
        <w:t xml:space="preserve"> </w:t>
      </w:r>
      <w:r>
        <w:t>weekdays,</w:t>
      </w:r>
      <w:r>
        <w:rPr>
          <w:spacing w:val="31"/>
        </w:rPr>
        <w:t xml:space="preserve"> </w:t>
      </w:r>
      <w:r>
        <w:t>date</w:t>
      </w:r>
      <w:r>
        <w:rPr>
          <w:spacing w:val="24"/>
        </w:rPr>
        <w:t xml:space="preserve"> </w:t>
      </w:r>
      <w:r>
        <w:t xml:space="preserve">ranges, </w:t>
      </w:r>
      <w:r>
        <w:rPr>
          <w:w w:val="110"/>
        </w:rPr>
        <w:t>or selected sorting centres.</w:t>
      </w:r>
    </w:p>
    <w:p w14:paraId="077BB518" w14:textId="77777777" w:rsidR="00C220EB" w:rsidRDefault="00C220EB">
      <w:pPr>
        <w:pStyle w:val="BodyText"/>
        <w:rPr>
          <w:sz w:val="20"/>
        </w:rPr>
      </w:pPr>
    </w:p>
    <w:p w14:paraId="077BB519" w14:textId="77777777" w:rsidR="00C220EB" w:rsidRDefault="00000000">
      <w:pPr>
        <w:pStyle w:val="BodyText"/>
        <w:spacing w:before="153"/>
        <w:rPr>
          <w:sz w:val="20"/>
        </w:rPr>
      </w:pPr>
      <w:r>
        <w:rPr>
          <w:noProof/>
          <w:sz w:val="20"/>
        </w:rPr>
        <w:drawing>
          <wp:anchor distT="0" distB="0" distL="0" distR="0" simplePos="0" relativeHeight="487604736" behindDoc="1" locked="0" layoutInCell="1" allowOverlap="1" wp14:anchorId="077BB866" wp14:editId="077BB867">
            <wp:simplePos x="0" y="0"/>
            <wp:positionH relativeFrom="page">
              <wp:posOffset>685863</wp:posOffset>
            </wp:positionH>
            <wp:positionV relativeFrom="paragraph">
              <wp:posOffset>258839</wp:posOffset>
            </wp:positionV>
            <wp:extent cx="6167056" cy="3501580"/>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37" cstate="print"/>
                    <a:stretch>
                      <a:fillRect/>
                    </a:stretch>
                  </pic:blipFill>
                  <pic:spPr>
                    <a:xfrm>
                      <a:off x="0" y="0"/>
                      <a:ext cx="6167056" cy="3501580"/>
                    </a:xfrm>
                    <a:prstGeom prst="rect">
                      <a:avLst/>
                    </a:prstGeom>
                  </pic:spPr>
                </pic:pic>
              </a:graphicData>
            </a:graphic>
          </wp:anchor>
        </w:drawing>
      </w:r>
    </w:p>
    <w:p w14:paraId="077BB51A" w14:textId="77777777" w:rsidR="00C220EB" w:rsidRDefault="00C220EB">
      <w:pPr>
        <w:pStyle w:val="BodyText"/>
        <w:spacing w:before="32"/>
        <w:rPr>
          <w:sz w:val="18"/>
        </w:rPr>
      </w:pPr>
    </w:p>
    <w:p w14:paraId="077BB51B" w14:textId="77777777" w:rsidR="00C220EB"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5.7.:</w:t>
      </w:r>
      <w:r>
        <w:rPr>
          <w:rFonts w:ascii="Arial"/>
          <w:b/>
          <w:color w:val="697D90"/>
          <w:spacing w:val="5"/>
          <w:sz w:val="18"/>
        </w:rPr>
        <w:t xml:space="preserve"> </w:t>
      </w:r>
      <w:r>
        <w:rPr>
          <w:rFonts w:ascii="Arial"/>
          <w:color w:val="697D90"/>
          <w:sz w:val="18"/>
        </w:rPr>
        <w:t>Final</w:t>
      </w:r>
      <w:r>
        <w:rPr>
          <w:rFonts w:ascii="Arial"/>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3"/>
          <w:sz w:val="18"/>
        </w:rPr>
        <w:t xml:space="preserve"> </w:t>
      </w:r>
      <w:r>
        <w:rPr>
          <w:rFonts w:ascii="Arial"/>
          <w:color w:val="697D90"/>
          <w:sz w:val="18"/>
        </w:rPr>
        <w:t>dashboard</w:t>
      </w:r>
      <w:r>
        <w:rPr>
          <w:rFonts w:ascii="Arial"/>
          <w:color w:val="697D90"/>
          <w:spacing w:val="3"/>
          <w:sz w:val="18"/>
        </w:rPr>
        <w:t xml:space="preserve"> </w:t>
      </w:r>
      <w:r>
        <w:rPr>
          <w:rFonts w:ascii="Arial"/>
          <w:color w:val="697D90"/>
          <w:sz w:val="18"/>
        </w:rPr>
        <w:t>integrating</w:t>
      </w:r>
      <w:r>
        <w:rPr>
          <w:rFonts w:ascii="Arial"/>
          <w:color w:val="697D90"/>
          <w:spacing w:val="3"/>
          <w:sz w:val="18"/>
        </w:rPr>
        <w:t xml:space="preserve"> </w:t>
      </w:r>
      <w:r>
        <w:rPr>
          <w:rFonts w:ascii="Arial"/>
          <w:color w:val="697D90"/>
          <w:sz w:val="18"/>
        </w:rPr>
        <w:t>all</w:t>
      </w:r>
      <w:r>
        <w:rPr>
          <w:rFonts w:ascii="Arial"/>
          <w:color w:val="697D90"/>
          <w:spacing w:val="3"/>
          <w:sz w:val="18"/>
        </w:rPr>
        <w:t xml:space="preserve"> </w:t>
      </w:r>
      <w:r>
        <w:rPr>
          <w:rFonts w:ascii="Arial"/>
          <w:color w:val="697D90"/>
          <w:sz w:val="18"/>
        </w:rPr>
        <w:t>implemented</w:t>
      </w:r>
      <w:r>
        <w:rPr>
          <w:rFonts w:ascii="Arial"/>
          <w:color w:val="697D90"/>
          <w:spacing w:val="2"/>
          <w:sz w:val="18"/>
        </w:rPr>
        <w:t xml:space="preserve"> </w:t>
      </w:r>
      <w:r>
        <w:rPr>
          <w:rFonts w:ascii="Arial"/>
          <w:color w:val="697D90"/>
          <w:sz w:val="18"/>
        </w:rPr>
        <w:t>data</w:t>
      </w:r>
      <w:r>
        <w:rPr>
          <w:rFonts w:ascii="Arial"/>
          <w:color w:val="697D90"/>
          <w:spacing w:val="3"/>
          <w:sz w:val="18"/>
        </w:rPr>
        <w:t xml:space="preserve"> </w:t>
      </w:r>
      <w:r>
        <w:rPr>
          <w:rFonts w:ascii="Arial"/>
          <w:color w:val="697D90"/>
          <w:sz w:val="18"/>
        </w:rPr>
        <w:t>quality</w:t>
      </w:r>
      <w:r>
        <w:rPr>
          <w:rFonts w:ascii="Arial"/>
          <w:color w:val="697D90"/>
          <w:spacing w:val="3"/>
          <w:sz w:val="18"/>
        </w:rPr>
        <w:t xml:space="preserve"> </w:t>
      </w:r>
      <w:r>
        <w:rPr>
          <w:rFonts w:ascii="Arial"/>
          <w:color w:val="697D90"/>
          <w:spacing w:val="-2"/>
          <w:sz w:val="18"/>
        </w:rPr>
        <w:t>visualisations</w:t>
      </w:r>
    </w:p>
    <w:p w14:paraId="077BB51C" w14:textId="77777777" w:rsidR="00C220EB" w:rsidRDefault="00C220EB">
      <w:pPr>
        <w:rPr>
          <w:rFonts w:ascii="Arial"/>
          <w:sz w:val="18"/>
        </w:rPr>
        <w:sectPr w:rsidR="00C220EB">
          <w:pgSz w:w="11910" w:h="16840"/>
          <w:pgMar w:top="440" w:right="0" w:bottom="1720" w:left="708" w:header="0" w:footer="1540" w:gutter="0"/>
          <w:cols w:space="720"/>
        </w:sectPr>
      </w:pPr>
    </w:p>
    <w:p w14:paraId="077BB51D" w14:textId="77777777" w:rsidR="00C220EB" w:rsidRDefault="00C220EB">
      <w:pPr>
        <w:pStyle w:val="BodyText"/>
        <w:spacing w:before="158"/>
        <w:rPr>
          <w:rFonts w:ascii="Arial"/>
        </w:rPr>
      </w:pPr>
    </w:p>
    <w:p w14:paraId="077BB51E" w14:textId="77777777" w:rsidR="00C220EB" w:rsidRDefault="00000000">
      <w:pPr>
        <w:pStyle w:val="Heading4"/>
      </w:pPr>
      <w:r>
        <w:rPr>
          <w:color w:val="697D90"/>
        </w:rPr>
        <w:t>New</w:t>
      </w:r>
      <w:r>
        <w:rPr>
          <w:color w:val="697D90"/>
          <w:spacing w:val="13"/>
        </w:rPr>
        <w:t xml:space="preserve"> </w:t>
      </w:r>
      <w:r>
        <w:rPr>
          <w:color w:val="697D90"/>
        </w:rPr>
        <w:t>View</w:t>
      </w:r>
      <w:r>
        <w:rPr>
          <w:color w:val="697D90"/>
          <w:spacing w:val="14"/>
        </w:rPr>
        <w:t xml:space="preserve"> </w:t>
      </w:r>
      <w:r>
        <w:rPr>
          <w:color w:val="697D90"/>
          <w:spacing w:val="-2"/>
        </w:rPr>
        <w:t>Athena</w:t>
      </w:r>
    </w:p>
    <w:p w14:paraId="077BB51F" w14:textId="77777777" w:rsidR="00C220EB" w:rsidRDefault="00000000">
      <w:pPr>
        <w:pStyle w:val="BodyText"/>
        <w:spacing w:before="176" w:line="256" w:lineRule="auto"/>
        <w:ind w:left="142" w:right="848"/>
        <w:jc w:val="both"/>
      </w:pPr>
      <w:r>
        <w:rPr>
          <w:w w:val="110"/>
        </w:rPr>
        <w:t>To</w:t>
      </w:r>
      <w:r>
        <w:rPr>
          <w:spacing w:val="-5"/>
          <w:w w:val="110"/>
        </w:rPr>
        <w:t xml:space="preserve"> </w:t>
      </w:r>
      <w:r>
        <w:rPr>
          <w:w w:val="110"/>
        </w:rPr>
        <w:t>highlight</w:t>
      </w:r>
      <w:r>
        <w:rPr>
          <w:spacing w:val="-5"/>
          <w:w w:val="110"/>
        </w:rPr>
        <w:t xml:space="preserve"> </w:t>
      </w:r>
      <w:r>
        <w:rPr>
          <w:w w:val="110"/>
        </w:rPr>
        <w:t>some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testing</w:t>
      </w:r>
      <w:r>
        <w:rPr>
          <w:spacing w:val="-5"/>
          <w:w w:val="110"/>
        </w:rPr>
        <w:t xml:space="preserve"> </w:t>
      </w:r>
      <w:r>
        <w:rPr>
          <w:w w:val="110"/>
        </w:rPr>
        <w:t>and</w:t>
      </w:r>
      <w:r>
        <w:rPr>
          <w:spacing w:val="-5"/>
          <w:w w:val="110"/>
        </w:rPr>
        <w:t xml:space="preserve"> </w:t>
      </w:r>
      <w:r>
        <w:rPr>
          <w:w w:val="110"/>
        </w:rPr>
        <w:t>improvement</w:t>
      </w:r>
      <w:r>
        <w:rPr>
          <w:spacing w:val="-5"/>
          <w:w w:val="110"/>
        </w:rPr>
        <w:t xml:space="preserve"> </w:t>
      </w:r>
      <w:r>
        <w:rPr>
          <w:w w:val="110"/>
        </w:rPr>
        <w:t>loops</w:t>
      </w:r>
      <w:r>
        <w:rPr>
          <w:spacing w:val="-5"/>
          <w:w w:val="110"/>
        </w:rPr>
        <w:t xml:space="preserve"> </w:t>
      </w:r>
      <w:r>
        <w:rPr>
          <w:w w:val="110"/>
        </w:rPr>
        <w:t>during</w:t>
      </w:r>
      <w:r>
        <w:rPr>
          <w:spacing w:val="-5"/>
          <w:w w:val="110"/>
        </w:rPr>
        <w:t xml:space="preserve"> </w:t>
      </w:r>
      <w:r>
        <w:rPr>
          <w:w w:val="110"/>
        </w:rPr>
        <w:t>the</w:t>
      </w:r>
      <w:r>
        <w:rPr>
          <w:spacing w:val="-5"/>
          <w:w w:val="110"/>
        </w:rPr>
        <w:t xml:space="preserve"> </w:t>
      </w:r>
      <w:r>
        <w:rPr>
          <w:w w:val="110"/>
        </w:rPr>
        <w:t>development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the</w:t>
      </w:r>
      <w:r>
        <w:rPr>
          <w:spacing w:val="-5"/>
          <w:w w:val="110"/>
        </w:rPr>
        <w:t xml:space="preserve"> </w:t>
      </w:r>
      <w:r>
        <w:rPr>
          <w:w w:val="110"/>
        </w:rPr>
        <w:t>follow-ing example describes a change to one of the data sources.</w:t>
      </w:r>
      <w:r>
        <w:rPr>
          <w:spacing w:val="39"/>
          <w:w w:val="110"/>
        </w:rPr>
        <w:t xml:space="preserve"> </w:t>
      </w:r>
      <w:r>
        <w:rPr>
          <w:w w:val="110"/>
        </w:rPr>
        <w:t>During testing, the business pointed out that small differences in the number of events occurred between the new Power BI report and the data source it was intended to monitor.</w:t>
      </w:r>
      <w:r>
        <w:rPr>
          <w:spacing w:val="40"/>
          <w:w w:val="110"/>
        </w:rPr>
        <w:t xml:space="preserve"> </w:t>
      </w:r>
      <w:r>
        <w:rPr>
          <w:w w:val="110"/>
        </w:rPr>
        <w:t xml:space="preserve">This issue was reported during a meeting between the project team and the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hyperlink w:anchor="_bookmark131" w:history="1">
        <w:r>
          <w:rPr>
            <w:spacing w:val="-2"/>
            <w:w w:val="110"/>
          </w:rPr>
          <w:t>ASTV</w:t>
        </w:r>
      </w:hyperlink>
      <w:r>
        <w:rPr>
          <w:spacing w:val="-10"/>
          <w:w w:val="110"/>
        </w:rPr>
        <w:t xml:space="preserve"> </w:t>
      </w:r>
      <w:r>
        <w:rPr>
          <w:spacing w:val="-2"/>
          <w:w w:val="110"/>
        </w:rPr>
        <w:t>team.</w:t>
      </w:r>
      <w:r>
        <w:rPr>
          <w:spacing w:val="10"/>
          <w:w w:val="110"/>
        </w:rPr>
        <w:t xml:space="preserve"> </w:t>
      </w:r>
      <w:r>
        <w:rPr>
          <w:spacing w:val="-2"/>
          <w:w w:val="110"/>
        </w:rPr>
        <w:t>The</w:t>
      </w:r>
      <w:r>
        <w:rPr>
          <w:spacing w:val="-10"/>
          <w:w w:val="110"/>
        </w:rPr>
        <w:t xml:space="preserv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identified</w:t>
      </w:r>
      <w:r>
        <w:rPr>
          <w:spacing w:val="-10"/>
          <w:w w:val="110"/>
        </w:rPr>
        <w:t xml:space="preserve"> </w:t>
      </w:r>
      <w:r>
        <w:rPr>
          <w:spacing w:val="-2"/>
          <w:w w:val="110"/>
        </w:rPr>
        <w:t>that</w:t>
      </w:r>
      <w:r>
        <w:rPr>
          <w:spacing w:val="-10"/>
          <w:w w:val="110"/>
        </w:rPr>
        <w:t xml:space="preserve"> </w:t>
      </w:r>
      <w:r>
        <w:rPr>
          <w:spacing w:val="-2"/>
          <w:w w:val="110"/>
        </w:rPr>
        <w:t>the</w:t>
      </w:r>
      <w:r>
        <w:rPr>
          <w:spacing w:val="-10"/>
          <w:w w:val="110"/>
        </w:rPr>
        <w:t xml:space="preserve"> </w:t>
      </w:r>
      <w:r>
        <w:rPr>
          <w:spacing w:val="-2"/>
          <w:w w:val="110"/>
        </w:rPr>
        <w:t>new</w:t>
      </w:r>
      <w:r>
        <w:rPr>
          <w:spacing w:val="-10"/>
          <w:w w:val="110"/>
        </w:rPr>
        <w:t xml:space="preserve"> </w:t>
      </w:r>
      <w:r>
        <w:rPr>
          <w:spacing w:val="-2"/>
          <w:w w:val="110"/>
        </w:rPr>
        <w:t>Power</w:t>
      </w:r>
      <w:r>
        <w:rPr>
          <w:spacing w:val="-10"/>
          <w:w w:val="110"/>
        </w:rPr>
        <w:t xml:space="preserve"> </w:t>
      </w:r>
      <w:r>
        <w:rPr>
          <w:spacing w:val="-2"/>
          <w:w w:val="110"/>
        </w:rPr>
        <w:t>BI</w:t>
      </w:r>
      <w:r>
        <w:rPr>
          <w:spacing w:val="-10"/>
          <w:w w:val="110"/>
        </w:rPr>
        <w:t xml:space="preserve"> </w:t>
      </w:r>
      <w:r>
        <w:rPr>
          <w:spacing w:val="-2"/>
          <w:w w:val="110"/>
        </w:rPr>
        <w:t>report</w:t>
      </w:r>
      <w:r>
        <w:rPr>
          <w:spacing w:val="-10"/>
          <w:w w:val="110"/>
        </w:rPr>
        <w:t xml:space="preserve"> </w:t>
      </w:r>
      <w:r>
        <w:rPr>
          <w:spacing w:val="-2"/>
          <w:w w:val="110"/>
        </w:rPr>
        <w:t>was</w:t>
      </w:r>
      <w:r>
        <w:rPr>
          <w:spacing w:val="-10"/>
          <w:w w:val="110"/>
        </w:rPr>
        <w:t xml:space="preserve"> </w:t>
      </w:r>
      <w:r>
        <w:rPr>
          <w:spacing w:val="-2"/>
          <w:w w:val="110"/>
        </w:rPr>
        <w:t>still</w:t>
      </w:r>
      <w:r>
        <w:rPr>
          <w:spacing w:val="-10"/>
          <w:w w:val="110"/>
        </w:rPr>
        <w:t xml:space="preserve"> </w:t>
      </w:r>
      <w:r>
        <w:rPr>
          <w:spacing w:val="-2"/>
          <w:w w:val="110"/>
        </w:rPr>
        <w:t xml:space="preserve">using </w:t>
      </w:r>
      <w:r>
        <w:rPr>
          <w:w w:val="110"/>
        </w:rPr>
        <w:t>the old data source.</w:t>
      </w:r>
    </w:p>
    <w:p w14:paraId="077BB520" w14:textId="77777777" w:rsidR="00C220EB" w:rsidRDefault="00000000">
      <w:pPr>
        <w:pStyle w:val="BodyText"/>
        <w:spacing w:before="139" w:line="256" w:lineRule="auto"/>
        <w:ind w:left="142" w:right="848"/>
        <w:jc w:val="both"/>
      </w:pPr>
      <w:r>
        <w:rPr>
          <w:w w:val="110"/>
        </w:rPr>
        <w:t>While the data source remained largely the same, the data lineage changed slightly.</w:t>
      </w:r>
      <w:r>
        <w:rPr>
          <w:spacing w:val="38"/>
          <w:w w:val="110"/>
        </w:rPr>
        <w:t xml:space="preserve"> </w:t>
      </w:r>
      <w:r>
        <w:rPr>
          <w:w w:val="110"/>
        </w:rPr>
        <w:t>Business and IT de-cided in late 2025 that the data should be consumed as a star schema to improve performance compared to</w:t>
      </w:r>
      <w:r>
        <w:rPr>
          <w:spacing w:val="-16"/>
          <w:w w:val="110"/>
        </w:rPr>
        <w:t xml:space="preserve"> </w:t>
      </w:r>
      <w:r>
        <w:rPr>
          <w:w w:val="110"/>
        </w:rPr>
        <w:t>the</w:t>
      </w:r>
      <w:r>
        <w:rPr>
          <w:spacing w:val="-15"/>
          <w:w w:val="110"/>
        </w:rPr>
        <w:t xml:space="preserve"> </w:t>
      </w:r>
      <w:r>
        <w:rPr>
          <w:w w:val="110"/>
        </w:rPr>
        <w:t>existing</w:t>
      </w:r>
      <w:r>
        <w:rPr>
          <w:spacing w:val="-15"/>
          <w:w w:val="110"/>
        </w:rPr>
        <w:t xml:space="preserve"> </w:t>
      </w:r>
      <w:r>
        <w:rPr>
          <w:w w:val="110"/>
        </w:rPr>
        <w:t>wide</w:t>
      </w:r>
      <w:r>
        <w:rPr>
          <w:spacing w:val="-15"/>
          <w:w w:val="110"/>
        </w:rPr>
        <w:t xml:space="preserve"> </w:t>
      </w:r>
      <w:r>
        <w:rPr>
          <w:w w:val="110"/>
        </w:rPr>
        <w:t>table.</w:t>
      </w:r>
      <w:r>
        <w:rPr>
          <w:spacing w:val="-14"/>
          <w:w w:val="110"/>
        </w:rPr>
        <w:t xml:space="preserve"> </w:t>
      </w:r>
      <w:r>
        <w:rPr>
          <w:w w:val="110"/>
        </w:rPr>
        <w:t>Consequently,</w:t>
      </w:r>
      <w:r>
        <w:rPr>
          <w:spacing w:val="-15"/>
          <w:w w:val="110"/>
        </w:rPr>
        <w:t xml:space="preserve"> </w:t>
      </w:r>
      <w:r>
        <w:rPr>
          <w:w w:val="110"/>
        </w:rPr>
        <w:t>the</w:t>
      </w:r>
      <w:r>
        <w:rPr>
          <w:spacing w:val="-15"/>
          <w:w w:val="110"/>
        </w:rPr>
        <w:t xml:space="preserve"> </w:t>
      </w:r>
      <w:hyperlink w:anchor="_bookmark142" w:history="1">
        <w:r>
          <w:rPr>
            <w:w w:val="110"/>
          </w:rPr>
          <w:t>DQM</w:t>
        </w:r>
      </w:hyperlink>
      <w:r>
        <w:rPr>
          <w:spacing w:val="-15"/>
          <w:w w:val="110"/>
        </w:rPr>
        <w:t xml:space="preserve"> </w:t>
      </w:r>
      <w:r>
        <w:rPr>
          <w:w w:val="110"/>
        </w:rPr>
        <w:t>dashboard</w:t>
      </w:r>
      <w:r>
        <w:rPr>
          <w:spacing w:val="-15"/>
          <w:w w:val="110"/>
        </w:rPr>
        <w:t xml:space="preserve"> </w:t>
      </w:r>
      <w:r>
        <w:rPr>
          <w:w w:val="110"/>
        </w:rPr>
        <w:t>for</w:t>
      </w:r>
      <w:r>
        <w:rPr>
          <w:spacing w:val="-15"/>
          <w:w w:val="110"/>
        </w:rPr>
        <w:t xml:space="preserve"> </w:t>
      </w:r>
      <w:r>
        <w:rPr>
          <w:w w:val="110"/>
        </w:rPr>
        <w:t>message</w:t>
      </w:r>
      <w:r>
        <w:rPr>
          <w:spacing w:val="-15"/>
          <w:w w:val="110"/>
        </w:rPr>
        <w:t xml:space="preserve"> </w:t>
      </w:r>
      <w:r>
        <w:rPr>
          <w:w w:val="110"/>
        </w:rPr>
        <w:t>processing</w:t>
      </w:r>
      <w:r>
        <w:rPr>
          <w:spacing w:val="-16"/>
          <w:w w:val="110"/>
        </w:rPr>
        <w:t xml:space="preserve"> </w:t>
      </w:r>
      <w:r>
        <w:rPr>
          <w:w w:val="110"/>
        </w:rPr>
        <w:t>needed</w:t>
      </w:r>
      <w:r>
        <w:rPr>
          <w:spacing w:val="-15"/>
          <w:w w:val="110"/>
        </w:rPr>
        <w:t xml:space="preserve"> </w:t>
      </w:r>
      <w:r>
        <w:rPr>
          <w:w w:val="110"/>
        </w:rPr>
        <w:t>to</w:t>
      </w:r>
      <w:r>
        <w:rPr>
          <w:spacing w:val="-15"/>
          <w:w w:val="110"/>
        </w:rPr>
        <w:t xml:space="preserve"> </w:t>
      </w:r>
      <w:r>
        <w:rPr>
          <w:w w:val="110"/>
        </w:rPr>
        <w:t>follow</w:t>
      </w:r>
      <w:r>
        <w:rPr>
          <w:spacing w:val="-15"/>
          <w:w w:val="110"/>
        </w:rPr>
        <w:t xml:space="preserve"> </w:t>
      </w:r>
      <w:r>
        <w:rPr>
          <w:w w:val="110"/>
        </w:rPr>
        <w:t>this change</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data</w:t>
      </w:r>
      <w:r>
        <w:rPr>
          <w:spacing w:val="19"/>
          <w:w w:val="110"/>
        </w:rPr>
        <w:t xml:space="preserve"> </w:t>
      </w:r>
      <w:r>
        <w:rPr>
          <w:w w:val="110"/>
        </w:rPr>
        <w:t>source.</w:t>
      </w:r>
      <w:r>
        <w:rPr>
          <w:spacing w:val="69"/>
          <w:w w:val="110"/>
        </w:rPr>
        <w:t xml:space="preserve"> </w:t>
      </w:r>
      <w:r>
        <w:rPr>
          <w:w w:val="110"/>
        </w:rPr>
        <w:t>In</w:t>
      </w:r>
      <w:r>
        <w:rPr>
          <w:spacing w:val="19"/>
          <w:w w:val="110"/>
        </w:rPr>
        <w:t xml:space="preserve"> </w:t>
      </w:r>
      <w:r>
        <w:rPr>
          <w:w w:val="110"/>
        </w:rPr>
        <w:t>order</w:t>
      </w:r>
      <w:r>
        <w:rPr>
          <w:spacing w:val="19"/>
          <w:w w:val="110"/>
        </w:rPr>
        <w:t xml:space="preserve"> </w:t>
      </w:r>
      <w:r>
        <w:rPr>
          <w:w w:val="110"/>
        </w:rPr>
        <w:t>not</w:t>
      </w:r>
      <w:r>
        <w:rPr>
          <w:spacing w:val="19"/>
          <w:w w:val="110"/>
        </w:rPr>
        <w:t xml:space="preserve"> </w:t>
      </w:r>
      <w:r>
        <w:rPr>
          <w:w w:val="110"/>
        </w:rPr>
        <w:t>to</w:t>
      </w:r>
      <w:r>
        <w:rPr>
          <w:spacing w:val="19"/>
          <w:w w:val="110"/>
        </w:rPr>
        <w:t xml:space="preserve"> </w:t>
      </w:r>
      <w:r>
        <w:rPr>
          <w:w w:val="110"/>
        </w:rPr>
        <w:t>disturb</w:t>
      </w:r>
      <w:r>
        <w:rPr>
          <w:spacing w:val="19"/>
          <w:w w:val="110"/>
        </w:rPr>
        <w:t xml:space="preserve"> </w:t>
      </w:r>
      <w:r>
        <w:rPr>
          <w:w w:val="110"/>
        </w:rPr>
        <w:t>the</w:t>
      </w:r>
      <w:r>
        <w:rPr>
          <w:spacing w:val="19"/>
          <w:w w:val="110"/>
        </w:rPr>
        <w:t xml:space="preserve"> </w:t>
      </w:r>
      <w:r>
        <w:rPr>
          <w:w w:val="110"/>
        </w:rPr>
        <w:t>previous</w:t>
      </w:r>
      <w:r>
        <w:rPr>
          <w:spacing w:val="19"/>
          <w:w w:val="110"/>
        </w:rPr>
        <w:t xml:space="preserve"> </w:t>
      </w:r>
      <w:r>
        <w:rPr>
          <w:w w:val="110"/>
        </w:rPr>
        <w:t>report,</w:t>
      </w:r>
      <w:r>
        <w:rPr>
          <w:spacing w:val="24"/>
          <w:w w:val="110"/>
        </w:rPr>
        <w:t xml:space="preserve"> </w:t>
      </w:r>
      <w:r>
        <w:rPr>
          <w:w w:val="110"/>
        </w:rPr>
        <w:t>the</w:t>
      </w:r>
      <w:r>
        <w:rPr>
          <w:spacing w:val="19"/>
          <w:w w:val="110"/>
        </w:rPr>
        <w:t xml:space="preserve"> </w:t>
      </w:r>
      <w:r>
        <w:rPr>
          <w:w w:val="110"/>
        </w:rPr>
        <w:t>data</w:t>
      </w:r>
      <w:r>
        <w:rPr>
          <w:spacing w:val="19"/>
          <w:w w:val="110"/>
        </w:rPr>
        <w:t xml:space="preserve"> </w:t>
      </w:r>
      <w:r>
        <w:rPr>
          <w:w w:val="110"/>
        </w:rPr>
        <w:t>had</w:t>
      </w:r>
      <w:r>
        <w:rPr>
          <w:spacing w:val="19"/>
          <w:w w:val="110"/>
        </w:rPr>
        <w:t xml:space="preserve"> </w:t>
      </w:r>
      <w:r>
        <w:rPr>
          <w:w w:val="110"/>
        </w:rPr>
        <w:t>to</w:t>
      </w:r>
      <w:r>
        <w:rPr>
          <w:spacing w:val="19"/>
          <w:w w:val="110"/>
        </w:rPr>
        <w:t xml:space="preserve"> </w:t>
      </w:r>
      <w:r>
        <w:rPr>
          <w:w w:val="110"/>
        </w:rPr>
        <w:t>be</w:t>
      </w:r>
      <w:r>
        <w:rPr>
          <w:spacing w:val="19"/>
          <w:w w:val="110"/>
        </w:rPr>
        <w:t xml:space="preserve"> </w:t>
      </w:r>
      <w:r>
        <w:rPr>
          <w:w w:val="110"/>
        </w:rPr>
        <w:t>gathered</w:t>
      </w:r>
      <w:r>
        <w:rPr>
          <w:spacing w:val="19"/>
          <w:w w:val="110"/>
        </w:rPr>
        <w:t xml:space="preserve"> </w:t>
      </w:r>
      <w:r>
        <w:rPr>
          <w:w w:val="110"/>
        </w:rPr>
        <w:t>into a separate view in Athena.</w:t>
      </w:r>
      <w:r>
        <w:rPr>
          <w:spacing w:val="33"/>
          <w:w w:val="110"/>
        </w:rPr>
        <w:t xml:space="preserve"> </w:t>
      </w:r>
      <w:r>
        <w:rPr>
          <w:w w:val="110"/>
        </w:rPr>
        <w:t xml:space="preserve">The separate view was also required in order to validate the new star schema </w:t>
      </w:r>
      <w:hyperlink w:anchor="_bookmark151" w:history="1">
        <w:r>
          <w:rPr>
            <w:w w:val="110"/>
          </w:rPr>
          <w:t>infobloc</w:t>
        </w:r>
      </w:hyperlink>
      <w:r>
        <w:rPr>
          <w:w w:val="110"/>
        </w:rPr>
        <w:t>ks</w:t>
      </w:r>
      <w:r>
        <w:rPr>
          <w:spacing w:val="-8"/>
          <w:w w:val="110"/>
        </w:rPr>
        <w:t xml:space="preserve"> </w:t>
      </w:r>
      <w:r>
        <w:rPr>
          <w:w w:val="110"/>
        </w:rPr>
        <w:t>rather</w:t>
      </w:r>
      <w:r>
        <w:rPr>
          <w:spacing w:val="-8"/>
          <w:w w:val="110"/>
        </w:rPr>
        <w:t xml:space="preserve"> </w:t>
      </w:r>
      <w:r>
        <w:rPr>
          <w:w w:val="110"/>
        </w:rPr>
        <w:t>than</w:t>
      </w:r>
      <w:r>
        <w:rPr>
          <w:spacing w:val="-8"/>
          <w:w w:val="110"/>
        </w:rPr>
        <w:t xml:space="preserve"> </w:t>
      </w:r>
      <w:r>
        <w:rPr>
          <w:w w:val="110"/>
        </w:rPr>
        <w:t>those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previous</w:t>
      </w:r>
      <w:r>
        <w:rPr>
          <w:spacing w:val="-8"/>
          <w:w w:val="110"/>
        </w:rPr>
        <w:t xml:space="preserve"> </w:t>
      </w:r>
      <w:r>
        <w:rPr>
          <w:w w:val="110"/>
        </w:rPr>
        <w:t>wide</w:t>
      </w:r>
      <w:r>
        <w:rPr>
          <w:spacing w:val="-8"/>
          <w:w w:val="110"/>
        </w:rPr>
        <w:t xml:space="preserve"> </w:t>
      </w:r>
      <w:r>
        <w:rPr>
          <w:w w:val="110"/>
        </w:rPr>
        <w:t>table. Thus,</w:t>
      </w:r>
      <w:r>
        <w:rPr>
          <w:spacing w:val="-7"/>
          <w:w w:val="110"/>
        </w:rPr>
        <w:t xml:space="preserve"> </w:t>
      </w:r>
      <w:r>
        <w:rPr>
          <w:w w:val="110"/>
        </w:rPr>
        <w:t>separating</w:t>
      </w:r>
      <w:r>
        <w:rPr>
          <w:spacing w:val="-8"/>
          <w:w w:val="110"/>
        </w:rPr>
        <w:t xml:space="preserve"> </w:t>
      </w:r>
      <w:r>
        <w:rPr>
          <w:w w:val="110"/>
        </w:rPr>
        <w:t>the</w:t>
      </w:r>
      <w:r>
        <w:rPr>
          <w:spacing w:val="-8"/>
          <w:w w:val="110"/>
        </w:rPr>
        <w:t xml:space="preserve"> </w:t>
      </w:r>
      <w:r>
        <w:rPr>
          <w:w w:val="110"/>
        </w:rPr>
        <w:t>views</w:t>
      </w:r>
      <w:r>
        <w:rPr>
          <w:spacing w:val="-8"/>
          <w:w w:val="110"/>
        </w:rPr>
        <w:t xml:space="preserve"> </w:t>
      </w:r>
      <w:r>
        <w:rPr>
          <w:w w:val="110"/>
        </w:rPr>
        <w:t>was</w:t>
      </w:r>
      <w:r>
        <w:rPr>
          <w:spacing w:val="-8"/>
          <w:w w:val="110"/>
        </w:rPr>
        <w:t xml:space="preserve"> </w:t>
      </w:r>
      <w:r>
        <w:rPr>
          <w:w w:val="110"/>
        </w:rPr>
        <w:t>necessary</w:t>
      </w:r>
      <w:r>
        <w:rPr>
          <w:spacing w:val="-8"/>
          <w:w w:val="110"/>
        </w:rPr>
        <w:t xml:space="preserve"> </w:t>
      </w:r>
      <w:r>
        <w:rPr>
          <w:w w:val="110"/>
        </w:rPr>
        <w:t>to</w:t>
      </w:r>
      <w:r>
        <w:rPr>
          <w:spacing w:val="-8"/>
          <w:w w:val="110"/>
        </w:rPr>
        <w:t xml:space="preserve"> </w:t>
      </w:r>
      <w:r>
        <w:rPr>
          <w:w w:val="110"/>
        </w:rPr>
        <w:t>main-tain</w:t>
      </w:r>
      <w:r>
        <w:rPr>
          <w:spacing w:val="-11"/>
          <w:w w:val="110"/>
        </w:rPr>
        <w:t xml:space="preserve"> </w:t>
      </w:r>
      <w:r>
        <w:rPr>
          <w:w w:val="110"/>
        </w:rPr>
        <w:t>clean,</w:t>
      </w:r>
      <w:r>
        <w:rPr>
          <w:spacing w:val="-7"/>
          <w:w w:val="110"/>
        </w:rPr>
        <w:t xml:space="preserve"> </w:t>
      </w:r>
      <w:r>
        <w:rPr>
          <w:w w:val="110"/>
        </w:rPr>
        <w:t>high-performing</w:t>
      </w:r>
      <w:r>
        <w:rPr>
          <w:spacing w:val="-11"/>
          <w:w w:val="110"/>
        </w:rPr>
        <w:t xml:space="preserve"> </w:t>
      </w:r>
      <w:r>
        <w:rPr>
          <w:w w:val="110"/>
        </w:rPr>
        <w:t>code,</w:t>
      </w:r>
      <w:r>
        <w:rPr>
          <w:spacing w:val="-8"/>
          <w:w w:val="110"/>
        </w:rPr>
        <w:t xml:space="preserve"> </w:t>
      </w:r>
      <w:r>
        <w:rPr>
          <w:w w:val="110"/>
        </w:rPr>
        <w:t>as</w:t>
      </w:r>
      <w:r>
        <w:rPr>
          <w:spacing w:val="-11"/>
          <w:w w:val="110"/>
        </w:rPr>
        <w:t xml:space="preserve"> </w:t>
      </w:r>
      <w:r>
        <w:rPr>
          <w:w w:val="110"/>
        </w:rPr>
        <w:t>adding</w:t>
      </w:r>
      <w:r>
        <w:rPr>
          <w:spacing w:val="-11"/>
          <w:w w:val="110"/>
        </w:rPr>
        <w:t xml:space="preserve"> </w:t>
      </w:r>
      <w:r>
        <w:rPr>
          <w:w w:val="110"/>
        </w:rPr>
        <w:t>the</w:t>
      </w:r>
      <w:r>
        <w:rPr>
          <w:spacing w:val="-11"/>
          <w:w w:val="110"/>
        </w:rPr>
        <w:t xml:space="preserve"> </w:t>
      </w:r>
      <w:r>
        <w:rPr>
          <w:w w:val="110"/>
        </w:rPr>
        <w:t>new</w:t>
      </w:r>
      <w:r>
        <w:rPr>
          <w:spacing w:val="-11"/>
          <w:w w:val="110"/>
        </w:rPr>
        <w:t xml:space="preserve"> </w:t>
      </w:r>
      <w:r>
        <w:rPr>
          <w:w w:val="110"/>
        </w:rPr>
        <w:t>query</w:t>
      </w:r>
      <w:r>
        <w:rPr>
          <w:spacing w:val="-11"/>
          <w:w w:val="110"/>
        </w:rPr>
        <w:t xml:space="preserve"> </w:t>
      </w:r>
      <w:r>
        <w:rPr>
          <w:w w:val="110"/>
        </w:rPr>
        <w:t>parts</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star</w:t>
      </w:r>
      <w:r>
        <w:rPr>
          <w:spacing w:val="-11"/>
          <w:w w:val="110"/>
        </w:rPr>
        <w:t xml:space="preserve"> </w:t>
      </w:r>
      <w:r>
        <w:rPr>
          <w:w w:val="110"/>
        </w:rPr>
        <w:t>schema</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wide</w:t>
      </w:r>
      <w:r>
        <w:rPr>
          <w:spacing w:val="-11"/>
          <w:w w:val="110"/>
        </w:rPr>
        <w:t xml:space="preserve"> </w:t>
      </w:r>
      <w:r>
        <w:rPr>
          <w:w w:val="110"/>
        </w:rPr>
        <w:t>table</w:t>
      </w:r>
      <w:r>
        <w:rPr>
          <w:spacing w:val="-11"/>
          <w:w w:val="110"/>
        </w:rPr>
        <w:t xml:space="preserve"> </w:t>
      </w:r>
      <w:r>
        <w:rPr>
          <w:w w:val="110"/>
        </w:rPr>
        <w:t>query would have slowed the query down and intertwined two different use cases.</w:t>
      </w:r>
    </w:p>
    <w:p w14:paraId="077BB521" w14:textId="77777777" w:rsidR="00C220EB" w:rsidRDefault="00C220EB">
      <w:pPr>
        <w:pStyle w:val="BodyText"/>
        <w:spacing w:before="227"/>
      </w:pPr>
    </w:p>
    <w:p w14:paraId="077BB522" w14:textId="77777777" w:rsidR="00C220EB" w:rsidRDefault="00000000">
      <w:pPr>
        <w:pStyle w:val="Heading4"/>
        <w:spacing w:before="1"/>
      </w:pPr>
      <w:r>
        <w:rPr>
          <w:color w:val="697D90"/>
          <w:spacing w:val="-4"/>
        </w:rPr>
        <w:t>DevOps</w:t>
      </w:r>
      <w:r>
        <w:rPr>
          <w:color w:val="697D90"/>
          <w:spacing w:val="-5"/>
        </w:rPr>
        <w:t xml:space="preserve"> </w:t>
      </w:r>
      <w:r>
        <w:rPr>
          <w:color w:val="697D90"/>
          <w:spacing w:val="-2"/>
        </w:rPr>
        <w:t>Process</w:t>
      </w:r>
    </w:p>
    <w:p w14:paraId="077BB523" w14:textId="77777777" w:rsidR="00C220EB" w:rsidRDefault="00000000">
      <w:pPr>
        <w:pStyle w:val="BodyText"/>
        <w:spacing w:before="175" w:line="386" w:lineRule="auto"/>
        <w:ind w:left="142" w:right="3074"/>
      </w:pPr>
      <w:r>
        <w:rPr>
          <w:w w:val="110"/>
        </w:rPr>
        <w:t>After</w:t>
      </w:r>
      <w:r>
        <w:rPr>
          <w:spacing w:val="-7"/>
          <w:w w:val="110"/>
        </w:rPr>
        <w:t xml:space="preserve"> </w:t>
      </w:r>
      <w:r>
        <w:rPr>
          <w:w w:val="110"/>
        </w:rPr>
        <w:t>the</w:t>
      </w:r>
      <w:r>
        <w:rPr>
          <w:spacing w:val="-7"/>
          <w:w w:val="110"/>
        </w:rPr>
        <w:t xml:space="preserve"> </w:t>
      </w:r>
      <w:r>
        <w:rPr>
          <w:w w:val="110"/>
        </w:rPr>
        <w:t>issue</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new</w:t>
      </w:r>
      <w:r>
        <w:rPr>
          <w:spacing w:val="-7"/>
          <w:w w:val="110"/>
        </w:rPr>
        <w:t xml:space="preserve"> </w:t>
      </w:r>
      <w:r>
        <w:rPr>
          <w:w w:val="110"/>
        </w:rPr>
        <w:t>view</w:t>
      </w:r>
      <w:r>
        <w:rPr>
          <w:spacing w:val="-7"/>
          <w:w w:val="110"/>
        </w:rPr>
        <w:t xml:space="preserve"> </w:t>
      </w:r>
      <w:r>
        <w:rPr>
          <w:w w:val="110"/>
        </w:rPr>
        <w:t>was</w:t>
      </w:r>
      <w:r>
        <w:rPr>
          <w:spacing w:val="-7"/>
          <w:w w:val="110"/>
        </w:rPr>
        <w:t xml:space="preserve"> </w:t>
      </w:r>
      <w:r>
        <w:rPr>
          <w:w w:val="110"/>
        </w:rPr>
        <w:t>reported,</w:t>
      </w:r>
      <w:r>
        <w:rPr>
          <w:spacing w:val="-7"/>
          <w:w w:val="110"/>
        </w:rPr>
        <w:t xml:space="preserve"> </w:t>
      </w:r>
      <w:r>
        <w:rPr>
          <w:w w:val="110"/>
        </w:rPr>
        <w:t>the</w:t>
      </w:r>
      <w:r>
        <w:rPr>
          <w:spacing w:val="-7"/>
          <w:w w:val="110"/>
        </w:rPr>
        <w:t xml:space="preserve"> </w:t>
      </w:r>
      <w:r>
        <w:rPr>
          <w:w w:val="110"/>
        </w:rPr>
        <w:t>DevOps</w:t>
      </w:r>
      <w:r>
        <w:rPr>
          <w:spacing w:val="-7"/>
          <w:w w:val="110"/>
        </w:rPr>
        <w:t xml:space="preserve"> </w:t>
      </w:r>
      <w:r>
        <w:rPr>
          <w:w w:val="110"/>
        </w:rPr>
        <w:t>process</w:t>
      </w:r>
      <w:r>
        <w:rPr>
          <w:spacing w:val="-7"/>
          <w:w w:val="110"/>
        </w:rPr>
        <w:t xml:space="preserve"> </w:t>
      </w:r>
      <w:r>
        <w:rPr>
          <w:w w:val="110"/>
        </w:rPr>
        <w:t>was</w:t>
      </w:r>
      <w:r>
        <w:rPr>
          <w:spacing w:val="-7"/>
          <w:w w:val="110"/>
        </w:rPr>
        <w:t xml:space="preserve"> </w:t>
      </w:r>
      <w:r>
        <w:rPr>
          <w:w w:val="110"/>
        </w:rPr>
        <w:t xml:space="preserve">started. </w:t>
      </w:r>
      <w:r>
        <w:rPr>
          <w:w w:val="115"/>
        </w:rPr>
        <w:t>To</w:t>
      </w:r>
      <w:r>
        <w:rPr>
          <w:spacing w:val="-2"/>
          <w:w w:val="115"/>
        </w:rPr>
        <w:t xml:space="preserve"> </w:t>
      </w:r>
      <w:r>
        <w:rPr>
          <w:w w:val="115"/>
        </w:rPr>
        <w:t>create</w:t>
      </w:r>
      <w:r>
        <w:rPr>
          <w:spacing w:val="-2"/>
          <w:w w:val="115"/>
        </w:rPr>
        <w:t xml:space="preserve"> </w:t>
      </w:r>
      <w:r>
        <w:rPr>
          <w:w w:val="115"/>
        </w:rPr>
        <w:t>a</w:t>
      </w:r>
      <w:r>
        <w:rPr>
          <w:spacing w:val="-2"/>
          <w:w w:val="115"/>
        </w:rPr>
        <w:t xml:space="preserve"> </w:t>
      </w:r>
      <w:r>
        <w:rPr>
          <w:w w:val="115"/>
        </w:rPr>
        <w:t>new</w:t>
      </w:r>
      <w:r>
        <w:rPr>
          <w:spacing w:val="-2"/>
          <w:w w:val="115"/>
        </w:rPr>
        <w:t xml:space="preserve"> </w:t>
      </w:r>
      <w:r>
        <w:rPr>
          <w:w w:val="115"/>
        </w:rPr>
        <w:t>view:</w:t>
      </w:r>
    </w:p>
    <w:p w14:paraId="077BB524" w14:textId="77777777" w:rsidR="00C220EB" w:rsidRDefault="00000000">
      <w:pPr>
        <w:pStyle w:val="BodyText"/>
        <w:spacing w:line="284" w:lineRule="exact"/>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The</w:t>
      </w:r>
      <w:r>
        <w:rPr>
          <w:spacing w:val="-9"/>
          <w:w w:val="110"/>
        </w:rPr>
        <w:t xml:space="preserve"> </w:t>
      </w:r>
      <w:r>
        <w:rPr>
          <w:w w:val="110"/>
        </w:rPr>
        <w:t>developer</w:t>
      </w:r>
      <w:r>
        <w:rPr>
          <w:spacing w:val="-8"/>
          <w:w w:val="110"/>
        </w:rPr>
        <w:t xml:space="preserve"> </w:t>
      </w:r>
      <w:r>
        <w:rPr>
          <w:w w:val="110"/>
        </w:rPr>
        <w:t>first</w:t>
      </w:r>
      <w:r>
        <w:rPr>
          <w:spacing w:val="-8"/>
          <w:w w:val="110"/>
        </w:rPr>
        <w:t xml:space="preserve"> </w:t>
      </w:r>
      <w:r>
        <w:rPr>
          <w:w w:val="110"/>
        </w:rPr>
        <w:t>tests</w:t>
      </w:r>
      <w:r>
        <w:rPr>
          <w:spacing w:val="-8"/>
          <w:w w:val="110"/>
        </w:rPr>
        <w:t xml:space="preserve"> </w:t>
      </w:r>
      <w:r>
        <w:rPr>
          <w:w w:val="110"/>
        </w:rPr>
        <w:t>the</w:t>
      </w:r>
      <w:r>
        <w:rPr>
          <w:spacing w:val="-8"/>
          <w:w w:val="110"/>
        </w:rPr>
        <w:t xml:space="preserve"> </w:t>
      </w:r>
      <w:r>
        <w:rPr>
          <w:w w:val="110"/>
        </w:rPr>
        <w:t>query</w:t>
      </w:r>
      <w:r>
        <w:rPr>
          <w:spacing w:val="-8"/>
          <w:w w:val="110"/>
        </w:rPr>
        <w:t xml:space="preserve"> </w:t>
      </w:r>
      <w:r>
        <w:rPr>
          <w:w w:val="110"/>
        </w:rPr>
        <w:t>for</w:t>
      </w:r>
      <w:r>
        <w:rPr>
          <w:spacing w:val="-9"/>
          <w:w w:val="110"/>
        </w:rPr>
        <w:t xml:space="preserve"> </w:t>
      </w:r>
      <w:r>
        <w:rPr>
          <w:w w:val="110"/>
        </w:rPr>
        <w:t>the</w:t>
      </w:r>
      <w:r>
        <w:rPr>
          <w:spacing w:val="-8"/>
          <w:w w:val="110"/>
        </w:rPr>
        <w:t xml:space="preserve"> </w:t>
      </w:r>
      <w:r>
        <w:rPr>
          <w:w w:val="110"/>
        </w:rPr>
        <w:t>new</w:t>
      </w:r>
      <w:r>
        <w:rPr>
          <w:spacing w:val="-8"/>
          <w:w w:val="110"/>
        </w:rPr>
        <w:t xml:space="preserve"> </w:t>
      </w:r>
      <w:r>
        <w:rPr>
          <w:w w:val="110"/>
        </w:rPr>
        <w:t>view</w:t>
      </w:r>
      <w:r>
        <w:rPr>
          <w:spacing w:val="-8"/>
          <w:w w:val="110"/>
        </w:rPr>
        <w:t xml:space="preserve"> </w:t>
      </w:r>
      <w:r>
        <w:rPr>
          <w:w w:val="110"/>
        </w:rPr>
        <w:t>in</w:t>
      </w:r>
      <w:r>
        <w:rPr>
          <w:spacing w:val="-8"/>
          <w:w w:val="110"/>
        </w:rPr>
        <w:t xml:space="preserve"> </w:t>
      </w:r>
      <w:hyperlink w:anchor="_bookmark128" w:history="1">
        <w:r>
          <w:rPr>
            <w:w w:val="110"/>
          </w:rPr>
          <w:t>Athena,</w:t>
        </w:r>
      </w:hyperlink>
      <w:r>
        <w:rPr>
          <w:spacing w:val="-8"/>
          <w:w w:val="110"/>
        </w:rPr>
        <w:t xml:space="preserve"> </w:t>
      </w:r>
      <w:r>
        <w:rPr>
          <w:w w:val="110"/>
        </w:rPr>
        <w:t>confirming</w:t>
      </w:r>
      <w:r>
        <w:rPr>
          <w:spacing w:val="-9"/>
          <w:w w:val="110"/>
        </w:rPr>
        <w:t xml:space="preserve"> </w:t>
      </w:r>
      <w:r>
        <w:rPr>
          <w:w w:val="110"/>
        </w:rPr>
        <w:t>that</w:t>
      </w:r>
      <w:r>
        <w:rPr>
          <w:spacing w:val="-8"/>
          <w:w w:val="110"/>
        </w:rPr>
        <w:t xml:space="preserve"> </w:t>
      </w:r>
      <w:r>
        <w:rPr>
          <w:w w:val="110"/>
        </w:rPr>
        <w:t>it</w:t>
      </w:r>
      <w:r>
        <w:rPr>
          <w:spacing w:val="-8"/>
          <w:w w:val="110"/>
        </w:rPr>
        <w:t xml:space="preserve"> </w:t>
      </w:r>
      <w:r>
        <w:rPr>
          <w:w w:val="110"/>
        </w:rPr>
        <w:t>is</w:t>
      </w:r>
      <w:r>
        <w:rPr>
          <w:spacing w:val="-8"/>
          <w:w w:val="110"/>
        </w:rPr>
        <w:t xml:space="preserve"> </w:t>
      </w:r>
      <w:r>
        <w:rPr>
          <w:spacing w:val="-2"/>
          <w:w w:val="110"/>
        </w:rPr>
        <w:t>valid.</w:t>
      </w:r>
    </w:p>
    <w:p w14:paraId="077BB525" w14:textId="77777777" w:rsidR="00C220EB" w:rsidRDefault="00000000">
      <w:pPr>
        <w:pStyle w:val="BodyText"/>
        <w:spacing w:before="81"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Next,</w:t>
      </w:r>
      <w:r>
        <w:rPr>
          <w:spacing w:val="-4"/>
          <w:w w:val="110"/>
        </w:rPr>
        <w:t xml:space="preserve"> </w:t>
      </w:r>
      <w:r>
        <w:rPr>
          <w:w w:val="110"/>
        </w:rPr>
        <w:t>the</w:t>
      </w:r>
      <w:r>
        <w:rPr>
          <w:spacing w:val="-4"/>
          <w:w w:val="110"/>
        </w:rPr>
        <w:t xml:space="preserve"> </w:t>
      </w:r>
      <w:r>
        <w:rPr>
          <w:w w:val="110"/>
        </w:rPr>
        <w:t>developer</w:t>
      </w:r>
      <w:r>
        <w:rPr>
          <w:spacing w:val="-4"/>
          <w:w w:val="110"/>
        </w:rPr>
        <w:t xml:space="preserve"> </w:t>
      </w:r>
      <w:r>
        <w:rPr>
          <w:w w:val="110"/>
        </w:rPr>
        <w:t>navigates</w:t>
      </w:r>
      <w:r>
        <w:rPr>
          <w:spacing w:val="-4"/>
          <w:w w:val="110"/>
        </w:rPr>
        <w:t xml:space="preserve"> </w:t>
      </w:r>
      <w:r>
        <w:rPr>
          <w:w w:val="110"/>
        </w:rPr>
        <w:t>to</w:t>
      </w:r>
      <w:r>
        <w:rPr>
          <w:spacing w:val="-4"/>
          <w:w w:val="110"/>
        </w:rPr>
        <w:t xml:space="preserve"> </w:t>
      </w:r>
      <w:r>
        <w:rPr>
          <w:w w:val="110"/>
        </w:rPr>
        <w:t>GitHub,</w:t>
      </w:r>
      <w:r>
        <w:rPr>
          <w:spacing w:val="-4"/>
          <w:w w:val="110"/>
        </w:rPr>
        <w:t xml:space="preserve"> </w:t>
      </w:r>
      <w:r>
        <w:rPr>
          <w:w w:val="110"/>
        </w:rPr>
        <w:t>selecting</w:t>
      </w:r>
      <w:r>
        <w:rPr>
          <w:spacing w:val="-4"/>
          <w:w w:val="110"/>
        </w:rPr>
        <w:t xml:space="preserve"> </w:t>
      </w:r>
      <w:r>
        <w:rPr>
          <w:w w:val="110"/>
        </w:rPr>
        <w:t>the</w:t>
      </w:r>
      <w:r>
        <w:rPr>
          <w:spacing w:val="-4"/>
          <w:w w:val="110"/>
        </w:rPr>
        <w:t xml:space="preserve"> </w:t>
      </w:r>
      <w:r>
        <w:rPr>
          <w:w w:val="110"/>
        </w:rPr>
        <w:t>corresponding</w:t>
      </w:r>
      <w:r>
        <w:rPr>
          <w:spacing w:val="-4"/>
          <w:w w:val="110"/>
        </w:rPr>
        <w:t xml:space="preserve"> </w:t>
      </w:r>
      <w:r>
        <w:rPr>
          <w:w w:val="110"/>
        </w:rPr>
        <w:t>test</w:t>
      </w:r>
      <w:r>
        <w:rPr>
          <w:spacing w:val="-4"/>
          <w:w w:val="110"/>
        </w:rPr>
        <w:t xml:space="preserve"> </w:t>
      </w:r>
      <w:r>
        <w:rPr>
          <w:w w:val="110"/>
        </w:rPr>
        <w:t>repository</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 xml:space="preserve">account </w:t>
      </w:r>
      <w:r>
        <w:rPr>
          <w:spacing w:val="-2"/>
          <w:w w:val="115"/>
        </w:rPr>
        <w:t>used.</w:t>
      </w:r>
    </w:p>
    <w:p w14:paraId="077BB526" w14:textId="77777777" w:rsidR="00C220EB" w:rsidRDefault="00000000">
      <w:pPr>
        <w:pStyle w:val="BodyText"/>
        <w:spacing w:before="101"/>
        <w:ind w:left="409"/>
      </w:pPr>
      <w:r>
        <w:rPr>
          <w:rFonts w:ascii="Lucida Sans Unicode" w:hAnsi="Lucida Sans Unicode"/>
          <w:color w:val="FAC300"/>
          <w:w w:val="105"/>
          <w:position w:val="2"/>
        </w:rPr>
        <w:t>▶</w:t>
      </w:r>
      <w:r>
        <w:rPr>
          <w:rFonts w:ascii="Lucida Sans Unicode" w:hAnsi="Lucida Sans Unicode"/>
          <w:color w:val="FAC300"/>
          <w:spacing w:val="24"/>
          <w:w w:val="105"/>
          <w:position w:val="2"/>
        </w:rPr>
        <w:t xml:space="preserve"> </w:t>
      </w:r>
      <w:r>
        <w:rPr>
          <w:w w:val="105"/>
        </w:rPr>
        <w:t>A</w:t>
      </w:r>
      <w:r>
        <w:rPr>
          <w:spacing w:val="-13"/>
          <w:w w:val="105"/>
        </w:rPr>
        <w:t xml:space="preserve"> </w:t>
      </w:r>
      <w:r>
        <w:rPr>
          <w:w w:val="105"/>
        </w:rPr>
        <w:t>new</w:t>
      </w:r>
      <w:r>
        <w:rPr>
          <w:spacing w:val="-13"/>
          <w:w w:val="105"/>
        </w:rPr>
        <w:t xml:space="preserve"> </w:t>
      </w:r>
      <w:r>
        <w:rPr>
          <w:w w:val="105"/>
        </w:rPr>
        <w:t>branch</w:t>
      </w:r>
      <w:r>
        <w:rPr>
          <w:spacing w:val="-13"/>
          <w:w w:val="105"/>
        </w:rPr>
        <w:t xml:space="preserve"> </w:t>
      </w:r>
      <w:r>
        <w:rPr>
          <w:w w:val="105"/>
        </w:rPr>
        <w:t>is</w:t>
      </w:r>
      <w:r>
        <w:rPr>
          <w:spacing w:val="-13"/>
          <w:w w:val="105"/>
        </w:rPr>
        <w:t xml:space="preserve"> </w:t>
      </w:r>
      <w:r>
        <w:rPr>
          <w:w w:val="105"/>
        </w:rPr>
        <w:t>created,</w:t>
      </w:r>
      <w:r>
        <w:rPr>
          <w:spacing w:val="-13"/>
          <w:w w:val="105"/>
        </w:rPr>
        <w:t xml:space="preserve"> </w:t>
      </w:r>
      <w:r>
        <w:rPr>
          <w:w w:val="105"/>
        </w:rPr>
        <w:t>followed</w:t>
      </w:r>
      <w:r>
        <w:rPr>
          <w:spacing w:val="-13"/>
          <w:w w:val="105"/>
        </w:rPr>
        <w:t xml:space="preserve"> </w:t>
      </w:r>
      <w:r>
        <w:rPr>
          <w:w w:val="105"/>
        </w:rPr>
        <w:t>by</w:t>
      </w:r>
      <w:r>
        <w:rPr>
          <w:spacing w:val="-12"/>
          <w:w w:val="105"/>
        </w:rPr>
        <w:t xml:space="preserve"> </w:t>
      </w:r>
      <w:r>
        <w:rPr>
          <w:w w:val="105"/>
        </w:rPr>
        <w:t>a</w:t>
      </w:r>
      <w:r>
        <w:rPr>
          <w:spacing w:val="-13"/>
          <w:w w:val="105"/>
        </w:rPr>
        <w:t xml:space="preserve"> </w:t>
      </w:r>
      <w:r>
        <w:rPr>
          <w:w w:val="105"/>
        </w:rPr>
        <w:t>file</w:t>
      </w:r>
      <w:r>
        <w:rPr>
          <w:spacing w:val="-13"/>
          <w:w w:val="105"/>
        </w:rPr>
        <w:t xml:space="preserve"> </w:t>
      </w:r>
      <w:r>
        <w:rPr>
          <w:w w:val="105"/>
        </w:rPr>
        <w:t>containing</w:t>
      </w:r>
      <w:r>
        <w:rPr>
          <w:spacing w:val="-13"/>
          <w:w w:val="105"/>
        </w:rPr>
        <w:t xml:space="preserve"> </w:t>
      </w:r>
      <w:r>
        <w:rPr>
          <w:w w:val="105"/>
        </w:rPr>
        <w:t>the</w:t>
      </w:r>
      <w:r>
        <w:rPr>
          <w:spacing w:val="-13"/>
          <w:w w:val="105"/>
        </w:rPr>
        <w:t xml:space="preserve"> </w:t>
      </w:r>
      <w:r>
        <w:rPr>
          <w:rFonts w:ascii="Cambria" w:hAnsi="Cambria"/>
          <w:w w:val="105"/>
        </w:rPr>
        <w:t>CREATE</w:t>
      </w:r>
      <w:r>
        <w:rPr>
          <w:rFonts w:ascii="Cambria" w:hAnsi="Cambria"/>
          <w:spacing w:val="49"/>
          <w:w w:val="105"/>
        </w:rPr>
        <w:t xml:space="preserve"> </w:t>
      </w:r>
      <w:r>
        <w:rPr>
          <w:rFonts w:ascii="Cambria" w:hAnsi="Cambria"/>
          <w:w w:val="105"/>
        </w:rPr>
        <w:t>VIEW</w:t>
      </w:r>
      <w:r>
        <w:rPr>
          <w:rFonts w:ascii="Cambria" w:hAnsi="Cambria"/>
          <w:spacing w:val="-7"/>
          <w:w w:val="105"/>
        </w:rPr>
        <w:t xml:space="preserve"> </w:t>
      </w:r>
      <w:r>
        <w:rPr>
          <w:w w:val="105"/>
        </w:rPr>
        <w:t>SQL</w:t>
      </w:r>
      <w:r>
        <w:rPr>
          <w:spacing w:val="-12"/>
          <w:w w:val="105"/>
        </w:rPr>
        <w:t xml:space="preserve"> </w:t>
      </w:r>
      <w:r>
        <w:rPr>
          <w:spacing w:val="-2"/>
          <w:w w:val="105"/>
        </w:rPr>
        <w:t>statement.</w:t>
      </w:r>
    </w:p>
    <w:p w14:paraId="077BB527" w14:textId="77777777" w:rsidR="00C220EB" w:rsidRDefault="00000000">
      <w:pPr>
        <w:pStyle w:val="BodyText"/>
        <w:spacing w:before="81" w:line="230" w:lineRule="auto"/>
        <w:ind w:left="687" w:right="691"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After this, a build is attempted.</w:t>
      </w:r>
      <w:r>
        <w:rPr>
          <w:spacing w:val="40"/>
          <w:w w:val="110"/>
        </w:rPr>
        <w:t xml:space="preserve"> </w:t>
      </w:r>
      <w:r>
        <w:rPr>
          <w:w w:val="110"/>
        </w:rPr>
        <w:t>If it is successful, the process continues; otherwise, the developer returns to the first step and fixes the issue.</w:t>
      </w:r>
    </w:p>
    <w:p w14:paraId="077BB528" w14:textId="77777777" w:rsidR="00C220EB" w:rsidRDefault="00000000">
      <w:pPr>
        <w:pStyle w:val="BodyText"/>
        <w:spacing w:before="102"/>
        <w:ind w:left="409"/>
      </w:pPr>
      <w:r>
        <w:rPr>
          <w:rFonts w:ascii="Lucida Sans Unicode" w:hAnsi="Lucida Sans Unicode"/>
          <w:color w:val="FAC300"/>
          <w:w w:val="110"/>
          <w:position w:val="2"/>
        </w:rPr>
        <w:t>▶</w:t>
      </w:r>
      <w:r>
        <w:rPr>
          <w:rFonts w:ascii="Lucida Sans Unicode" w:hAnsi="Lucida Sans Unicode"/>
          <w:color w:val="FAC300"/>
          <w:spacing w:val="44"/>
          <w:w w:val="110"/>
          <w:position w:val="2"/>
        </w:rPr>
        <w:t xml:space="preserve"> </w:t>
      </w:r>
      <w:r>
        <w:rPr>
          <w:w w:val="110"/>
        </w:rPr>
        <w:t>If</w:t>
      </w:r>
      <w:r>
        <w:rPr>
          <w:spacing w:val="-4"/>
          <w:w w:val="110"/>
        </w:rPr>
        <w:t xml:space="preserve"> </w:t>
      </w:r>
      <w:r>
        <w:rPr>
          <w:w w:val="110"/>
        </w:rPr>
        <w:t>the</w:t>
      </w:r>
      <w:r>
        <w:rPr>
          <w:spacing w:val="-4"/>
          <w:w w:val="110"/>
        </w:rPr>
        <w:t xml:space="preserve"> </w:t>
      </w:r>
      <w:r>
        <w:rPr>
          <w:w w:val="110"/>
        </w:rPr>
        <w:t>build</w:t>
      </w:r>
      <w:r>
        <w:rPr>
          <w:spacing w:val="-4"/>
          <w:w w:val="110"/>
        </w:rPr>
        <w:t xml:space="preserve"> </w:t>
      </w:r>
      <w:r>
        <w:rPr>
          <w:w w:val="110"/>
        </w:rPr>
        <w:t>is</w:t>
      </w:r>
      <w:r>
        <w:rPr>
          <w:spacing w:val="-4"/>
          <w:w w:val="110"/>
        </w:rPr>
        <w:t xml:space="preserve"> </w:t>
      </w:r>
      <w:r>
        <w:rPr>
          <w:w w:val="110"/>
        </w:rPr>
        <w:t>successful,</w:t>
      </w:r>
      <w:r>
        <w:rPr>
          <w:spacing w:val="-4"/>
          <w:w w:val="110"/>
        </w:rPr>
        <w:t xml:space="preserve"> </w:t>
      </w:r>
      <w:r>
        <w:rPr>
          <w:w w:val="110"/>
        </w:rPr>
        <w:t>a</w:t>
      </w:r>
      <w:r>
        <w:rPr>
          <w:spacing w:val="-4"/>
          <w:w w:val="110"/>
        </w:rPr>
        <w:t xml:space="preserve"> </w:t>
      </w:r>
      <w:r>
        <w:rPr>
          <w:w w:val="110"/>
        </w:rPr>
        <w:t>pull</w:t>
      </w:r>
      <w:r>
        <w:rPr>
          <w:spacing w:val="-4"/>
          <w:w w:val="110"/>
        </w:rPr>
        <w:t xml:space="preserve"> </w:t>
      </w:r>
      <w:r>
        <w:rPr>
          <w:w w:val="110"/>
        </w:rPr>
        <w:t>request</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created</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branch</w:t>
      </w:r>
      <w:r>
        <w:rPr>
          <w:spacing w:val="-3"/>
          <w:w w:val="110"/>
        </w:rPr>
        <w:t xml:space="preserve"> </w:t>
      </w:r>
      <w:r>
        <w:rPr>
          <w:spacing w:val="-2"/>
          <w:w w:val="110"/>
        </w:rPr>
        <w:t>merged.</w:t>
      </w:r>
    </w:p>
    <w:p w14:paraId="077BB529" w14:textId="77777777" w:rsidR="00C220EB" w:rsidRDefault="00000000">
      <w:pPr>
        <w:pStyle w:val="BodyText"/>
        <w:spacing w:before="70"/>
        <w:ind w:left="409"/>
      </w:pPr>
      <w:r>
        <w:rPr>
          <w:rFonts w:ascii="Lucida Sans Unicode" w:hAnsi="Lucida Sans Unicode"/>
          <w:color w:val="FAC300"/>
          <w:w w:val="110"/>
          <w:position w:val="2"/>
        </w:rPr>
        <w:t>▶</w:t>
      </w:r>
      <w:r>
        <w:rPr>
          <w:rFonts w:ascii="Lucida Sans Unicode" w:hAnsi="Lucida Sans Unicode"/>
          <w:color w:val="FAC300"/>
          <w:spacing w:val="45"/>
          <w:w w:val="110"/>
          <w:position w:val="2"/>
        </w:rPr>
        <w:t xml:space="preserve"> </w:t>
      </w:r>
      <w:r>
        <w:rPr>
          <w:w w:val="110"/>
        </w:rPr>
        <w:t>Once</w:t>
      </w:r>
      <w:r>
        <w:rPr>
          <w:spacing w:val="-4"/>
          <w:w w:val="110"/>
        </w:rPr>
        <w:t xml:space="preserve"> </w:t>
      </w:r>
      <w:r>
        <w:rPr>
          <w:w w:val="110"/>
        </w:rPr>
        <w:t>this</w:t>
      </w:r>
      <w:r>
        <w:rPr>
          <w:spacing w:val="-4"/>
          <w:w w:val="110"/>
        </w:rPr>
        <w:t xml:space="preserve"> </w:t>
      </w:r>
      <w:r>
        <w:rPr>
          <w:w w:val="110"/>
        </w:rPr>
        <w:t>is</w:t>
      </w:r>
      <w:r>
        <w:rPr>
          <w:spacing w:val="-4"/>
          <w:w w:val="110"/>
        </w:rPr>
        <w:t xml:space="preserve"> </w:t>
      </w:r>
      <w:r>
        <w:rPr>
          <w:w w:val="110"/>
        </w:rPr>
        <w:t>completed,</w:t>
      </w:r>
      <w:r>
        <w:rPr>
          <w:spacing w:val="-4"/>
          <w:w w:val="110"/>
        </w:rPr>
        <w:t xml:space="preserve"> </w:t>
      </w:r>
      <w:r>
        <w:rPr>
          <w:w w:val="110"/>
        </w:rPr>
        <w:t>a</w:t>
      </w:r>
      <w:r>
        <w:rPr>
          <w:spacing w:val="-4"/>
          <w:w w:val="110"/>
        </w:rPr>
        <w:t xml:space="preserve"> </w:t>
      </w:r>
      <w:r>
        <w:rPr>
          <w:w w:val="110"/>
        </w:rPr>
        <w:t>branch</w:t>
      </w:r>
      <w:r>
        <w:rPr>
          <w:spacing w:val="-4"/>
          <w:w w:val="110"/>
        </w:rPr>
        <w:t xml:space="preserve"> </w:t>
      </w:r>
      <w:r>
        <w:rPr>
          <w:w w:val="110"/>
        </w:rPr>
        <w:t>is</w:t>
      </w:r>
      <w:r>
        <w:rPr>
          <w:spacing w:val="-5"/>
          <w:w w:val="110"/>
        </w:rPr>
        <w:t xml:space="preserve"> </w:t>
      </w:r>
      <w:r>
        <w:rPr>
          <w:w w:val="110"/>
        </w:rPr>
        <w:t>created</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production</w:t>
      </w:r>
      <w:r>
        <w:rPr>
          <w:spacing w:val="-4"/>
          <w:w w:val="110"/>
        </w:rPr>
        <w:t xml:space="preserve"> </w:t>
      </w:r>
      <w:r>
        <w:rPr>
          <w:spacing w:val="-2"/>
          <w:w w:val="110"/>
        </w:rPr>
        <w:t>repository.</w:t>
      </w:r>
    </w:p>
    <w:p w14:paraId="077BB52A" w14:textId="77777777" w:rsidR="00C220EB" w:rsidRDefault="00000000">
      <w:pPr>
        <w:pStyle w:val="BodyText"/>
        <w:spacing w:before="71"/>
        <w:ind w:left="409"/>
      </w:pPr>
      <w:r>
        <w:rPr>
          <w:rFonts w:ascii="Lucida Sans Unicode" w:hAnsi="Lucida Sans Unicode"/>
          <w:color w:val="FAC300"/>
          <w:w w:val="110"/>
          <w:position w:val="2"/>
        </w:rPr>
        <w:t>▶</w:t>
      </w:r>
      <w:r>
        <w:rPr>
          <w:rFonts w:ascii="Lucida Sans Unicode" w:hAnsi="Lucida Sans Unicode"/>
          <w:color w:val="FAC300"/>
          <w:spacing w:val="49"/>
          <w:w w:val="110"/>
          <w:position w:val="2"/>
        </w:rPr>
        <w:t xml:space="preserve"> </w:t>
      </w:r>
      <w:r>
        <w:rPr>
          <w:w w:val="110"/>
        </w:rPr>
        <w:t>The</w:t>
      </w:r>
      <w:r>
        <w:rPr>
          <w:spacing w:val="-3"/>
          <w:w w:val="110"/>
        </w:rPr>
        <w:t xml:space="preserve"> </w:t>
      </w:r>
      <w:r>
        <w:rPr>
          <w:w w:val="110"/>
        </w:rPr>
        <w:t>build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production</w:t>
      </w:r>
      <w:r>
        <w:rPr>
          <w:spacing w:val="-2"/>
          <w:w w:val="110"/>
        </w:rPr>
        <w:t xml:space="preserve"> </w:t>
      </w:r>
      <w:r>
        <w:rPr>
          <w:w w:val="110"/>
        </w:rPr>
        <w:t>environment</w:t>
      </w:r>
      <w:r>
        <w:rPr>
          <w:spacing w:val="-3"/>
          <w:w w:val="110"/>
        </w:rPr>
        <w:t xml:space="preserve"> </w:t>
      </w:r>
      <w:r>
        <w:rPr>
          <w:w w:val="110"/>
        </w:rPr>
        <w:t>must</w:t>
      </w:r>
      <w:r>
        <w:rPr>
          <w:spacing w:val="-2"/>
          <w:w w:val="110"/>
        </w:rPr>
        <w:t xml:space="preserve"> </w:t>
      </w:r>
      <w:r>
        <w:rPr>
          <w:w w:val="110"/>
        </w:rPr>
        <w:t>be</w:t>
      </w:r>
      <w:r>
        <w:rPr>
          <w:spacing w:val="-3"/>
          <w:w w:val="110"/>
        </w:rPr>
        <w:t xml:space="preserve"> </w:t>
      </w:r>
      <w:r>
        <w:rPr>
          <w:spacing w:val="-2"/>
          <w:w w:val="110"/>
        </w:rPr>
        <w:t>successful.</w:t>
      </w:r>
    </w:p>
    <w:p w14:paraId="077BB52B" w14:textId="77777777" w:rsidR="00C220EB" w:rsidRDefault="00000000">
      <w:pPr>
        <w:pStyle w:val="BodyText"/>
        <w:spacing w:before="70"/>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Furthermore,</w:t>
      </w:r>
      <w:r>
        <w:rPr>
          <w:spacing w:val="-7"/>
          <w:w w:val="110"/>
        </w:rPr>
        <w:t xml:space="preserve"> </w:t>
      </w:r>
      <w:r>
        <w:rPr>
          <w:w w:val="110"/>
        </w:rPr>
        <w:t>a</w:t>
      </w:r>
      <w:r>
        <w:rPr>
          <w:spacing w:val="-7"/>
          <w:w w:val="110"/>
        </w:rPr>
        <w:t xml:space="preserve"> </w:t>
      </w:r>
      <w:r>
        <w:rPr>
          <w:w w:val="110"/>
        </w:rPr>
        <w:t>review</w:t>
      </w:r>
      <w:r>
        <w:rPr>
          <w:spacing w:val="-7"/>
          <w:w w:val="110"/>
        </w:rPr>
        <w:t xml:space="preserve"> </w:t>
      </w:r>
      <w:r>
        <w:rPr>
          <w:w w:val="110"/>
        </w:rPr>
        <w:t>by</w:t>
      </w:r>
      <w:r>
        <w:rPr>
          <w:spacing w:val="-8"/>
          <w:w w:val="110"/>
        </w:rPr>
        <w:t xml:space="preserve"> </w:t>
      </w:r>
      <w:r>
        <w:rPr>
          <w:w w:val="110"/>
        </w:rPr>
        <w:t>another</w:t>
      </w:r>
      <w:r>
        <w:rPr>
          <w:spacing w:val="-7"/>
          <w:w w:val="110"/>
        </w:rPr>
        <w:t xml:space="preserve"> </w:t>
      </w:r>
      <w:r>
        <w:rPr>
          <w:w w:val="110"/>
        </w:rPr>
        <w:t>developer</w:t>
      </w:r>
      <w:r>
        <w:rPr>
          <w:spacing w:val="-7"/>
          <w:w w:val="110"/>
        </w:rPr>
        <w:t xml:space="preserve"> </w:t>
      </w:r>
      <w:r>
        <w:rPr>
          <w:w w:val="110"/>
        </w:rPr>
        <w:t>is</w:t>
      </w:r>
      <w:r>
        <w:rPr>
          <w:spacing w:val="-7"/>
          <w:w w:val="110"/>
        </w:rPr>
        <w:t xml:space="preserve"> </w:t>
      </w:r>
      <w:r>
        <w:rPr>
          <w:spacing w:val="-2"/>
          <w:w w:val="110"/>
        </w:rPr>
        <w:t>required.</w:t>
      </w:r>
    </w:p>
    <w:p w14:paraId="077BB52C" w14:textId="77777777" w:rsidR="00C220EB" w:rsidRDefault="00000000">
      <w:pPr>
        <w:pStyle w:val="BodyText"/>
        <w:spacing w:before="70"/>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Once</w:t>
      </w:r>
      <w:r>
        <w:rPr>
          <w:spacing w:val="-6"/>
          <w:w w:val="110"/>
        </w:rPr>
        <w:t xml:space="preserve"> </w:t>
      </w:r>
      <w:r>
        <w:rPr>
          <w:w w:val="110"/>
        </w:rPr>
        <w:t>both</w:t>
      </w:r>
      <w:r>
        <w:rPr>
          <w:spacing w:val="-6"/>
          <w:w w:val="110"/>
        </w:rPr>
        <w:t xml:space="preserve"> </w:t>
      </w:r>
      <w:r>
        <w:rPr>
          <w:w w:val="110"/>
        </w:rPr>
        <w:t>the</w:t>
      </w:r>
      <w:r>
        <w:rPr>
          <w:spacing w:val="-5"/>
          <w:w w:val="110"/>
        </w:rPr>
        <w:t xml:space="preserve"> </w:t>
      </w:r>
      <w:r>
        <w:rPr>
          <w:w w:val="110"/>
        </w:rPr>
        <w:t>build</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review</w:t>
      </w:r>
      <w:r>
        <w:rPr>
          <w:spacing w:val="-6"/>
          <w:w w:val="110"/>
        </w:rPr>
        <w:t xml:space="preserve"> </w:t>
      </w:r>
      <w:r>
        <w:rPr>
          <w:w w:val="110"/>
        </w:rPr>
        <w:t>are</w:t>
      </w:r>
      <w:r>
        <w:rPr>
          <w:spacing w:val="-5"/>
          <w:w w:val="110"/>
        </w:rPr>
        <w:t xml:space="preserve"> </w:t>
      </w:r>
      <w:r>
        <w:rPr>
          <w:w w:val="110"/>
        </w:rPr>
        <w:t>successful,</w:t>
      </w:r>
      <w:r>
        <w:rPr>
          <w:spacing w:val="-6"/>
          <w:w w:val="110"/>
        </w:rPr>
        <w:t xml:space="preserve"> </w:t>
      </w:r>
      <w:r>
        <w:rPr>
          <w:w w:val="110"/>
        </w:rPr>
        <w:t>the</w:t>
      </w:r>
      <w:r>
        <w:rPr>
          <w:spacing w:val="-6"/>
          <w:w w:val="110"/>
        </w:rPr>
        <w:t xml:space="preserve"> </w:t>
      </w:r>
      <w:r>
        <w:rPr>
          <w:w w:val="110"/>
        </w:rPr>
        <w:t>merge</w:t>
      </w:r>
      <w:r>
        <w:rPr>
          <w:spacing w:val="-6"/>
          <w:w w:val="110"/>
        </w:rPr>
        <w:t xml:space="preserve"> </w:t>
      </w:r>
      <w:r>
        <w:rPr>
          <w:w w:val="110"/>
        </w:rPr>
        <w:t>can</w:t>
      </w:r>
      <w:r>
        <w:rPr>
          <w:spacing w:val="-5"/>
          <w:w w:val="110"/>
        </w:rPr>
        <w:t xml:space="preserve"> </w:t>
      </w:r>
      <w:r>
        <w:rPr>
          <w:w w:val="110"/>
        </w:rPr>
        <w:t>be</w:t>
      </w:r>
      <w:r>
        <w:rPr>
          <w:spacing w:val="-6"/>
          <w:w w:val="110"/>
        </w:rPr>
        <w:t xml:space="preserve"> </w:t>
      </w:r>
      <w:r>
        <w:rPr>
          <w:spacing w:val="-2"/>
          <w:w w:val="110"/>
        </w:rPr>
        <w:t>performed.</w:t>
      </w:r>
    </w:p>
    <w:p w14:paraId="077BB52D" w14:textId="77777777" w:rsidR="00C220EB" w:rsidRDefault="00000000">
      <w:pPr>
        <w:pStyle w:val="BodyText"/>
        <w:spacing w:before="127"/>
        <w:ind w:left="142"/>
      </w:pPr>
      <w:r>
        <w:rPr>
          <w:w w:val="110"/>
        </w:rPr>
        <w:t>The</w:t>
      </w:r>
      <w:r>
        <w:rPr>
          <w:spacing w:val="-10"/>
          <w:w w:val="110"/>
        </w:rPr>
        <w:t xml:space="preserve"> </w:t>
      </w:r>
      <w:r>
        <w:rPr>
          <w:w w:val="110"/>
        </w:rPr>
        <w:t>full</w:t>
      </w:r>
      <w:r>
        <w:rPr>
          <w:spacing w:val="-10"/>
          <w:w w:val="110"/>
        </w:rPr>
        <w:t xml:space="preserve"> </w:t>
      </w:r>
      <w:r>
        <w:rPr>
          <w:w w:val="110"/>
        </w:rPr>
        <w:t>query</w:t>
      </w:r>
      <w:r>
        <w:rPr>
          <w:spacing w:val="-10"/>
          <w:w w:val="110"/>
        </w:rPr>
        <w:t xml:space="preserve"> </w:t>
      </w:r>
      <w:r>
        <w:rPr>
          <w:w w:val="110"/>
        </w:rPr>
        <w:t>for</w:t>
      </w:r>
      <w:r>
        <w:rPr>
          <w:spacing w:val="-9"/>
          <w:w w:val="110"/>
        </w:rPr>
        <w:t xml:space="preserve"> </w:t>
      </w:r>
      <w:r>
        <w:rPr>
          <w:w w:val="110"/>
        </w:rPr>
        <w:t>the</w:t>
      </w:r>
      <w:r>
        <w:rPr>
          <w:spacing w:val="-10"/>
          <w:w w:val="110"/>
        </w:rPr>
        <w:t xml:space="preserve"> </w:t>
      </w:r>
      <w:r>
        <w:rPr>
          <w:w w:val="110"/>
        </w:rPr>
        <w:t>new</w:t>
      </w:r>
      <w:r>
        <w:rPr>
          <w:spacing w:val="-10"/>
          <w:w w:val="110"/>
        </w:rPr>
        <w:t xml:space="preserve"> </w:t>
      </w:r>
      <w:r>
        <w:rPr>
          <w:w w:val="110"/>
        </w:rPr>
        <w:t>view</w:t>
      </w:r>
      <w:r>
        <w:rPr>
          <w:spacing w:val="-10"/>
          <w:w w:val="110"/>
        </w:rPr>
        <w:t xml:space="preserve"> </w:t>
      </w:r>
      <w:r>
        <w:rPr>
          <w:w w:val="110"/>
        </w:rPr>
        <w:t>can</w:t>
      </w:r>
      <w:r>
        <w:rPr>
          <w:spacing w:val="-9"/>
          <w:w w:val="110"/>
        </w:rPr>
        <w:t xml:space="preserve"> </w:t>
      </w:r>
      <w:r>
        <w:rPr>
          <w:w w:val="110"/>
        </w:rPr>
        <w:t>be</w:t>
      </w:r>
      <w:r>
        <w:rPr>
          <w:spacing w:val="-10"/>
          <w:w w:val="110"/>
        </w:rPr>
        <w:t xml:space="preserve"> </w:t>
      </w:r>
      <w:r>
        <w:rPr>
          <w:w w:val="110"/>
        </w:rPr>
        <w:t>found</w:t>
      </w:r>
      <w:r>
        <w:rPr>
          <w:spacing w:val="-10"/>
          <w:w w:val="110"/>
        </w:rPr>
        <w:t xml:space="preserve"> </w:t>
      </w:r>
      <w:r>
        <w:rPr>
          <w:w w:val="110"/>
        </w:rPr>
        <w:t>in</w:t>
      </w:r>
      <w:r>
        <w:rPr>
          <w:spacing w:val="-9"/>
          <w:w w:val="110"/>
        </w:rPr>
        <w:t xml:space="preserve"> </w:t>
      </w:r>
      <w:r>
        <w:rPr>
          <w:w w:val="110"/>
        </w:rPr>
        <w:t>Appendix</w:t>
      </w:r>
      <w:r>
        <w:rPr>
          <w:spacing w:val="-10"/>
          <w:w w:val="110"/>
        </w:rPr>
        <w:t xml:space="preserve"> </w:t>
      </w:r>
      <w:hyperlink w:anchor="_bookmark201" w:history="1">
        <w:r>
          <w:rPr>
            <w:spacing w:val="-4"/>
            <w:w w:val="110"/>
          </w:rPr>
          <w:t>A.</w:t>
        </w:r>
      </w:hyperlink>
      <w:r>
        <w:rPr>
          <w:spacing w:val="-4"/>
          <w:w w:val="110"/>
        </w:rPr>
        <w:t>3.</w:t>
      </w:r>
    </w:p>
    <w:p w14:paraId="077BB52E" w14:textId="77777777" w:rsidR="00C220EB" w:rsidRDefault="00C220EB">
      <w:pPr>
        <w:pStyle w:val="BodyText"/>
      </w:pPr>
    </w:p>
    <w:p w14:paraId="077BB52F" w14:textId="77777777" w:rsidR="00C220EB" w:rsidRDefault="00C220EB">
      <w:pPr>
        <w:pStyle w:val="BodyText"/>
        <w:spacing w:before="47"/>
      </w:pPr>
    </w:p>
    <w:p w14:paraId="077BB530" w14:textId="77777777" w:rsidR="00C220EB" w:rsidRDefault="00000000">
      <w:pPr>
        <w:pStyle w:val="Heading2"/>
        <w:numPr>
          <w:ilvl w:val="1"/>
          <w:numId w:val="11"/>
        </w:numPr>
        <w:tabs>
          <w:tab w:val="left" w:pos="771"/>
        </w:tabs>
        <w:ind w:left="771" w:hanging="629"/>
      </w:pPr>
      <w:bookmarkStart w:id="198" w:name="SMART_goal_2:_Tool_decision"/>
      <w:bookmarkStart w:id="199" w:name="_bookmark114"/>
      <w:bookmarkEnd w:id="198"/>
      <w:bookmarkEnd w:id="199"/>
      <w:commentRangeStart w:id="200"/>
      <w:r>
        <w:rPr>
          <w:color w:val="697D90"/>
        </w:rPr>
        <w:t>SMART</w:t>
      </w:r>
      <w:r>
        <w:rPr>
          <w:color w:val="697D90"/>
          <w:spacing w:val="-3"/>
        </w:rPr>
        <w:t xml:space="preserve"> </w:t>
      </w:r>
      <w:r>
        <w:rPr>
          <w:color w:val="697D90"/>
        </w:rPr>
        <w:t>goal</w:t>
      </w:r>
      <w:r>
        <w:rPr>
          <w:color w:val="697D90"/>
          <w:spacing w:val="-3"/>
        </w:rPr>
        <w:t xml:space="preserve"> </w:t>
      </w:r>
      <w:r>
        <w:rPr>
          <w:color w:val="697D90"/>
        </w:rPr>
        <w:t>2:</w:t>
      </w:r>
      <w:r>
        <w:rPr>
          <w:color w:val="697D90"/>
          <w:spacing w:val="9"/>
        </w:rPr>
        <w:t xml:space="preserve"> </w:t>
      </w:r>
      <w:r>
        <w:rPr>
          <w:color w:val="697D90"/>
        </w:rPr>
        <w:t>Tool</w:t>
      </w:r>
      <w:r>
        <w:rPr>
          <w:color w:val="697D90"/>
          <w:spacing w:val="-3"/>
        </w:rPr>
        <w:t xml:space="preserve"> </w:t>
      </w:r>
      <w:r>
        <w:rPr>
          <w:color w:val="697D90"/>
          <w:spacing w:val="-2"/>
        </w:rPr>
        <w:t>decision</w:t>
      </w:r>
      <w:commentRangeEnd w:id="200"/>
      <w:r w:rsidR="00066A46">
        <w:rPr>
          <w:rStyle w:val="CommentReference"/>
          <w:sz w:val="28"/>
          <w:szCs w:val="28"/>
        </w:rPr>
        <w:commentReference w:id="200"/>
      </w:r>
    </w:p>
    <w:p w14:paraId="077BB531" w14:textId="77777777" w:rsidR="00C220EB" w:rsidRDefault="00000000">
      <w:pPr>
        <w:pStyle w:val="BodyText"/>
        <w:spacing w:before="246" w:line="256" w:lineRule="auto"/>
        <w:ind w:left="142" w:right="848"/>
        <w:jc w:val="both"/>
      </w:pPr>
      <w:r>
        <w:rPr>
          <w:w w:val="110"/>
        </w:rPr>
        <w:t>As</w:t>
      </w:r>
      <w:r>
        <w:rPr>
          <w:spacing w:val="-16"/>
          <w:w w:val="110"/>
        </w:rPr>
        <w:t xml:space="preserve"> </w:t>
      </w:r>
      <w:r>
        <w:rPr>
          <w:w w:val="110"/>
        </w:rPr>
        <w:t>part</w:t>
      </w:r>
      <w:r>
        <w:rPr>
          <w:spacing w:val="-15"/>
          <w:w w:val="110"/>
        </w:rPr>
        <w:t xml:space="preserve"> </w:t>
      </w:r>
      <w:r>
        <w:rPr>
          <w:w w:val="110"/>
        </w:rPr>
        <w:t>of</w:t>
      </w:r>
      <w:r>
        <w:rPr>
          <w:spacing w:val="-15"/>
          <w:w w:val="110"/>
        </w:rPr>
        <w:t xml:space="preserve"> </w:t>
      </w:r>
      <w:r>
        <w:rPr>
          <w:w w:val="110"/>
        </w:rPr>
        <w:t>SMART</w:t>
      </w:r>
      <w:r>
        <w:rPr>
          <w:spacing w:val="-15"/>
          <w:w w:val="110"/>
        </w:rPr>
        <w:t xml:space="preserve"> </w:t>
      </w:r>
      <w:r>
        <w:rPr>
          <w:w w:val="110"/>
        </w:rPr>
        <w:t>goal</w:t>
      </w:r>
      <w:r>
        <w:rPr>
          <w:spacing w:val="-15"/>
          <w:w w:val="110"/>
        </w:rPr>
        <w:t xml:space="preserve"> </w:t>
      </w:r>
      <w:r>
        <w:rPr>
          <w:w w:val="110"/>
        </w:rPr>
        <w:t>2,</w:t>
      </w:r>
      <w:r>
        <w:rPr>
          <w:spacing w:val="-15"/>
          <w:w w:val="110"/>
        </w:rPr>
        <w:t xml:space="preserve"> </w:t>
      </w:r>
      <w:r>
        <w:rPr>
          <w:w w:val="110"/>
        </w:rPr>
        <w:t>the</w:t>
      </w:r>
      <w:r>
        <w:rPr>
          <w:spacing w:val="-15"/>
          <w:w w:val="110"/>
        </w:rPr>
        <w:t xml:space="preserve"> </w:t>
      </w:r>
      <w:r>
        <w:rPr>
          <w:w w:val="110"/>
        </w:rPr>
        <w:t>DQM</w:t>
      </w:r>
      <w:r>
        <w:rPr>
          <w:spacing w:val="-15"/>
          <w:w w:val="110"/>
        </w:rPr>
        <w:t xml:space="preserve"> </w:t>
      </w:r>
      <w:r>
        <w:rPr>
          <w:w w:val="110"/>
        </w:rPr>
        <w:t>team</w:t>
      </w:r>
      <w:r>
        <w:rPr>
          <w:spacing w:val="-16"/>
          <w:w w:val="110"/>
        </w:rPr>
        <w:t xml:space="preserve"> </w:t>
      </w:r>
      <w:r>
        <w:rPr>
          <w:w w:val="110"/>
        </w:rPr>
        <w:t>was</w:t>
      </w:r>
      <w:r>
        <w:rPr>
          <w:spacing w:val="-15"/>
          <w:w w:val="110"/>
        </w:rPr>
        <w:t xml:space="preserve"> </w:t>
      </w:r>
      <w:r>
        <w:rPr>
          <w:w w:val="110"/>
        </w:rPr>
        <w:t>followed</w:t>
      </w:r>
      <w:r>
        <w:rPr>
          <w:spacing w:val="-15"/>
          <w:w w:val="110"/>
        </w:rPr>
        <w:t xml:space="preserve"> </w:t>
      </w:r>
      <w:r>
        <w:rPr>
          <w:w w:val="110"/>
        </w:rPr>
        <w:t>on</w:t>
      </w:r>
      <w:r>
        <w:rPr>
          <w:spacing w:val="-15"/>
          <w:w w:val="110"/>
        </w:rPr>
        <w:t xml:space="preserve"> </w:t>
      </w:r>
      <w:r>
        <w:rPr>
          <w:w w:val="110"/>
        </w:rPr>
        <w:t>their</w:t>
      </w:r>
      <w:r>
        <w:rPr>
          <w:spacing w:val="-15"/>
          <w:w w:val="110"/>
        </w:rPr>
        <w:t xml:space="preserve"> </w:t>
      </w:r>
      <w:r>
        <w:rPr>
          <w:w w:val="110"/>
        </w:rPr>
        <w:t>way</w:t>
      </w:r>
      <w:r>
        <w:rPr>
          <w:spacing w:val="-15"/>
          <w:w w:val="110"/>
        </w:rPr>
        <w:t xml:space="preserve"> </w:t>
      </w:r>
      <w:r>
        <w:rPr>
          <w:w w:val="110"/>
        </w:rPr>
        <w:t>towards</w:t>
      </w:r>
      <w:r>
        <w:rPr>
          <w:spacing w:val="-15"/>
          <w:w w:val="110"/>
        </w:rPr>
        <w:t xml:space="preserve"> </w:t>
      </w:r>
      <w:r>
        <w:rPr>
          <w:w w:val="110"/>
        </w:rPr>
        <w:t>a</w:t>
      </w:r>
      <w:r>
        <w:rPr>
          <w:spacing w:val="-15"/>
          <w:w w:val="110"/>
        </w:rPr>
        <w:t xml:space="preserve"> </w:t>
      </w:r>
      <w:r>
        <w:rPr>
          <w:w w:val="110"/>
        </w:rPr>
        <w:t>tool</w:t>
      </w:r>
      <w:r>
        <w:rPr>
          <w:spacing w:val="-16"/>
          <w:w w:val="110"/>
        </w:rPr>
        <w:t xml:space="preserve"> </w:t>
      </w:r>
      <w:r>
        <w:rPr>
          <w:w w:val="110"/>
        </w:rPr>
        <w:t>decision</w:t>
      </w:r>
      <w:r>
        <w:rPr>
          <w:spacing w:val="-15"/>
          <w:w w:val="110"/>
        </w:rPr>
        <w:t xml:space="preserve"> </w:t>
      </w:r>
      <w:r>
        <w:rPr>
          <w:w w:val="110"/>
        </w:rPr>
        <w:t>for</w:t>
      </w:r>
      <w:r>
        <w:rPr>
          <w:spacing w:val="-15"/>
          <w:w w:val="110"/>
        </w:rPr>
        <w:t xml:space="preserve"> </w:t>
      </w:r>
      <w:hyperlink w:anchor="_bookmark142" w:history="1">
        <w:r>
          <w:rPr>
            <w:w w:val="110"/>
          </w:rPr>
          <w:t>DQM.</w:t>
        </w:r>
      </w:hyperlink>
      <w:r>
        <w:rPr>
          <w:spacing w:val="-15"/>
          <w:w w:val="110"/>
        </w:rPr>
        <w:t xml:space="preserve"> </w:t>
      </w:r>
      <w:r>
        <w:rPr>
          <w:w w:val="110"/>
        </w:rPr>
        <w:t>The work</w:t>
      </w:r>
      <w:r>
        <w:rPr>
          <w:spacing w:val="-9"/>
          <w:w w:val="110"/>
        </w:rPr>
        <w:t xml:space="preserve"> </w:t>
      </w:r>
      <w:r>
        <w:rPr>
          <w:w w:val="110"/>
        </w:rPr>
        <w:t>happened</w:t>
      </w:r>
      <w:r>
        <w:rPr>
          <w:spacing w:val="-9"/>
          <w:w w:val="110"/>
        </w:rPr>
        <w:t xml:space="preserve"> </w:t>
      </w:r>
      <w:r>
        <w:rPr>
          <w:w w:val="110"/>
        </w:rPr>
        <w:t>in</w:t>
      </w:r>
      <w:r>
        <w:rPr>
          <w:spacing w:val="-9"/>
          <w:w w:val="110"/>
        </w:rPr>
        <w:t xml:space="preserve"> </w:t>
      </w:r>
      <w:r>
        <w:rPr>
          <w:w w:val="110"/>
        </w:rPr>
        <w:t>paralell</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first</w:t>
      </w:r>
      <w:r>
        <w:rPr>
          <w:spacing w:val="-9"/>
          <w:w w:val="110"/>
        </w:rPr>
        <w:t xml:space="preserve"> </w:t>
      </w:r>
      <w:r>
        <w:rPr>
          <w:w w:val="110"/>
        </w:rPr>
        <w:t>goal. For</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team,</w:t>
      </w:r>
      <w:r>
        <w:rPr>
          <w:spacing w:val="-8"/>
          <w:w w:val="110"/>
        </w:rPr>
        <w:t xml:space="preserve"> </w:t>
      </w:r>
      <w:r>
        <w:rPr>
          <w:w w:val="110"/>
        </w:rPr>
        <w:t>this</w:t>
      </w:r>
      <w:r>
        <w:rPr>
          <w:spacing w:val="-9"/>
          <w:w w:val="110"/>
        </w:rPr>
        <w:t xml:space="preserve"> </w:t>
      </w:r>
      <w:r>
        <w:rPr>
          <w:w w:val="110"/>
        </w:rPr>
        <w:t>goal</w:t>
      </w:r>
      <w:r>
        <w:rPr>
          <w:spacing w:val="-9"/>
          <w:w w:val="110"/>
        </w:rPr>
        <w:t xml:space="preserve"> </w:t>
      </w:r>
      <w:r>
        <w:rPr>
          <w:w w:val="110"/>
        </w:rPr>
        <w:t>serves</w:t>
      </w:r>
      <w:r>
        <w:rPr>
          <w:spacing w:val="-9"/>
          <w:w w:val="110"/>
        </w:rPr>
        <w:t xml:space="preserve"> </w:t>
      </w:r>
      <w:r>
        <w:rPr>
          <w:w w:val="110"/>
        </w:rPr>
        <w:t>to</w:t>
      </w:r>
      <w:r>
        <w:rPr>
          <w:spacing w:val="-9"/>
          <w:w w:val="110"/>
        </w:rPr>
        <w:t xml:space="preserve"> </w:t>
      </w:r>
      <w:r>
        <w:rPr>
          <w:w w:val="110"/>
        </w:rPr>
        <w:t>find</w:t>
      </w:r>
      <w:r>
        <w:rPr>
          <w:spacing w:val="-9"/>
          <w:w w:val="110"/>
        </w:rPr>
        <w:t xml:space="preserve"> </w:t>
      </w:r>
      <w:r>
        <w:rPr>
          <w:w w:val="110"/>
        </w:rPr>
        <w:t>the</w:t>
      </w:r>
      <w:r>
        <w:rPr>
          <w:spacing w:val="-9"/>
          <w:w w:val="110"/>
        </w:rPr>
        <w:t xml:space="preserve"> </w:t>
      </w:r>
      <w:r>
        <w:rPr>
          <w:w w:val="110"/>
        </w:rPr>
        <w:t>tool</w:t>
      </w:r>
      <w:r>
        <w:rPr>
          <w:spacing w:val="-9"/>
          <w:w w:val="110"/>
        </w:rPr>
        <w:t xml:space="preserve"> </w:t>
      </w:r>
      <w:r>
        <w:rPr>
          <w:w w:val="110"/>
        </w:rPr>
        <w:t>used</w:t>
      </w:r>
      <w:r>
        <w:rPr>
          <w:spacing w:val="-9"/>
          <w:w w:val="110"/>
        </w:rPr>
        <w:t xml:space="preserve"> </w:t>
      </w:r>
      <w:r>
        <w:rPr>
          <w:w w:val="110"/>
        </w:rPr>
        <w:t>in</w:t>
      </w:r>
      <w:r>
        <w:rPr>
          <w:spacing w:val="-9"/>
          <w:w w:val="110"/>
        </w:rPr>
        <w:t xml:space="preserve"> </w:t>
      </w:r>
      <w:r>
        <w:rPr>
          <w:w w:val="110"/>
        </w:rPr>
        <w:t>the follow</w:t>
      </w:r>
      <w:r>
        <w:rPr>
          <w:spacing w:val="-6"/>
          <w:w w:val="110"/>
        </w:rPr>
        <w:t xml:space="preserve"> </w:t>
      </w:r>
      <w:r>
        <w:rPr>
          <w:w w:val="110"/>
        </w:rPr>
        <w:t>up</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master</w:t>
      </w:r>
      <w:r>
        <w:rPr>
          <w:spacing w:val="-6"/>
          <w:w w:val="110"/>
        </w:rPr>
        <w:t xml:space="preserve"> </w:t>
      </w:r>
      <w:r>
        <w:rPr>
          <w:w w:val="110"/>
        </w:rPr>
        <w:t>thesis</w:t>
      </w:r>
      <w:r>
        <w:rPr>
          <w:spacing w:val="-6"/>
          <w:w w:val="110"/>
        </w:rPr>
        <w:t xml:space="preserve"> </w:t>
      </w:r>
      <w:r>
        <w:rPr>
          <w:w w:val="110"/>
        </w:rPr>
        <w:t>and</w:t>
      </w:r>
      <w:r>
        <w:rPr>
          <w:spacing w:val="-6"/>
          <w:w w:val="110"/>
        </w:rPr>
        <w:t xml:space="preserve"> </w:t>
      </w:r>
      <w:r>
        <w:rPr>
          <w:w w:val="110"/>
        </w:rPr>
        <w:t>allows</w:t>
      </w:r>
      <w:r>
        <w:rPr>
          <w:spacing w:val="-6"/>
          <w:w w:val="110"/>
        </w:rPr>
        <w:t xml:space="preserve"> </w:t>
      </w:r>
      <w:r>
        <w:rPr>
          <w:w w:val="110"/>
        </w:rPr>
        <w:t>to</w:t>
      </w:r>
      <w:r>
        <w:rPr>
          <w:spacing w:val="-6"/>
          <w:w w:val="110"/>
        </w:rPr>
        <w:t xml:space="preserve"> </w:t>
      </w:r>
      <w:r>
        <w:rPr>
          <w:w w:val="110"/>
        </w:rPr>
        <w:t>evaluate</w:t>
      </w:r>
      <w:r>
        <w:rPr>
          <w:spacing w:val="-6"/>
          <w:w w:val="110"/>
        </w:rPr>
        <w:t xml:space="preserve"> </w:t>
      </w:r>
      <w:r>
        <w:rPr>
          <w:w w:val="110"/>
        </w:rPr>
        <w:t>its</w:t>
      </w:r>
      <w:r>
        <w:rPr>
          <w:spacing w:val="-6"/>
          <w:w w:val="110"/>
        </w:rPr>
        <w:t xml:space="preserve"> </w:t>
      </w:r>
      <w:r>
        <w:rPr>
          <w:w w:val="110"/>
        </w:rPr>
        <w:t>possibilities</w:t>
      </w:r>
      <w:r>
        <w:rPr>
          <w:spacing w:val="-6"/>
          <w:w w:val="110"/>
        </w:rPr>
        <w:t xml:space="preserve"> </w:t>
      </w:r>
      <w:r>
        <w:rPr>
          <w:w w:val="110"/>
        </w:rPr>
        <w:t>right</w:t>
      </w:r>
      <w:r>
        <w:rPr>
          <w:spacing w:val="-6"/>
          <w:w w:val="110"/>
        </w:rPr>
        <w:t xml:space="preserve"> </w:t>
      </w:r>
      <w:r>
        <w:rPr>
          <w:w w:val="110"/>
        </w:rPr>
        <w:t>away</w:t>
      </w:r>
      <w:r>
        <w:rPr>
          <w:spacing w:val="-6"/>
          <w:w w:val="110"/>
        </w:rPr>
        <w:t xml:space="preserve"> </w:t>
      </w:r>
      <w:r>
        <w:rPr>
          <w:w w:val="110"/>
        </w:rPr>
        <w:t>within</w:t>
      </w:r>
      <w:r>
        <w:rPr>
          <w:spacing w:val="-6"/>
          <w:w w:val="110"/>
        </w:rPr>
        <w:t xml:space="preserve"> </w:t>
      </w:r>
      <w:r>
        <w:rPr>
          <w:w w:val="110"/>
        </w:rPr>
        <w:t>SMART</w:t>
      </w:r>
      <w:r>
        <w:rPr>
          <w:spacing w:val="-6"/>
          <w:w w:val="110"/>
        </w:rPr>
        <w:t xml:space="preserve"> </w:t>
      </w:r>
      <w:r>
        <w:rPr>
          <w:w w:val="110"/>
        </w:rPr>
        <w:t>goal</w:t>
      </w:r>
      <w:r>
        <w:rPr>
          <w:spacing w:val="-6"/>
          <w:w w:val="110"/>
        </w:rPr>
        <w:t xml:space="preserve"> </w:t>
      </w:r>
      <w:r>
        <w:rPr>
          <w:w w:val="110"/>
        </w:rPr>
        <w:t>3.</w:t>
      </w:r>
    </w:p>
    <w:p w14:paraId="077BB532" w14:textId="77777777" w:rsidR="00C220EB" w:rsidRDefault="00C220EB">
      <w:pPr>
        <w:pStyle w:val="BodyText"/>
        <w:spacing w:before="215"/>
      </w:pPr>
    </w:p>
    <w:p w14:paraId="077BB533" w14:textId="77777777" w:rsidR="00C220EB" w:rsidRDefault="00000000">
      <w:pPr>
        <w:pStyle w:val="Heading3"/>
        <w:spacing w:before="1"/>
      </w:pPr>
      <w:r>
        <w:rPr>
          <w:color w:val="697D90"/>
          <w:spacing w:val="-5"/>
        </w:rPr>
        <w:t>Tool</w:t>
      </w:r>
      <w:r>
        <w:rPr>
          <w:color w:val="697D90"/>
          <w:spacing w:val="-11"/>
        </w:rPr>
        <w:t xml:space="preserve"> </w:t>
      </w:r>
      <w:r>
        <w:rPr>
          <w:color w:val="697D90"/>
          <w:spacing w:val="-2"/>
        </w:rPr>
        <w:t>evaluation</w:t>
      </w:r>
    </w:p>
    <w:p w14:paraId="077BB534" w14:textId="77777777" w:rsidR="00C220EB" w:rsidRDefault="00000000">
      <w:pPr>
        <w:pStyle w:val="BodyText"/>
        <w:spacing w:before="171"/>
        <w:ind w:left="142"/>
      </w:pPr>
      <w:commentRangeStart w:id="201"/>
      <w:r>
        <w:rPr>
          <w:w w:val="110"/>
        </w:rPr>
        <w:t>Describe...</w:t>
      </w:r>
      <w:r>
        <w:rPr>
          <w:spacing w:val="2"/>
          <w:w w:val="110"/>
        </w:rPr>
        <w:t xml:space="preserve"> </w:t>
      </w:r>
      <w:r>
        <w:rPr>
          <w:w w:val="110"/>
        </w:rPr>
        <w:t>we</w:t>
      </w:r>
      <w:r>
        <w:rPr>
          <w:spacing w:val="-7"/>
          <w:w w:val="110"/>
        </w:rPr>
        <w:t xml:space="preserve"> </w:t>
      </w:r>
      <w:r>
        <w:rPr>
          <w:w w:val="110"/>
        </w:rPr>
        <w:t>search</w:t>
      </w:r>
      <w:r>
        <w:rPr>
          <w:spacing w:val="-6"/>
          <w:w w:val="110"/>
        </w:rPr>
        <w:t xml:space="preserve"> </w:t>
      </w:r>
      <w:r>
        <w:rPr>
          <w:w w:val="110"/>
        </w:rPr>
        <w:t>a</w:t>
      </w:r>
      <w:r>
        <w:rPr>
          <w:spacing w:val="-7"/>
          <w:w w:val="110"/>
        </w:rPr>
        <w:t xml:space="preserve"> </w:t>
      </w:r>
      <w:r>
        <w:rPr>
          <w:w w:val="110"/>
        </w:rPr>
        <w:t>dqm</w:t>
      </w:r>
      <w:r>
        <w:rPr>
          <w:spacing w:val="-7"/>
          <w:w w:val="110"/>
        </w:rPr>
        <w:t xml:space="preserve"> </w:t>
      </w:r>
      <w:r>
        <w:rPr>
          <w:w w:val="110"/>
        </w:rPr>
        <w:t>tool</w:t>
      </w:r>
      <w:r>
        <w:rPr>
          <w:spacing w:val="-7"/>
          <w:w w:val="110"/>
        </w:rPr>
        <w:t xml:space="preserve"> </w:t>
      </w:r>
      <w:r>
        <w:rPr>
          <w:w w:val="110"/>
        </w:rPr>
        <w:t>which</w:t>
      </w:r>
      <w:r>
        <w:rPr>
          <w:spacing w:val="-7"/>
          <w:w w:val="110"/>
        </w:rPr>
        <w:t xml:space="preserve"> </w:t>
      </w:r>
      <w:r>
        <w:rPr>
          <w:w w:val="110"/>
        </w:rPr>
        <w:t>to</w:t>
      </w:r>
      <w:r>
        <w:rPr>
          <w:spacing w:val="-7"/>
          <w:w w:val="110"/>
        </w:rPr>
        <w:t xml:space="preserve"> </w:t>
      </w:r>
      <w:r>
        <w:rPr>
          <w:w w:val="110"/>
        </w:rPr>
        <w:t>be</w:t>
      </w:r>
      <w:r>
        <w:rPr>
          <w:spacing w:val="-7"/>
          <w:w w:val="110"/>
        </w:rPr>
        <w:t xml:space="preserve"> </w:t>
      </w:r>
      <w:r>
        <w:rPr>
          <w:w w:val="110"/>
        </w:rPr>
        <w:t>used</w:t>
      </w:r>
      <w:r>
        <w:rPr>
          <w:spacing w:val="-7"/>
          <w:w w:val="110"/>
        </w:rPr>
        <w:t xml:space="preserve"> </w:t>
      </w:r>
      <w:r>
        <w:rPr>
          <w:spacing w:val="-5"/>
          <w:w w:val="110"/>
        </w:rPr>
        <w:t>...</w:t>
      </w:r>
      <w:commentRangeEnd w:id="201"/>
      <w:r w:rsidR="00066A46">
        <w:rPr>
          <w:rStyle w:val="CommentReference"/>
          <w:sz w:val="22"/>
          <w:szCs w:val="22"/>
        </w:rPr>
        <w:commentReference w:id="201"/>
      </w:r>
    </w:p>
    <w:p w14:paraId="077BB535" w14:textId="77777777" w:rsidR="00C220EB" w:rsidRDefault="00C220EB">
      <w:pPr>
        <w:pStyle w:val="BodyText"/>
        <w:sectPr w:rsidR="00C220EB">
          <w:headerReference w:type="even" r:id="rId138"/>
          <w:headerReference w:type="default" r:id="rId139"/>
          <w:footerReference w:type="even" r:id="rId140"/>
          <w:footerReference w:type="default" r:id="rId141"/>
          <w:pgSz w:w="11910" w:h="16840"/>
          <w:pgMar w:top="440" w:right="0" w:bottom="1720" w:left="708" w:header="227" w:footer="1540" w:gutter="0"/>
          <w:pgNumType w:start="59"/>
          <w:cols w:space="720"/>
        </w:sectPr>
      </w:pPr>
    </w:p>
    <w:p w14:paraId="077BB536" w14:textId="77777777" w:rsidR="00C220EB" w:rsidRDefault="00C220EB">
      <w:pPr>
        <w:pStyle w:val="BodyText"/>
        <w:spacing w:before="116"/>
        <w:rPr>
          <w:sz w:val="24"/>
        </w:rPr>
      </w:pPr>
    </w:p>
    <w:p w14:paraId="077BB537" w14:textId="77777777" w:rsidR="00C220EB" w:rsidRDefault="00000000">
      <w:pPr>
        <w:pStyle w:val="Heading3"/>
      </w:pPr>
      <w:bookmarkStart w:id="202" w:name="_bookmark115"/>
      <w:bookmarkEnd w:id="202"/>
      <w:r>
        <w:rPr>
          <w:color w:val="697D90"/>
          <w:spacing w:val="-4"/>
        </w:rPr>
        <w:t>Tool</w:t>
      </w:r>
      <w:r>
        <w:rPr>
          <w:color w:val="697D90"/>
          <w:spacing w:val="-9"/>
        </w:rPr>
        <w:t xml:space="preserve"> </w:t>
      </w:r>
      <w:r>
        <w:rPr>
          <w:color w:val="697D90"/>
          <w:spacing w:val="-4"/>
        </w:rPr>
        <w:t>selection</w:t>
      </w:r>
      <w:r>
        <w:rPr>
          <w:color w:val="697D90"/>
          <w:spacing w:val="-9"/>
        </w:rPr>
        <w:t xml:space="preserve"> </w:t>
      </w:r>
      <w:r>
        <w:rPr>
          <w:color w:val="697D90"/>
          <w:spacing w:val="-4"/>
        </w:rPr>
        <w:t>for</w:t>
      </w:r>
      <w:r>
        <w:rPr>
          <w:color w:val="697D90"/>
          <w:spacing w:val="-9"/>
        </w:rPr>
        <w:t xml:space="preserve"> </w:t>
      </w:r>
      <w:r>
        <w:rPr>
          <w:color w:val="697D90"/>
          <w:spacing w:val="-5"/>
        </w:rPr>
        <w:t>DWH</w:t>
      </w:r>
    </w:p>
    <w:p w14:paraId="077BB538" w14:textId="77777777" w:rsidR="00C220EB" w:rsidRDefault="00000000">
      <w:pPr>
        <w:pStyle w:val="BodyText"/>
        <w:spacing w:before="170" w:line="256" w:lineRule="auto"/>
        <w:ind w:left="142" w:right="848"/>
        <w:jc w:val="both"/>
      </w:pPr>
      <w:r>
        <w:rPr>
          <w:w w:val="110"/>
        </w:rPr>
        <w:t>The</w:t>
      </w:r>
      <w:r>
        <w:rPr>
          <w:spacing w:val="-15"/>
          <w:w w:val="110"/>
        </w:rPr>
        <w:t xml:space="preserve"> </w:t>
      </w:r>
      <w:r>
        <w:rPr>
          <w:w w:val="110"/>
        </w:rPr>
        <w:t>DWH</w:t>
      </w:r>
      <w:r>
        <w:rPr>
          <w:spacing w:val="-15"/>
          <w:w w:val="110"/>
        </w:rPr>
        <w:t xml:space="preserve"> </w:t>
      </w:r>
      <w:r>
        <w:rPr>
          <w:w w:val="110"/>
        </w:rPr>
        <w:t>Decided</w:t>
      </w:r>
      <w:r>
        <w:rPr>
          <w:spacing w:val="-15"/>
          <w:w w:val="110"/>
        </w:rPr>
        <w:t xml:space="preserve"> </w:t>
      </w:r>
      <w:r>
        <w:rPr>
          <w:w w:val="110"/>
        </w:rPr>
        <w:t>that</w:t>
      </w:r>
      <w:r>
        <w:rPr>
          <w:spacing w:val="-15"/>
          <w:w w:val="110"/>
        </w:rPr>
        <w:t xml:space="preserve"> </w:t>
      </w:r>
      <w:r>
        <w:rPr>
          <w:w w:val="110"/>
        </w:rPr>
        <w:t>Cats</w:t>
      </w:r>
      <w:r>
        <w:rPr>
          <w:spacing w:val="-15"/>
          <w:w w:val="110"/>
        </w:rPr>
        <w:t xml:space="preserve"> </w:t>
      </w:r>
      <w:r>
        <w:rPr>
          <w:w w:val="110"/>
        </w:rPr>
        <w:t>are</w:t>
      </w:r>
      <w:r>
        <w:rPr>
          <w:spacing w:val="-15"/>
          <w:w w:val="110"/>
        </w:rPr>
        <w:t xml:space="preserve"> </w:t>
      </w:r>
      <w:r>
        <w:rPr>
          <w:w w:val="110"/>
        </w:rPr>
        <w:t>to</w:t>
      </w:r>
      <w:r>
        <w:rPr>
          <w:spacing w:val="-15"/>
          <w:w w:val="110"/>
        </w:rPr>
        <w:t xml:space="preserve"> </w:t>
      </w:r>
      <w:r>
        <w:rPr>
          <w:w w:val="110"/>
        </w:rPr>
        <w:t>hangry</w:t>
      </w:r>
      <w:r>
        <w:rPr>
          <w:spacing w:val="-15"/>
          <w:w w:val="110"/>
        </w:rPr>
        <w:t xml:space="preserve"> </w:t>
      </w:r>
      <w:r>
        <w:rPr>
          <w:w w:val="110"/>
        </w:rPr>
        <w:t>beasts</w:t>
      </w:r>
      <w:r>
        <w:rPr>
          <w:spacing w:val="-15"/>
          <w:w w:val="110"/>
        </w:rPr>
        <w:t xml:space="preserve"> </w:t>
      </w:r>
      <w:r>
        <w:rPr>
          <w:w w:val="110"/>
        </w:rPr>
        <w:t>the</w:t>
      </w:r>
      <w:r>
        <w:rPr>
          <w:spacing w:val="-15"/>
          <w:w w:val="110"/>
        </w:rPr>
        <w:t xml:space="preserve"> </w:t>
      </w:r>
      <w:r>
        <w:rPr>
          <w:w w:val="110"/>
        </w:rPr>
        <w:t>dwh</w:t>
      </w:r>
      <w:r>
        <w:rPr>
          <w:spacing w:val="-15"/>
          <w:w w:val="110"/>
        </w:rPr>
        <w:t xml:space="preserve"> </w:t>
      </w:r>
      <w:r>
        <w:rPr>
          <w:w w:val="110"/>
        </w:rPr>
        <w:t>has</w:t>
      </w:r>
      <w:r>
        <w:rPr>
          <w:spacing w:val="-15"/>
          <w:w w:val="110"/>
        </w:rPr>
        <w:t xml:space="preserve"> </w:t>
      </w:r>
      <w:r>
        <w:rPr>
          <w:w w:val="110"/>
        </w:rPr>
        <w:t>other</w:t>
      </w:r>
      <w:r>
        <w:rPr>
          <w:spacing w:val="-15"/>
          <w:w w:val="110"/>
        </w:rPr>
        <w:t xml:space="preserve"> </w:t>
      </w:r>
      <w:r>
        <w:rPr>
          <w:w w:val="110"/>
        </w:rPr>
        <w:t>ideas</w:t>
      </w:r>
      <w:r>
        <w:rPr>
          <w:spacing w:val="-15"/>
          <w:w w:val="110"/>
        </w:rPr>
        <w:t xml:space="preserve"> </w:t>
      </w:r>
      <w:r>
        <w:rPr>
          <w:w w:val="110"/>
        </w:rPr>
        <w:t>the</w:t>
      </w:r>
      <w:r>
        <w:rPr>
          <w:spacing w:val="-15"/>
          <w:w w:val="110"/>
        </w:rPr>
        <w:t xml:space="preserve"> </w:t>
      </w:r>
      <w:r>
        <w:rPr>
          <w:w w:val="110"/>
        </w:rPr>
        <w:t>dwh</w:t>
      </w:r>
      <w:r>
        <w:rPr>
          <w:spacing w:val="-15"/>
          <w:w w:val="110"/>
        </w:rPr>
        <w:t xml:space="preserve"> </w:t>
      </w:r>
      <w:r>
        <w:rPr>
          <w:w w:val="110"/>
        </w:rPr>
        <w:t>is</w:t>
      </w:r>
      <w:r>
        <w:rPr>
          <w:spacing w:val="-15"/>
          <w:w w:val="110"/>
        </w:rPr>
        <w:t xml:space="preserve"> </w:t>
      </w:r>
      <w:r>
        <w:rPr>
          <w:w w:val="110"/>
        </w:rPr>
        <w:t>running</w:t>
      </w:r>
      <w:r>
        <w:rPr>
          <w:spacing w:val="-15"/>
          <w:w w:val="110"/>
        </w:rPr>
        <w:t xml:space="preserve"> </w:t>
      </w:r>
      <w:r>
        <w:rPr>
          <w:w w:val="110"/>
        </w:rPr>
        <w:t>aws</w:t>
      </w:r>
      <w:r>
        <w:rPr>
          <w:spacing w:val="-15"/>
          <w:w w:val="110"/>
        </w:rPr>
        <w:t xml:space="preserve"> </w:t>
      </w:r>
      <w:r>
        <w:rPr>
          <w:w w:val="110"/>
        </w:rPr>
        <w:t>morderni-</w:t>
      </w:r>
      <w:r>
        <w:rPr>
          <w:spacing w:val="-2"/>
          <w:w w:val="115"/>
        </w:rPr>
        <w:t>sation</w:t>
      </w:r>
    </w:p>
    <w:p w14:paraId="077BB539" w14:textId="77777777" w:rsidR="00C220EB" w:rsidRDefault="00C220EB">
      <w:pPr>
        <w:pStyle w:val="BodyText"/>
        <w:spacing w:before="206"/>
      </w:pPr>
    </w:p>
    <w:p w14:paraId="077BB53A" w14:textId="77777777" w:rsidR="00C220EB" w:rsidRDefault="00000000">
      <w:pPr>
        <w:pStyle w:val="Heading3"/>
      </w:pPr>
      <w:r>
        <w:rPr>
          <w:color w:val="697D90"/>
          <w:spacing w:val="-4"/>
        </w:rPr>
        <w:t>Tool</w:t>
      </w:r>
      <w:r>
        <w:rPr>
          <w:color w:val="697D90"/>
          <w:spacing w:val="-12"/>
        </w:rPr>
        <w:t xml:space="preserve"> </w:t>
      </w:r>
      <w:r>
        <w:rPr>
          <w:color w:val="697D90"/>
          <w:spacing w:val="-4"/>
        </w:rPr>
        <w:t>selection</w:t>
      </w:r>
      <w:r>
        <w:rPr>
          <w:color w:val="697D90"/>
          <w:spacing w:val="-12"/>
        </w:rPr>
        <w:t xml:space="preserve"> </w:t>
      </w:r>
      <w:r>
        <w:rPr>
          <w:color w:val="697D90"/>
          <w:spacing w:val="-4"/>
        </w:rPr>
        <w:t>for</w:t>
      </w:r>
      <w:r>
        <w:rPr>
          <w:color w:val="697D90"/>
          <w:spacing w:val="-11"/>
        </w:rPr>
        <w:t xml:space="preserve"> </w:t>
      </w:r>
      <w:r>
        <w:rPr>
          <w:color w:val="697D90"/>
          <w:spacing w:val="-4"/>
        </w:rPr>
        <w:t>Swiss</w:t>
      </w:r>
      <w:r>
        <w:rPr>
          <w:color w:val="697D90"/>
          <w:spacing w:val="-12"/>
        </w:rPr>
        <w:t xml:space="preserve"> </w:t>
      </w:r>
      <w:r>
        <w:rPr>
          <w:color w:val="697D90"/>
          <w:spacing w:val="-4"/>
        </w:rPr>
        <w:t>Post</w:t>
      </w:r>
    </w:p>
    <w:p w14:paraId="077BB53B" w14:textId="77777777" w:rsidR="00C220EB" w:rsidRDefault="00000000">
      <w:pPr>
        <w:pStyle w:val="BodyText"/>
        <w:spacing w:before="171"/>
        <w:ind w:left="142"/>
      </w:pPr>
      <w:r>
        <w:rPr>
          <w:w w:val="110"/>
        </w:rPr>
        <w:t>The</w:t>
      </w:r>
      <w:r>
        <w:rPr>
          <w:spacing w:val="-13"/>
          <w:w w:val="110"/>
        </w:rPr>
        <w:t xml:space="preserve"> </w:t>
      </w:r>
      <w:r>
        <w:rPr>
          <w:w w:val="110"/>
        </w:rPr>
        <w:t>decision</w:t>
      </w:r>
      <w:r>
        <w:rPr>
          <w:spacing w:val="-13"/>
          <w:w w:val="110"/>
        </w:rPr>
        <w:t xml:space="preserve"> </w:t>
      </w:r>
      <w:r>
        <w:rPr>
          <w:w w:val="110"/>
        </w:rPr>
        <w:t>for</w:t>
      </w:r>
      <w:r>
        <w:rPr>
          <w:spacing w:val="-12"/>
          <w:w w:val="110"/>
        </w:rPr>
        <w:t xml:space="preserve"> </w:t>
      </w:r>
      <w:r>
        <w:rPr>
          <w:w w:val="110"/>
        </w:rPr>
        <w:t>Swiss</w:t>
      </w:r>
      <w:r>
        <w:rPr>
          <w:spacing w:val="-13"/>
          <w:w w:val="110"/>
        </w:rPr>
        <w:t xml:space="preserve"> </w:t>
      </w:r>
      <w:r>
        <w:rPr>
          <w:w w:val="110"/>
        </w:rPr>
        <w:t>Post</w:t>
      </w:r>
      <w:r>
        <w:rPr>
          <w:spacing w:val="-13"/>
          <w:w w:val="110"/>
        </w:rPr>
        <w:t xml:space="preserve"> </w:t>
      </w:r>
      <w:r>
        <w:rPr>
          <w:w w:val="110"/>
        </w:rPr>
        <w:t>was</w:t>
      </w:r>
      <w:r>
        <w:rPr>
          <w:spacing w:val="-12"/>
          <w:w w:val="110"/>
        </w:rPr>
        <w:t xml:space="preserve"> </w:t>
      </w:r>
      <w:r>
        <w:rPr>
          <w:w w:val="110"/>
        </w:rPr>
        <w:t>taken..</w:t>
      </w:r>
      <w:r>
        <w:rPr>
          <w:spacing w:val="-4"/>
          <w:w w:val="110"/>
        </w:rPr>
        <w:t xml:space="preserve"> </w:t>
      </w:r>
      <w:r>
        <w:rPr>
          <w:w w:val="110"/>
        </w:rPr>
        <w:t>Not</w:t>
      </w:r>
      <w:r>
        <w:rPr>
          <w:spacing w:val="-13"/>
          <w:w w:val="110"/>
        </w:rPr>
        <w:t xml:space="preserve"> </w:t>
      </w:r>
      <w:r>
        <w:rPr>
          <w:w w:val="110"/>
        </w:rPr>
        <w:t>the</w:t>
      </w:r>
      <w:r>
        <w:rPr>
          <w:spacing w:val="-13"/>
          <w:w w:val="110"/>
        </w:rPr>
        <w:t xml:space="preserve"> </w:t>
      </w:r>
      <w:r>
        <w:rPr>
          <w:w w:val="110"/>
        </w:rPr>
        <w:t>dqm</w:t>
      </w:r>
      <w:r>
        <w:rPr>
          <w:spacing w:val="-12"/>
          <w:w w:val="110"/>
        </w:rPr>
        <w:t xml:space="preserve"> </w:t>
      </w:r>
      <w:r>
        <w:rPr>
          <w:w w:val="110"/>
        </w:rPr>
        <w:t>plattform..</w:t>
      </w:r>
      <w:r>
        <w:rPr>
          <w:spacing w:val="-4"/>
          <w:w w:val="110"/>
        </w:rPr>
        <w:t xml:space="preserve"> </w:t>
      </w:r>
      <w:r>
        <w:rPr>
          <w:w w:val="110"/>
        </w:rPr>
        <w:t>Swiss</w:t>
      </w:r>
      <w:r>
        <w:rPr>
          <w:spacing w:val="-13"/>
          <w:w w:val="110"/>
        </w:rPr>
        <w:t xml:space="preserve"> </w:t>
      </w:r>
      <w:r>
        <w:rPr>
          <w:w w:val="110"/>
        </w:rPr>
        <w:t>Post..</w:t>
      </w:r>
      <w:r>
        <w:rPr>
          <w:spacing w:val="-4"/>
          <w:w w:val="110"/>
        </w:rPr>
        <w:t xml:space="preserve"> </w:t>
      </w:r>
      <w:r>
        <w:rPr>
          <w:w w:val="110"/>
        </w:rPr>
        <w:t>for</w:t>
      </w:r>
      <w:r>
        <w:rPr>
          <w:spacing w:val="-13"/>
          <w:w w:val="110"/>
        </w:rPr>
        <w:t xml:space="preserve"> </w:t>
      </w:r>
      <w:r>
        <w:rPr>
          <w:w w:val="110"/>
        </w:rPr>
        <w:t>the</w:t>
      </w:r>
      <w:r>
        <w:rPr>
          <w:spacing w:val="-12"/>
          <w:w w:val="110"/>
        </w:rPr>
        <w:t xml:space="preserve"> </w:t>
      </w:r>
      <w:r>
        <w:rPr>
          <w:w w:val="110"/>
        </w:rPr>
        <w:t>whole</w:t>
      </w:r>
      <w:r>
        <w:rPr>
          <w:spacing w:val="-13"/>
          <w:w w:val="110"/>
        </w:rPr>
        <w:t xml:space="preserve"> </w:t>
      </w:r>
      <w:r>
        <w:rPr>
          <w:w w:val="110"/>
        </w:rPr>
        <w:t>swiss</w:t>
      </w:r>
      <w:r>
        <w:rPr>
          <w:spacing w:val="-13"/>
          <w:w w:val="110"/>
        </w:rPr>
        <w:t xml:space="preserve"> </w:t>
      </w:r>
      <w:r>
        <w:rPr>
          <w:spacing w:val="-4"/>
          <w:w w:val="110"/>
        </w:rPr>
        <w:t>post</w:t>
      </w:r>
    </w:p>
    <w:p w14:paraId="077BB53C" w14:textId="77777777" w:rsidR="00C220EB" w:rsidRDefault="00C220EB">
      <w:pPr>
        <w:pStyle w:val="BodyText"/>
        <w:spacing w:before="223"/>
      </w:pPr>
    </w:p>
    <w:p w14:paraId="077BB53D" w14:textId="77777777" w:rsidR="00C220EB" w:rsidRDefault="00000000">
      <w:pPr>
        <w:pStyle w:val="Heading3"/>
      </w:pPr>
      <w:r>
        <w:rPr>
          <w:color w:val="697D90"/>
        </w:rPr>
        <w:t>DQM</w:t>
      </w:r>
      <w:r>
        <w:rPr>
          <w:color w:val="697D90"/>
          <w:spacing w:val="8"/>
        </w:rPr>
        <w:t xml:space="preserve"> </w:t>
      </w:r>
      <w:r>
        <w:rPr>
          <w:color w:val="697D90"/>
        </w:rPr>
        <w:t>plattform</w:t>
      </w:r>
      <w:r>
        <w:rPr>
          <w:color w:val="697D90"/>
          <w:spacing w:val="9"/>
        </w:rPr>
        <w:t xml:space="preserve"> </w:t>
      </w:r>
      <w:r>
        <w:rPr>
          <w:color w:val="697D90"/>
          <w:spacing w:val="-4"/>
        </w:rPr>
        <w:t>tool</w:t>
      </w:r>
    </w:p>
    <w:p w14:paraId="077BB53E" w14:textId="77777777" w:rsidR="00C220EB" w:rsidRDefault="00000000">
      <w:pPr>
        <w:pStyle w:val="BodyText"/>
        <w:spacing w:before="170"/>
        <w:ind w:left="142"/>
      </w:pPr>
      <w:r>
        <w:rPr>
          <w:spacing w:val="-2"/>
          <w:w w:val="110"/>
        </w:rPr>
        <w:t>The</w:t>
      </w:r>
      <w:r>
        <w:rPr>
          <w:spacing w:val="-11"/>
          <w:w w:val="110"/>
        </w:rPr>
        <w:t xml:space="preserve"> </w:t>
      </w:r>
      <w:r>
        <w:rPr>
          <w:spacing w:val="-2"/>
          <w:w w:val="110"/>
        </w:rPr>
        <w:t>decision</w:t>
      </w:r>
      <w:r>
        <w:rPr>
          <w:spacing w:val="-10"/>
          <w:w w:val="110"/>
        </w:rPr>
        <w:t xml:space="preserve"> </w:t>
      </w:r>
      <w:r>
        <w:rPr>
          <w:spacing w:val="-2"/>
          <w:w w:val="110"/>
        </w:rPr>
        <w:t>for</w:t>
      </w:r>
      <w:r>
        <w:rPr>
          <w:spacing w:val="-10"/>
          <w:w w:val="110"/>
        </w:rPr>
        <w:t xml:space="preserve"> </w:t>
      </w:r>
      <w:r>
        <w:rPr>
          <w:spacing w:val="-2"/>
          <w:w w:val="110"/>
        </w:rPr>
        <w:t>Swiss</w:t>
      </w:r>
      <w:r>
        <w:rPr>
          <w:spacing w:val="-10"/>
          <w:w w:val="110"/>
        </w:rPr>
        <w:t xml:space="preserve"> </w:t>
      </w:r>
      <w:r>
        <w:rPr>
          <w:spacing w:val="-2"/>
          <w:w w:val="110"/>
        </w:rPr>
        <w:t>Post</w:t>
      </w:r>
      <w:r>
        <w:rPr>
          <w:spacing w:val="-10"/>
          <w:w w:val="110"/>
        </w:rPr>
        <w:t xml:space="preserve"> </w:t>
      </w:r>
      <w:r>
        <w:rPr>
          <w:spacing w:val="-2"/>
          <w:w w:val="110"/>
        </w:rPr>
        <w:t>was</w:t>
      </w:r>
      <w:r>
        <w:rPr>
          <w:spacing w:val="-10"/>
          <w:w w:val="110"/>
        </w:rPr>
        <w:t xml:space="preserve"> </w:t>
      </w:r>
      <w:r>
        <w:rPr>
          <w:spacing w:val="-2"/>
          <w:w w:val="110"/>
        </w:rPr>
        <w:t>taken..</w:t>
      </w:r>
      <w:r>
        <w:rPr>
          <w:spacing w:val="-1"/>
          <w:w w:val="110"/>
        </w:rPr>
        <w:t xml:space="preserve"> </w:t>
      </w:r>
      <w:r>
        <w:rPr>
          <w:spacing w:val="-2"/>
          <w:w w:val="110"/>
        </w:rPr>
        <w:t>Not</w:t>
      </w:r>
      <w:r>
        <w:rPr>
          <w:spacing w:val="-11"/>
          <w:w w:val="110"/>
        </w:rPr>
        <w:t xml:space="preserve"> </w:t>
      </w:r>
      <w:r>
        <w:rPr>
          <w:spacing w:val="-2"/>
          <w:w w:val="110"/>
        </w:rPr>
        <w:t>the</w:t>
      </w:r>
      <w:r>
        <w:rPr>
          <w:spacing w:val="-10"/>
          <w:w w:val="110"/>
        </w:rPr>
        <w:t xml:space="preserve"> </w:t>
      </w:r>
      <w:r>
        <w:rPr>
          <w:spacing w:val="-2"/>
          <w:w w:val="110"/>
        </w:rPr>
        <w:t>dqm</w:t>
      </w:r>
      <w:r>
        <w:rPr>
          <w:spacing w:val="-10"/>
          <w:w w:val="110"/>
        </w:rPr>
        <w:t xml:space="preserve"> </w:t>
      </w:r>
      <w:r>
        <w:rPr>
          <w:spacing w:val="-2"/>
          <w:w w:val="110"/>
        </w:rPr>
        <w:t>plattform..</w:t>
      </w:r>
      <w:r>
        <w:rPr>
          <w:spacing w:val="-1"/>
          <w:w w:val="110"/>
        </w:rPr>
        <w:t xml:space="preserve"> </w:t>
      </w:r>
      <w:r>
        <w:rPr>
          <w:spacing w:val="-2"/>
          <w:w w:val="110"/>
        </w:rPr>
        <w:t>18.05.2026</w:t>
      </w:r>
      <w:r>
        <w:rPr>
          <w:spacing w:val="-10"/>
          <w:w w:val="110"/>
        </w:rPr>
        <w:t xml:space="preserve"> </w:t>
      </w:r>
      <w:r>
        <w:rPr>
          <w:spacing w:val="-2"/>
          <w:w w:val="110"/>
        </w:rPr>
        <w:t>|</w:t>
      </w:r>
      <w:r>
        <w:rPr>
          <w:spacing w:val="-10"/>
          <w:w w:val="110"/>
        </w:rPr>
        <w:t xml:space="preserve"> </w:t>
      </w:r>
      <w:r>
        <w:rPr>
          <w:spacing w:val="-2"/>
          <w:w w:val="110"/>
        </w:rPr>
        <w:t>Meeting</w:t>
      </w:r>
    </w:p>
    <w:p w14:paraId="077BB53F" w14:textId="77777777" w:rsidR="00C220EB" w:rsidRPr="00166368" w:rsidRDefault="00000000">
      <w:pPr>
        <w:pStyle w:val="BodyText"/>
        <w:spacing w:before="154" w:line="256" w:lineRule="auto"/>
        <w:ind w:left="142" w:right="848"/>
        <w:jc w:val="both"/>
        <w:rPr>
          <w:lang w:val="de-CH"/>
          <w:rPrChange w:id="203" w:author="Ritley Kenneth" w:date="2026-07-12T09:03:00Z" w16du:dateUtc="2026-07-12T07:03:00Z">
            <w:rPr/>
          </w:rPrChange>
        </w:rPr>
      </w:pPr>
      <w:r>
        <w:t>To-Dos</w:t>
      </w:r>
      <w:r>
        <w:rPr>
          <w:spacing w:val="40"/>
        </w:rPr>
        <w:t xml:space="preserve"> </w:t>
      </w:r>
      <w:r>
        <w:t>Follow-up</w:t>
      </w:r>
      <w:r>
        <w:rPr>
          <w:spacing w:val="40"/>
        </w:rPr>
        <w:t xml:space="preserve"> </w:t>
      </w:r>
      <w:r>
        <w:t>Tasks</w:t>
      </w:r>
      <w:r>
        <w:rPr>
          <w:spacing w:val="40"/>
        </w:rPr>
        <w:t xml:space="preserve"> </w:t>
      </w:r>
      <w:r>
        <w:t>(wichtigster</w:t>
      </w:r>
      <w:r>
        <w:rPr>
          <w:spacing w:val="40"/>
        </w:rPr>
        <w:t xml:space="preserve"> </w:t>
      </w:r>
      <w:r>
        <w:t>Teil)</w:t>
      </w:r>
      <w:r>
        <w:rPr>
          <w:spacing w:val="40"/>
        </w:rPr>
        <w:t xml:space="preserve"> </w:t>
      </w:r>
      <w:r>
        <w:t>1.</w:t>
      </w:r>
      <w:r>
        <w:rPr>
          <w:spacing w:val="40"/>
        </w:rPr>
        <w:t xml:space="preserve"> </w:t>
      </w:r>
      <w:r>
        <w:t>Rule-Based</w:t>
      </w:r>
      <w:r>
        <w:rPr>
          <w:spacing w:val="40"/>
        </w:rPr>
        <w:t xml:space="preserve"> </w:t>
      </w:r>
      <w:r>
        <w:t>DQM</w:t>
      </w:r>
      <w:r>
        <w:rPr>
          <w:spacing w:val="40"/>
        </w:rPr>
        <w:t xml:space="preserve"> </w:t>
      </w:r>
      <w:r>
        <w:t>testen</w:t>
      </w:r>
      <w:r>
        <w:rPr>
          <w:spacing w:val="40"/>
        </w:rPr>
        <w:t xml:space="preserve"> </w:t>
      </w:r>
      <w:r>
        <w:t>Injection-/Review-Tests</w:t>
      </w:r>
      <w:r>
        <w:rPr>
          <w:spacing w:val="40"/>
        </w:rPr>
        <w:t xml:space="preserve"> </w:t>
      </w:r>
      <w:r>
        <w:t xml:space="preserve">durchführen </w:t>
      </w:r>
      <w:r>
        <w:rPr>
          <w:spacing w:val="-2"/>
          <w:w w:val="110"/>
        </w:rPr>
        <w:t>bzw.</w:t>
      </w:r>
      <w:r>
        <w:rPr>
          <w:spacing w:val="-13"/>
          <w:w w:val="110"/>
        </w:rPr>
        <w:t xml:space="preserve"> </w:t>
      </w:r>
      <w:r>
        <w:rPr>
          <w:spacing w:val="-2"/>
          <w:w w:val="110"/>
        </w:rPr>
        <w:t>Resultate</w:t>
      </w:r>
      <w:r>
        <w:rPr>
          <w:spacing w:val="-13"/>
          <w:w w:val="110"/>
        </w:rPr>
        <w:t xml:space="preserve"> </w:t>
      </w:r>
      <w:r>
        <w:rPr>
          <w:spacing w:val="-2"/>
          <w:w w:val="110"/>
        </w:rPr>
        <w:t>prüfen.</w:t>
      </w:r>
      <w:r>
        <w:rPr>
          <w:spacing w:val="7"/>
          <w:w w:val="110"/>
        </w:rPr>
        <w:t xml:space="preserve"> </w:t>
      </w:r>
      <w:r w:rsidRPr="00166368">
        <w:rPr>
          <w:spacing w:val="-2"/>
          <w:w w:val="110"/>
          <w:lang w:val="de-CH"/>
          <w:rPrChange w:id="204" w:author="Ritley Kenneth" w:date="2026-07-12T09:03:00Z" w16du:dateUtc="2026-07-12T07:03:00Z">
            <w:rPr>
              <w:spacing w:val="-2"/>
              <w:w w:val="110"/>
            </w:rPr>
          </w:rPrChange>
        </w:rPr>
        <w:t>Validieren,</w:t>
      </w:r>
      <w:r w:rsidRPr="00166368">
        <w:rPr>
          <w:spacing w:val="-13"/>
          <w:w w:val="110"/>
          <w:lang w:val="de-CH"/>
          <w:rPrChange w:id="205" w:author="Ritley Kenneth" w:date="2026-07-12T09:03:00Z" w16du:dateUtc="2026-07-12T07:03:00Z">
            <w:rPr>
              <w:spacing w:val="-13"/>
              <w:w w:val="110"/>
            </w:rPr>
          </w:rPrChange>
        </w:rPr>
        <w:t xml:space="preserve"> </w:t>
      </w:r>
      <w:r w:rsidRPr="00166368">
        <w:rPr>
          <w:spacing w:val="-2"/>
          <w:w w:val="110"/>
          <w:lang w:val="de-CH"/>
          <w:rPrChange w:id="206" w:author="Ritley Kenneth" w:date="2026-07-12T09:03:00Z" w16du:dateUtc="2026-07-12T07:03:00Z">
            <w:rPr>
              <w:spacing w:val="-2"/>
              <w:w w:val="110"/>
            </w:rPr>
          </w:rPrChange>
        </w:rPr>
        <w:t>dass</w:t>
      </w:r>
      <w:r w:rsidRPr="00166368">
        <w:rPr>
          <w:spacing w:val="-14"/>
          <w:w w:val="110"/>
          <w:lang w:val="de-CH"/>
          <w:rPrChange w:id="207" w:author="Ritley Kenneth" w:date="2026-07-12T09:03:00Z" w16du:dateUtc="2026-07-12T07:03:00Z">
            <w:rPr>
              <w:spacing w:val="-14"/>
              <w:w w:val="110"/>
            </w:rPr>
          </w:rPrChange>
        </w:rPr>
        <w:t xml:space="preserve"> </w:t>
      </w:r>
      <w:r w:rsidRPr="00166368">
        <w:rPr>
          <w:spacing w:val="-2"/>
          <w:w w:val="110"/>
          <w:lang w:val="de-CH"/>
          <w:rPrChange w:id="208" w:author="Ritley Kenneth" w:date="2026-07-12T09:03:00Z" w16du:dateUtc="2026-07-12T07:03:00Z">
            <w:rPr>
              <w:spacing w:val="-2"/>
              <w:w w:val="110"/>
            </w:rPr>
          </w:rPrChange>
        </w:rPr>
        <w:t>die</w:t>
      </w:r>
      <w:r w:rsidRPr="00166368">
        <w:rPr>
          <w:spacing w:val="-13"/>
          <w:w w:val="110"/>
          <w:lang w:val="de-CH"/>
          <w:rPrChange w:id="209" w:author="Ritley Kenneth" w:date="2026-07-12T09:03:00Z" w16du:dateUtc="2026-07-12T07:03:00Z">
            <w:rPr>
              <w:spacing w:val="-13"/>
              <w:w w:val="110"/>
            </w:rPr>
          </w:rPrChange>
        </w:rPr>
        <w:t xml:space="preserve"> </w:t>
      </w:r>
      <w:r w:rsidRPr="00166368">
        <w:rPr>
          <w:spacing w:val="-2"/>
          <w:w w:val="110"/>
          <w:lang w:val="de-CH"/>
          <w:rPrChange w:id="210" w:author="Ritley Kenneth" w:date="2026-07-12T09:03:00Z" w16du:dateUtc="2026-07-12T07:03:00Z">
            <w:rPr>
              <w:spacing w:val="-2"/>
              <w:w w:val="110"/>
            </w:rPr>
          </w:rPrChange>
        </w:rPr>
        <w:t>DQM-Regeln</w:t>
      </w:r>
      <w:r w:rsidRPr="00166368">
        <w:rPr>
          <w:spacing w:val="-13"/>
          <w:w w:val="110"/>
          <w:lang w:val="de-CH"/>
          <w:rPrChange w:id="211" w:author="Ritley Kenneth" w:date="2026-07-12T09:03:00Z" w16du:dateUtc="2026-07-12T07:03:00Z">
            <w:rPr>
              <w:spacing w:val="-13"/>
              <w:w w:val="110"/>
            </w:rPr>
          </w:rPrChange>
        </w:rPr>
        <w:t xml:space="preserve"> </w:t>
      </w:r>
      <w:r w:rsidRPr="00166368">
        <w:rPr>
          <w:spacing w:val="-2"/>
          <w:w w:val="110"/>
          <w:lang w:val="de-CH"/>
          <w:rPrChange w:id="212" w:author="Ritley Kenneth" w:date="2026-07-12T09:03:00Z" w16du:dateUtc="2026-07-12T07:03:00Z">
            <w:rPr>
              <w:spacing w:val="-2"/>
              <w:w w:val="110"/>
            </w:rPr>
          </w:rPrChange>
        </w:rPr>
        <w:t>korrekt</w:t>
      </w:r>
      <w:r w:rsidRPr="00166368">
        <w:rPr>
          <w:spacing w:val="-13"/>
          <w:w w:val="110"/>
          <w:lang w:val="de-CH"/>
          <w:rPrChange w:id="213" w:author="Ritley Kenneth" w:date="2026-07-12T09:03:00Z" w16du:dateUtc="2026-07-12T07:03:00Z">
            <w:rPr>
              <w:spacing w:val="-13"/>
              <w:w w:val="110"/>
            </w:rPr>
          </w:rPrChange>
        </w:rPr>
        <w:t xml:space="preserve"> </w:t>
      </w:r>
      <w:r w:rsidRPr="00166368">
        <w:rPr>
          <w:spacing w:val="-2"/>
          <w:w w:val="110"/>
          <w:lang w:val="de-CH"/>
          <w:rPrChange w:id="214" w:author="Ritley Kenneth" w:date="2026-07-12T09:03:00Z" w16du:dateUtc="2026-07-12T07:03:00Z">
            <w:rPr>
              <w:spacing w:val="-2"/>
              <w:w w:val="110"/>
            </w:rPr>
          </w:rPrChange>
        </w:rPr>
        <w:t>funktionieren.</w:t>
      </w:r>
      <w:r w:rsidRPr="00166368">
        <w:rPr>
          <w:spacing w:val="7"/>
          <w:w w:val="110"/>
          <w:lang w:val="de-CH"/>
          <w:rPrChange w:id="215" w:author="Ritley Kenneth" w:date="2026-07-12T09:03:00Z" w16du:dateUtc="2026-07-12T07:03:00Z">
            <w:rPr>
              <w:spacing w:val="7"/>
              <w:w w:val="110"/>
            </w:rPr>
          </w:rPrChange>
        </w:rPr>
        <w:t xml:space="preserve"> </w:t>
      </w:r>
      <w:r w:rsidRPr="00166368">
        <w:rPr>
          <w:spacing w:val="-2"/>
          <w:w w:val="110"/>
          <w:lang w:val="de-CH"/>
          <w:rPrChange w:id="216" w:author="Ritley Kenneth" w:date="2026-07-12T09:03:00Z" w16du:dateUtc="2026-07-12T07:03:00Z">
            <w:rPr>
              <w:spacing w:val="-2"/>
              <w:w w:val="110"/>
            </w:rPr>
          </w:rPrChange>
        </w:rPr>
        <w:t>2.</w:t>
      </w:r>
      <w:r w:rsidRPr="00166368">
        <w:rPr>
          <w:spacing w:val="6"/>
          <w:w w:val="110"/>
          <w:lang w:val="de-CH"/>
          <w:rPrChange w:id="217" w:author="Ritley Kenneth" w:date="2026-07-12T09:03:00Z" w16du:dateUtc="2026-07-12T07:03:00Z">
            <w:rPr>
              <w:spacing w:val="6"/>
              <w:w w:val="110"/>
            </w:rPr>
          </w:rPrChange>
        </w:rPr>
        <w:t xml:space="preserve"> </w:t>
      </w:r>
      <w:r w:rsidRPr="00166368">
        <w:rPr>
          <w:spacing w:val="-2"/>
          <w:w w:val="110"/>
          <w:lang w:val="de-CH"/>
          <w:rPrChange w:id="218" w:author="Ritley Kenneth" w:date="2026-07-12T09:03:00Z" w16du:dateUtc="2026-07-12T07:03:00Z">
            <w:rPr>
              <w:spacing w:val="-2"/>
              <w:w w:val="110"/>
            </w:rPr>
          </w:rPrChange>
        </w:rPr>
        <w:t>Nach</w:t>
      </w:r>
      <w:r w:rsidRPr="00166368">
        <w:rPr>
          <w:spacing w:val="-14"/>
          <w:w w:val="110"/>
          <w:lang w:val="de-CH"/>
          <w:rPrChange w:id="219" w:author="Ritley Kenneth" w:date="2026-07-12T09:03:00Z" w16du:dateUtc="2026-07-12T07:03:00Z">
            <w:rPr>
              <w:spacing w:val="-14"/>
              <w:w w:val="110"/>
            </w:rPr>
          </w:rPrChange>
        </w:rPr>
        <w:t xml:space="preserve"> </w:t>
      </w:r>
      <w:r w:rsidRPr="00166368">
        <w:rPr>
          <w:spacing w:val="-2"/>
          <w:w w:val="110"/>
          <w:lang w:val="de-CH"/>
          <w:rPrChange w:id="220" w:author="Ritley Kenneth" w:date="2026-07-12T09:03:00Z" w16du:dateUtc="2026-07-12T07:03:00Z">
            <w:rPr>
              <w:spacing w:val="-2"/>
              <w:w w:val="110"/>
            </w:rPr>
          </w:rPrChange>
        </w:rPr>
        <w:t>Deployment</w:t>
      </w:r>
      <w:r w:rsidRPr="00166368">
        <w:rPr>
          <w:spacing w:val="-13"/>
          <w:w w:val="110"/>
          <w:lang w:val="de-CH"/>
          <w:rPrChange w:id="221" w:author="Ritley Kenneth" w:date="2026-07-12T09:03:00Z" w16du:dateUtc="2026-07-12T07:03:00Z">
            <w:rPr>
              <w:spacing w:val="-13"/>
              <w:w w:val="110"/>
            </w:rPr>
          </w:rPrChange>
        </w:rPr>
        <w:t xml:space="preserve"> </w:t>
      </w:r>
      <w:r w:rsidRPr="00166368">
        <w:rPr>
          <w:spacing w:val="-2"/>
          <w:w w:val="110"/>
          <w:lang w:val="de-CH"/>
          <w:rPrChange w:id="222" w:author="Ritley Kenneth" w:date="2026-07-12T09:03:00Z" w16du:dateUtc="2026-07-12T07:03:00Z">
            <w:rPr>
              <w:spacing w:val="-2"/>
              <w:w w:val="110"/>
            </w:rPr>
          </w:rPrChange>
        </w:rPr>
        <w:t xml:space="preserve">Status </w:t>
      </w:r>
      <w:r w:rsidRPr="00166368">
        <w:rPr>
          <w:w w:val="110"/>
          <w:lang w:val="de-CH"/>
          <w:rPrChange w:id="223" w:author="Ritley Kenneth" w:date="2026-07-12T09:03:00Z" w16du:dateUtc="2026-07-12T07:03:00Z">
            <w:rPr>
              <w:w w:val="110"/>
            </w:rPr>
          </w:rPrChange>
        </w:rPr>
        <w:t>prüfen Push/Deployment durchführen.</w:t>
      </w:r>
      <w:r w:rsidRPr="00166368">
        <w:rPr>
          <w:spacing w:val="40"/>
          <w:w w:val="110"/>
          <w:lang w:val="de-CH"/>
          <w:rPrChange w:id="224" w:author="Ritley Kenneth" w:date="2026-07-12T09:03:00Z" w16du:dateUtc="2026-07-12T07:03:00Z">
            <w:rPr>
              <w:spacing w:val="40"/>
              <w:w w:val="110"/>
            </w:rPr>
          </w:rPrChange>
        </w:rPr>
        <w:t xml:space="preserve"> </w:t>
      </w:r>
      <w:r w:rsidRPr="00166368">
        <w:rPr>
          <w:w w:val="110"/>
          <w:lang w:val="de-CH"/>
          <w:rPrChange w:id="225" w:author="Ritley Kenneth" w:date="2026-07-12T09:03:00Z" w16du:dateUtc="2026-07-12T07:03:00Z">
            <w:rPr>
              <w:w w:val="110"/>
            </w:rPr>
          </w:rPrChange>
        </w:rPr>
        <w:t>Status der Glue Jobs kontrollieren.</w:t>
      </w:r>
      <w:r w:rsidRPr="00166368">
        <w:rPr>
          <w:spacing w:val="40"/>
          <w:w w:val="110"/>
          <w:lang w:val="de-CH"/>
          <w:rPrChange w:id="226" w:author="Ritley Kenneth" w:date="2026-07-12T09:03:00Z" w16du:dateUtc="2026-07-12T07:03:00Z">
            <w:rPr>
              <w:spacing w:val="40"/>
              <w:w w:val="110"/>
            </w:rPr>
          </w:rPrChange>
        </w:rPr>
        <w:t xml:space="preserve"> </w:t>
      </w:r>
      <w:r w:rsidRPr="00166368">
        <w:rPr>
          <w:w w:val="110"/>
          <w:lang w:val="de-CH"/>
          <w:rPrChange w:id="227" w:author="Ritley Kenneth" w:date="2026-07-12T09:03:00Z" w16du:dateUtc="2026-07-12T07:03:00Z">
            <w:rPr>
              <w:w w:val="110"/>
            </w:rPr>
          </w:rPrChange>
        </w:rPr>
        <w:t>Fehler und Laufzeiten über-prüfen.</w:t>
      </w:r>
      <w:r w:rsidRPr="00166368">
        <w:rPr>
          <w:spacing w:val="40"/>
          <w:w w:val="110"/>
          <w:lang w:val="de-CH"/>
          <w:rPrChange w:id="228" w:author="Ritley Kenneth" w:date="2026-07-12T09:03:00Z" w16du:dateUtc="2026-07-12T07:03:00Z">
            <w:rPr>
              <w:spacing w:val="40"/>
              <w:w w:val="110"/>
            </w:rPr>
          </w:rPrChange>
        </w:rPr>
        <w:t xml:space="preserve"> </w:t>
      </w:r>
      <w:r w:rsidRPr="00166368">
        <w:rPr>
          <w:w w:val="110"/>
          <w:lang w:val="de-CH"/>
          <w:rPrChange w:id="229" w:author="Ritley Kenneth" w:date="2026-07-12T09:03:00Z" w16du:dateUtc="2026-07-12T07:03:00Z">
            <w:rPr>
              <w:w w:val="110"/>
            </w:rPr>
          </w:rPrChange>
        </w:rPr>
        <w:t>3.</w:t>
      </w:r>
      <w:r w:rsidRPr="00166368">
        <w:rPr>
          <w:spacing w:val="40"/>
          <w:w w:val="110"/>
          <w:lang w:val="de-CH"/>
          <w:rPrChange w:id="230" w:author="Ritley Kenneth" w:date="2026-07-12T09:03:00Z" w16du:dateUtc="2026-07-12T07:03:00Z">
            <w:rPr>
              <w:spacing w:val="40"/>
              <w:w w:val="110"/>
            </w:rPr>
          </w:rPrChange>
        </w:rPr>
        <w:t xml:space="preserve"> </w:t>
      </w:r>
      <w:r w:rsidRPr="00166368">
        <w:rPr>
          <w:w w:val="110"/>
          <w:lang w:val="de-CH"/>
          <w:rPrChange w:id="231" w:author="Ritley Kenneth" w:date="2026-07-12T09:03:00Z" w16du:dateUtc="2026-07-12T07:03:00Z">
            <w:rPr>
              <w:w w:val="110"/>
            </w:rPr>
          </w:rPrChange>
        </w:rPr>
        <w:t>Power BI Integration klären Prüfen, wie die verfügbaren Daten aus SyncMetrics in Power BI eingebunden</w:t>
      </w:r>
      <w:r w:rsidRPr="00166368">
        <w:rPr>
          <w:spacing w:val="-1"/>
          <w:w w:val="110"/>
          <w:lang w:val="de-CH"/>
          <w:rPrChange w:id="232" w:author="Ritley Kenneth" w:date="2026-07-12T09:03:00Z" w16du:dateUtc="2026-07-12T07:03:00Z">
            <w:rPr>
              <w:spacing w:val="-1"/>
              <w:w w:val="110"/>
            </w:rPr>
          </w:rPrChange>
        </w:rPr>
        <w:t xml:space="preserve"> </w:t>
      </w:r>
      <w:r w:rsidRPr="00166368">
        <w:rPr>
          <w:w w:val="110"/>
          <w:lang w:val="de-CH"/>
          <w:rPrChange w:id="233" w:author="Ritley Kenneth" w:date="2026-07-12T09:03:00Z" w16du:dateUtc="2026-07-12T07:03:00Z">
            <w:rPr>
              <w:w w:val="110"/>
            </w:rPr>
          </w:rPrChange>
        </w:rPr>
        <w:t>werden</w:t>
      </w:r>
      <w:r w:rsidRPr="00166368">
        <w:rPr>
          <w:spacing w:val="-1"/>
          <w:w w:val="110"/>
          <w:lang w:val="de-CH"/>
          <w:rPrChange w:id="234" w:author="Ritley Kenneth" w:date="2026-07-12T09:03:00Z" w16du:dateUtc="2026-07-12T07:03:00Z">
            <w:rPr>
              <w:spacing w:val="-1"/>
              <w:w w:val="110"/>
            </w:rPr>
          </w:rPrChange>
        </w:rPr>
        <w:t xml:space="preserve"> </w:t>
      </w:r>
      <w:r w:rsidRPr="00166368">
        <w:rPr>
          <w:w w:val="110"/>
          <w:lang w:val="de-CH"/>
          <w:rPrChange w:id="235" w:author="Ritley Kenneth" w:date="2026-07-12T09:03:00Z" w16du:dateUtc="2026-07-12T07:03:00Z">
            <w:rPr>
              <w:w w:val="110"/>
            </w:rPr>
          </w:rPrChange>
        </w:rPr>
        <w:t>können. Verantwortliche</w:t>
      </w:r>
      <w:r w:rsidRPr="00166368">
        <w:rPr>
          <w:spacing w:val="-1"/>
          <w:w w:val="110"/>
          <w:lang w:val="de-CH"/>
          <w:rPrChange w:id="236" w:author="Ritley Kenneth" w:date="2026-07-12T09:03:00Z" w16du:dateUtc="2026-07-12T07:03:00Z">
            <w:rPr>
              <w:spacing w:val="-1"/>
              <w:w w:val="110"/>
            </w:rPr>
          </w:rPrChange>
        </w:rPr>
        <w:t xml:space="preserve"> </w:t>
      </w:r>
      <w:r w:rsidRPr="00166368">
        <w:rPr>
          <w:w w:val="110"/>
          <w:lang w:val="de-CH"/>
          <w:rPrChange w:id="237" w:author="Ritley Kenneth" w:date="2026-07-12T09:03:00Z" w16du:dateUtc="2026-07-12T07:03:00Z">
            <w:rPr>
              <w:w w:val="110"/>
            </w:rPr>
          </w:rPrChange>
        </w:rPr>
        <w:t>Power-BI-Entwickler</w:t>
      </w:r>
      <w:r w:rsidRPr="00166368">
        <w:rPr>
          <w:spacing w:val="-1"/>
          <w:w w:val="110"/>
          <w:lang w:val="de-CH"/>
          <w:rPrChange w:id="238" w:author="Ritley Kenneth" w:date="2026-07-12T09:03:00Z" w16du:dateUtc="2026-07-12T07:03:00Z">
            <w:rPr>
              <w:spacing w:val="-1"/>
              <w:w w:val="110"/>
            </w:rPr>
          </w:rPrChange>
        </w:rPr>
        <w:t xml:space="preserve"> </w:t>
      </w:r>
      <w:r w:rsidRPr="00166368">
        <w:rPr>
          <w:w w:val="110"/>
          <w:lang w:val="de-CH"/>
          <w:rPrChange w:id="239" w:author="Ritley Kenneth" w:date="2026-07-12T09:03:00Z" w16du:dateUtc="2026-07-12T07:03:00Z">
            <w:rPr>
              <w:w w:val="110"/>
            </w:rPr>
          </w:rPrChange>
        </w:rPr>
        <w:t>identifizieren/einbeziehen. 4. Own-ership festlegen Verantwortlichkeit für die Power-BI-Implementierung definieren.</w:t>
      </w:r>
      <w:r w:rsidRPr="00166368">
        <w:rPr>
          <w:spacing w:val="27"/>
          <w:w w:val="110"/>
          <w:lang w:val="de-CH"/>
          <w:rPrChange w:id="240" w:author="Ritley Kenneth" w:date="2026-07-12T09:03:00Z" w16du:dateUtc="2026-07-12T07:03:00Z">
            <w:rPr>
              <w:spacing w:val="27"/>
              <w:w w:val="110"/>
            </w:rPr>
          </w:rPrChange>
        </w:rPr>
        <w:t xml:space="preserve"> </w:t>
      </w:r>
      <w:r w:rsidRPr="00166368">
        <w:rPr>
          <w:w w:val="110"/>
          <w:lang w:val="de-CH"/>
          <w:rPrChange w:id="241" w:author="Ritley Kenneth" w:date="2026-07-12T09:03:00Z" w16du:dateUtc="2026-07-12T07:03:00Z">
            <w:rPr>
              <w:w w:val="110"/>
            </w:rPr>
          </w:rPrChange>
        </w:rPr>
        <w:t>Klären, wer die näch-sten</w:t>
      </w:r>
      <w:r w:rsidRPr="00166368">
        <w:rPr>
          <w:spacing w:val="-14"/>
          <w:w w:val="110"/>
          <w:lang w:val="de-CH"/>
          <w:rPrChange w:id="242" w:author="Ritley Kenneth" w:date="2026-07-12T09:03:00Z" w16du:dateUtc="2026-07-12T07:03:00Z">
            <w:rPr>
              <w:spacing w:val="-14"/>
              <w:w w:val="110"/>
            </w:rPr>
          </w:rPrChange>
        </w:rPr>
        <w:t xml:space="preserve"> </w:t>
      </w:r>
      <w:r w:rsidRPr="00166368">
        <w:rPr>
          <w:w w:val="110"/>
          <w:lang w:val="de-CH"/>
          <w:rPrChange w:id="243" w:author="Ritley Kenneth" w:date="2026-07-12T09:03:00Z" w16du:dateUtc="2026-07-12T07:03:00Z">
            <w:rPr>
              <w:w w:val="110"/>
            </w:rPr>
          </w:rPrChange>
        </w:rPr>
        <w:t>Umsetzungsschritte</w:t>
      </w:r>
      <w:r w:rsidRPr="00166368">
        <w:rPr>
          <w:spacing w:val="-14"/>
          <w:w w:val="110"/>
          <w:lang w:val="de-CH"/>
          <w:rPrChange w:id="244" w:author="Ritley Kenneth" w:date="2026-07-12T09:03:00Z" w16du:dateUtc="2026-07-12T07:03:00Z">
            <w:rPr>
              <w:spacing w:val="-14"/>
              <w:w w:val="110"/>
            </w:rPr>
          </w:rPrChange>
        </w:rPr>
        <w:t xml:space="preserve"> </w:t>
      </w:r>
      <w:r w:rsidRPr="00166368">
        <w:rPr>
          <w:w w:val="110"/>
          <w:lang w:val="de-CH"/>
          <w:rPrChange w:id="245" w:author="Ritley Kenneth" w:date="2026-07-12T09:03:00Z" w16du:dateUtc="2026-07-12T07:03:00Z">
            <w:rPr>
              <w:w w:val="110"/>
            </w:rPr>
          </w:rPrChange>
        </w:rPr>
        <w:t>startet. 5. Datenzugang</w:t>
      </w:r>
      <w:r w:rsidRPr="00166368">
        <w:rPr>
          <w:spacing w:val="-14"/>
          <w:w w:val="110"/>
          <w:lang w:val="de-CH"/>
          <w:rPrChange w:id="246" w:author="Ritley Kenneth" w:date="2026-07-12T09:03:00Z" w16du:dateUtc="2026-07-12T07:03:00Z">
            <w:rPr>
              <w:spacing w:val="-14"/>
              <w:w w:val="110"/>
            </w:rPr>
          </w:rPrChange>
        </w:rPr>
        <w:t xml:space="preserve"> </w:t>
      </w:r>
      <w:r w:rsidRPr="00166368">
        <w:rPr>
          <w:w w:val="110"/>
          <w:lang w:val="de-CH"/>
          <w:rPrChange w:id="247" w:author="Ritley Kenneth" w:date="2026-07-12T09:03:00Z" w16du:dateUtc="2026-07-12T07:03:00Z">
            <w:rPr>
              <w:w w:val="110"/>
            </w:rPr>
          </w:rPrChange>
        </w:rPr>
        <w:t>prüfen</w:t>
      </w:r>
      <w:r w:rsidRPr="00166368">
        <w:rPr>
          <w:spacing w:val="-14"/>
          <w:w w:val="110"/>
          <w:lang w:val="de-CH"/>
          <w:rPrChange w:id="248" w:author="Ritley Kenneth" w:date="2026-07-12T09:03:00Z" w16du:dateUtc="2026-07-12T07:03:00Z">
            <w:rPr>
              <w:spacing w:val="-14"/>
              <w:w w:val="110"/>
            </w:rPr>
          </w:rPrChange>
        </w:rPr>
        <w:t xml:space="preserve"> </w:t>
      </w:r>
      <w:r w:rsidRPr="00166368">
        <w:rPr>
          <w:w w:val="110"/>
          <w:lang w:val="de-CH"/>
          <w:rPrChange w:id="249" w:author="Ritley Kenneth" w:date="2026-07-12T09:03:00Z" w16du:dateUtc="2026-07-12T07:03:00Z">
            <w:rPr>
              <w:w w:val="110"/>
            </w:rPr>
          </w:rPrChange>
        </w:rPr>
        <w:t>Verifizieren,</w:t>
      </w:r>
      <w:r w:rsidRPr="00166368">
        <w:rPr>
          <w:spacing w:val="-10"/>
          <w:w w:val="110"/>
          <w:lang w:val="de-CH"/>
          <w:rPrChange w:id="250" w:author="Ritley Kenneth" w:date="2026-07-12T09:03:00Z" w16du:dateUtc="2026-07-12T07:03:00Z">
            <w:rPr>
              <w:spacing w:val="-10"/>
              <w:w w:val="110"/>
            </w:rPr>
          </w:rPrChange>
        </w:rPr>
        <w:t xml:space="preserve"> </w:t>
      </w:r>
      <w:r w:rsidRPr="00166368">
        <w:rPr>
          <w:w w:val="110"/>
          <w:lang w:val="de-CH"/>
          <w:rPrChange w:id="251" w:author="Ritley Kenneth" w:date="2026-07-12T09:03:00Z" w16du:dateUtc="2026-07-12T07:03:00Z">
            <w:rPr>
              <w:w w:val="110"/>
            </w:rPr>
          </w:rPrChange>
        </w:rPr>
        <w:t>warum</w:t>
      </w:r>
      <w:r w:rsidRPr="00166368">
        <w:rPr>
          <w:spacing w:val="-14"/>
          <w:w w:val="110"/>
          <w:lang w:val="de-CH"/>
          <w:rPrChange w:id="252" w:author="Ritley Kenneth" w:date="2026-07-12T09:03:00Z" w16du:dateUtc="2026-07-12T07:03:00Z">
            <w:rPr>
              <w:spacing w:val="-14"/>
              <w:w w:val="110"/>
            </w:rPr>
          </w:rPrChange>
        </w:rPr>
        <w:t xml:space="preserve"> </w:t>
      </w:r>
      <w:r w:rsidRPr="00166368">
        <w:rPr>
          <w:w w:val="110"/>
          <w:lang w:val="de-CH"/>
          <w:rPrChange w:id="253" w:author="Ritley Kenneth" w:date="2026-07-12T09:03:00Z" w16du:dateUtc="2026-07-12T07:03:00Z">
            <w:rPr>
              <w:w w:val="110"/>
            </w:rPr>
          </w:rPrChange>
        </w:rPr>
        <w:t>die</w:t>
      </w:r>
      <w:r w:rsidRPr="00166368">
        <w:rPr>
          <w:spacing w:val="-14"/>
          <w:w w:val="110"/>
          <w:lang w:val="de-CH"/>
          <w:rPrChange w:id="254" w:author="Ritley Kenneth" w:date="2026-07-12T09:03:00Z" w16du:dateUtc="2026-07-12T07:03:00Z">
            <w:rPr>
              <w:spacing w:val="-14"/>
              <w:w w:val="110"/>
            </w:rPr>
          </w:rPrChange>
        </w:rPr>
        <w:t xml:space="preserve"> </w:t>
      </w:r>
      <w:r w:rsidRPr="00166368">
        <w:rPr>
          <w:w w:val="110"/>
          <w:lang w:val="de-CH"/>
          <w:rPrChange w:id="255" w:author="Ritley Kenneth" w:date="2026-07-12T09:03:00Z" w16du:dateUtc="2026-07-12T07:03:00Z">
            <w:rPr>
              <w:w w:val="110"/>
            </w:rPr>
          </w:rPrChange>
        </w:rPr>
        <w:t>Daten</w:t>
      </w:r>
      <w:r w:rsidRPr="00166368">
        <w:rPr>
          <w:spacing w:val="-14"/>
          <w:w w:val="110"/>
          <w:lang w:val="de-CH"/>
          <w:rPrChange w:id="256" w:author="Ritley Kenneth" w:date="2026-07-12T09:03:00Z" w16du:dateUtc="2026-07-12T07:03:00Z">
            <w:rPr>
              <w:spacing w:val="-14"/>
              <w:w w:val="110"/>
            </w:rPr>
          </w:rPrChange>
        </w:rPr>
        <w:t xml:space="preserve"> </w:t>
      </w:r>
      <w:r w:rsidRPr="00166368">
        <w:rPr>
          <w:w w:val="110"/>
          <w:lang w:val="de-CH"/>
          <w:rPrChange w:id="257" w:author="Ritley Kenneth" w:date="2026-07-12T09:03:00Z" w16du:dateUtc="2026-07-12T07:03:00Z">
            <w:rPr>
              <w:w w:val="110"/>
            </w:rPr>
          </w:rPrChange>
        </w:rPr>
        <w:t>nur</w:t>
      </w:r>
      <w:r w:rsidRPr="00166368">
        <w:rPr>
          <w:spacing w:val="-14"/>
          <w:w w:val="110"/>
          <w:lang w:val="de-CH"/>
          <w:rPrChange w:id="258" w:author="Ritley Kenneth" w:date="2026-07-12T09:03:00Z" w16du:dateUtc="2026-07-12T07:03:00Z">
            <w:rPr>
              <w:spacing w:val="-14"/>
              <w:w w:val="110"/>
            </w:rPr>
          </w:rPrChange>
        </w:rPr>
        <w:t xml:space="preserve"> </w:t>
      </w:r>
      <w:r w:rsidRPr="00166368">
        <w:rPr>
          <w:w w:val="110"/>
          <w:lang w:val="de-CH"/>
          <w:rPrChange w:id="259" w:author="Ritley Kenneth" w:date="2026-07-12T09:03:00Z" w16du:dateUtc="2026-07-12T07:03:00Z">
            <w:rPr>
              <w:w w:val="110"/>
            </w:rPr>
          </w:rPrChange>
        </w:rPr>
        <w:t>lokal</w:t>
      </w:r>
      <w:r w:rsidRPr="00166368">
        <w:rPr>
          <w:spacing w:val="-13"/>
          <w:w w:val="110"/>
          <w:lang w:val="de-CH"/>
          <w:rPrChange w:id="260" w:author="Ritley Kenneth" w:date="2026-07-12T09:03:00Z" w16du:dateUtc="2026-07-12T07:03:00Z">
            <w:rPr>
              <w:spacing w:val="-13"/>
              <w:w w:val="110"/>
            </w:rPr>
          </w:rPrChange>
        </w:rPr>
        <w:t xml:space="preserve"> </w:t>
      </w:r>
      <w:r w:rsidRPr="00166368">
        <w:rPr>
          <w:w w:val="110"/>
          <w:lang w:val="de-CH"/>
          <w:rPrChange w:id="261" w:author="Ritley Kenneth" w:date="2026-07-12T09:03:00Z" w16du:dateUtc="2026-07-12T07:03:00Z">
            <w:rPr>
              <w:w w:val="110"/>
            </w:rPr>
          </w:rPrChange>
        </w:rPr>
        <w:t>verfügbar sind. Prüfen, ob ein zentraler bzw. servicebasierter Zugriff (anstelle lokaler Nutzung) möglich ist.</w:t>
      </w:r>
    </w:p>
    <w:p w14:paraId="077BB540" w14:textId="77777777" w:rsidR="00C220EB" w:rsidRPr="00166368" w:rsidRDefault="00C220EB">
      <w:pPr>
        <w:pStyle w:val="BodyText"/>
        <w:spacing w:before="207"/>
        <w:rPr>
          <w:lang w:val="de-CH"/>
          <w:rPrChange w:id="262" w:author="Ritley Kenneth" w:date="2026-07-12T09:03:00Z" w16du:dateUtc="2026-07-12T07:03:00Z">
            <w:rPr/>
          </w:rPrChange>
        </w:rPr>
      </w:pPr>
    </w:p>
    <w:p w14:paraId="077BB541" w14:textId="77777777" w:rsidR="00C220EB" w:rsidRDefault="00000000">
      <w:pPr>
        <w:pStyle w:val="Heading3"/>
      </w:pPr>
      <w:r>
        <w:rPr>
          <w:color w:val="697D90"/>
          <w:spacing w:val="-4"/>
        </w:rPr>
        <w:t>Discussion</w:t>
      </w:r>
      <w:r>
        <w:rPr>
          <w:color w:val="697D90"/>
          <w:spacing w:val="-9"/>
        </w:rPr>
        <w:t xml:space="preserve"> </w:t>
      </w:r>
      <w:r>
        <w:rPr>
          <w:color w:val="697D90"/>
          <w:spacing w:val="-4"/>
        </w:rPr>
        <w:t>with</w:t>
      </w:r>
      <w:r>
        <w:rPr>
          <w:color w:val="697D90"/>
          <w:spacing w:val="-9"/>
        </w:rPr>
        <w:t xml:space="preserve"> </w:t>
      </w:r>
      <w:r>
        <w:rPr>
          <w:color w:val="697D90"/>
          <w:spacing w:val="-4"/>
        </w:rPr>
        <w:t>Solution</w:t>
      </w:r>
      <w:r>
        <w:rPr>
          <w:color w:val="697D90"/>
          <w:spacing w:val="-9"/>
        </w:rPr>
        <w:t xml:space="preserve"> </w:t>
      </w:r>
      <w:r>
        <w:rPr>
          <w:color w:val="697D90"/>
          <w:spacing w:val="-4"/>
        </w:rPr>
        <w:t>Architect</w:t>
      </w:r>
    </w:p>
    <w:p w14:paraId="077BB542" w14:textId="77777777" w:rsidR="00C220EB" w:rsidRDefault="00000000">
      <w:pPr>
        <w:pStyle w:val="BodyText"/>
        <w:spacing w:before="171" w:line="256" w:lineRule="auto"/>
        <w:ind w:left="142" w:right="848"/>
        <w:jc w:val="both"/>
      </w:pPr>
      <w:r>
        <w:t>During</w:t>
      </w:r>
      <w:r>
        <w:rPr>
          <w:spacing w:val="24"/>
        </w:rPr>
        <w:t xml:space="preserve"> </w:t>
      </w:r>
      <w:r>
        <w:t>calls</w:t>
      </w:r>
      <w:r>
        <w:rPr>
          <w:spacing w:val="24"/>
        </w:rPr>
        <w:t xml:space="preserve"> </w:t>
      </w:r>
      <w:r>
        <w:t>with</w:t>
      </w:r>
      <w:r>
        <w:rPr>
          <w:spacing w:val="24"/>
        </w:rPr>
        <w:t xml:space="preserve"> </w:t>
      </w:r>
      <w:r>
        <w:t>the</w:t>
      </w:r>
      <w:r>
        <w:rPr>
          <w:spacing w:val="24"/>
        </w:rPr>
        <w:t xml:space="preserve"> </w:t>
      </w:r>
      <w:r>
        <w:t>designated</w:t>
      </w:r>
      <w:r>
        <w:rPr>
          <w:spacing w:val="24"/>
        </w:rPr>
        <w:t xml:space="preserve"> </w:t>
      </w:r>
      <w:r>
        <w:t>solution</w:t>
      </w:r>
      <w:r>
        <w:rPr>
          <w:spacing w:val="24"/>
        </w:rPr>
        <w:t xml:space="preserve"> </w:t>
      </w:r>
      <w:r>
        <w:t>architect</w:t>
      </w:r>
      <w:r>
        <w:rPr>
          <w:spacing w:val="24"/>
        </w:rPr>
        <w:t xml:space="preserve"> </w:t>
      </w:r>
      <w:r>
        <w:t>of</w:t>
      </w:r>
      <w:r>
        <w:rPr>
          <w:spacing w:val="24"/>
        </w:rPr>
        <w:t xml:space="preserve"> </w:t>
      </w:r>
      <w:hyperlink w:anchor="_bookmark146" w:history="1">
        <w:r>
          <w:t>DWH</w:t>
        </w:r>
        <w:r>
          <w:rPr>
            <w:spacing w:val="24"/>
          </w:rPr>
          <w:t xml:space="preserve"> </w:t>
        </w:r>
        <w:r>
          <w:t>LS</w:t>
        </w:r>
        <w:r>
          <w:rPr>
            <w:spacing w:val="24"/>
          </w:rPr>
          <w:t xml:space="preserve"> </w:t>
        </w:r>
        <w:r>
          <w:t>OP</w:t>
        </w:r>
      </w:hyperlink>
      <w:r>
        <w:t>S,</w:t>
      </w:r>
      <w:r>
        <w:rPr>
          <w:spacing w:val="24"/>
        </w:rPr>
        <w:t xml:space="preserve"> </w:t>
      </w:r>
      <w:r>
        <w:t>possibilities</w:t>
      </w:r>
      <w:r>
        <w:rPr>
          <w:spacing w:val="24"/>
        </w:rPr>
        <w:t xml:space="preserve"> </w:t>
      </w:r>
      <w:r>
        <w:t>how</w:t>
      </w:r>
      <w:r>
        <w:rPr>
          <w:spacing w:val="24"/>
        </w:rPr>
        <w:t xml:space="preserve"> </w:t>
      </w:r>
      <w:r>
        <w:t>The</w:t>
      </w:r>
      <w:r>
        <w:rPr>
          <w:spacing w:val="24"/>
        </w:rPr>
        <w:t xml:space="preserve"> </w:t>
      </w:r>
      <w:r>
        <w:t>decision</w:t>
      </w:r>
      <w:r>
        <w:rPr>
          <w:spacing w:val="24"/>
        </w:rPr>
        <w:t xml:space="preserve"> </w:t>
      </w:r>
      <w:r>
        <w:t>for</w:t>
      </w:r>
      <w:r>
        <w:rPr>
          <w:spacing w:val="24"/>
        </w:rPr>
        <w:t xml:space="preserve"> </w:t>
      </w:r>
      <w:r>
        <w:t xml:space="preserve">Swiss </w:t>
      </w:r>
      <w:r>
        <w:rPr>
          <w:w w:val="110"/>
        </w:rPr>
        <w:t>Post was taken.. Not the dqm plattform..</w:t>
      </w:r>
    </w:p>
    <w:p w14:paraId="077BB543" w14:textId="77777777" w:rsidR="00C220EB" w:rsidRDefault="00000000">
      <w:pPr>
        <w:pStyle w:val="BodyText"/>
        <w:spacing w:before="136"/>
        <w:ind w:left="142"/>
      </w:pPr>
      <w:r>
        <w:rPr>
          <w:w w:val="110"/>
        </w:rPr>
        <w:t>In</w:t>
      </w:r>
      <w:r>
        <w:rPr>
          <w:spacing w:val="-13"/>
          <w:w w:val="110"/>
        </w:rPr>
        <w:t xml:space="preserve"> </w:t>
      </w:r>
      <w:r>
        <w:rPr>
          <w:w w:val="110"/>
        </w:rPr>
        <w:t>call</w:t>
      </w:r>
      <w:r>
        <w:rPr>
          <w:spacing w:val="-13"/>
          <w:w w:val="110"/>
        </w:rPr>
        <w:t xml:space="preserve"> </w:t>
      </w:r>
      <w:r>
        <w:rPr>
          <w:w w:val="110"/>
        </w:rPr>
        <w:t>with</w:t>
      </w:r>
      <w:r>
        <w:rPr>
          <w:spacing w:val="-12"/>
          <w:w w:val="110"/>
        </w:rPr>
        <w:t xml:space="preserve"> </w:t>
      </w:r>
      <w:r>
        <w:rPr>
          <w:w w:val="110"/>
        </w:rPr>
        <w:t>architect,</w:t>
      </w:r>
      <w:r>
        <w:rPr>
          <w:spacing w:val="-13"/>
          <w:w w:val="110"/>
        </w:rPr>
        <w:t xml:space="preserve"> </w:t>
      </w:r>
      <w:r>
        <w:rPr>
          <w:w w:val="110"/>
        </w:rPr>
        <w:t>i</w:t>
      </w:r>
      <w:r>
        <w:rPr>
          <w:spacing w:val="-13"/>
          <w:w w:val="110"/>
        </w:rPr>
        <w:t xml:space="preserve"> </w:t>
      </w:r>
      <w:r>
        <w:rPr>
          <w:w w:val="110"/>
        </w:rPr>
        <w:t>got</w:t>
      </w:r>
      <w:r>
        <w:rPr>
          <w:spacing w:val="-12"/>
          <w:w w:val="110"/>
        </w:rPr>
        <w:t xml:space="preserve"> </w:t>
      </w:r>
      <w:r>
        <w:rPr>
          <w:w w:val="110"/>
        </w:rPr>
        <w:t>the</w:t>
      </w:r>
      <w:r>
        <w:rPr>
          <w:spacing w:val="-13"/>
          <w:w w:val="110"/>
        </w:rPr>
        <w:t xml:space="preserve"> </w:t>
      </w:r>
      <w:r>
        <w:rPr>
          <w:w w:val="110"/>
        </w:rPr>
        <w:t>hint</w:t>
      </w:r>
      <w:r>
        <w:rPr>
          <w:spacing w:val="-12"/>
          <w:w w:val="110"/>
        </w:rPr>
        <w:t xml:space="preserve"> </w:t>
      </w:r>
      <w:r>
        <w:rPr>
          <w:w w:val="110"/>
        </w:rPr>
        <w:t>to</w:t>
      </w:r>
      <w:r>
        <w:rPr>
          <w:spacing w:val="-13"/>
          <w:w w:val="110"/>
        </w:rPr>
        <w:t xml:space="preserve"> </w:t>
      </w:r>
      <w:r>
        <w:rPr>
          <w:w w:val="110"/>
        </w:rPr>
        <w:t>use</w:t>
      </w:r>
      <w:r>
        <w:rPr>
          <w:spacing w:val="-13"/>
          <w:w w:val="110"/>
        </w:rPr>
        <w:t xml:space="preserve"> </w:t>
      </w:r>
      <w:r>
        <w:rPr>
          <w:w w:val="110"/>
        </w:rPr>
        <w:t>the</w:t>
      </w:r>
      <w:r>
        <w:rPr>
          <w:spacing w:val="-12"/>
          <w:w w:val="110"/>
        </w:rPr>
        <w:t xml:space="preserve"> </w:t>
      </w:r>
      <w:r>
        <w:rPr>
          <w:w w:val="110"/>
        </w:rPr>
        <w:t>Monitoring</w:t>
      </w:r>
      <w:r>
        <w:rPr>
          <w:spacing w:val="-13"/>
          <w:w w:val="110"/>
        </w:rPr>
        <w:t xml:space="preserve"> </w:t>
      </w:r>
      <w:r>
        <w:rPr>
          <w:w w:val="110"/>
        </w:rPr>
        <w:t>built</w:t>
      </w:r>
      <w:r>
        <w:rPr>
          <w:spacing w:val="-12"/>
          <w:w w:val="110"/>
        </w:rPr>
        <w:t xml:space="preserve"> </w:t>
      </w:r>
      <w:r>
        <w:rPr>
          <w:w w:val="110"/>
        </w:rPr>
        <w:t>by</w:t>
      </w:r>
      <w:r>
        <w:rPr>
          <w:spacing w:val="-13"/>
          <w:w w:val="110"/>
        </w:rPr>
        <w:t xml:space="preserve"> </w:t>
      </w:r>
      <w:r>
        <w:rPr>
          <w:w w:val="110"/>
        </w:rPr>
        <w:t>AWS</w:t>
      </w:r>
      <w:r>
        <w:rPr>
          <w:spacing w:val="-13"/>
          <w:w w:val="110"/>
        </w:rPr>
        <w:t xml:space="preserve"> </w:t>
      </w:r>
      <w:r>
        <w:rPr>
          <w:spacing w:val="-2"/>
          <w:w w:val="110"/>
        </w:rPr>
        <w:t>Modernisation</w:t>
      </w:r>
    </w:p>
    <w:p w14:paraId="077BB544" w14:textId="77777777" w:rsidR="00C220EB" w:rsidRPr="00166368" w:rsidRDefault="00000000">
      <w:pPr>
        <w:pStyle w:val="BodyText"/>
        <w:spacing w:before="153"/>
        <w:ind w:left="142"/>
        <w:jc w:val="both"/>
        <w:rPr>
          <w:lang w:val="de-CH"/>
          <w:rPrChange w:id="263" w:author="Ritley Kenneth" w:date="2026-07-12T09:03:00Z" w16du:dateUtc="2026-07-12T07:03:00Z">
            <w:rPr/>
          </w:rPrChange>
        </w:rPr>
      </w:pPr>
      <w:r w:rsidRPr="00166368">
        <w:rPr>
          <w:w w:val="110"/>
          <w:lang w:val="de-CH"/>
          <w:rPrChange w:id="264" w:author="Ritley Kenneth" w:date="2026-07-12T09:03:00Z" w16du:dateUtc="2026-07-12T07:03:00Z">
            <w:rPr>
              <w:w w:val="110"/>
            </w:rPr>
          </w:rPrChange>
        </w:rPr>
        <w:t>Call</w:t>
      </w:r>
      <w:r w:rsidRPr="00166368">
        <w:rPr>
          <w:spacing w:val="-8"/>
          <w:w w:val="110"/>
          <w:lang w:val="de-CH"/>
          <w:rPrChange w:id="265" w:author="Ritley Kenneth" w:date="2026-07-12T09:03:00Z" w16du:dateUtc="2026-07-12T07:03:00Z">
            <w:rPr>
              <w:spacing w:val="-8"/>
              <w:w w:val="110"/>
            </w:rPr>
          </w:rPrChange>
        </w:rPr>
        <w:t xml:space="preserve"> </w:t>
      </w:r>
      <w:r w:rsidRPr="00166368">
        <w:rPr>
          <w:w w:val="110"/>
          <w:lang w:val="de-CH"/>
          <w:rPrChange w:id="266" w:author="Ritley Kenneth" w:date="2026-07-12T09:03:00Z" w16du:dateUtc="2026-07-12T07:03:00Z">
            <w:rPr>
              <w:w w:val="110"/>
            </w:rPr>
          </w:rPrChange>
        </w:rPr>
        <w:t>mit</w:t>
      </w:r>
      <w:r w:rsidRPr="00166368">
        <w:rPr>
          <w:spacing w:val="-7"/>
          <w:w w:val="110"/>
          <w:lang w:val="de-CH"/>
          <w:rPrChange w:id="267" w:author="Ritley Kenneth" w:date="2026-07-12T09:03:00Z" w16du:dateUtc="2026-07-12T07:03:00Z">
            <w:rPr>
              <w:spacing w:val="-7"/>
              <w:w w:val="110"/>
            </w:rPr>
          </w:rPrChange>
        </w:rPr>
        <w:t xml:space="preserve"> </w:t>
      </w:r>
      <w:r w:rsidRPr="00166368">
        <w:rPr>
          <w:w w:val="110"/>
          <w:lang w:val="de-CH"/>
          <w:rPrChange w:id="268" w:author="Ritley Kenneth" w:date="2026-07-12T09:03:00Z" w16du:dateUtc="2026-07-12T07:03:00Z">
            <w:rPr>
              <w:w w:val="110"/>
            </w:rPr>
          </w:rPrChange>
        </w:rPr>
        <w:t>Solution</w:t>
      </w:r>
      <w:r w:rsidRPr="00166368">
        <w:rPr>
          <w:spacing w:val="-7"/>
          <w:w w:val="110"/>
          <w:lang w:val="de-CH"/>
          <w:rPrChange w:id="269" w:author="Ritley Kenneth" w:date="2026-07-12T09:03:00Z" w16du:dateUtc="2026-07-12T07:03:00Z">
            <w:rPr>
              <w:spacing w:val="-7"/>
              <w:w w:val="110"/>
            </w:rPr>
          </w:rPrChange>
        </w:rPr>
        <w:t xml:space="preserve"> </w:t>
      </w:r>
      <w:r w:rsidRPr="00166368">
        <w:rPr>
          <w:w w:val="110"/>
          <w:lang w:val="de-CH"/>
          <w:rPrChange w:id="270" w:author="Ritley Kenneth" w:date="2026-07-12T09:03:00Z" w16du:dateUtc="2026-07-12T07:03:00Z">
            <w:rPr>
              <w:w w:val="110"/>
            </w:rPr>
          </w:rPrChange>
        </w:rPr>
        <w:t>Architect,</w:t>
      </w:r>
      <w:r w:rsidRPr="00166368">
        <w:rPr>
          <w:spacing w:val="-4"/>
          <w:w w:val="110"/>
          <w:lang w:val="de-CH"/>
          <w:rPrChange w:id="271" w:author="Ritley Kenneth" w:date="2026-07-12T09:03:00Z" w16du:dateUtc="2026-07-12T07:03:00Z">
            <w:rPr>
              <w:spacing w:val="-4"/>
              <w:w w:val="110"/>
            </w:rPr>
          </w:rPrChange>
        </w:rPr>
        <w:t xml:space="preserve"> </w:t>
      </w:r>
      <w:r w:rsidRPr="00166368">
        <w:rPr>
          <w:w w:val="110"/>
          <w:lang w:val="de-CH"/>
          <w:rPrChange w:id="272" w:author="Ritley Kenneth" w:date="2026-07-12T09:03:00Z" w16du:dateUtc="2026-07-12T07:03:00Z">
            <w:rPr>
              <w:w w:val="110"/>
            </w:rPr>
          </w:rPrChange>
        </w:rPr>
        <w:t>Abklärung</w:t>
      </w:r>
      <w:r w:rsidRPr="00166368">
        <w:rPr>
          <w:spacing w:val="-7"/>
          <w:w w:val="110"/>
          <w:lang w:val="de-CH"/>
          <w:rPrChange w:id="273" w:author="Ritley Kenneth" w:date="2026-07-12T09:03:00Z" w16du:dateUtc="2026-07-12T07:03:00Z">
            <w:rPr>
              <w:spacing w:val="-7"/>
              <w:w w:val="110"/>
            </w:rPr>
          </w:rPrChange>
        </w:rPr>
        <w:t xml:space="preserve"> </w:t>
      </w:r>
      <w:r w:rsidRPr="00166368">
        <w:rPr>
          <w:w w:val="110"/>
          <w:lang w:val="de-CH"/>
          <w:rPrChange w:id="274" w:author="Ritley Kenneth" w:date="2026-07-12T09:03:00Z" w16du:dateUtc="2026-07-12T07:03:00Z">
            <w:rPr>
              <w:w w:val="110"/>
            </w:rPr>
          </w:rPrChange>
        </w:rPr>
        <w:t>mit</w:t>
      </w:r>
      <w:r w:rsidRPr="00166368">
        <w:rPr>
          <w:spacing w:val="-7"/>
          <w:w w:val="110"/>
          <w:lang w:val="de-CH"/>
          <w:rPrChange w:id="275" w:author="Ritley Kenneth" w:date="2026-07-12T09:03:00Z" w16du:dateUtc="2026-07-12T07:03:00Z">
            <w:rPr>
              <w:spacing w:val="-7"/>
              <w:w w:val="110"/>
            </w:rPr>
          </w:rPrChange>
        </w:rPr>
        <w:t xml:space="preserve"> </w:t>
      </w:r>
      <w:r w:rsidRPr="00166368">
        <w:rPr>
          <w:w w:val="110"/>
          <w:lang w:val="de-CH"/>
          <w:rPrChange w:id="276" w:author="Ritley Kenneth" w:date="2026-07-12T09:03:00Z" w16du:dateUtc="2026-07-12T07:03:00Z">
            <w:rPr>
              <w:w w:val="110"/>
            </w:rPr>
          </w:rPrChange>
        </w:rPr>
        <w:t>welchen</w:t>
      </w:r>
      <w:r w:rsidRPr="00166368">
        <w:rPr>
          <w:spacing w:val="-8"/>
          <w:w w:val="110"/>
          <w:lang w:val="de-CH"/>
          <w:rPrChange w:id="277" w:author="Ritley Kenneth" w:date="2026-07-12T09:03:00Z" w16du:dateUtc="2026-07-12T07:03:00Z">
            <w:rPr>
              <w:spacing w:val="-8"/>
              <w:w w:val="110"/>
            </w:rPr>
          </w:rPrChange>
        </w:rPr>
        <w:t xml:space="preserve"> </w:t>
      </w:r>
      <w:r w:rsidRPr="00166368">
        <w:rPr>
          <w:w w:val="110"/>
          <w:lang w:val="de-CH"/>
          <w:rPrChange w:id="278" w:author="Ritley Kenneth" w:date="2026-07-12T09:03:00Z" w16du:dateUtc="2026-07-12T07:03:00Z">
            <w:rPr>
              <w:w w:val="110"/>
            </w:rPr>
          </w:rPrChange>
        </w:rPr>
        <w:t>Tools</w:t>
      </w:r>
      <w:r w:rsidRPr="00166368">
        <w:rPr>
          <w:spacing w:val="-7"/>
          <w:w w:val="110"/>
          <w:lang w:val="de-CH"/>
          <w:rPrChange w:id="279" w:author="Ritley Kenneth" w:date="2026-07-12T09:03:00Z" w16du:dateUtc="2026-07-12T07:03:00Z">
            <w:rPr>
              <w:spacing w:val="-7"/>
              <w:w w:val="110"/>
            </w:rPr>
          </w:rPrChange>
        </w:rPr>
        <w:t xml:space="preserve"> </w:t>
      </w:r>
      <w:r w:rsidRPr="00166368">
        <w:rPr>
          <w:w w:val="110"/>
          <w:lang w:val="de-CH"/>
          <w:rPrChange w:id="280" w:author="Ritley Kenneth" w:date="2026-07-12T09:03:00Z" w16du:dateUtc="2026-07-12T07:03:00Z">
            <w:rPr>
              <w:w w:val="110"/>
            </w:rPr>
          </w:rPrChange>
        </w:rPr>
        <w:t>für</w:t>
      </w:r>
      <w:r w:rsidRPr="00166368">
        <w:rPr>
          <w:spacing w:val="-7"/>
          <w:w w:val="110"/>
          <w:lang w:val="de-CH"/>
          <w:rPrChange w:id="281" w:author="Ritley Kenneth" w:date="2026-07-12T09:03:00Z" w16du:dateUtc="2026-07-12T07:03:00Z">
            <w:rPr>
              <w:spacing w:val="-7"/>
              <w:w w:val="110"/>
            </w:rPr>
          </w:rPrChange>
        </w:rPr>
        <w:t xml:space="preserve"> </w:t>
      </w:r>
      <w:r w:rsidRPr="00166368">
        <w:rPr>
          <w:w w:val="110"/>
          <w:lang w:val="de-CH"/>
          <w:rPrChange w:id="282" w:author="Ritley Kenneth" w:date="2026-07-12T09:03:00Z" w16du:dateUtc="2026-07-12T07:03:00Z">
            <w:rPr>
              <w:w w:val="110"/>
            </w:rPr>
          </w:rPrChange>
        </w:rPr>
        <w:t>das</w:t>
      </w:r>
      <w:r w:rsidRPr="00166368">
        <w:rPr>
          <w:spacing w:val="-7"/>
          <w:w w:val="110"/>
          <w:lang w:val="de-CH"/>
          <w:rPrChange w:id="283" w:author="Ritley Kenneth" w:date="2026-07-12T09:03:00Z" w16du:dateUtc="2026-07-12T07:03:00Z">
            <w:rPr>
              <w:spacing w:val="-7"/>
              <w:w w:val="110"/>
            </w:rPr>
          </w:rPrChange>
        </w:rPr>
        <w:t xml:space="preserve"> </w:t>
      </w:r>
      <w:r w:rsidRPr="00166368">
        <w:rPr>
          <w:w w:val="110"/>
          <w:lang w:val="de-CH"/>
          <w:rPrChange w:id="284" w:author="Ritley Kenneth" w:date="2026-07-12T09:03:00Z" w16du:dateUtc="2026-07-12T07:03:00Z">
            <w:rPr>
              <w:w w:val="110"/>
            </w:rPr>
          </w:rPrChange>
        </w:rPr>
        <w:t>Monitoring</w:t>
      </w:r>
      <w:r w:rsidRPr="00166368">
        <w:rPr>
          <w:spacing w:val="-7"/>
          <w:w w:val="110"/>
          <w:lang w:val="de-CH"/>
          <w:rPrChange w:id="285" w:author="Ritley Kenneth" w:date="2026-07-12T09:03:00Z" w16du:dateUtc="2026-07-12T07:03:00Z">
            <w:rPr>
              <w:spacing w:val="-7"/>
              <w:w w:val="110"/>
            </w:rPr>
          </w:rPrChange>
        </w:rPr>
        <w:t xml:space="preserve"> </w:t>
      </w:r>
      <w:r w:rsidRPr="00166368">
        <w:rPr>
          <w:w w:val="110"/>
          <w:lang w:val="de-CH"/>
          <w:rPrChange w:id="286" w:author="Ritley Kenneth" w:date="2026-07-12T09:03:00Z" w16du:dateUtc="2026-07-12T07:03:00Z">
            <w:rPr>
              <w:w w:val="110"/>
            </w:rPr>
          </w:rPrChange>
        </w:rPr>
        <w:t>gearbeitet</w:t>
      </w:r>
      <w:r w:rsidRPr="00166368">
        <w:rPr>
          <w:spacing w:val="-7"/>
          <w:w w:val="110"/>
          <w:lang w:val="de-CH"/>
          <w:rPrChange w:id="287" w:author="Ritley Kenneth" w:date="2026-07-12T09:03:00Z" w16du:dateUtc="2026-07-12T07:03:00Z">
            <w:rPr>
              <w:spacing w:val="-7"/>
              <w:w w:val="110"/>
            </w:rPr>
          </w:rPrChange>
        </w:rPr>
        <w:t xml:space="preserve"> </w:t>
      </w:r>
      <w:r w:rsidRPr="00166368">
        <w:rPr>
          <w:w w:val="110"/>
          <w:lang w:val="de-CH"/>
          <w:rPrChange w:id="288" w:author="Ritley Kenneth" w:date="2026-07-12T09:03:00Z" w16du:dateUtc="2026-07-12T07:03:00Z">
            <w:rPr>
              <w:w w:val="110"/>
            </w:rPr>
          </w:rPrChange>
        </w:rPr>
        <w:t>wird:</w:t>
      </w:r>
      <w:r w:rsidRPr="00166368">
        <w:rPr>
          <w:spacing w:val="10"/>
          <w:w w:val="110"/>
          <w:lang w:val="de-CH"/>
          <w:rPrChange w:id="289" w:author="Ritley Kenneth" w:date="2026-07-12T09:03:00Z" w16du:dateUtc="2026-07-12T07:03:00Z">
            <w:rPr>
              <w:spacing w:val="10"/>
              <w:w w:val="110"/>
            </w:rPr>
          </w:rPrChange>
        </w:rPr>
        <w:t xml:space="preserve"> </w:t>
      </w:r>
      <w:r w:rsidRPr="00166368">
        <w:rPr>
          <w:w w:val="110"/>
          <w:lang w:val="de-CH"/>
          <w:rPrChange w:id="290" w:author="Ritley Kenneth" w:date="2026-07-12T09:03:00Z" w16du:dateUtc="2026-07-12T07:03:00Z">
            <w:rPr>
              <w:w w:val="110"/>
            </w:rPr>
          </w:rPrChange>
        </w:rPr>
        <w:t>Ziel</w:t>
      </w:r>
      <w:r w:rsidRPr="00166368">
        <w:rPr>
          <w:spacing w:val="-8"/>
          <w:w w:val="110"/>
          <w:lang w:val="de-CH"/>
          <w:rPrChange w:id="291" w:author="Ritley Kenneth" w:date="2026-07-12T09:03:00Z" w16du:dateUtc="2026-07-12T07:03:00Z">
            <w:rPr>
              <w:spacing w:val="-8"/>
              <w:w w:val="110"/>
            </w:rPr>
          </w:rPrChange>
        </w:rPr>
        <w:t xml:space="preserve"> </w:t>
      </w:r>
      <w:r w:rsidRPr="00166368">
        <w:rPr>
          <w:spacing w:val="-4"/>
          <w:w w:val="110"/>
          <w:lang w:val="de-CH"/>
          <w:rPrChange w:id="292" w:author="Ritley Kenneth" w:date="2026-07-12T09:03:00Z" w16du:dateUtc="2026-07-12T07:03:00Z">
            <w:rPr>
              <w:spacing w:val="-4"/>
              <w:w w:val="110"/>
            </w:rPr>
          </w:rPrChange>
        </w:rPr>
        <w:t>davon</w:t>
      </w:r>
    </w:p>
    <w:p w14:paraId="077BB545" w14:textId="77777777" w:rsidR="00C220EB" w:rsidRPr="00166368" w:rsidRDefault="00000000">
      <w:pPr>
        <w:pStyle w:val="BodyText"/>
        <w:spacing w:before="18" w:line="256" w:lineRule="auto"/>
        <w:ind w:left="142" w:right="848"/>
        <w:jc w:val="both"/>
        <w:rPr>
          <w:lang w:val="de-CH"/>
          <w:rPrChange w:id="293" w:author="Ritley Kenneth" w:date="2026-07-12T09:03:00Z" w16du:dateUtc="2026-07-12T07:03:00Z">
            <w:rPr/>
          </w:rPrChange>
        </w:rPr>
      </w:pPr>
      <w:r w:rsidRPr="00166368">
        <w:rPr>
          <w:w w:val="110"/>
          <w:lang w:val="de-CH"/>
          <w:rPrChange w:id="294" w:author="Ritley Kenneth" w:date="2026-07-12T09:03:00Z" w16du:dateUtc="2026-07-12T07:03:00Z">
            <w:rPr>
              <w:w w:val="110"/>
            </w:rPr>
          </w:rPrChange>
        </w:rPr>
        <w:t>: Das</w:t>
      </w:r>
      <w:r w:rsidRPr="00166368">
        <w:rPr>
          <w:spacing w:val="-4"/>
          <w:w w:val="110"/>
          <w:lang w:val="de-CH"/>
          <w:rPrChange w:id="295" w:author="Ritley Kenneth" w:date="2026-07-12T09:03:00Z" w16du:dateUtc="2026-07-12T07:03:00Z">
            <w:rPr>
              <w:spacing w:val="-4"/>
              <w:w w:val="110"/>
            </w:rPr>
          </w:rPrChange>
        </w:rPr>
        <w:t xml:space="preserve"> </w:t>
      </w:r>
      <w:r w:rsidRPr="00166368">
        <w:rPr>
          <w:w w:val="110"/>
          <w:lang w:val="de-CH"/>
          <w:rPrChange w:id="296" w:author="Ritley Kenneth" w:date="2026-07-12T09:03:00Z" w16du:dateUtc="2026-07-12T07:03:00Z">
            <w:rPr>
              <w:w w:val="110"/>
            </w:rPr>
          </w:rPrChange>
        </w:rPr>
        <w:t>richtige</w:t>
      </w:r>
      <w:r w:rsidRPr="00166368">
        <w:rPr>
          <w:spacing w:val="-5"/>
          <w:w w:val="110"/>
          <w:lang w:val="de-CH"/>
          <w:rPrChange w:id="297" w:author="Ritley Kenneth" w:date="2026-07-12T09:03:00Z" w16du:dateUtc="2026-07-12T07:03:00Z">
            <w:rPr>
              <w:spacing w:val="-5"/>
              <w:w w:val="110"/>
            </w:rPr>
          </w:rPrChange>
        </w:rPr>
        <w:t xml:space="preserve"> </w:t>
      </w:r>
      <w:r w:rsidRPr="00166368">
        <w:rPr>
          <w:w w:val="110"/>
          <w:lang w:val="de-CH"/>
          <w:rPrChange w:id="298" w:author="Ritley Kenneth" w:date="2026-07-12T09:03:00Z" w16du:dateUtc="2026-07-12T07:03:00Z">
            <w:rPr>
              <w:w w:val="110"/>
            </w:rPr>
          </w:rPrChange>
        </w:rPr>
        <w:t>Tool</w:t>
      </w:r>
      <w:r w:rsidRPr="00166368">
        <w:rPr>
          <w:spacing w:val="-5"/>
          <w:w w:val="110"/>
          <w:lang w:val="de-CH"/>
          <w:rPrChange w:id="299" w:author="Ritley Kenneth" w:date="2026-07-12T09:03:00Z" w16du:dateUtc="2026-07-12T07:03:00Z">
            <w:rPr>
              <w:spacing w:val="-5"/>
              <w:w w:val="110"/>
            </w:rPr>
          </w:rPrChange>
        </w:rPr>
        <w:t xml:space="preserve"> </w:t>
      </w:r>
      <w:r w:rsidRPr="00166368">
        <w:rPr>
          <w:w w:val="110"/>
          <w:lang w:val="de-CH"/>
          <w:rPrChange w:id="300" w:author="Ritley Kenneth" w:date="2026-07-12T09:03:00Z" w16du:dateUtc="2026-07-12T07:03:00Z">
            <w:rPr>
              <w:w w:val="110"/>
            </w:rPr>
          </w:rPrChange>
        </w:rPr>
        <w:t>verwenden</w:t>
      </w:r>
      <w:r w:rsidRPr="00166368">
        <w:rPr>
          <w:spacing w:val="-4"/>
          <w:w w:val="110"/>
          <w:lang w:val="de-CH"/>
          <w:rPrChange w:id="301" w:author="Ritley Kenneth" w:date="2026-07-12T09:03:00Z" w16du:dateUtc="2026-07-12T07:03:00Z">
            <w:rPr>
              <w:spacing w:val="-4"/>
              <w:w w:val="110"/>
            </w:rPr>
          </w:rPrChange>
        </w:rPr>
        <w:t xml:space="preserve"> </w:t>
      </w:r>
      <w:r w:rsidRPr="00166368">
        <w:rPr>
          <w:w w:val="110"/>
          <w:lang w:val="de-CH"/>
          <w:rPrChange w:id="302" w:author="Ritley Kenneth" w:date="2026-07-12T09:03:00Z" w16du:dateUtc="2026-07-12T07:03:00Z">
            <w:rPr>
              <w:w w:val="110"/>
            </w:rPr>
          </w:rPrChange>
        </w:rPr>
        <w:t>Oder</w:t>
      </w:r>
      <w:r w:rsidRPr="00166368">
        <w:rPr>
          <w:spacing w:val="-5"/>
          <w:w w:val="110"/>
          <w:lang w:val="de-CH"/>
          <w:rPrChange w:id="303" w:author="Ritley Kenneth" w:date="2026-07-12T09:03:00Z" w16du:dateUtc="2026-07-12T07:03:00Z">
            <w:rPr>
              <w:spacing w:val="-5"/>
              <w:w w:val="110"/>
            </w:rPr>
          </w:rPrChange>
        </w:rPr>
        <w:t xml:space="preserve"> </w:t>
      </w:r>
      <w:r w:rsidRPr="00166368">
        <w:rPr>
          <w:w w:val="110"/>
          <w:lang w:val="de-CH"/>
          <w:rPrChange w:id="304" w:author="Ritley Kenneth" w:date="2026-07-12T09:03:00Z" w16du:dateUtc="2026-07-12T07:03:00Z">
            <w:rPr>
              <w:w w:val="110"/>
            </w:rPr>
          </w:rPrChange>
        </w:rPr>
        <w:t>Abklären</w:t>
      </w:r>
      <w:r w:rsidRPr="00166368">
        <w:rPr>
          <w:spacing w:val="-5"/>
          <w:w w:val="110"/>
          <w:lang w:val="de-CH"/>
          <w:rPrChange w:id="305" w:author="Ritley Kenneth" w:date="2026-07-12T09:03:00Z" w16du:dateUtc="2026-07-12T07:03:00Z">
            <w:rPr>
              <w:spacing w:val="-5"/>
              <w:w w:val="110"/>
            </w:rPr>
          </w:rPrChange>
        </w:rPr>
        <w:t xml:space="preserve"> </w:t>
      </w:r>
      <w:r w:rsidRPr="00166368">
        <w:rPr>
          <w:w w:val="110"/>
          <w:lang w:val="de-CH"/>
          <w:rPrChange w:id="306" w:author="Ritley Kenneth" w:date="2026-07-12T09:03:00Z" w16du:dateUtc="2026-07-12T07:03:00Z">
            <w:rPr>
              <w:w w:val="110"/>
            </w:rPr>
          </w:rPrChange>
        </w:rPr>
        <w:t>ob</w:t>
      </w:r>
      <w:r w:rsidRPr="00166368">
        <w:rPr>
          <w:spacing w:val="-5"/>
          <w:w w:val="110"/>
          <w:lang w:val="de-CH"/>
          <w:rPrChange w:id="307" w:author="Ritley Kenneth" w:date="2026-07-12T09:03:00Z" w16du:dateUtc="2026-07-12T07:03:00Z">
            <w:rPr>
              <w:spacing w:val="-5"/>
              <w:w w:val="110"/>
            </w:rPr>
          </w:rPrChange>
        </w:rPr>
        <w:t xml:space="preserve"> </w:t>
      </w:r>
      <w:r w:rsidRPr="00166368">
        <w:rPr>
          <w:w w:val="110"/>
          <w:lang w:val="de-CH"/>
          <w:rPrChange w:id="308" w:author="Ritley Kenneth" w:date="2026-07-12T09:03:00Z" w16du:dateUtc="2026-07-12T07:03:00Z">
            <w:rPr>
              <w:w w:val="110"/>
            </w:rPr>
          </w:rPrChange>
        </w:rPr>
        <w:t>eine</w:t>
      </w:r>
      <w:r w:rsidRPr="00166368">
        <w:rPr>
          <w:spacing w:val="-4"/>
          <w:w w:val="110"/>
          <w:lang w:val="de-CH"/>
          <w:rPrChange w:id="309" w:author="Ritley Kenneth" w:date="2026-07-12T09:03:00Z" w16du:dateUtc="2026-07-12T07:03:00Z">
            <w:rPr>
              <w:spacing w:val="-4"/>
              <w:w w:val="110"/>
            </w:rPr>
          </w:rPrChange>
        </w:rPr>
        <w:t xml:space="preserve"> </w:t>
      </w:r>
      <w:r w:rsidRPr="00166368">
        <w:rPr>
          <w:w w:val="110"/>
          <w:lang w:val="de-CH"/>
          <w:rPrChange w:id="310" w:author="Ritley Kenneth" w:date="2026-07-12T09:03:00Z" w16du:dateUtc="2026-07-12T07:03:00Z">
            <w:rPr>
              <w:w w:val="110"/>
            </w:rPr>
          </w:rPrChange>
        </w:rPr>
        <w:t>andere</w:t>
      </w:r>
      <w:r w:rsidRPr="00166368">
        <w:rPr>
          <w:spacing w:val="-5"/>
          <w:w w:val="110"/>
          <w:lang w:val="de-CH"/>
          <w:rPrChange w:id="311" w:author="Ritley Kenneth" w:date="2026-07-12T09:03:00Z" w16du:dateUtc="2026-07-12T07:03:00Z">
            <w:rPr>
              <w:spacing w:val="-5"/>
              <w:w w:val="110"/>
            </w:rPr>
          </w:rPrChange>
        </w:rPr>
        <w:t xml:space="preserve"> </w:t>
      </w:r>
      <w:r w:rsidRPr="00166368">
        <w:rPr>
          <w:w w:val="110"/>
          <w:lang w:val="de-CH"/>
          <w:rPrChange w:id="312" w:author="Ritley Kenneth" w:date="2026-07-12T09:03:00Z" w16du:dateUtc="2026-07-12T07:03:00Z">
            <w:rPr>
              <w:w w:val="110"/>
            </w:rPr>
          </w:rPrChange>
        </w:rPr>
        <w:t>Idee</w:t>
      </w:r>
      <w:r w:rsidRPr="00166368">
        <w:rPr>
          <w:spacing w:val="-5"/>
          <w:w w:val="110"/>
          <w:lang w:val="de-CH"/>
          <w:rPrChange w:id="313" w:author="Ritley Kenneth" w:date="2026-07-12T09:03:00Z" w16du:dateUtc="2026-07-12T07:03:00Z">
            <w:rPr>
              <w:spacing w:val="-5"/>
              <w:w w:val="110"/>
            </w:rPr>
          </w:rPrChange>
        </w:rPr>
        <w:t xml:space="preserve"> </w:t>
      </w:r>
      <w:r w:rsidRPr="00166368">
        <w:rPr>
          <w:w w:val="110"/>
          <w:lang w:val="de-CH"/>
          <w:rPrChange w:id="314" w:author="Ritley Kenneth" w:date="2026-07-12T09:03:00Z" w16du:dateUtc="2026-07-12T07:03:00Z">
            <w:rPr>
              <w:w w:val="110"/>
            </w:rPr>
          </w:rPrChange>
        </w:rPr>
        <w:t>im</w:t>
      </w:r>
      <w:r w:rsidRPr="00166368">
        <w:rPr>
          <w:spacing w:val="-4"/>
          <w:w w:val="110"/>
          <w:lang w:val="de-CH"/>
          <w:rPrChange w:id="315" w:author="Ritley Kenneth" w:date="2026-07-12T09:03:00Z" w16du:dateUtc="2026-07-12T07:03:00Z">
            <w:rPr>
              <w:spacing w:val="-4"/>
              <w:w w:val="110"/>
            </w:rPr>
          </w:rPrChange>
        </w:rPr>
        <w:t xml:space="preserve"> </w:t>
      </w:r>
      <w:r w:rsidRPr="00166368">
        <w:rPr>
          <w:w w:val="110"/>
          <w:lang w:val="de-CH"/>
          <w:rPrChange w:id="316" w:author="Ritley Kenneth" w:date="2026-07-12T09:03:00Z" w16du:dateUtc="2026-07-12T07:03:00Z">
            <w:rPr>
              <w:w w:val="110"/>
            </w:rPr>
          </w:rPrChange>
        </w:rPr>
        <w:t>Raum</w:t>
      </w:r>
      <w:r w:rsidRPr="00166368">
        <w:rPr>
          <w:spacing w:val="-5"/>
          <w:w w:val="110"/>
          <w:lang w:val="de-CH"/>
          <w:rPrChange w:id="317" w:author="Ritley Kenneth" w:date="2026-07-12T09:03:00Z" w16du:dateUtc="2026-07-12T07:03:00Z">
            <w:rPr>
              <w:spacing w:val="-5"/>
              <w:w w:val="110"/>
            </w:rPr>
          </w:rPrChange>
        </w:rPr>
        <w:t xml:space="preserve"> </w:t>
      </w:r>
      <w:r w:rsidRPr="00166368">
        <w:rPr>
          <w:w w:val="110"/>
          <w:lang w:val="de-CH"/>
          <w:rPrChange w:id="318" w:author="Ritley Kenneth" w:date="2026-07-12T09:03:00Z" w16du:dateUtc="2026-07-12T07:03:00Z">
            <w:rPr>
              <w:w w:val="110"/>
            </w:rPr>
          </w:rPrChange>
        </w:rPr>
        <w:t>steht</w:t>
      </w:r>
      <w:r w:rsidRPr="00166368">
        <w:rPr>
          <w:spacing w:val="-5"/>
          <w:w w:val="110"/>
          <w:lang w:val="de-CH"/>
          <w:rPrChange w:id="319" w:author="Ritley Kenneth" w:date="2026-07-12T09:03:00Z" w16du:dateUtc="2026-07-12T07:03:00Z">
            <w:rPr>
              <w:spacing w:val="-5"/>
              <w:w w:val="110"/>
            </w:rPr>
          </w:rPrChange>
        </w:rPr>
        <w:t xml:space="preserve"> </w:t>
      </w:r>
      <w:r w:rsidRPr="00166368">
        <w:rPr>
          <w:w w:val="110"/>
          <w:lang w:val="de-CH"/>
          <w:rPrChange w:id="320" w:author="Ritley Kenneth" w:date="2026-07-12T09:03:00Z" w16du:dateUtc="2026-07-12T07:03:00Z">
            <w:rPr>
              <w:w w:val="110"/>
            </w:rPr>
          </w:rPrChange>
        </w:rPr>
        <w:t>Verwendung</w:t>
      </w:r>
      <w:r w:rsidRPr="00166368">
        <w:rPr>
          <w:spacing w:val="-5"/>
          <w:w w:val="110"/>
          <w:lang w:val="de-CH"/>
          <w:rPrChange w:id="321" w:author="Ritley Kenneth" w:date="2026-07-12T09:03:00Z" w16du:dateUtc="2026-07-12T07:03:00Z">
            <w:rPr>
              <w:spacing w:val="-5"/>
              <w:w w:val="110"/>
            </w:rPr>
          </w:rPrChange>
        </w:rPr>
        <w:t xml:space="preserve"> </w:t>
      </w:r>
      <w:r w:rsidRPr="00166368">
        <w:rPr>
          <w:w w:val="110"/>
          <w:lang w:val="de-CH"/>
          <w:rPrChange w:id="322" w:author="Ritley Kenneth" w:date="2026-07-12T09:03:00Z" w16du:dateUtc="2026-07-12T07:03:00Z">
            <w:rPr>
              <w:w w:val="110"/>
            </w:rPr>
          </w:rPrChange>
        </w:rPr>
        <w:t>des</w:t>
      </w:r>
      <w:r w:rsidRPr="00166368">
        <w:rPr>
          <w:spacing w:val="-4"/>
          <w:w w:val="110"/>
          <w:lang w:val="de-CH"/>
          <w:rPrChange w:id="323" w:author="Ritley Kenneth" w:date="2026-07-12T09:03:00Z" w16du:dateUtc="2026-07-12T07:03:00Z">
            <w:rPr>
              <w:spacing w:val="-4"/>
              <w:w w:val="110"/>
            </w:rPr>
          </w:rPrChange>
        </w:rPr>
        <w:t xml:space="preserve"> </w:t>
      </w:r>
      <w:r w:rsidRPr="00166368">
        <w:rPr>
          <w:w w:val="110"/>
          <w:lang w:val="de-CH"/>
          <w:rPrChange w:id="324" w:author="Ritley Kenneth" w:date="2026-07-12T09:03:00Z" w16du:dateUtc="2026-07-12T07:03:00Z">
            <w:rPr>
              <w:w w:val="110"/>
            </w:rPr>
          </w:rPrChange>
        </w:rPr>
        <w:t>Moni-</w:t>
      </w:r>
      <w:r w:rsidRPr="00166368">
        <w:rPr>
          <w:spacing w:val="-2"/>
          <w:w w:val="110"/>
          <w:lang w:val="de-CH"/>
          <w:rPrChange w:id="325" w:author="Ritley Kenneth" w:date="2026-07-12T09:03:00Z" w16du:dateUtc="2026-07-12T07:03:00Z">
            <w:rPr>
              <w:spacing w:val="-2"/>
              <w:w w:val="110"/>
            </w:rPr>
          </w:rPrChange>
        </w:rPr>
        <w:t>toring</w:t>
      </w:r>
      <w:r w:rsidRPr="00166368">
        <w:rPr>
          <w:spacing w:val="-9"/>
          <w:w w:val="110"/>
          <w:lang w:val="de-CH"/>
          <w:rPrChange w:id="326" w:author="Ritley Kenneth" w:date="2026-07-12T09:03:00Z" w16du:dateUtc="2026-07-12T07:03:00Z">
            <w:rPr>
              <w:spacing w:val="-9"/>
              <w:w w:val="110"/>
            </w:rPr>
          </w:rPrChange>
        </w:rPr>
        <w:t xml:space="preserve"> </w:t>
      </w:r>
      <w:r w:rsidRPr="00166368">
        <w:rPr>
          <w:spacing w:val="-2"/>
          <w:w w:val="110"/>
          <w:lang w:val="de-CH"/>
          <w:rPrChange w:id="327" w:author="Ritley Kenneth" w:date="2026-07-12T09:03:00Z" w16du:dateUtc="2026-07-12T07:03:00Z">
            <w:rPr>
              <w:spacing w:val="-2"/>
              <w:w w:val="110"/>
            </w:rPr>
          </w:rPrChange>
        </w:rPr>
        <w:t>Setups</w:t>
      </w:r>
      <w:r w:rsidRPr="00166368">
        <w:rPr>
          <w:spacing w:val="-9"/>
          <w:w w:val="110"/>
          <w:lang w:val="de-CH"/>
          <w:rPrChange w:id="328" w:author="Ritley Kenneth" w:date="2026-07-12T09:03:00Z" w16du:dateUtc="2026-07-12T07:03:00Z">
            <w:rPr>
              <w:spacing w:val="-9"/>
              <w:w w:val="110"/>
            </w:rPr>
          </w:rPrChange>
        </w:rPr>
        <w:t xml:space="preserve"> </w:t>
      </w:r>
      <w:r w:rsidRPr="00166368">
        <w:rPr>
          <w:spacing w:val="-2"/>
          <w:w w:val="110"/>
          <w:lang w:val="de-CH"/>
          <w:rPrChange w:id="329" w:author="Ritley Kenneth" w:date="2026-07-12T09:03:00Z" w16du:dateUtc="2026-07-12T07:03:00Z">
            <w:rPr>
              <w:spacing w:val="-2"/>
              <w:w w:val="110"/>
            </w:rPr>
          </w:rPrChange>
        </w:rPr>
        <w:t>möglich</w:t>
      </w:r>
      <w:r w:rsidRPr="00166368">
        <w:rPr>
          <w:spacing w:val="-9"/>
          <w:w w:val="110"/>
          <w:lang w:val="de-CH"/>
          <w:rPrChange w:id="330" w:author="Ritley Kenneth" w:date="2026-07-12T09:03:00Z" w16du:dateUtc="2026-07-12T07:03:00Z">
            <w:rPr>
              <w:spacing w:val="-9"/>
              <w:w w:val="110"/>
            </w:rPr>
          </w:rPrChange>
        </w:rPr>
        <w:t xml:space="preserve"> </w:t>
      </w:r>
      <w:r w:rsidRPr="00166368">
        <w:rPr>
          <w:spacing w:val="-2"/>
          <w:w w:val="110"/>
          <w:lang w:val="de-CH"/>
          <w:rPrChange w:id="331" w:author="Ritley Kenneth" w:date="2026-07-12T09:03:00Z" w16du:dateUtc="2026-07-12T07:03:00Z">
            <w:rPr>
              <w:spacing w:val="-2"/>
              <w:w w:val="110"/>
            </w:rPr>
          </w:rPrChange>
        </w:rPr>
        <w:t>Monitoring</w:t>
      </w:r>
      <w:r w:rsidRPr="00166368">
        <w:rPr>
          <w:spacing w:val="-9"/>
          <w:w w:val="110"/>
          <w:lang w:val="de-CH"/>
          <w:rPrChange w:id="332" w:author="Ritley Kenneth" w:date="2026-07-12T09:03:00Z" w16du:dateUtc="2026-07-12T07:03:00Z">
            <w:rPr>
              <w:spacing w:val="-9"/>
              <w:w w:val="110"/>
            </w:rPr>
          </w:rPrChange>
        </w:rPr>
        <w:t xml:space="preserve"> </w:t>
      </w:r>
      <w:r w:rsidRPr="00166368">
        <w:rPr>
          <w:spacing w:val="-2"/>
          <w:w w:val="110"/>
          <w:lang w:val="de-CH"/>
          <w:rPrChange w:id="333" w:author="Ritley Kenneth" w:date="2026-07-12T09:03:00Z" w16du:dateUtc="2026-07-12T07:03:00Z">
            <w:rPr>
              <w:spacing w:val="-2"/>
              <w:w w:val="110"/>
            </w:rPr>
          </w:rPrChange>
        </w:rPr>
        <w:t>Setup</w:t>
      </w:r>
      <w:r w:rsidRPr="00166368">
        <w:rPr>
          <w:spacing w:val="-9"/>
          <w:w w:val="110"/>
          <w:lang w:val="de-CH"/>
          <w:rPrChange w:id="334" w:author="Ritley Kenneth" w:date="2026-07-12T09:03:00Z" w16du:dateUtc="2026-07-12T07:03:00Z">
            <w:rPr>
              <w:spacing w:val="-9"/>
              <w:w w:val="110"/>
            </w:rPr>
          </w:rPrChange>
        </w:rPr>
        <w:t xml:space="preserve"> </w:t>
      </w:r>
      <w:r w:rsidRPr="00166368">
        <w:rPr>
          <w:spacing w:val="-2"/>
          <w:w w:val="110"/>
          <w:lang w:val="de-CH"/>
          <w:rPrChange w:id="335" w:author="Ritley Kenneth" w:date="2026-07-12T09:03:00Z" w16du:dateUtc="2026-07-12T07:03:00Z">
            <w:rPr>
              <w:spacing w:val="-2"/>
              <w:w w:val="110"/>
            </w:rPr>
          </w:rPrChange>
        </w:rPr>
        <w:t>wurde</w:t>
      </w:r>
      <w:r w:rsidRPr="00166368">
        <w:rPr>
          <w:spacing w:val="-9"/>
          <w:w w:val="110"/>
          <w:lang w:val="de-CH"/>
          <w:rPrChange w:id="336" w:author="Ritley Kenneth" w:date="2026-07-12T09:03:00Z" w16du:dateUtc="2026-07-12T07:03:00Z">
            <w:rPr>
              <w:spacing w:val="-9"/>
              <w:w w:val="110"/>
            </w:rPr>
          </w:rPrChange>
        </w:rPr>
        <w:t xml:space="preserve"> </w:t>
      </w:r>
      <w:r w:rsidRPr="00166368">
        <w:rPr>
          <w:spacing w:val="-2"/>
          <w:w w:val="110"/>
          <w:lang w:val="de-CH"/>
          <w:rPrChange w:id="337" w:author="Ritley Kenneth" w:date="2026-07-12T09:03:00Z" w16du:dateUtc="2026-07-12T07:03:00Z">
            <w:rPr>
              <w:spacing w:val="-2"/>
              <w:w w:val="110"/>
            </w:rPr>
          </w:rPrChange>
        </w:rPr>
        <w:t>im</w:t>
      </w:r>
      <w:r w:rsidRPr="00166368">
        <w:rPr>
          <w:spacing w:val="-9"/>
          <w:w w:val="110"/>
          <w:lang w:val="de-CH"/>
          <w:rPrChange w:id="338" w:author="Ritley Kenneth" w:date="2026-07-12T09:03:00Z" w16du:dateUtc="2026-07-12T07:03:00Z">
            <w:rPr>
              <w:spacing w:val="-9"/>
              <w:w w:val="110"/>
            </w:rPr>
          </w:rPrChange>
        </w:rPr>
        <w:t xml:space="preserve"> </w:t>
      </w:r>
      <w:r w:rsidRPr="00166368">
        <w:rPr>
          <w:spacing w:val="-2"/>
          <w:w w:val="110"/>
          <w:lang w:val="de-CH"/>
          <w:rPrChange w:id="339" w:author="Ritley Kenneth" w:date="2026-07-12T09:03:00Z" w16du:dateUtc="2026-07-12T07:03:00Z">
            <w:rPr>
              <w:spacing w:val="-2"/>
              <w:w w:val="110"/>
            </w:rPr>
          </w:rPrChange>
        </w:rPr>
        <w:t>Rahmen</w:t>
      </w:r>
      <w:r w:rsidRPr="00166368">
        <w:rPr>
          <w:spacing w:val="-9"/>
          <w:w w:val="110"/>
          <w:lang w:val="de-CH"/>
          <w:rPrChange w:id="340" w:author="Ritley Kenneth" w:date="2026-07-12T09:03:00Z" w16du:dateUtc="2026-07-12T07:03:00Z">
            <w:rPr>
              <w:spacing w:val="-9"/>
              <w:w w:val="110"/>
            </w:rPr>
          </w:rPrChange>
        </w:rPr>
        <w:t xml:space="preserve"> </w:t>
      </w:r>
      <w:r w:rsidRPr="00166368">
        <w:rPr>
          <w:spacing w:val="-2"/>
          <w:w w:val="110"/>
          <w:lang w:val="de-CH"/>
          <w:rPrChange w:id="341" w:author="Ritley Kenneth" w:date="2026-07-12T09:03:00Z" w16du:dateUtc="2026-07-12T07:03:00Z">
            <w:rPr>
              <w:spacing w:val="-2"/>
              <w:w w:val="110"/>
            </w:rPr>
          </w:rPrChange>
        </w:rPr>
        <w:t>von</w:t>
      </w:r>
      <w:r w:rsidRPr="00166368">
        <w:rPr>
          <w:spacing w:val="-9"/>
          <w:w w:val="110"/>
          <w:lang w:val="de-CH"/>
          <w:rPrChange w:id="342" w:author="Ritley Kenneth" w:date="2026-07-12T09:03:00Z" w16du:dateUtc="2026-07-12T07:03:00Z">
            <w:rPr>
              <w:spacing w:val="-9"/>
              <w:w w:val="110"/>
            </w:rPr>
          </w:rPrChange>
        </w:rPr>
        <w:t xml:space="preserve"> </w:t>
      </w:r>
      <w:r w:rsidRPr="00166368">
        <w:rPr>
          <w:spacing w:val="-2"/>
          <w:w w:val="110"/>
          <w:lang w:val="de-CH"/>
          <w:rPrChange w:id="343" w:author="Ritley Kenneth" w:date="2026-07-12T09:03:00Z" w16du:dateUtc="2026-07-12T07:03:00Z">
            <w:rPr>
              <w:spacing w:val="-2"/>
              <w:w w:val="110"/>
            </w:rPr>
          </w:rPrChange>
        </w:rPr>
        <w:t>dem</w:t>
      </w:r>
      <w:r w:rsidRPr="00166368">
        <w:rPr>
          <w:spacing w:val="-9"/>
          <w:w w:val="110"/>
          <w:lang w:val="de-CH"/>
          <w:rPrChange w:id="344" w:author="Ritley Kenneth" w:date="2026-07-12T09:03:00Z" w16du:dateUtc="2026-07-12T07:03:00Z">
            <w:rPr>
              <w:spacing w:val="-9"/>
              <w:w w:val="110"/>
            </w:rPr>
          </w:rPrChange>
        </w:rPr>
        <w:t xml:space="preserve"> </w:t>
      </w:r>
      <w:r w:rsidRPr="00166368">
        <w:rPr>
          <w:spacing w:val="-2"/>
          <w:w w:val="110"/>
          <w:lang w:val="de-CH"/>
          <w:rPrChange w:id="345" w:author="Ritley Kenneth" w:date="2026-07-12T09:03:00Z" w16du:dateUtc="2026-07-12T07:03:00Z">
            <w:rPr>
              <w:spacing w:val="-2"/>
              <w:w w:val="110"/>
            </w:rPr>
          </w:rPrChange>
        </w:rPr>
        <w:t>Projekt</w:t>
      </w:r>
      <w:r w:rsidRPr="00166368">
        <w:rPr>
          <w:spacing w:val="-9"/>
          <w:w w:val="110"/>
          <w:lang w:val="de-CH"/>
          <w:rPrChange w:id="346" w:author="Ritley Kenneth" w:date="2026-07-12T09:03:00Z" w16du:dateUtc="2026-07-12T07:03:00Z">
            <w:rPr>
              <w:spacing w:val="-9"/>
              <w:w w:val="110"/>
            </w:rPr>
          </w:rPrChange>
        </w:rPr>
        <w:t xml:space="preserve"> </w:t>
      </w:r>
      <w:r w:rsidRPr="00166368">
        <w:rPr>
          <w:spacing w:val="-2"/>
          <w:w w:val="110"/>
          <w:lang w:val="de-CH"/>
          <w:rPrChange w:id="347" w:author="Ritley Kenneth" w:date="2026-07-12T09:03:00Z" w16du:dateUtc="2026-07-12T07:03:00Z">
            <w:rPr>
              <w:spacing w:val="-2"/>
              <w:w w:val="110"/>
            </w:rPr>
          </w:rPrChange>
        </w:rPr>
        <w:t>«AWS</w:t>
      </w:r>
      <w:r w:rsidRPr="00166368">
        <w:rPr>
          <w:spacing w:val="-9"/>
          <w:w w:val="110"/>
          <w:lang w:val="de-CH"/>
          <w:rPrChange w:id="348" w:author="Ritley Kenneth" w:date="2026-07-12T09:03:00Z" w16du:dateUtc="2026-07-12T07:03:00Z">
            <w:rPr>
              <w:spacing w:val="-9"/>
              <w:w w:val="110"/>
            </w:rPr>
          </w:rPrChange>
        </w:rPr>
        <w:t xml:space="preserve"> </w:t>
      </w:r>
      <w:r w:rsidRPr="00166368">
        <w:rPr>
          <w:spacing w:val="-2"/>
          <w:w w:val="110"/>
          <w:lang w:val="de-CH"/>
          <w:rPrChange w:id="349" w:author="Ritley Kenneth" w:date="2026-07-12T09:03:00Z" w16du:dateUtc="2026-07-12T07:03:00Z">
            <w:rPr>
              <w:spacing w:val="-2"/>
              <w:w w:val="110"/>
            </w:rPr>
          </w:rPrChange>
        </w:rPr>
        <w:t>Modernisation»</w:t>
      </w:r>
      <w:r w:rsidRPr="00166368">
        <w:rPr>
          <w:spacing w:val="-9"/>
          <w:w w:val="110"/>
          <w:lang w:val="de-CH"/>
          <w:rPrChange w:id="350" w:author="Ritley Kenneth" w:date="2026-07-12T09:03:00Z" w16du:dateUtc="2026-07-12T07:03:00Z">
            <w:rPr>
              <w:spacing w:val="-9"/>
              <w:w w:val="110"/>
            </w:rPr>
          </w:rPrChange>
        </w:rPr>
        <w:t xml:space="preserve"> </w:t>
      </w:r>
      <w:r w:rsidRPr="00166368">
        <w:rPr>
          <w:spacing w:val="-2"/>
          <w:w w:val="110"/>
          <w:lang w:val="de-CH"/>
          <w:rPrChange w:id="351" w:author="Ritley Kenneth" w:date="2026-07-12T09:03:00Z" w16du:dateUtc="2026-07-12T07:03:00Z">
            <w:rPr>
              <w:spacing w:val="-2"/>
              <w:w w:val="110"/>
            </w:rPr>
          </w:rPrChange>
        </w:rPr>
        <w:t>bei</w:t>
      </w:r>
      <w:r w:rsidRPr="00166368">
        <w:rPr>
          <w:spacing w:val="-9"/>
          <w:w w:val="110"/>
          <w:lang w:val="de-CH"/>
          <w:rPrChange w:id="352" w:author="Ritley Kenneth" w:date="2026-07-12T09:03:00Z" w16du:dateUtc="2026-07-12T07:03:00Z">
            <w:rPr>
              <w:spacing w:val="-9"/>
              <w:w w:val="110"/>
            </w:rPr>
          </w:rPrChange>
        </w:rPr>
        <w:t xml:space="preserve"> </w:t>
      </w:r>
      <w:r w:rsidRPr="00166368">
        <w:rPr>
          <w:spacing w:val="-2"/>
          <w:w w:val="110"/>
          <w:lang w:val="de-CH"/>
          <w:rPrChange w:id="353" w:author="Ritley Kenneth" w:date="2026-07-12T09:03:00Z" w16du:dateUtc="2026-07-12T07:03:00Z">
            <w:rPr>
              <w:spacing w:val="-2"/>
              <w:w w:val="110"/>
            </w:rPr>
          </w:rPrChange>
        </w:rPr>
        <w:t xml:space="preserve">der </w:t>
      </w:r>
      <w:r w:rsidRPr="00166368">
        <w:rPr>
          <w:w w:val="110"/>
          <w:lang w:val="de-CH"/>
          <w:rPrChange w:id="354" w:author="Ritley Kenneth" w:date="2026-07-12T09:03:00Z" w16du:dateUtc="2026-07-12T07:03:00Z">
            <w:rPr>
              <w:w w:val="110"/>
            </w:rPr>
          </w:rPrChange>
        </w:rPr>
        <w:t>Post aufgebaut Monitoring sowohl für Job Monitoring als auch Datenverlauf vorgesehen Möglichkeit als PoC für Datenmonitoring zu prüfen wie/ob man Daten aus der Sendungsverarbeitung in das Monitoring bekommt</w:t>
      </w:r>
      <w:r w:rsidRPr="00166368">
        <w:rPr>
          <w:spacing w:val="-10"/>
          <w:w w:val="110"/>
          <w:lang w:val="de-CH"/>
          <w:rPrChange w:id="355" w:author="Ritley Kenneth" w:date="2026-07-12T09:03:00Z" w16du:dateUtc="2026-07-12T07:03:00Z">
            <w:rPr>
              <w:spacing w:val="-10"/>
              <w:w w:val="110"/>
            </w:rPr>
          </w:rPrChange>
        </w:rPr>
        <w:t xml:space="preserve"> </w:t>
      </w:r>
      <w:r w:rsidRPr="00166368">
        <w:rPr>
          <w:w w:val="110"/>
          <w:lang w:val="de-CH"/>
          <w:rPrChange w:id="356" w:author="Ritley Kenneth" w:date="2026-07-12T09:03:00Z" w16du:dateUtc="2026-07-12T07:03:00Z">
            <w:rPr>
              <w:w w:val="110"/>
            </w:rPr>
          </w:rPrChange>
        </w:rPr>
        <w:t>Fazit</w:t>
      </w:r>
      <w:r w:rsidRPr="00166368">
        <w:rPr>
          <w:spacing w:val="-10"/>
          <w:w w:val="110"/>
          <w:lang w:val="de-CH"/>
          <w:rPrChange w:id="357" w:author="Ritley Kenneth" w:date="2026-07-12T09:03:00Z" w16du:dateUtc="2026-07-12T07:03:00Z">
            <w:rPr>
              <w:spacing w:val="-10"/>
              <w:w w:val="110"/>
            </w:rPr>
          </w:rPrChange>
        </w:rPr>
        <w:t xml:space="preserve"> </w:t>
      </w:r>
      <w:r w:rsidRPr="00166368">
        <w:rPr>
          <w:w w:val="110"/>
          <w:lang w:val="de-CH"/>
          <w:rPrChange w:id="358" w:author="Ritley Kenneth" w:date="2026-07-12T09:03:00Z" w16du:dateUtc="2026-07-12T07:03:00Z">
            <w:rPr>
              <w:w w:val="110"/>
            </w:rPr>
          </w:rPrChange>
        </w:rPr>
        <w:t>:</w:t>
      </w:r>
      <w:r w:rsidRPr="00166368">
        <w:rPr>
          <w:spacing w:val="-1"/>
          <w:w w:val="110"/>
          <w:lang w:val="de-CH"/>
          <w:rPrChange w:id="359" w:author="Ritley Kenneth" w:date="2026-07-12T09:03:00Z" w16du:dateUtc="2026-07-12T07:03:00Z">
            <w:rPr>
              <w:spacing w:val="-1"/>
              <w:w w:val="110"/>
            </w:rPr>
          </w:rPrChange>
        </w:rPr>
        <w:t xml:space="preserve"> </w:t>
      </w:r>
      <w:r w:rsidRPr="00166368">
        <w:rPr>
          <w:w w:val="110"/>
          <w:lang w:val="de-CH"/>
          <w:rPrChange w:id="360" w:author="Ritley Kenneth" w:date="2026-07-12T09:03:00Z" w16du:dateUtc="2026-07-12T07:03:00Z">
            <w:rPr>
              <w:w w:val="110"/>
            </w:rPr>
          </w:rPrChange>
        </w:rPr>
        <w:t>Die</w:t>
      </w:r>
      <w:r w:rsidRPr="00166368">
        <w:rPr>
          <w:spacing w:val="-10"/>
          <w:w w:val="110"/>
          <w:lang w:val="de-CH"/>
          <w:rPrChange w:id="361" w:author="Ritley Kenneth" w:date="2026-07-12T09:03:00Z" w16du:dateUtc="2026-07-12T07:03:00Z">
            <w:rPr>
              <w:spacing w:val="-10"/>
              <w:w w:val="110"/>
            </w:rPr>
          </w:rPrChange>
        </w:rPr>
        <w:t xml:space="preserve"> </w:t>
      </w:r>
      <w:r w:rsidRPr="00166368">
        <w:rPr>
          <w:w w:val="110"/>
          <w:lang w:val="de-CH"/>
          <w:rPrChange w:id="362" w:author="Ritley Kenneth" w:date="2026-07-12T09:03:00Z" w16du:dateUtc="2026-07-12T07:03:00Z">
            <w:rPr>
              <w:w w:val="110"/>
            </w:rPr>
          </w:rPrChange>
        </w:rPr>
        <w:t>Aufgabe</w:t>
      </w:r>
      <w:r w:rsidRPr="00166368">
        <w:rPr>
          <w:spacing w:val="-10"/>
          <w:w w:val="110"/>
          <w:lang w:val="de-CH"/>
          <w:rPrChange w:id="363" w:author="Ritley Kenneth" w:date="2026-07-12T09:03:00Z" w16du:dateUtc="2026-07-12T07:03:00Z">
            <w:rPr>
              <w:spacing w:val="-10"/>
              <w:w w:val="110"/>
            </w:rPr>
          </w:rPrChange>
        </w:rPr>
        <w:t xml:space="preserve"> </w:t>
      </w:r>
      <w:r w:rsidRPr="00166368">
        <w:rPr>
          <w:w w:val="110"/>
          <w:lang w:val="de-CH"/>
          <w:rPrChange w:id="364" w:author="Ritley Kenneth" w:date="2026-07-12T09:03:00Z" w16du:dateUtc="2026-07-12T07:03:00Z">
            <w:rPr>
              <w:w w:val="110"/>
            </w:rPr>
          </w:rPrChange>
        </w:rPr>
        <w:t>könnte</w:t>
      </w:r>
      <w:r w:rsidRPr="00166368">
        <w:rPr>
          <w:spacing w:val="-10"/>
          <w:w w:val="110"/>
          <w:lang w:val="de-CH"/>
          <w:rPrChange w:id="365" w:author="Ritley Kenneth" w:date="2026-07-12T09:03:00Z" w16du:dateUtc="2026-07-12T07:03:00Z">
            <w:rPr>
              <w:spacing w:val="-10"/>
              <w:w w:val="110"/>
            </w:rPr>
          </w:rPrChange>
        </w:rPr>
        <w:t xml:space="preserve"> </w:t>
      </w:r>
      <w:r w:rsidRPr="00166368">
        <w:rPr>
          <w:w w:val="110"/>
          <w:lang w:val="de-CH"/>
          <w:rPrChange w:id="366" w:author="Ritley Kenneth" w:date="2026-07-12T09:03:00Z" w16du:dateUtc="2026-07-12T07:03:00Z">
            <w:rPr>
              <w:w w:val="110"/>
            </w:rPr>
          </w:rPrChange>
        </w:rPr>
        <w:t>für</w:t>
      </w:r>
      <w:r w:rsidRPr="00166368">
        <w:rPr>
          <w:spacing w:val="-10"/>
          <w:w w:val="110"/>
          <w:lang w:val="de-CH"/>
          <w:rPrChange w:id="367" w:author="Ritley Kenneth" w:date="2026-07-12T09:03:00Z" w16du:dateUtc="2026-07-12T07:03:00Z">
            <w:rPr>
              <w:spacing w:val="-10"/>
              <w:w w:val="110"/>
            </w:rPr>
          </w:rPrChange>
        </w:rPr>
        <w:t xml:space="preserve"> </w:t>
      </w:r>
      <w:r w:rsidRPr="00166368">
        <w:rPr>
          <w:w w:val="110"/>
          <w:lang w:val="de-CH"/>
          <w:rPrChange w:id="368" w:author="Ritley Kenneth" w:date="2026-07-12T09:03:00Z" w16du:dateUtc="2026-07-12T07:03:00Z">
            <w:rPr>
              <w:w w:val="110"/>
            </w:rPr>
          </w:rPrChange>
        </w:rPr>
        <w:t>eine</w:t>
      </w:r>
      <w:r w:rsidRPr="00166368">
        <w:rPr>
          <w:spacing w:val="-10"/>
          <w:w w:val="110"/>
          <w:lang w:val="de-CH"/>
          <w:rPrChange w:id="369" w:author="Ritley Kenneth" w:date="2026-07-12T09:03:00Z" w16du:dateUtc="2026-07-12T07:03:00Z">
            <w:rPr>
              <w:spacing w:val="-10"/>
              <w:w w:val="110"/>
            </w:rPr>
          </w:rPrChange>
        </w:rPr>
        <w:t xml:space="preserve"> </w:t>
      </w:r>
      <w:r w:rsidRPr="00166368">
        <w:rPr>
          <w:w w:val="110"/>
          <w:lang w:val="de-CH"/>
          <w:rPrChange w:id="370" w:author="Ritley Kenneth" w:date="2026-07-12T09:03:00Z" w16du:dateUtc="2026-07-12T07:03:00Z">
            <w:rPr>
              <w:w w:val="110"/>
            </w:rPr>
          </w:rPrChange>
        </w:rPr>
        <w:t>Master</w:t>
      </w:r>
      <w:r w:rsidRPr="00166368">
        <w:rPr>
          <w:spacing w:val="-10"/>
          <w:w w:val="110"/>
          <w:lang w:val="de-CH"/>
          <w:rPrChange w:id="371" w:author="Ritley Kenneth" w:date="2026-07-12T09:03:00Z" w16du:dateUtc="2026-07-12T07:03:00Z">
            <w:rPr>
              <w:spacing w:val="-10"/>
              <w:w w:val="110"/>
            </w:rPr>
          </w:rPrChange>
        </w:rPr>
        <w:t xml:space="preserve"> </w:t>
      </w:r>
      <w:r w:rsidRPr="00166368">
        <w:rPr>
          <w:w w:val="110"/>
          <w:lang w:val="de-CH"/>
          <w:rPrChange w:id="372" w:author="Ritley Kenneth" w:date="2026-07-12T09:03:00Z" w16du:dateUtc="2026-07-12T07:03:00Z">
            <w:rPr>
              <w:w w:val="110"/>
            </w:rPr>
          </w:rPrChange>
        </w:rPr>
        <w:t>Arbeit</w:t>
      </w:r>
      <w:r w:rsidRPr="00166368">
        <w:rPr>
          <w:spacing w:val="-10"/>
          <w:w w:val="110"/>
          <w:lang w:val="de-CH"/>
          <w:rPrChange w:id="373" w:author="Ritley Kenneth" w:date="2026-07-12T09:03:00Z" w16du:dateUtc="2026-07-12T07:03:00Z">
            <w:rPr>
              <w:spacing w:val="-10"/>
              <w:w w:val="110"/>
            </w:rPr>
          </w:rPrChange>
        </w:rPr>
        <w:t xml:space="preserve"> </w:t>
      </w:r>
      <w:r w:rsidRPr="00166368">
        <w:rPr>
          <w:w w:val="110"/>
          <w:lang w:val="de-CH"/>
          <w:rPrChange w:id="374" w:author="Ritley Kenneth" w:date="2026-07-12T09:03:00Z" w16du:dateUtc="2026-07-12T07:03:00Z">
            <w:rPr>
              <w:w w:val="110"/>
            </w:rPr>
          </w:rPrChange>
        </w:rPr>
        <w:t>taugen. Und</w:t>
      </w:r>
      <w:r w:rsidRPr="00166368">
        <w:rPr>
          <w:spacing w:val="-10"/>
          <w:w w:val="110"/>
          <w:lang w:val="de-CH"/>
          <w:rPrChange w:id="375" w:author="Ritley Kenneth" w:date="2026-07-12T09:03:00Z" w16du:dateUtc="2026-07-12T07:03:00Z">
            <w:rPr>
              <w:spacing w:val="-10"/>
              <w:w w:val="110"/>
            </w:rPr>
          </w:rPrChange>
        </w:rPr>
        <w:t xml:space="preserve"> </w:t>
      </w:r>
      <w:r w:rsidRPr="00166368">
        <w:rPr>
          <w:w w:val="110"/>
          <w:lang w:val="de-CH"/>
          <w:rPrChange w:id="376" w:author="Ritley Kenneth" w:date="2026-07-12T09:03:00Z" w16du:dateUtc="2026-07-12T07:03:00Z">
            <w:rPr>
              <w:w w:val="110"/>
            </w:rPr>
          </w:rPrChange>
        </w:rPr>
        <w:t>nach</w:t>
      </w:r>
      <w:r w:rsidRPr="00166368">
        <w:rPr>
          <w:spacing w:val="-10"/>
          <w:w w:val="110"/>
          <w:lang w:val="de-CH"/>
          <w:rPrChange w:id="377" w:author="Ritley Kenneth" w:date="2026-07-12T09:03:00Z" w16du:dateUtc="2026-07-12T07:03:00Z">
            <w:rPr>
              <w:spacing w:val="-10"/>
              <w:w w:val="110"/>
            </w:rPr>
          </w:rPrChange>
        </w:rPr>
        <w:t xml:space="preserve"> </w:t>
      </w:r>
      <w:r w:rsidRPr="00166368">
        <w:rPr>
          <w:w w:val="110"/>
          <w:lang w:val="de-CH"/>
          <w:rPrChange w:id="378" w:author="Ritley Kenneth" w:date="2026-07-12T09:03:00Z" w16du:dateUtc="2026-07-12T07:03:00Z">
            <w:rPr>
              <w:w w:val="110"/>
            </w:rPr>
          </w:rPrChange>
        </w:rPr>
        <w:t>einem</w:t>
      </w:r>
      <w:r w:rsidRPr="00166368">
        <w:rPr>
          <w:spacing w:val="-10"/>
          <w:w w:val="110"/>
          <w:lang w:val="de-CH"/>
          <w:rPrChange w:id="379" w:author="Ritley Kenneth" w:date="2026-07-12T09:03:00Z" w16du:dateUtc="2026-07-12T07:03:00Z">
            <w:rPr>
              <w:spacing w:val="-10"/>
              <w:w w:val="110"/>
            </w:rPr>
          </w:rPrChange>
        </w:rPr>
        <w:t xml:space="preserve"> </w:t>
      </w:r>
      <w:r w:rsidRPr="00166368">
        <w:rPr>
          <w:w w:val="110"/>
          <w:lang w:val="de-CH"/>
          <w:rPrChange w:id="380" w:author="Ritley Kenneth" w:date="2026-07-12T09:03:00Z" w16du:dateUtc="2026-07-12T07:03:00Z">
            <w:rPr>
              <w:w w:val="110"/>
            </w:rPr>
          </w:rPrChange>
        </w:rPr>
        <w:t>PoC</w:t>
      </w:r>
      <w:r w:rsidRPr="00166368">
        <w:rPr>
          <w:spacing w:val="-10"/>
          <w:w w:val="110"/>
          <w:lang w:val="de-CH"/>
          <w:rPrChange w:id="381" w:author="Ritley Kenneth" w:date="2026-07-12T09:03:00Z" w16du:dateUtc="2026-07-12T07:03:00Z">
            <w:rPr>
              <w:spacing w:val="-10"/>
              <w:w w:val="110"/>
            </w:rPr>
          </w:rPrChange>
        </w:rPr>
        <w:t xml:space="preserve"> </w:t>
      </w:r>
      <w:r w:rsidRPr="00166368">
        <w:rPr>
          <w:w w:val="110"/>
          <w:lang w:val="de-CH"/>
          <w:rPrChange w:id="382" w:author="Ritley Kenneth" w:date="2026-07-12T09:03:00Z" w16du:dateUtc="2026-07-12T07:03:00Z">
            <w:rPr>
              <w:w w:val="110"/>
            </w:rPr>
          </w:rPrChange>
        </w:rPr>
        <w:t>weitere</w:t>
      </w:r>
      <w:r w:rsidRPr="00166368">
        <w:rPr>
          <w:spacing w:val="-10"/>
          <w:w w:val="110"/>
          <w:lang w:val="de-CH"/>
          <w:rPrChange w:id="383" w:author="Ritley Kenneth" w:date="2026-07-12T09:03:00Z" w16du:dateUtc="2026-07-12T07:03:00Z">
            <w:rPr>
              <w:spacing w:val="-10"/>
              <w:w w:val="110"/>
            </w:rPr>
          </w:rPrChange>
        </w:rPr>
        <w:t xml:space="preserve"> </w:t>
      </w:r>
      <w:r w:rsidRPr="00166368">
        <w:rPr>
          <w:w w:val="110"/>
          <w:lang w:val="de-CH"/>
          <w:rPrChange w:id="384" w:author="Ritley Kenneth" w:date="2026-07-12T09:03:00Z" w16du:dateUtc="2026-07-12T07:03:00Z">
            <w:rPr>
              <w:w w:val="110"/>
            </w:rPr>
          </w:rPrChange>
        </w:rPr>
        <w:t>Schritte bis integration des Datenmonitoring und ausweitung davon führen.</w:t>
      </w:r>
    </w:p>
    <w:p w14:paraId="077BB546" w14:textId="77777777" w:rsidR="00C220EB" w:rsidRPr="00166368" w:rsidRDefault="00C220EB">
      <w:pPr>
        <w:pStyle w:val="BodyText"/>
        <w:spacing w:before="207"/>
        <w:rPr>
          <w:lang w:val="de-CH"/>
          <w:rPrChange w:id="385" w:author="Ritley Kenneth" w:date="2026-07-12T09:03:00Z" w16du:dateUtc="2026-07-12T07:03:00Z">
            <w:rPr/>
          </w:rPrChange>
        </w:rPr>
      </w:pPr>
    </w:p>
    <w:p w14:paraId="077BB547" w14:textId="77777777" w:rsidR="00C220EB" w:rsidRDefault="00000000">
      <w:pPr>
        <w:pStyle w:val="Heading3"/>
      </w:pPr>
      <w:r>
        <w:rPr>
          <w:color w:val="697D90"/>
          <w:spacing w:val="-2"/>
        </w:rPr>
        <w:t>Conclusion</w:t>
      </w:r>
    </w:p>
    <w:p w14:paraId="077BB548" w14:textId="77777777" w:rsidR="00C220EB" w:rsidRDefault="00000000">
      <w:pPr>
        <w:pStyle w:val="BodyText"/>
        <w:spacing w:before="170" w:line="256" w:lineRule="auto"/>
        <w:ind w:left="142" w:right="848"/>
        <w:jc w:val="both"/>
      </w:pPr>
      <w:r>
        <w:rPr>
          <w:w w:val="110"/>
        </w:rPr>
        <w:t>On</w:t>
      </w:r>
      <w:r>
        <w:rPr>
          <w:spacing w:val="-11"/>
          <w:w w:val="110"/>
        </w:rPr>
        <w:t xml:space="preserve"> </w:t>
      </w:r>
      <w:r>
        <w:rPr>
          <w:w w:val="110"/>
        </w:rPr>
        <w:t>June</w:t>
      </w:r>
      <w:r>
        <w:rPr>
          <w:spacing w:val="-11"/>
          <w:w w:val="110"/>
        </w:rPr>
        <w:t xml:space="preserve"> </w:t>
      </w:r>
      <w:r>
        <w:rPr>
          <w:w w:val="110"/>
        </w:rPr>
        <w:t>first</w:t>
      </w:r>
      <w:r>
        <w:rPr>
          <w:spacing w:val="-11"/>
          <w:w w:val="110"/>
        </w:rPr>
        <w:t xml:space="preserve"> </w:t>
      </w:r>
      <w:r>
        <w:rPr>
          <w:w w:val="110"/>
        </w:rPr>
        <w:t>2026</w:t>
      </w:r>
      <w:r>
        <w:rPr>
          <w:spacing w:val="-11"/>
          <w:w w:val="110"/>
        </w:rPr>
        <w:t xml:space="preserve"> </w:t>
      </w:r>
      <w:r>
        <w:rPr>
          <w:w w:val="110"/>
        </w:rPr>
        <w:t>the</w:t>
      </w:r>
      <w:r>
        <w:rPr>
          <w:spacing w:val="-11"/>
          <w:w w:val="110"/>
        </w:rPr>
        <w:t xml:space="preserve"> </w:t>
      </w:r>
      <w:r>
        <w:rPr>
          <w:w w:val="110"/>
        </w:rPr>
        <w:t>conclusion</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tool</w:t>
      </w:r>
      <w:r>
        <w:rPr>
          <w:spacing w:val="-11"/>
          <w:w w:val="110"/>
        </w:rPr>
        <w:t xml:space="preserve"> </w:t>
      </w:r>
      <w:r>
        <w:rPr>
          <w:w w:val="110"/>
        </w:rPr>
        <w:t>search</w:t>
      </w:r>
      <w:r>
        <w:rPr>
          <w:spacing w:val="-11"/>
          <w:w w:val="110"/>
        </w:rPr>
        <w:t xml:space="preserve"> </w:t>
      </w:r>
      <w:r>
        <w:rPr>
          <w:w w:val="110"/>
        </w:rPr>
        <w:t>was</w:t>
      </w:r>
      <w:r>
        <w:rPr>
          <w:spacing w:val="-11"/>
          <w:w w:val="110"/>
        </w:rPr>
        <w:t xml:space="preserve"> </w:t>
      </w:r>
      <w:r>
        <w:rPr>
          <w:w w:val="110"/>
        </w:rPr>
        <w:t>provided.</w:t>
      </w:r>
      <w:r>
        <w:rPr>
          <w:spacing w:val="-2"/>
          <w:w w:val="110"/>
        </w:rPr>
        <w:t xml:space="preserve"> </w:t>
      </w:r>
      <w:r>
        <w:rPr>
          <w:w w:val="110"/>
        </w:rPr>
        <w:t>The</w:t>
      </w:r>
      <w:r>
        <w:rPr>
          <w:spacing w:val="-11"/>
          <w:w w:val="110"/>
        </w:rPr>
        <w:t xml:space="preserve"> </w:t>
      </w:r>
      <w:r>
        <w:rPr>
          <w:w w:val="110"/>
        </w:rPr>
        <w:t>rule</w:t>
      </w:r>
      <w:r>
        <w:rPr>
          <w:spacing w:val="-11"/>
          <w:w w:val="110"/>
        </w:rPr>
        <w:t xml:space="preserve"> </w:t>
      </w:r>
      <w:r>
        <w:rPr>
          <w:w w:val="110"/>
        </w:rPr>
        <w:t>based</w:t>
      </w:r>
      <w:r>
        <w:rPr>
          <w:spacing w:val="-11"/>
          <w:w w:val="110"/>
        </w:rPr>
        <w:t xml:space="preserve"> </w:t>
      </w:r>
      <w:r>
        <w:rPr>
          <w:w w:val="110"/>
        </w:rPr>
        <w:t>DQM</w:t>
      </w:r>
      <w:r>
        <w:rPr>
          <w:spacing w:val="-11"/>
          <w:w w:val="110"/>
        </w:rPr>
        <w:t xml:space="preserve"> </w:t>
      </w:r>
      <w:r>
        <w:rPr>
          <w:w w:val="110"/>
        </w:rPr>
        <w:t>tool</w:t>
      </w:r>
      <w:r>
        <w:rPr>
          <w:spacing w:val="-11"/>
          <w:w w:val="110"/>
        </w:rPr>
        <w:t xml:space="preserve"> </w:t>
      </w:r>
      <w:r>
        <w:rPr>
          <w:w w:val="110"/>
        </w:rPr>
        <w:t>developed</w:t>
      </w:r>
      <w:r>
        <w:rPr>
          <w:spacing w:val="-11"/>
          <w:w w:val="110"/>
        </w:rPr>
        <w:t xml:space="preserve"> </w:t>
      </w:r>
      <w:r>
        <w:rPr>
          <w:w w:val="110"/>
        </w:rPr>
        <w:t xml:space="preserve">by </w:t>
      </w:r>
      <w:r>
        <w:t>the</w:t>
      </w:r>
      <w:r>
        <w:rPr>
          <w:spacing w:val="22"/>
        </w:rPr>
        <w:t xml:space="preserve"> </w:t>
      </w:r>
      <w:r>
        <w:t>plattform</w:t>
      </w:r>
      <w:r>
        <w:rPr>
          <w:spacing w:val="22"/>
        </w:rPr>
        <w:t xml:space="preserve"> </w:t>
      </w:r>
      <w:r>
        <w:t>team</w:t>
      </w:r>
      <w:r>
        <w:rPr>
          <w:spacing w:val="22"/>
        </w:rPr>
        <w:t xml:space="preserve"> </w:t>
      </w:r>
      <w:r>
        <w:t>is</w:t>
      </w:r>
      <w:r>
        <w:rPr>
          <w:spacing w:val="22"/>
        </w:rPr>
        <w:t xml:space="preserve"> </w:t>
      </w:r>
      <w:r>
        <w:t>to</w:t>
      </w:r>
      <w:r>
        <w:rPr>
          <w:spacing w:val="22"/>
        </w:rPr>
        <w:t xml:space="preserve"> </w:t>
      </w:r>
      <w:r>
        <w:t>be</w:t>
      </w:r>
      <w:r>
        <w:rPr>
          <w:spacing w:val="22"/>
        </w:rPr>
        <w:t xml:space="preserve"> </w:t>
      </w:r>
      <w:r>
        <w:t>used</w:t>
      </w:r>
      <w:r>
        <w:rPr>
          <w:spacing w:val="22"/>
        </w:rPr>
        <w:t xml:space="preserve"> </w:t>
      </w:r>
      <w:r>
        <w:t>in</w:t>
      </w:r>
      <w:r>
        <w:rPr>
          <w:spacing w:val="22"/>
        </w:rPr>
        <w:t xml:space="preserve"> </w:t>
      </w:r>
      <w:r>
        <w:t>the</w:t>
      </w:r>
      <w:r>
        <w:rPr>
          <w:spacing w:val="22"/>
        </w:rPr>
        <w:t xml:space="preserve"> </w:t>
      </w:r>
      <w:hyperlink w:anchor="_bookmark146" w:history="1">
        <w:r>
          <w:t>DWH</w:t>
        </w:r>
        <w:r>
          <w:rPr>
            <w:spacing w:val="22"/>
          </w:rPr>
          <w:t xml:space="preserve"> </w:t>
        </w:r>
        <w:r>
          <w:t>LS</w:t>
        </w:r>
        <w:r>
          <w:rPr>
            <w:spacing w:val="22"/>
          </w:rPr>
          <w:t xml:space="preserve"> </w:t>
        </w:r>
        <w:r>
          <w:t>OPS</w:t>
        </w:r>
      </w:hyperlink>
      <w:r>
        <w:rPr>
          <w:spacing w:val="22"/>
        </w:rPr>
        <w:t xml:space="preserve"> </w:t>
      </w:r>
      <w:r>
        <w:t>context.</w:t>
      </w:r>
      <w:r>
        <w:rPr>
          <w:spacing w:val="40"/>
        </w:rPr>
        <w:t xml:space="preserve"> </w:t>
      </w:r>
      <w:r>
        <w:t>For</w:t>
      </w:r>
      <w:r>
        <w:rPr>
          <w:spacing w:val="22"/>
        </w:rPr>
        <w:t xml:space="preserve"> </w:t>
      </w:r>
      <w:r>
        <w:t>the</w:t>
      </w:r>
      <w:r>
        <w:rPr>
          <w:spacing w:val="22"/>
        </w:rPr>
        <w:t xml:space="preserve"> </w:t>
      </w:r>
      <w:r>
        <w:t>context</w:t>
      </w:r>
      <w:r>
        <w:rPr>
          <w:spacing w:val="22"/>
        </w:rPr>
        <w:t xml:space="preserve"> </w:t>
      </w:r>
      <w:r>
        <w:t>of</w:t>
      </w:r>
      <w:r>
        <w:rPr>
          <w:spacing w:val="22"/>
        </w:rPr>
        <w:t xml:space="preserve"> </w:t>
      </w:r>
      <w:r>
        <w:t>Swiss</w:t>
      </w:r>
      <w:r>
        <w:rPr>
          <w:spacing w:val="22"/>
        </w:rPr>
        <w:t xml:space="preserve"> </w:t>
      </w:r>
      <w:r>
        <w:t>Post,</w:t>
      </w:r>
      <w:r>
        <w:rPr>
          <w:spacing w:val="25"/>
        </w:rPr>
        <w:t xml:space="preserve"> </w:t>
      </w:r>
      <w:r>
        <w:t>another</w:t>
      </w:r>
      <w:r>
        <w:rPr>
          <w:spacing w:val="22"/>
        </w:rPr>
        <w:t xml:space="preserve"> </w:t>
      </w:r>
      <w:r>
        <w:t>tool</w:t>
      </w:r>
      <w:r>
        <w:rPr>
          <w:spacing w:val="22"/>
        </w:rPr>
        <w:t xml:space="preserve"> </w:t>
      </w:r>
      <w:r>
        <w:t>is</w:t>
      </w:r>
      <w:r>
        <w:rPr>
          <w:spacing w:val="22"/>
        </w:rPr>
        <w:t xml:space="preserve"> </w:t>
      </w:r>
      <w:r>
        <w:t xml:space="preserve">to </w:t>
      </w:r>
      <w:r>
        <w:rPr>
          <w:w w:val="110"/>
        </w:rPr>
        <w:t>be</w:t>
      </w:r>
      <w:r>
        <w:rPr>
          <w:spacing w:val="-13"/>
          <w:w w:val="110"/>
        </w:rPr>
        <w:t xml:space="preserve"> </w:t>
      </w:r>
      <w:r>
        <w:rPr>
          <w:w w:val="110"/>
        </w:rPr>
        <w:t>searched</w:t>
      </w:r>
      <w:r>
        <w:rPr>
          <w:spacing w:val="-12"/>
          <w:w w:val="110"/>
        </w:rPr>
        <w:t xml:space="preserve"> </w:t>
      </w:r>
      <w:r>
        <w:rPr>
          <w:w w:val="110"/>
        </w:rPr>
        <w:t>and</w:t>
      </w:r>
      <w:r>
        <w:rPr>
          <w:spacing w:val="-12"/>
          <w:w w:val="110"/>
        </w:rPr>
        <w:t xml:space="preserve"> </w:t>
      </w:r>
      <w:r>
        <w:rPr>
          <w:w w:val="110"/>
        </w:rPr>
        <w:t>evaluated.</w:t>
      </w:r>
      <w:r>
        <w:rPr>
          <w:spacing w:val="-1"/>
          <w:w w:val="110"/>
        </w:rPr>
        <w:t xml:space="preserve"> </w:t>
      </w:r>
      <w:r>
        <w:rPr>
          <w:w w:val="110"/>
        </w:rPr>
        <w:t>Therefore</w:t>
      </w:r>
      <w:r>
        <w:rPr>
          <w:spacing w:val="-12"/>
          <w:w w:val="110"/>
        </w:rPr>
        <w:t xml:space="preserve"> </w:t>
      </w:r>
      <w:r>
        <w:rPr>
          <w:w w:val="110"/>
        </w:rPr>
        <w:t>the</w:t>
      </w:r>
      <w:r>
        <w:rPr>
          <w:spacing w:val="-12"/>
          <w:w w:val="110"/>
        </w:rPr>
        <w:t xml:space="preserve"> </w:t>
      </w:r>
      <w:r>
        <w:rPr>
          <w:w w:val="110"/>
        </w:rPr>
        <w:t>weekly</w:t>
      </w:r>
      <w:r>
        <w:rPr>
          <w:spacing w:val="-12"/>
          <w:w w:val="110"/>
        </w:rPr>
        <w:t xml:space="preserve"> </w:t>
      </w:r>
      <w:r>
        <w:rPr>
          <w:w w:val="110"/>
        </w:rPr>
        <w:t>coordination</w:t>
      </w:r>
      <w:r>
        <w:rPr>
          <w:spacing w:val="-12"/>
          <w:w w:val="110"/>
        </w:rPr>
        <w:t xml:space="preserve"> </w:t>
      </w:r>
      <w:r>
        <w:rPr>
          <w:w w:val="110"/>
        </w:rPr>
        <w:t>calls</w:t>
      </w:r>
      <w:r>
        <w:rPr>
          <w:spacing w:val="-12"/>
          <w:w w:val="110"/>
        </w:rPr>
        <w:t xml:space="preserve"> </w:t>
      </w:r>
      <w:r>
        <w:rPr>
          <w:w w:val="110"/>
        </w:rPr>
        <w:t>of</w:t>
      </w:r>
      <w:r>
        <w:rPr>
          <w:spacing w:val="-13"/>
          <w:w w:val="110"/>
        </w:rPr>
        <w:t xml:space="preserve"> </w:t>
      </w:r>
      <w:r>
        <w:rPr>
          <w:w w:val="110"/>
        </w:rPr>
        <w:t>the</w:t>
      </w:r>
      <w:r>
        <w:rPr>
          <w:spacing w:val="-12"/>
          <w:w w:val="110"/>
        </w:rPr>
        <w:t xml:space="preserve"> </w:t>
      </w:r>
      <w:hyperlink w:anchor="_bookmark142" w:history="1">
        <w:r>
          <w:rPr>
            <w:w w:val="110"/>
          </w:rPr>
          <w:t>DQM</w:t>
        </w:r>
      </w:hyperlink>
      <w:r>
        <w:rPr>
          <w:spacing w:val="-12"/>
          <w:w w:val="110"/>
        </w:rPr>
        <w:t xml:space="preserve"> </w:t>
      </w:r>
      <w:r>
        <w:rPr>
          <w:w w:val="110"/>
        </w:rPr>
        <w:t>team</w:t>
      </w:r>
      <w:r>
        <w:rPr>
          <w:spacing w:val="-12"/>
          <w:w w:val="110"/>
        </w:rPr>
        <w:t xml:space="preserve"> </w:t>
      </w:r>
      <w:r>
        <w:rPr>
          <w:w w:val="110"/>
        </w:rPr>
        <w:t>have</w:t>
      </w:r>
      <w:r>
        <w:rPr>
          <w:spacing w:val="-12"/>
          <w:w w:val="110"/>
        </w:rPr>
        <w:t xml:space="preserve"> </w:t>
      </w:r>
      <w:r>
        <w:rPr>
          <w:w w:val="110"/>
        </w:rPr>
        <w:t>been</w:t>
      </w:r>
      <w:r>
        <w:rPr>
          <w:spacing w:val="-12"/>
          <w:w w:val="110"/>
        </w:rPr>
        <w:t xml:space="preserve"> </w:t>
      </w:r>
      <w:r>
        <w:rPr>
          <w:spacing w:val="-2"/>
          <w:w w:val="110"/>
        </w:rPr>
        <w:t>canceled.</w:t>
      </w:r>
    </w:p>
    <w:p w14:paraId="077BB549" w14:textId="77777777" w:rsidR="00C220EB" w:rsidRDefault="00C220EB">
      <w:pPr>
        <w:pStyle w:val="BodyText"/>
      </w:pPr>
    </w:p>
    <w:p w14:paraId="077BB54A" w14:textId="77777777" w:rsidR="00C220EB" w:rsidRDefault="00C220EB">
      <w:pPr>
        <w:pStyle w:val="BodyText"/>
        <w:spacing w:before="22"/>
      </w:pPr>
    </w:p>
    <w:p w14:paraId="077BB54B" w14:textId="77777777" w:rsidR="00C220EB" w:rsidRDefault="00000000">
      <w:pPr>
        <w:pStyle w:val="Heading2"/>
        <w:numPr>
          <w:ilvl w:val="1"/>
          <w:numId w:val="11"/>
        </w:numPr>
        <w:tabs>
          <w:tab w:val="left" w:pos="771"/>
        </w:tabs>
        <w:ind w:left="771" w:hanging="629"/>
      </w:pPr>
      <w:bookmarkStart w:id="386" w:name="section_3"/>
      <w:bookmarkStart w:id="387" w:name="_bookmark116"/>
      <w:bookmarkEnd w:id="386"/>
      <w:bookmarkEnd w:id="387"/>
      <w:commentRangeStart w:id="388"/>
      <w:r>
        <w:rPr>
          <w:color w:val="697D90"/>
          <w:spacing w:val="-4"/>
        </w:rPr>
        <w:t>section</w:t>
      </w:r>
      <w:r>
        <w:rPr>
          <w:color w:val="697D90"/>
          <w:spacing w:val="-8"/>
        </w:rPr>
        <w:t xml:space="preserve"> </w:t>
      </w:r>
      <w:r>
        <w:rPr>
          <w:color w:val="697D90"/>
          <w:spacing w:val="-10"/>
        </w:rPr>
        <w:t>3</w:t>
      </w:r>
    </w:p>
    <w:p w14:paraId="077BB54C" w14:textId="77777777" w:rsidR="00C220EB" w:rsidRDefault="00000000">
      <w:pPr>
        <w:pStyle w:val="BodyText"/>
        <w:spacing w:before="244" w:line="256" w:lineRule="auto"/>
        <w:ind w:left="142" w:right="848"/>
        <w:jc w:val="both"/>
      </w:pPr>
      <w:r>
        <w:rPr>
          <w:spacing w:val="-2"/>
          <w:w w:val="115"/>
        </w:rPr>
        <w:t>This</w:t>
      </w:r>
      <w:r>
        <w:rPr>
          <w:spacing w:val="-12"/>
          <w:w w:val="115"/>
        </w:rPr>
        <w:t xml:space="preserve"> </w:t>
      </w:r>
      <w:r>
        <w:rPr>
          <w:spacing w:val="-2"/>
          <w:w w:val="115"/>
        </w:rPr>
        <w:t>chapter</w:t>
      </w:r>
      <w:r>
        <w:rPr>
          <w:spacing w:val="-12"/>
          <w:w w:val="115"/>
        </w:rPr>
        <w:t xml:space="preserve"> </w:t>
      </w:r>
      <w:r>
        <w:rPr>
          <w:spacing w:val="-2"/>
          <w:w w:val="115"/>
        </w:rPr>
        <w:t>uses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commentRangeEnd w:id="388"/>
      <w:r w:rsidR="000A53E1">
        <w:rPr>
          <w:rStyle w:val="CommentReference"/>
          <w:spacing w:val="-2"/>
          <w:w w:val="115"/>
          <w:sz w:val="22"/>
          <w:szCs w:val="22"/>
        </w:rPr>
        <w:commentReference w:id="388"/>
      </w:r>
      <w:r>
        <w:rPr>
          <w:spacing w:val="-2"/>
          <w:w w:val="115"/>
        </w:rPr>
        <w:t>findings</w:t>
      </w:r>
      <w:r>
        <w:rPr>
          <w:spacing w:val="-12"/>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solution</w:t>
      </w:r>
      <w:r>
        <w:rPr>
          <w:spacing w:val="-12"/>
          <w:w w:val="115"/>
        </w:rPr>
        <w:t xml:space="preserve"> </w:t>
      </w:r>
      <w:r>
        <w:rPr>
          <w:spacing w:val="-2"/>
          <w:w w:val="115"/>
        </w:rPr>
        <w:t>landscape</w:t>
      </w:r>
      <w:r>
        <w:rPr>
          <w:spacing w:val="-12"/>
          <w:w w:val="115"/>
        </w:rPr>
        <w:t xml:space="preserve"> </w:t>
      </w:r>
      <w:r>
        <w:rPr>
          <w:spacing w:val="-2"/>
          <w:w w:val="115"/>
        </w:rPr>
        <w:t>developed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chapters</w:t>
      </w:r>
      <w:r>
        <w:rPr>
          <w:spacing w:val="-12"/>
          <w:w w:val="115"/>
        </w:rPr>
        <w:t xml:space="preserve"> </w:t>
      </w:r>
      <w:r>
        <w:rPr>
          <w:spacing w:val="-2"/>
          <w:w w:val="115"/>
        </w:rPr>
        <w:t xml:space="preserve">as </w:t>
      </w:r>
      <w:r>
        <w:rPr>
          <w:w w:val="110"/>
        </w:rPr>
        <w:t>a basis for the implementation.</w:t>
      </w:r>
      <w:r>
        <w:rPr>
          <w:spacing w:val="25"/>
          <w:w w:val="110"/>
        </w:rPr>
        <w:t xml:space="preserve"> </w:t>
      </w:r>
      <w:r>
        <w:rPr>
          <w:w w:val="110"/>
        </w:rPr>
        <w:t>With the defined SMART goals, the analysed reporting pipeline and data lineage</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previous</w:t>
      </w:r>
      <w:r>
        <w:rPr>
          <w:spacing w:val="-13"/>
          <w:w w:val="110"/>
        </w:rPr>
        <w:t xml:space="preserve"> </w:t>
      </w:r>
      <w:r>
        <w:rPr>
          <w:w w:val="110"/>
        </w:rPr>
        <w:t>research</w:t>
      </w:r>
      <w:r>
        <w:rPr>
          <w:spacing w:val="-13"/>
          <w:w w:val="110"/>
        </w:rPr>
        <w:t xml:space="preserve"> </w:t>
      </w:r>
      <w:r>
        <w:rPr>
          <w:rFonts w:ascii="Cambria"/>
          <w:b/>
          <w:w w:val="110"/>
        </w:rPr>
        <w:t>Rocco</w:t>
      </w:r>
      <w:r>
        <w:rPr>
          <w:w w:val="110"/>
        </w:rPr>
        <w:t>,</w:t>
      </w:r>
      <w:r>
        <w:rPr>
          <w:spacing w:val="-13"/>
          <w:w w:val="110"/>
        </w:rPr>
        <w:t xml:space="preserve"> </w:t>
      </w:r>
      <w:r>
        <w:rPr>
          <w:w w:val="110"/>
        </w:rPr>
        <w:t>beeing</w:t>
      </w:r>
      <w:r>
        <w:rPr>
          <w:spacing w:val="-13"/>
          <w:w w:val="110"/>
        </w:rPr>
        <w:t xml:space="preserve"> </w:t>
      </w:r>
      <w:r>
        <w:rPr>
          <w:w w:val="110"/>
        </w:rPr>
        <w:t>the</w:t>
      </w:r>
      <w:r>
        <w:rPr>
          <w:spacing w:val="-13"/>
          <w:w w:val="110"/>
        </w:rPr>
        <w:t xml:space="preserve"> </w:t>
      </w:r>
      <w:r>
        <w:rPr>
          <w:w w:val="110"/>
        </w:rPr>
        <w:t>basis</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successful</w:t>
      </w:r>
      <w:r>
        <w:rPr>
          <w:spacing w:val="-13"/>
          <w:w w:val="110"/>
        </w:rPr>
        <w:t xml:space="preserve"> </w:t>
      </w:r>
      <w:r>
        <w:rPr>
          <w:w w:val="110"/>
        </w:rPr>
        <w:t>completion</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SMART</w:t>
      </w:r>
      <w:r>
        <w:rPr>
          <w:spacing w:val="-13"/>
          <w:w w:val="110"/>
        </w:rPr>
        <w:t xml:space="preserve"> </w:t>
      </w:r>
      <w:r>
        <w:rPr>
          <w:w w:val="110"/>
        </w:rPr>
        <w:t xml:space="preserve">goals </w:t>
      </w:r>
      <w:r>
        <w:rPr>
          <w:spacing w:val="-2"/>
          <w:w w:val="115"/>
        </w:rPr>
        <w:t>set</w:t>
      </w:r>
      <w:r>
        <w:rPr>
          <w:spacing w:val="-11"/>
          <w:w w:val="115"/>
        </w:rPr>
        <w:t xml:space="preserve"> </w:t>
      </w:r>
      <w:r>
        <w:rPr>
          <w:spacing w:val="-2"/>
          <w:w w:val="115"/>
        </w:rPr>
        <w:t>in</w:t>
      </w:r>
      <w:r>
        <w:rPr>
          <w:spacing w:val="-11"/>
          <w:w w:val="115"/>
        </w:rPr>
        <w:t xml:space="preserve"> </w:t>
      </w:r>
      <w:r>
        <w:rPr>
          <w:spacing w:val="-2"/>
          <w:w w:val="115"/>
        </w:rPr>
        <w:t>this</w:t>
      </w:r>
      <w:r>
        <w:rPr>
          <w:spacing w:val="-11"/>
          <w:w w:val="115"/>
        </w:rPr>
        <w:t xml:space="preserve"> </w:t>
      </w:r>
      <w:r>
        <w:rPr>
          <w:spacing w:val="-2"/>
          <w:w w:val="115"/>
        </w:rPr>
        <w:t>project. The</w:t>
      </w:r>
      <w:r>
        <w:rPr>
          <w:spacing w:val="-11"/>
          <w:w w:val="115"/>
        </w:rPr>
        <w:t xml:space="preserve"> </w:t>
      </w:r>
      <w:r>
        <w:rPr>
          <w:spacing w:val="-2"/>
          <w:w w:val="115"/>
        </w:rPr>
        <w:t>three</w:t>
      </w:r>
      <w:r>
        <w:rPr>
          <w:spacing w:val="-11"/>
          <w:w w:val="115"/>
        </w:rPr>
        <w:t xml:space="preserve"> </w:t>
      </w:r>
      <w:r>
        <w:rPr>
          <w:spacing w:val="-2"/>
          <w:w w:val="115"/>
        </w:rPr>
        <w:t>goals</w:t>
      </w:r>
      <w:r>
        <w:rPr>
          <w:spacing w:val="-11"/>
          <w:w w:val="115"/>
        </w:rPr>
        <w:t xml:space="preserve"> </w:t>
      </w:r>
      <w:r>
        <w:rPr>
          <w:spacing w:val="-2"/>
          <w:w w:val="115"/>
        </w:rPr>
        <w:t>are</w:t>
      </w:r>
      <w:r>
        <w:rPr>
          <w:spacing w:val="-11"/>
          <w:w w:val="115"/>
        </w:rPr>
        <w:t xml:space="preserve"> </w:t>
      </w:r>
      <w:r>
        <w:rPr>
          <w:spacing w:val="-2"/>
          <w:w w:val="115"/>
        </w:rPr>
        <w:t>handled</w:t>
      </w:r>
      <w:r>
        <w:rPr>
          <w:spacing w:val="-11"/>
          <w:w w:val="115"/>
        </w:rPr>
        <w:t xml:space="preserve"> </w:t>
      </w:r>
      <w:commentRangeStart w:id="389"/>
      <w:r>
        <w:rPr>
          <w:spacing w:val="-2"/>
          <w:w w:val="115"/>
        </w:rPr>
        <w:t>sesparately</w:t>
      </w:r>
      <w:r>
        <w:rPr>
          <w:spacing w:val="-11"/>
          <w:w w:val="115"/>
        </w:rPr>
        <w:t xml:space="preserve"> </w:t>
      </w:r>
      <w:r>
        <w:rPr>
          <w:spacing w:val="-2"/>
          <w:w w:val="115"/>
        </w:rPr>
        <w:t>as</w:t>
      </w:r>
      <w:r>
        <w:rPr>
          <w:spacing w:val="-11"/>
          <w:w w:val="115"/>
        </w:rPr>
        <w:t xml:space="preserve"> </w:t>
      </w:r>
      <w:r>
        <w:rPr>
          <w:spacing w:val="-2"/>
          <w:w w:val="115"/>
        </w:rPr>
        <w:t>their</w:t>
      </w:r>
      <w:r>
        <w:rPr>
          <w:spacing w:val="-11"/>
          <w:w w:val="115"/>
        </w:rPr>
        <w:t xml:space="preserve"> </w:t>
      </w:r>
      <w:r>
        <w:rPr>
          <w:spacing w:val="-2"/>
          <w:w w:val="115"/>
        </w:rPr>
        <w:t>completion</w:t>
      </w:r>
      <w:r>
        <w:rPr>
          <w:spacing w:val="-11"/>
          <w:w w:val="115"/>
        </w:rPr>
        <w:t xml:space="preserve"> </w:t>
      </w:r>
      <w:r>
        <w:rPr>
          <w:spacing w:val="-2"/>
          <w:w w:val="115"/>
        </w:rPr>
        <w:t>are</w:t>
      </w:r>
      <w:r>
        <w:rPr>
          <w:spacing w:val="-11"/>
          <w:w w:val="115"/>
        </w:rPr>
        <w:t xml:space="preserve"> </w:t>
      </w:r>
      <w:r>
        <w:rPr>
          <w:spacing w:val="-2"/>
          <w:w w:val="115"/>
        </w:rPr>
        <w:t>not</w:t>
      </w:r>
      <w:r>
        <w:rPr>
          <w:spacing w:val="-11"/>
          <w:w w:val="115"/>
        </w:rPr>
        <w:t xml:space="preserve"> </w:t>
      </w:r>
      <w:r>
        <w:rPr>
          <w:spacing w:val="-2"/>
          <w:w w:val="115"/>
        </w:rPr>
        <w:t>dependant</w:t>
      </w:r>
      <w:r>
        <w:rPr>
          <w:spacing w:val="-11"/>
          <w:w w:val="115"/>
        </w:rPr>
        <w:t xml:space="preserve"> </w:t>
      </w:r>
      <w:commentRangeEnd w:id="389"/>
      <w:r w:rsidR="000A53E1">
        <w:rPr>
          <w:rStyle w:val="CommentReference"/>
          <w:spacing w:val="-2"/>
          <w:w w:val="115"/>
          <w:sz w:val="22"/>
          <w:szCs w:val="22"/>
        </w:rPr>
        <w:commentReference w:id="389"/>
      </w:r>
      <w:r>
        <w:rPr>
          <w:spacing w:val="-2"/>
          <w:w w:val="115"/>
        </w:rPr>
        <w:t>of</w:t>
      </w:r>
      <w:r>
        <w:rPr>
          <w:spacing w:val="-11"/>
          <w:w w:val="115"/>
        </w:rPr>
        <w:t xml:space="preserve"> </w:t>
      </w:r>
      <w:r>
        <w:rPr>
          <w:spacing w:val="-2"/>
          <w:w w:val="115"/>
        </w:rPr>
        <w:t xml:space="preserve">each </w:t>
      </w:r>
      <w:r>
        <w:rPr>
          <w:w w:val="115"/>
        </w:rPr>
        <w:t>other. Those three goals are:</w:t>
      </w:r>
    </w:p>
    <w:p w14:paraId="077BB54D"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54E" w14:textId="77777777" w:rsidR="00C220EB" w:rsidRDefault="00000000">
      <w:pPr>
        <w:pStyle w:val="Heading1"/>
        <w:numPr>
          <w:ilvl w:val="0"/>
          <w:numId w:val="11"/>
        </w:numPr>
        <w:tabs>
          <w:tab w:val="left" w:pos="698"/>
        </w:tabs>
        <w:spacing w:before="24" w:line="240" w:lineRule="auto"/>
        <w:ind w:left="698" w:hanging="556"/>
      </w:pPr>
      <w:bookmarkStart w:id="390" w:name="Results"/>
      <w:bookmarkStart w:id="391" w:name="_bookmark117"/>
      <w:bookmarkEnd w:id="390"/>
      <w:bookmarkEnd w:id="391"/>
      <w:r>
        <w:rPr>
          <w:color w:val="697D90"/>
          <w:spacing w:val="-2"/>
        </w:rPr>
        <w:lastRenderedPageBreak/>
        <w:t>Results</w:t>
      </w:r>
    </w:p>
    <w:p w14:paraId="077BB54F" w14:textId="77777777" w:rsidR="00C220EB" w:rsidRDefault="00C220EB">
      <w:pPr>
        <w:pStyle w:val="BodyText"/>
        <w:spacing w:before="106"/>
        <w:rPr>
          <w:rFonts w:ascii="Arial"/>
          <w:b/>
          <w:sz w:val="41"/>
        </w:rPr>
      </w:pPr>
    </w:p>
    <w:p w14:paraId="077BB550" w14:textId="77777777" w:rsidR="00C220EB" w:rsidRDefault="00000000">
      <w:pPr>
        <w:pStyle w:val="BodyText"/>
        <w:ind w:left="142"/>
        <w:jc w:val="both"/>
      </w:pPr>
      <w:r>
        <w:rPr>
          <w:w w:val="110"/>
        </w:rPr>
        <w:t>Todo</w:t>
      </w:r>
      <w:r>
        <w:rPr>
          <w:spacing w:val="-14"/>
          <w:w w:val="110"/>
        </w:rPr>
        <w:t xml:space="preserve"> </w:t>
      </w:r>
      <w:r>
        <w:rPr>
          <w:w w:val="110"/>
        </w:rPr>
        <w:t>Write</w:t>
      </w:r>
      <w:r>
        <w:rPr>
          <w:spacing w:val="-14"/>
          <w:w w:val="110"/>
        </w:rPr>
        <w:t xml:space="preserve"> </w:t>
      </w:r>
      <w:r>
        <w:rPr>
          <w:w w:val="110"/>
        </w:rPr>
        <w:t>the</w:t>
      </w:r>
      <w:r>
        <w:rPr>
          <w:spacing w:val="-14"/>
          <w:w w:val="110"/>
        </w:rPr>
        <w:t xml:space="preserve"> </w:t>
      </w:r>
      <w:r>
        <w:rPr>
          <w:w w:val="110"/>
        </w:rPr>
        <w:t>results</w:t>
      </w:r>
      <w:r>
        <w:rPr>
          <w:spacing w:val="-14"/>
          <w:w w:val="110"/>
        </w:rPr>
        <w:t xml:space="preserve"> </w:t>
      </w:r>
      <w:r>
        <w:rPr>
          <w:spacing w:val="-2"/>
          <w:w w:val="110"/>
        </w:rPr>
        <w:t>chapter</w:t>
      </w:r>
    </w:p>
    <w:p w14:paraId="077BB551" w14:textId="77777777" w:rsidR="00C220EB" w:rsidRDefault="00000000">
      <w:pPr>
        <w:pStyle w:val="BodyText"/>
        <w:spacing w:before="154" w:line="256" w:lineRule="auto"/>
        <w:ind w:left="142" w:right="848"/>
        <w:jc w:val="both"/>
      </w:pPr>
      <w:r>
        <w:rPr>
          <w:spacing w:val="-2"/>
          <w:w w:val="115"/>
        </w:rPr>
        <w:t>This</w:t>
      </w:r>
      <w:r>
        <w:rPr>
          <w:spacing w:val="-12"/>
          <w:w w:val="115"/>
        </w:rPr>
        <w:t xml:space="preserve"> </w:t>
      </w:r>
      <w:r>
        <w:rPr>
          <w:spacing w:val="-2"/>
          <w:w w:val="115"/>
        </w:rPr>
        <w:t>is</w:t>
      </w:r>
      <w:r>
        <w:rPr>
          <w:spacing w:val="-12"/>
          <w:w w:val="115"/>
        </w:rPr>
        <w:t xml:space="preserve"> </w:t>
      </w:r>
      <w:r>
        <w:rPr>
          <w:spacing w:val="-2"/>
          <w:w w:val="115"/>
        </w:rPr>
        <w:t>the</w:t>
      </w:r>
      <w:r>
        <w:rPr>
          <w:spacing w:val="-12"/>
          <w:w w:val="115"/>
        </w:rPr>
        <w:t xml:space="preserve"> </w:t>
      </w:r>
      <w:r>
        <w:rPr>
          <w:spacing w:val="-2"/>
          <w:w w:val="115"/>
        </w:rPr>
        <w:t>key</w:t>
      </w:r>
      <w:r>
        <w:rPr>
          <w:spacing w:val="-12"/>
          <w:w w:val="115"/>
        </w:rPr>
        <w:t xml:space="preserve"> </w:t>
      </w:r>
      <w:r>
        <w:rPr>
          <w:spacing w:val="-2"/>
          <w:w w:val="115"/>
        </w:rPr>
        <w:t>chapter</w:t>
      </w:r>
      <w:r>
        <w:rPr>
          <w:spacing w:val="-12"/>
          <w:w w:val="115"/>
        </w:rPr>
        <w:t xml:space="preserve"> </w:t>
      </w:r>
      <w:r>
        <w:rPr>
          <w:spacing w:val="-2"/>
          <w:w w:val="115"/>
        </w:rPr>
        <w:t>that</w:t>
      </w:r>
      <w:r>
        <w:rPr>
          <w:spacing w:val="-12"/>
          <w:w w:val="115"/>
        </w:rPr>
        <w:t xml:space="preserve"> </w:t>
      </w:r>
      <w:r>
        <w:rPr>
          <w:spacing w:val="-2"/>
          <w:w w:val="115"/>
        </w:rPr>
        <w:t>reflects</w:t>
      </w:r>
      <w:r>
        <w:rPr>
          <w:spacing w:val="-12"/>
          <w:w w:val="115"/>
        </w:rPr>
        <w:t xml:space="preserve"> </w:t>
      </w:r>
      <w:r>
        <w:rPr>
          <w:spacing w:val="-2"/>
          <w:w w:val="115"/>
        </w:rPr>
        <w:t>on</w:t>
      </w:r>
      <w:r>
        <w:rPr>
          <w:spacing w:val="-12"/>
          <w:w w:val="115"/>
        </w:rPr>
        <w:t xml:space="preserve"> </w:t>
      </w:r>
      <w:r>
        <w:rPr>
          <w:spacing w:val="-2"/>
          <w:w w:val="115"/>
        </w:rPr>
        <w:t>the</w:t>
      </w:r>
      <w:r>
        <w:rPr>
          <w:spacing w:val="-12"/>
          <w:w w:val="115"/>
        </w:rPr>
        <w:t xml:space="preserve"> </w:t>
      </w:r>
      <w:r>
        <w:rPr>
          <w:spacing w:val="-2"/>
          <w:w w:val="115"/>
        </w:rPr>
        <w:t>initial</w:t>
      </w:r>
      <w:r>
        <w:rPr>
          <w:spacing w:val="-12"/>
          <w:w w:val="115"/>
        </w:rPr>
        <w:t xml:space="preserve"> </w:t>
      </w:r>
      <w:r>
        <w:rPr>
          <w:spacing w:val="-2"/>
          <w:w w:val="115"/>
        </w:rPr>
        <w:t>goals,</w:t>
      </w:r>
      <w:r>
        <w:rPr>
          <w:spacing w:val="-11"/>
          <w:w w:val="115"/>
        </w:rPr>
        <w:t xml:space="preserve"> </w:t>
      </w:r>
      <w:r>
        <w:rPr>
          <w:spacing w:val="-2"/>
          <w:w w:val="115"/>
        </w:rPr>
        <w:t>the</w:t>
      </w:r>
      <w:r>
        <w:rPr>
          <w:spacing w:val="-12"/>
          <w:w w:val="115"/>
        </w:rPr>
        <w:t xml:space="preserve"> </w:t>
      </w:r>
      <w:r>
        <w:rPr>
          <w:spacing w:val="-2"/>
          <w:w w:val="115"/>
        </w:rPr>
        <w:t>work</w:t>
      </w:r>
      <w:r>
        <w:rPr>
          <w:spacing w:val="-12"/>
          <w:w w:val="115"/>
        </w:rPr>
        <w:t xml:space="preserve"> </w:t>
      </w:r>
      <w:r>
        <w:rPr>
          <w:spacing w:val="-2"/>
          <w:w w:val="115"/>
        </w:rPr>
        <w:t>carried</w:t>
      </w:r>
      <w:r>
        <w:rPr>
          <w:spacing w:val="-12"/>
          <w:w w:val="115"/>
        </w:rPr>
        <w:t xml:space="preserve"> </w:t>
      </w:r>
      <w:r>
        <w:rPr>
          <w:spacing w:val="-2"/>
          <w:w w:val="115"/>
        </w:rPr>
        <w:t>out</w:t>
      </w:r>
      <w:r>
        <w:rPr>
          <w:spacing w:val="-12"/>
          <w:w w:val="115"/>
        </w:rPr>
        <w:t xml:space="preserve"> </w:t>
      </w:r>
      <w:r>
        <w:rPr>
          <w:spacing w:val="-2"/>
          <w:w w:val="115"/>
        </w:rPr>
        <w:t>to</w:t>
      </w:r>
      <w:r>
        <w:rPr>
          <w:spacing w:val="-12"/>
          <w:w w:val="115"/>
        </w:rPr>
        <w:t xml:space="preserve"> </w:t>
      </w:r>
      <w:r>
        <w:rPr>
          <w:spacing w:val="-2"/>
          <w:w w:val="115"/>
        </w:rPr>
        <w:t>achieve</w:t>
      </w:r>
      <w:r>
        <w:rPr>
          <w:spacing w:val="-12"/>
          <w:w w:val="115"/>
        </w:rPr>
        <w:t xml:space="preserve"> </w:t>
      </w:r>
      <w:r>
        <w:rPr>
          <w:spacing w:val="-2"/>
          <w:w w:val="115"/>
        </w:rPr>
        <w:t>the</w:t>
      </w:r>
      <w:r>
        <w:rPr>
          <w:spacing w:val="-12"/>
          <w:w w:val="115"/>
        </w:rPr>
        <w:t xml:space="preserve"> </w:t>
      </w:r>
      <w:r>
        <w:rPr>
          <w:spacing w:val="-2"/>
          <w:w w:val="115"/>
        </w:rPr>
        <w:t>goals,</w:t>
      </w:r>
      <w:r>
        <w:rPr>
          <w:spacing w:val="-11"/>
          <w:w w:val="115"/>
        </w:rPr>
        <w:t xml:space="preserve"> </w:t>
      </w:r>
      <w:r>
        <w:rPr>
          <w:spacing w:val="-2"/>
          <w:w w:val="115"/>
        </w:rPr>
        <w:t>and</w:t>
      </w:r>
      <w:r>
        <w:rPr>
          <w:spacing w:val="-12"/>
          <w:w w:val="115"/>
        </w:rPr>
        <w:t xml:space="preserve"> </w:t>
      </w:r>
      <w:r>
        <w:rPr>
          <w:spacing w:val="-2"/>
          <w:w w:val="115"/>
        </w:rPr>
        <w:t xml:space="preserve">the </w:t>
      </w:r>
      <w:r>
        <w:rPr>
          <w:w w:val="110"/>
        </w:rPr>
        <w:t xml:space="preserve">degree to which they were achieved. This chapter is structured around each goal, and special attention is </w:t>
      </w:r>
      <w:r>
        <w:rPr>
          <w:w w:val="115"/>
        </w:rPr>
        <w:t>paid</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key</w:t>
      </w:r>
      <w:r>
        <w:rPr>
          <w:spacing w:val="-15"/>
          <w:w w:val="115"/>
        </w:rPr>
        <w:t xml:space="preserve"> </w:t>
      </w:r>
      <w:r>
        <w:rPr>
          <w:w w:val="115"/>
        </w:rPr>
        <w:t>learnings</w:t>
      </w:r>
      <w:r>
        <w:rPr>
          <w:spacing w:val="-15"/>
          <w:w w:val="115"/>
        </w:rPr>
        <w:t xml:space="preserve"> </w:t>
      </w:r>
      <w:r>
        <w:rPr>
          <w:w w:val="115"/>
        </w:rPr>
        <w:t>that</w:t>
      </w:r>
      <w:r>
        <w:rPr>
          <w:spacing w:val="-15"/>
          <w:w w:val="115"/>
        </w:rPr>
        <w:t xml:space="preserve"> </w:t>
      </w:r>
      <w:r>
        <w:rPr>
          <w:w w:val="115"/>
        </w:rPr>
        <w:t>will</w:t>
      </w:r>
      <w:r>
        <w:rPr>
          <w:spacing w:val="-15"/>
          <w:w w:val="115"/>
        </w:rPr>
        <w:t xml:space="preserve"> </w:t>
      </w:r>
      <w:r>
        <w:rPr>
          <w:w w:val="115"/>
        </w:rPr>
        <w:t>be</w:t>
      </w:r>
      <w:r>
        <w:rPr>
          <w:spacing w:val="-15"/>
          <w:w w:val="115"/>
        </w:rPr>
        <w:t xml:space="preserve"> </w:t>
      </w:r>
      <w:r>
        <w:rPr>
          <w:w w:val="115"/>
        </w:rPr>
        <w:t>useful</w:t>
      </w:r>
      <w:r>
        <w:rPr>
          <w:spacing w:val="-15"/>
          <w:w w:val="115"/>
        </w:rPr>
        <w:t xml:space="preserve"> </w:t>
      </w:r>
      <w:r>
        <w:rPr>
          <w:w w:val="115"/>
        </w:rPr>
        <w:t>for</w:t>
      </w:r>
      <w:r>
        <w:rPr>
          <w:spacing w:val="-15"/>
          <w:w w:val="115"/>
        </w:rPr>
        <w:t xml:space="preserve"> </w:t>
      </w:r>
      <w:r>
        <w:rPr>
          <w:w w:val="115"/>
        </w:rPr>
        <w:t>subsequent</w:t>
      </w:r>
      <w:r>
        <w:rPr>
          <w:spacing w:val="-15"/>
          <w:w w:val="115"/>
        </w:rPr>
        <w:t xml:space="preserve"> </w:t>
      </w:r>
      <w:r>
        <w:rPr>
          <w:w w:val="115"/>
        </w:rPr>
        <w:t>phases</w:t>
      </w:r>
      <w:r>
        <w:rPr>
          <w:spacing w:val="-15"/>
          <w:w w:val="115"/>
        </w:rPr>
        <w:t xml:space="preserve"> </w:t>
      </w:r>
      <w:r>
        <w:rPr>
          <w:w w:val="115"/>
        </w:rPr>
        <w:t>of</w:t>
      </w:r>
      <w:r>
        <w:rPr>
          <w:spacing w:val="-15"/>
          <w:w w:val="115"/>
        </w:rPr>
        <w:t xml:space="preserve"> </w:t>
      </w:r>
      <w:r>
        <w:rPr>
          <w:w w:val="115"/>
        </w:rPr>
        <w:t>this</w:t>
      </w:r>
      <w:r>
        <w:rPr>
          <w:spacing w:val="-15"/>
          <w:w w:val="115"/>
        </w:rPr>
        <w:t xml:space="preserve"> </w:t>
      </w:r>
      <w:r>
        <w:rPr>
          <w:w w:val="115"/>
        </w:rPr>
        <w:t>work.</w:t>
      </w:r>
    </w:p>
    <w:p w14:paraId="077BB552" w14:textId="77777777" w:rsidR="00C220EB" w:rsidRDefault="00C220EB">
      <w:pPr>
        <w:pStyle w:val="BodyText"/>
      </w:pPr>
    </w:p>
    <w:p w14:paraId="077BB553" w14:textId="77777777" w:rsidR="00C220EB" w:rsidRDefault="00C220EB">
      <w:pPr>
        <w:pStyle w:val="BodyText"/>
        <w:spacing w:before="22"/>
      </w:pPr>
    </w:p>
    <w:p w14:paraId="077BB554" w14:textId="77777777" w:rsidR="00C220EB" w:rsidRDefault="00000000">
      <w:pPr>
        <w:pStyle w:val="Heading2"/>
        <w:numPr>
          <w:ilvl w:val="1"/>
          <w:numId w:val="11"/>
        </w:numPr>
        <w:tabs>
          <w:tab w:val="left" w:pos="771"/>
        </w:tabs>
        <w:ind w:left="771" w:hanging="629"/>
      </w:pPr>
      <w:bookmarkStart w:id="392" w:name="Introduction"/>
      <w:bookmarkStart w:id="393" w:name="_bookmark118"/>
      <w:bookmarkEnd w:id="392"/>
      <w:bookmarkEnd w:id="393"/>
      <w:r>
        <w:rPr>
          <w:color w:val="697D90"/>
          <w:spacing w:val="-2"/>
        </w:rPr>
        <w:t>Introduction</w:t>
      </w:r>
    </w:p>
    <w:p w14:paraId="077BB555" w14:textId="77777777" w:rsidR="00C220EB" w:rsidRDefault="00000000">
      <w:pPr>
        <w:pStyle w:val="BodyText"/>
        <w:spacing w:before="245" w:line="256" w:lineRule="auto"/>
        <w:ind w:left="142" w:right="848"/>
        <w:jc w:val="both"/>
      </w:pPr>
      <w:r>
        <w:rPr>
          <w:w w:val="110"/>
        </w:rPr>
        <w:t>The results presented here are part of a structured process that began step by step with the research ques-tion and led to the solution architecture and its implementation. Before delving further into the results of this</w:t>
      </w:r>
      <w:r>
        <w:rPr>
          <w:spacing w:val="-15"/>
          <w:w w:val="110"/>
        </w:rPr>
        <w:t xml:space="preserve"> </w:t>
      </w:r>
      <w:r>
        <w:rPr>
          <w:w w:val="110"/>
        </w:rPr>
        <w:t>project,</w:t>
      </w:r>
      <w:r>
        <w:rPr>
          <w:spacing w:val="-11"/>
          <w:w w:val="110"/>
        </w:rPr>
        <w:t xml:space="preserve"> </w:t>
      </w:r>
      <w:r>
        <w:rPr>
          <w:w w:val="110"/>
        </w:rPr>
        <w:t>a</w:t>
      </w:r>
      <w:r>
        <w:rPr>
          <w:spacing w:val="-15"/>
          <w:w w:val="110"/>
        </w:rPr>
        <w:t xml:space="preserve"> </w:t>
      </w:r>
      <w:r>
        <w:rPr>
          <w:w w:val="110"/>
        </w:rPr>
        <w:t>brief</w:t>
      </w:r>
      <w:r>
        <w:rPr>
          <w:spacing w:val="-15"/>
          <w:w w:val="110"/>
        </w:rPr>
        <w:t xml:space="preserve"> </w:t>
      </w:r>
      <w:r>
        <w:rPr>
          <w:w w:val="110"/>
        </w:rPr>
        <w:t>reminder</w:t>
      </w:r>
      <w:r>
        <w:rPr>
          <w:spacing w:val="-15"/>
          <w:w w:val="110"/>
        </w:rPr>
        <w:t xml:space="preserve"> </w:t>
      </w:r>
      <w:r>
        <w:rPr>
          <w:w w:val="110"/>
        </w:rPr>
        <w:t>of</w:t>
      </w:r>
      <w:r>
        <w:rPr>
          <w:spacing w:val="-15"/>
          <w:w w:val="110"/>
        </w:rPr>
        <w:t xml:space="preserve"> </w:t>
      </w:r>
      <w:r>
        <w:rPr>
          <w:w w:val="110"/>
        </w:rPr>
        <w:t>its</w:t>
      </w:r>
      <w:r>
        <w:rPr>
          <w:spacing w:val="-15"/>
          <w:w w:val="110"/>
        </w:rPr>
        <w:t xml:space="preserve"> </w:t>
      </w:r>
      <w:r>
        <w:rPr>
          <w:w w:val="110"/>
        </w:rPr>
        <w:t>scope</w:t>
      </w:r>
      <w:r>
        <w:rPr>
          <w:spacing w:val="-15"/>
          <w:w w:val="110"/>
        </w:rPr>
        <w:t xml:space="preserve"> </w:t>
      </w:r>
      <w:r>
        <w:rPr>
          <w:w w:val="110"/>
        </w:rPr>
        <w:t>helps</w:t>
      </w:r>
      <w:r>
        <w:rPr>
          <w:spacing w:val="-15"/>
          <w:w w:val="110"/>
        </w:rPr>
        <w:t xml:space="preserve"> </w:t>
      </w:r>
      <w:r>
        <w:rPr>
          <w:w w:val="110"/>
        </w:rPr>
        <w:t>to</w:t>
      </w:r>
      <w:r>
        <w:rPr>
          <w:spacing w:val="-15"/>
          <w:w w:val="110"/>
        </w:rPr>
        <w:t xml:space="preserve"> </w:t>
      </w:r>
      <w:r>
        <w:rPr>
          <w:w w:val="110"/>
        </w:rPr>
        <w:t>maintain</w:t>
      </w:r>
      <w:r>
        <w:rPr>
          <w:spacing w:val="-15"/>
          <w:w w:val="110"/>
        </w:rPr>
        <w:t xml:space="preserve"> </w:t>
      </w:r>
      <w:r>
        <w:rPr>
          <w:w w:val="110"/>
        </w:rPr>
        <w:t>focus.</w:t>
      </w:r>
      <w:r>
        <w:rPr>
          <w:spacing w:val="8"/>
          <w:w w:val="110"/>
        </w:rPr>
        <w:t xml:space="preserve"> </w:t>
      </w:r>
      <w:r>
        <w:rPr>
          <w:w w:val="110"/>
        </w:rPr>
        <w:t>The</w:t>
      </w:r>
      <w:r>
        <w:rPr>
          <w:spacing w:val="-15"/>
          <w:w w:val="110"/>
        </w:rPr>
        <w:t xml:space="preserve"> </w:t>
      </w:r>
      <w:r>
        <w:rPr>
          <w:w w:val="110"/>
        </w:rPr>
        <w:t>project</w:t>
      </w:r>
      <w:r>
        <w:rPr>
          <w:spacing w:val="-15"/>
          <w:w w:val="110"/>
        </w:rPr>
        <w:t xml:space="preserve"> </w:t>
      </w:r>
      <w:r>
        <w:rPr>
          <w:w w:val="110"/>
        </w:rPr>
        <w:t>supports</w:t>
      </w:r>
      <w:r>
        <w:rPr>
          <w:spacing w:val="-15"/>
          <w:w w:val="110"/>
        </w:rPr>
        <w:t xml:space="preserve"> </w:t>
      </w:r>
      <w:r>
        <w:rPr>
          <w:w w:val="110"/>
        </w:rPr>
        <w:t>the</w:t>
      </w:r>
      <w:r>
        <w:rPr>
          <w:spacing w:val="-15"/>
          <w:w w:val="110"/>
        </w:rPr>
        <w:t xml:space="preserve"> </w:t>
      </w:r>
      <w:r>
        <w:rPr>
          <w:rFonts w:ascii="Cambria"/>
          <w:b/>
          <w:w w:val="110"/>
        </w:rPr>
        <w:t>D</w:t>
      </w:r>
      <w:r>
        <w:rPr>
          <w:w w:val="110"/>
        </w:rPr>
        <w:t>ata</w:t>
      </w:r>
      <w:r>
        <w:rPr>
          <w:spacing w:val="-15"/>
          <w:w w:val="110"/>
        </w:rPr>
        <w:t xml:space="preserve"> </w:t>
      </w:r>
      <w:r>
        <w:rPr>
          <w:rFonts w:ascii="Cambria"/>
          <w:b/>
          <w:w w:val="110"/>
        </w:rPr>
        <w:t>W</w:t>
      </w:r>
      <w:r>
        <w:rPr>
          <w:w w:val="110"/>
        </w:rPr>
        <w:t>are</w:t>
      </w:r>
      <w:r>
        <w:rPr>
          <w:rFonts w:ascii="Cambria"/>
          <w:b/>
          <w:w w:val="110"/>
        </w:rPr>
        <w:t>h</w:t>
      </w:r>
      <w:r>
        <w:rPr>
          <w:w w:val="110"/>
        </w:rPr>
        <w:t xml:space="preserve">ouse </w:t>
      </w:r>
      <w:r>
        <w:t xml:space="preserve">of </w:t>
      </w:r>
      <w:r>
        <w:rPr>
          <w:rFonts w:ascii="Cambria"/>
          <w:b/>
        </w:rPr>
        <w:t>L</w:t>
      </w:r>
      <w:r>
        <w:t xml:space="preserve">ogistic </w:t>
      </w:r>
      <w:r>
        <w:rPr>
          <w:rFonts w:ascii="Cambria"/>
          <w:b/>
        </w:rPr>
        <w:t>S</w:t>
      </w:r>
      <w:r>
        <w:t xml:space="preserve">ervices </w:t>
      </w:r>
      <w:r>
        <w:rPr>
          <w:rFonts w:ascii="Cambria"/>
          <w:b/>
        </w:rPr>
        <w:t>Op</w:t>
      </w:r>
      <w:r>
        <w:t>eration</w:t>
      </w:r>
      <w:r>
        <w:rPr>
          <w:rFonts w:ascii="Cambria"/>
          <w:b/>
        </w:rPr>
        <w:t xml:space="preserve">s </w:t>
      </w:r>
      <w:hyperlink w:anchor="_bookmark146" w:history="1">
        <w:r>
          <w:t>(DWH LS OP</w:t>
        </w:r>
      </w:hyperlink>
      <w:r>
        <w:t xml:space="preserve">S) with the goal of improving </w:t>
      </w:r>
      <w:hyperlink w:anchor="_bookmark140" w:history="1">
        <w:r>
          <w:t>data availability</w:t>
        </w:r>
      </w:hyperlink>
      <w:r>
        <w:t xml:space="preserve"> and </w:t>
      </w:r>
      <w:hyperlink w:anchor="_bookmark141" w:history="1">
        <w:r>
          <w:t>data quality</w:t>
        </w:r>
      </w:hyperlink>
      <w:r>
        <w:t xml:space="preserve"> </w:t>
      </w:r>
      <w:r>
        <w:rPr>
          <w:w w:val="110"/>
        </w:rPr>
        <w:t>management by replacing manual checks performed by the business with automated checks executed by IT. Through this change, data about these checks can become more consistent and enable the business to monitor</w:t>
      </w:r>
      <w:r>
        <w:rPr>
          <w:spacing w:val="-8"/>
          <w:w w:val="110"/>
        </w:rPr>
        <w:t xml:space="preserve"> </w:t>
      </w:r>
      <w:r>
        <w:rPr>
          <w:w w:val="110"/>
        </w:rPr>
        <w:t>them</w:t>
      </w:r>
      <w:r>
        <w:rPr>
          <w:spacing w:val="-8"/>
          <w:w w:val="110"/>
        </w:rPr>
        <w:t xml:space="preserve"> </w:t>
      </w:r>
      <w:r>
        <w:rPr>
          <w:w w:val="110"/>
        </w:rPr>
        <w:t>more</w:t>
      </w:r>
      <w:r>
        <w:rPr>
          <w:spacing w:val="-8"/>
          <w:w w:val="110"/>
        </w:rPr>
        <w:t xml:space="preserve"> </w:t>
      </w:r>
      <w:r>
        <w:rPr>
          <w:w w:val="110"/>
        </w:rPr>
        <w:t>easily. To</w:t>
      </w:r>
      <w:r>
        <w:rPr>
          <w:spacing w:val="-8"/>
          <w:w w:val="110"/>
        </w:rPr>
        <w:t xml:space="preserve"> </w:t>
      </w:r>
      <w:r>
        <w:rPr>
          <w:w w:val="110"/>
        </w:rPr>
        <w:t>achieve</w:t>
      </w:r>
      <w:r>
        <w:rPr>
          <w:spacing w:val="-8"/>
          <w:w w:val="110"/>
        </w:rPr>
        <w:t xml:space="preserve"> </w:t>
      </w:r>
      <w:r>
        <w:rPr>
          <w:w w:val="110"/>
        </w:rPr>
        <w:t>this,</w:t>
      </w:r>
      <w:r>
        <w:rPr>
          <w:spacing w:val="-6"/>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reporting</w:t>
      </w:r>
      <w:r>
        <w:rPr>
          <w:spacing w:val="-8"/>
          <w:w w:val="110"/>
        </w:rPr>
        <w:t xml:space="preserve"> </w:t>
      </w:r>
      <w:r>
        <w:rPr>
          <w:w w:val="110"/>
        </w:rPr>
        <w:t>pipeline</w:t>
      </w:r>
      <w:r>
        <w:rPr>
          <w:spacing w:val="-8"/>
          <w:w w:val="110"/>
        </w:rPr>
        <w:t xml:space="preserve"> </w:t>
      </w:r>
      <w:r>
        <w:rPr>
          <w:w w:val="110"/>
        </w:rPr>
        <w:t>from</w:t>
      </w:r>
      <w:r>
        <w:rPr>
          <w:spacing w:val="-8"/>
          <w:w w:val="110"/>
        </w:rPr>
        <w:t xml:space="preserve"> </w:t>
      </w:r>
      <w:r>
        <w:rPr>
          <w:w w:val="110"/>
        </w:rPr>
        <w:t>raw</w:t>
      </w:r>
      <w:r>
        <w:rPr>
          <w:spacing w:val="-8"/>
          <w:w w:val="110"/>
        </w:rPr>
        <w:t xml:space="preserve"> </w:t>
      </w:r>
      <w:r>
        <w:rPr>
          <w:w w:val="110"/>
        </w:rPr>
        <w:t>data</w:t>
      </w:r>
      <w:r>
        <w:rPr>
          <w:spacing w:val="-8"/>
          <w:w w:val="110"/>
        </w:rPr>
        <w:t xml:space="preserve"> </w:t>
      </w:r>
      <w:r>
        <w:rPr>
          <w:w w:val="110"/>
        </w:rPr>
        <w:t>to</w:t>
      </w:r>
      <w:r>
        <w:rPr>
          <w:spacing w:val="-8"/>
          <w:w w:val="110"/>
        </w:rPr>
        <w:t xml:space="preserve"> </w:t>
      </w:r>
      <w:r>
        <w:rPr>
          <w:w w:val="110"/>
        </w:rPr>
        <w:t>the</w:t>
      </w:r>
      <w:r>
        <w:rPr>
          <w:spacing w:val="-8"/>
          <w:w w:val="110"/>
        </w:rPr>
        <w:t xml:space="preserve"> </w:t>
      </w:r>
      <w:r>
        <w:rPr>
          <w:w w:val="110"/>
        </w:rPr>
        <w:t>final</w:t>
      </w:r>
      <w:r>
        <w:rPr>
          <w:spacing w:val="-8"/>
          <w:w w:val="110"/>
        </w:rPr>
        <w:t xml:space="preserve"> </w:t>
      </w:r>
      <w:r>
        <w:rPr>
          <w:w w:val="110"/>
        </w:rPr>
        <w:t xml:space="preserve">report </w:t>
      </w:r>
      <w:r>
        <w:rPr>
          <w:w w:val="115"/>
        </w:rPr>
        <w:t>had to be re-engineered and documented.</w:t>
      </w:r>
    </w:p>
    <w:p w14:paraId="077BB556" w14:textId="77777777" w:rsidR="00C220EB" w:rsidRDefault="00C220EB">
      <w:pPr>
        <w:pStyle w:val="BodyText"/>
      </w:pPr>
    </w:p>
    <w:p w14:paraId="077BB557" w14:textId="77777777" w:rsidR="00C220EB" w:rsidRDefault="00C220EB">
      <w:pPr>
        <w:pStyle w:val="BodyText"/>
        <w:spacing w:before="12"/>
      </w:pPr>
    </w:p>
    <w:p w14:paraId="077BB558" w14:textId="77777777" w:rsidR="00C220EB" w:rsidRDefault="00000000">
      <w:pPr>
        <w:pStyle w:val="Heading2"/>
        <w:numPr>
          <w:ilvl w:val="1"/>
          <w:numId w:val="11"/>
        </w:numPr>
        <w:tabs>
          <w:tab w:val="left" w:pos="771"/>
        </w:tabs>
        <w:spacing w:before="1"/>
        <w:ind w:left="771" w:hanging="629"/>
      </w:pPr>
      <w:bookmarkStart w:id="394" w:name="Evaluation_criteria"/>
      <w:bookmarkStart w:id="395" w:name="_bookmark119"/>
      <w:bookmarkEnd w:id="394"/>
      <w:bookmarkEnd w:id="395"/>
      <w:r>
        <w:rPr>
          <w:color w:val="697D90"/>
        </w:rPr>
        <w:t>Evaluation</w:t>
      </w:r>
      <w:r>
        <w:rPr>
          <w:color w:val="697D90"/>
          <w:spacing w:val="-17"/>
        </w:rPr>
        <w:t xml:space="preserve"> </w:t>
      </w:r>
      <w:r>
        <w:rPr>
          <w:color w:val="697D90"/>
          <w:spacing w:val="-2"/>
        </w:rPr>
        <w:t>criteria</w:t>
      </w:r>
    </w:p>
    <w:p w14:paraId="077BB559" w14:textId="77777777" w:rsidR="00C220EB" w:rsidRDefault="00000000">
      <w:pPr>
        <w:pStyle w:val="BodyText"/>
        <w:spacing w:before="244" w:line="256" w:lineRule="auto"/>
        <w:ind w:left="142" w:right="848"/>
        <w:jc w:val="both"/>
      </w:pPr>
      <w:r>
        <w:rPr>
          <w:w w:val="110"/>
        </w:rPr>
        <w:t>First, a result is defined as every piece of information that helps the reader become familiar with the con-text</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work. Second,</w:t>
      </w:r>
      <w:r>
        <w:rPr>
          <w:spacing w:val="-2"/>
          <w:w w:val="110"/>
        </w:rPr>
        <w:t xml:space="preserve"> </w:t>
      </w:r>
      <w:r>
        <w:rPr>
          <w:w w:val="110"/>
        </w:rPr>
        <w:t>it</w:t>
      </w:r>
      <w:r>
        <w:rPr>
          <w:spacing w:val="-3"/>
          <w:w w:val="110"/>
        </w:rPr>
        <w:t xml:space="preserve"> </w:t>
      </w:r>
      <w:r>
        <w:rPr>
          <w:w w:val="110"/>
        </w:rPr>
        <w:t>includes</w:t>
      </w:r>
      <w:r>
        <w:rPr>
          <w:spacing w:val="-3"/>
          <w:w w:val="110"/>
        </w:rPr>
        <w:t xml:space="preserve"> </w:t>
      </w:r>
      <w:r>
        <w:rPr>
          <w:w w:val="110"/>
        </w:rPr>
        <w:t>all</w:t>
      </w:r>
      <w:r>
        <w:rPr>
          <w:spacing w:val="-3"/>
          <w:w w:val="110"/>
        </w:rPr>
        <w:t xml:space="preserve"> </w:t>
      </w:r>
      <w:r>
        <w:rPr>
          <w:w w:val="110"/>
        </w:rPr>
        <w:t>information</w:t>
      </w:r>
      <w:r>
        <w:rPr>
          <w:spacing w:val="-3"/>
          <w:w w:val="110"/>
        </w:rPr>
        <w:t xml:space="preserve"> </w:t>
      </w:r>
      <w:r>
        <w:rPr>
          <w:w w:val="110"/>
        </w:rPr>
        <w:t>that</w:t>
      </w:r>
      <w:r>
        <w:rPr>
          <w:spacing w:val="-3"/>
          <w:w w:val="110"/>
        </w:rPr>
        <w:t xml:space="preserve"> </w:t>
      </w:r>
      <w:r>
        <w:rPr>
          <w:w w:val="110"/>
        </w:rPr>
        <w:t>supports</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methods</w:t>
      </w:r>
      <w:r>
        <w:rPr>
          <w:spacing w:val="-3"/>
          <w:w w:val="110"/>
        </w:rPr>
        <w:t xml:space="preserve"> </w:t>
      </w:r>
      <w:r>
        <w:rPr>
          <w:w w:val="110"/>
        </w:rPr>
        <w:t>used</w:t>
      </w:r>
      <w:r>
        <w:rPr>
          <w:spacing w:val="-3"/>
          <w:w w:val="110"/>
        </w:rPr>
        <w:t xml:space="preserve"> </w:t>
      </w:r>
      <w:r>
        <w:rPr>
          <w:w w:val="110"/>
        </w:rPr>
        <w:t>dur-ing</w:t>
      </w:r>
      <w:r>
        <w:rPr>
          <w:spacing w:val="-2"/>
          <w:w w:val="110"/>
        </w:rPr>
        <w:t xml:space="preserve"> </w:t>
      </w:r>
      <w:r>
        <w:rPr>
          <w:w w:val="110"/>
        </w:rPr>
        <w:t>the</w:t>
      </w:r>
      <w:r>
        <w:rPr>
          <w:spacing w:val="-2"/>
          <w:w w:val="110"/>
        </w:rPr>
        <w:t xml:space="preserve"> </w:t>
      </w:r>
      <w:r>
        <w:rPr>
          <w:w w:val="110"/>
        </w:rPr>
        <w:t>project. Third,</w:t>
      </w:r>
      <w:r>
        <w:rPr>
          <w:spacing w:val="-1"/>
          <w:w w:val="110"/>
        </w:rPr>
        <w:t xml:space="preserve"> </w:t>
      </w:r>
      <w:r>
        <w:rPr>
          <w:w w:val="110"/>
        </w:rPr>
        <w:t>it</w:t>
      </w:r>
      <w:r>
        <w:rPr>
          <w:spacing w:val="-2"/>
          <w:w w:val="110"/>
        </w:rPr>
        <w:t xml:space="preserve"> </w:t>
      </w:r>
      <w:r>
        <w:rPr>
          <w:w w:val="110"/>
        </w:rPr>
        <w:t>comprises</w:t>
      </w:r>
      <w:r>
        <w:rPr>
          <w:spacing w:val="-2"/>
          <w:w w:val="110"/>
        </w:rPr>
        <w:t xml:space="preserve"> </w:t>
      </w:r>
      <w:r>
        <w:rPr>
          <w:w w:val="110"/>
        </w:rPr>
        <w:t>the</w:t>
      </w:r>
      <w:r>
        <w:rPr>
          <w:spacing w:val="-2"/>
          <w:w w:val="110"/>
        </w:rPr>
        <w:t xml:space="preserve"> </w:t>
      </w:r>
      <w:r>
        <w:rPr>
          <w:w w:val="110"/>
        </w:rPr>
        <w:t>main</w:t>
      </w:r>
      <w:r>
        <w:rPr>
          <w:spacing w:val="-2"/>
          <w:w w:val="110"/>
        </w:rPr>
        <w:t xml:space="preserve"> </w:t>
      </w:r>
      <w:r>
        <w:rPr>
          <w:w w:val="110"/>
        </w:rPr>
        <w:t>goal</w:t>
      </w:r>
      <w:r>
        <w:rPr>
          <w:spacing w:val="-2"/>
          <w:w w:val="110"/>
        </w:rPr>
        <w:t xml:space="preserve"> </w:t>
      </w:r>
      <w:r>
        <w:rPr>
          <w:w w:val="110"/>
        </w:rPr>
        <w:t>of</w:t>
      </w:r>
      <w:r>
        <w:rPr>
          <w:spacing w:val="-2"/>
          <w:w w:val="110"/>
        </w:rPr>
        <w:t xml:space="preserve"> </w:t>
      </w:r>
      <w:r>
        <w:rPr>
          <w:w w:val="110"/>
        </w:rPr>
        <w:t>this</w:t>
      </w:r>
      <w:r>
        <w:rPr>
          <w:spacing w:val="-2"/>
          <w:w w:val="110"/>
        </w:rPr>
        <w:t xml:space="preserve"> </w:t>
      </w:r>
      <w:r>
        <w:rPr>
          <w:w w:val="110"/>
        </w:rPr>
        <w:t>work,</w:t>
      </w:r>
      <w:r>
        <w:rPr>
          <w:spacing w:val="-1"/>
          <w:w w:val="110"/>
        </w:rPr>
        <w:t xml:space="preserve"> </w:t>
      </w:r>
      <w:r>
        <w:rPr>
          <w:w w:val="110"/>
        </w:rPr>
        <w:t>the</w:t>
      </w:r>
      <w:r>
        <w:rPr>
          <w:spacing w:val="-2"/>
          <w:w w:val="110"/>
        </w:rPr>
        <w:t xml:space="preserve"> </w:t>
      </w:r>
      <w:r>
        <w:rPr>
          <w:w w:val="110"/>
        </w:rPr>
        <w:t>SMART</w:t>
      </w:r>
      <w:r>
        <w:rPr>
          <w:spacing w:val="-2"/>
          <w:w w:val="110"/>
        </w:rPr>
        <w:t xml:space="preserve"> </w:t>
      </w:r>
      <w:r>
        <w:rPr>
          <w:w w:val="110"/>
        </w:rPr>
        <w:t>goals</w:t>
      </w:r>
      <w:r>
        <w:rPr>
          <w:spacing w:val="-2"/>
          <w:w w:val="110"/>
        </w:rPr>
        <w:t xml:space="preserve"> </w:t>
      </w:r>
      <w:r>
        <w:rPr>
          <w:w w:val="110"/>
        </w:rPr>
        <w:t>and</w:t>
      </w:r>
      <w:r>
        <w:rPr>
          <w:spacing w:val="-2"/>
          <w:w w:val="110"/>
        </w:rPr>
        <w:t xml:space="preserve"> </w:t>
      </w:r>
      <w:r>
        <w:rPr>
          <w:w w:val="110"/>
        </w:rPr>
        <w:t>their</w:t>
      </w:r>
      <w:r>
        <w:rPr>
          <w:spacing w:val="-2"/>
          <w:w w:val="110"/>
        </w:rPr>
        <w:t xml:space="preserve"> </w:t>
      </w:r>
      <w:r>
        <w:rPr>
          <w:w w:val="110"/>
        </w:rPr>
        <w:t>results. While the</w:t>
      </w:r>
      <w:r>
        <w:rPr>
          <w:spacing w:val="-13"/>
          <w:w w:val="110"/>
        </w:rPr>
        <w:t xml:space="preserve"> </w:t>
      </w:r>
      <w:r>
        <w:rPr>
          <w:w w:val="110"/>
        </w:rPr>
        <w:t>supporting</w:t>
      </w:r>
      <w:r>
        <w:rPr>
          <w:spacing w:val="-12"/>
          <w:w w:val="110"/>
        </w:rPr>
        <w:t xml:space="preserve"> </w:t>
      </w:r>
      <w:r>
        <w:rPr>
          <w:w w:val="110"/>
        </w:rPr>
        <w:t>results</w:t>
      </w:r>
      <w:r>
        <w:rPr>
          <w:spacing w:val="-13"/>
          <w:w w:val="110"/>
        </w:rPr>
        <w:t xml:space="preserve"> </w:t>
      </w:r>
      <w:r>
        <w:rPr>
          <w:w w:val="110"/>
        </w:rPr>
        <w:t>help</w:t>
      </w:r>
      <w:r>
        <w:rPr>
          <w:spacing w:val="-13"/>
          <w:w w:val="110"/>
        </w:rPr>
        <w:t xml:space="preserve"> </w:t>
      </w:r>
      <w:r>
        <w:rPr>
          <w:w w:val="110"/>
        </w:rPr>
        <w:t>to</w:t>
      </w:r>
      <w:r>
        <w:rPr>
          <w:spacing w:val="-13"/>
          <w:w w:val="110"/>
        </w:rPr>
        <w:t xml:space="preserve"> </w:t>
      </w:r>
      <w:r>
        <w:rPr>
          <w:w w:val="110"/>
        </w:rPr>
        <w:t>understand</w:t>
      </w:r>
      <w:r>
        <w:rPr>
          <w:spacing w:val="-12"/>
          <w:w w:val="110"/>
        </w:rPr>
        <w:t xml:space="preserve"> </w:t>
      </w:r>
      <w:r>
        <w:rPr>
          <w:w w:val="110"/>
        </w:rPr>
        <w:t>the</w:t>
      </w:r>
      <w:r>
        <w:rPr>
          <w:spacing w:val="-13"/>
          <w:w w:val="110"/>
        </w:rPr>
        <w:t xml:space="preserve"> </w:t>
      </w:r>
      <w:r>
        <w:rPr>
          <w:w w:val="110"/>
        </w:rPr>
        <w:t>environment,</w:t>
      </w:r>
      <w:r>
        <w:rPr>
          <w:spacing w:val="-11"/>
          <w:w w:val="110"/>
        </w:rPr>
        <w:t xml:space="preserve"> </w:t>
      </w:r>
      <w:r>
        <w:rPr>
          <w:w w:val="110"/>
        </w:rPr>
        <w:t>only</w:t>
      </w:r>
      <w:r>
        <w:rPr>
          <w:spacing w:val="-13"/>
          <w:w w:val="110"/>
        </w:rPr>
        <w:t xml:space="preserve"> </w:t>
      </w:r>
      <w:r>
        <w:rPr>
          <w:w w:val="110"/>
        </w:rPr>
        <w:t>the</w:t>
      </w:r>
      <w:r>
        <w:rPr>
          <w:spacing w:val="-13"/>
          <w:w w:val="110"/>
        </w:rPr>
        <w:t xml:space="preserve"> </w:t>
      </w:r>
      <w:r>
        <w:rPr>
          <w:w w:val="110"/>
        </w:rPr>
        <w:t>SMART</w:t>
      </w:r>
      <w:r>
        <w:rPr>
          <w:spacing w:val="-12"/>
          <w:w w:val="110"/>
        </w:rPr>
        <w:t xml:space="preserve"> </w:t>
      </w:r>
      <w:r>
        <w:rPr>
          <w:w w:val="110"/>
        </w:rPr>
        <w:t>goal</w:t>
      </w:r>
      <w:r>
        <w:rPr>
          <w:spacing w:val="-13"/>
          <w:w w:val="110"/>
        </w:rPr>
        <w:t xml:space="preserve"> </w:t>
      </w:r>
      <w:r>
        <w:rPr>
          <w:w w:val="110"/>
        </w:rPr>
        <w:t>results</w:t>
      </w:r>
      <w:r>
        <w:rPr>
          <w:spacing w:val="-13"/>
          <w:w w:val="110"/>
        </w:rPr>
        <w:t xml:space="preserve"> </w:t>
      </w:r>
      <w:r>
        <w:rPr>
          <w:w w:val="110"/>
        </w:rPr>
        <w:t>are</w:t>
      </w:r>
      <w:r>
        <w:rPr>
          <w:spacing w:val="-13"/>
          <w:w w:val="110"/>
        </w:rPr>
        <w:t xml:space="preserve"> </w:t>
      </w:r>
      <w:r>
        <w:rPr>
          <w:w w:val="110"/>
        </w:rPr>
        <w:t>the</w:t>
      </w:r>
      <w:r>
        <w:rPr>
          <w:spacing w:val="-12"/>
          <w:w w:val="110"/>
        </w:rPr>
        <w:t xml:space="preserve"> </w:t>
      </w:r>
      <w:r>
        <w:rPr>
          <w:w w:val="110"/>
        </w:rPr>
        <w:t xml:space="preserve">effectively </w:t>
      </w:r>
      <w:r>
        <w:rPr>
          <w:w w:val="115"/>
        </w:rPr>
        <w:t>relevant results of this work.</w:t>
      </w:r>
    </w:p>
    <w:p w14:paraId="077BB55A" w14:textId="77777777" w:rsidR="00C220EB" w:rsidRDefault="00000000">
      <w:pPr>
        <w:pStyle w:val="BodyText"/>
        <w:spacing w:before="137"/>
        <w:ind w:left="142"/>
        <w:jc w:val="both"/>
      </w:pPr>
      <w:r>
        <w:rPr>
          <w:w w:val="110"/>
        </w:rPr>
        <w:t>These</w:t>
      </w:r>
      <w:r>
        <w:rPr>
          <w:spacing w:val="-14"/>
          <w:w w:val="110"/>
        </w:rPr>
        <w:t xml:space="preserve"> </w:t>
      </w:r>
      <w:r>
        <w:rPr>
          <w:w w:val="110"/>
        </w:rPr>
        <w:t>SMART</w:t>
      </w:r>
      <w:r>
        <w:rPr>
          <w:spacing w:val="-13"/>
          <w:w w:val="110"/>
        </w:rPr>
        <w:t xml:space="preserve"> </w:t>
      </w:r>
      <w:r>
        <w:rPr>
          <w:w w:val="110"/>
        </w:rPr>
        <w:t>goals</w:t>
      </w:r>
      <w:r>
        <w:rPr>
          <w:spacing w:val="-13"/>
          <w:w w:val="110"/>
        </w:rPr>
        <w:t xml:space="preserve"> </w:t>
      </w:r>
      <w:r>
        <w:rPr>
          <w:w w:val="110"/>
        </w:rPr>
        <w:t>have</w:t>
      </w:r>
      <w:r>
        <w:rPr>
          <w:spacing w:val="-14"/>
          <w:w w:val="110"/>
        </w:rPr>
        <w:t xml:space="preserve"> </w:t>
      </w:r>
      <w:r>
        <w:rPr>
          <w:w w:val="110"/>
        </w:rPr>
        <w:t>been</w:t>
      </w:r>
      <w:r>
        <w:rPr>
          <w:spacing w:val="-13"/>
          <w:w w:val="110"/>
        </w:rPr>
        <w:t xml:space="preserve"> </w:t>
      </w:r>
      <w:r>
        <w:rPr>
          <w:w w:val="110"/>
        </w:rPr>
        <w:t>defined</w:t>
      </w:r>
      <w:r>
        <w:rPr>
          <w:spacing w:val="-13"/>
          <w:w w:val="110"/>
        </w:rPr>
        <w:t xml:space="preserve"> </w:t>
      </w:r>
      <w:r>
        <w:rPr>
          <w:w w:val="110"/>
        </w:rPr>
        <w:t>in</w:t>
      </w:r>
      <w:r>
        <w:rPr>
          <w:spacing w:val="-13"/>
          <w:w w:val="110"/>
        </w:rPr>
        <w:t xml:space="preserve"> </w:t>
      </w:r>
      <w:r>
        <w:rPr>
          <w:w w:val="110"/>
        </w:rPr>
        <w:t>the</w:t>
      </w:r>
      <w:r>
        <w:rPr>
          <w:spacing w:val="-14"/>
          <w:w w:val="110"/>
        </w:rPr>
        <w:t xml:space="preserve"> </w:t>
      </w:r>
      <w:r>
        <w:rPr>
          <w:w w:val="110"/>
        </w:rPr>
        <w:t>research</w:t>
      </w:r>
      <w:r>
        <w:rPr>
          <w:spacing w:val="-13"/>
          <w:w w:val="110"/>
        </w:rPr>
        <w:t xml:space="preserve"> </w:t>
      </w:r>
      <w:r>
        <w:rPr>
          <w:w w:val="110"/>
        </w:rPr>
        <w:t>chapter</w:t>
      </w:r>
      <w:r>
        <w:rPr>
          <w:spacing w:val="-13"/>
          <w:w w:val="110"/>
        </w:rPr>
        <w:t xml:space="preserve"> </w:t>
      </w:r>
      <w:r>
        <w:rPr>
          <w:w w:val="110"/>
        </w:rPr>
        <w:t>at</w:t>
      </w:r>
      <w:r>
        <w:rPr>
          <w:spacing w:val="-13"/>
          <w:w w:val="110"/>
        </w:rPr>
        <w:t xml:space="preserve"> </w:t>
      </w:r>
      <w:hyperlink w:anchor="_bookmark71" w:history="1">
        <w:r>
          <w:rPr>
            <w:spacing w:val="-4"/>
            <w:w w:val="110"/>
          </w:rPr>
          <w:t>3.</w:t>
        </w:r>
      </w:hyperlink>
      <w:r>
        <w:rPr>
          <w:spacing w:val="-4"/>
          <w:w w:val="110"/>
        </w:rPr>
        <w:t>5:</w:t>
      </w:r>
    </w:p>
    <w:p w14:paraId="077BB55B" w14:textId="77777777" w:rsidR="00C220EB" w:rsidRDefault="00000000">
      <w:pPr>
        <w:pStyle w:val="Heading4"/>
        <w:spacing w:before="9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
          <w:position w:val="2"/>
        </w:rPr>
        <w:t xml:space="preserve"> </w:t>
      </w:r>
      <w:r>
        <w:rPr>
          <w:rFonts w:ascii="Cambria" w:hAnsi="Cambria"/>
        </w:rPr>
        <w:t>1)</w:t>
      </w:r>
      <w:r>
        <w:rPr>
          <w:rFonts w:ascii="Cambria" w:hAnsi="Cambria"/>
          <w:spacing w:val="-12"/>
        </w:rPr>
        <w:t xml:space="preserve"> </w:t>
      </w:r>
      <w:r>
        <w:rPr>
          <w:rFonts w:ascii="Cambria" w:hAnsi="Cambria"/>
        </w:rPr>
        <w:t>Identification</w:t>
      </w:r>
      <w:r>
        <w:rPr>
          <w:rFonts w:ascii="Cambria" w:hAnsi="Cambria"/>
          <w:spacing w:val="-12"/>
        </w:rPr>
        <w:t xml:space="preserve"> </w:t>
      </w:r>
      <w:r>
        <w:rPr>
          <w:rFonts w:ascii="Cambria" w:hAnsi="Cambria"/>
        </w:rPr>
        <w:t>of</w:t>
      </w:r>
      <w:r>
        <w:rPr>
          <w:rFonts w:ascii="Cambria" w:hAnsi="Cambria"/>
          <w:spacing w:val="-12"/>
        </w:rPr>
        <w:t xml:space="preserve"> </w:t>
      </w:r>
      <w:r>
        <w:rPr>
          <w:rFonts w:ascii="Cambria" w:hAnsi="Cambria"/>
        </w:rPr>
        <w:t>initial</w:t>
      </w:r>
      <w:r>
        <w:rPr>
          <w:rFonts w:ascii="Cambria" w:hAnsi="Cambria"/>
          <w:spacing w:val="-12"/>
        </w:rPr>
        <w:t xml:space="preserve"> </w:t>
      </w:r>
      <w:r>
        <w:rPr>
          <w:rFonts w:ascii="Cambria" w:hAnsi="Cambria"/>
        </w:rPr>
        <w:t>data</w:t>
      </w:r>
      <w:r>
        <w:rPr>
          <w:rFonts w:ascii="Cambria" w:hAnsi="Cambria"/>
          <w:spacing w:val="-13"/>
        </w:rPr>
        <w:t xml:space="preserve"> </w:t>
      </w:r>
      <w:r>
        <w:rPr>
          <w:rFonts w:ascii="Cambria" w:hAnsi="Cambria"/>
        </w:rPr>
        <w:t>quality</w:t>
      </w:r>
      <w:r>
        <w:rPr>
          <w:rFonts w:ascii="Cambria" w:hAnsi="Cambria"/>
          <w:spacing w:val="-12"/>
        </w:rPr>
        <w:t xml:space="preserve"> </w:t>
      </w:r>
      <w:r>
        <w:rPr>
          <w:rFonts w:ascii="Cambria" w:hAnsi="Cambria"/>
          <w:spacing w:val="-2"/>
        </w:rPr>
        <w:t>metrics</w:t>
      </w:r>
    </w:p>
    <w:p w14:paraId="077BB55C" w14:textId="77777777" w:rsidR="00C220EB"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4"/>
          <w:position w:val="2"/>
        </w:rPr>
        <w:t xml:space="preserve"> </w:t>
      </w:r>
      <w:r>
        <w:rPr>
          <w:rFonts w:ascii="Cambria" w:hAnsi="Cambria"/>
        </w:rPr>
        <w:t>2)</w:t>
      </w:r>
      <w:r>
        <w:rPr>
          <w:rFonts w:ascii="Cambria" w:hAnsi="Cambria"/>
          <w:spacing w:val="-9"/>
        </w:rPr>
        <w:t xml:space="preserve"> </w:t>
      </w:r>
      <w:r>
        <w:rPr>
          <w:rFonts w:ascii="Cambria" w:hAnsi="Cambria"/>
        </w:rPr>
        <w:t>Investigation</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IT</w:t>
      </w:r>
      <w:r>
        <w:rPr>
          <w:rFonts w:ascii="Cambria" w:hAnsi="Cambria"/>
          <w:spacing w:val="-8"/>
        </w:rPr>
        <w:t xml:space="preserve"> </w:t>
      </w:r>
      <w:r>
        <w:rPr>
          <w:rFonts w:ascii="Cambria" w:hAnsi="Cambria"/>
        </w:rPr>
        <w:t>systems</w:t>
      </w:r>
      <w:r>
        <w:rPr>
          <w:rFonts w:ascii="Cambria" w:hAnsi="Cambria"/>
          <w:spacing w:val="-8"/>
        </w:rPr>
        <w:t xml:space="preserve"> </w:t>
      </w:r>
      <w:r>
        <w:rPr>
          <w:rFonts w:ascii="Cambria" w:hAnsi="Cambria"/>
        </w:rPr>
        <w:t>for</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metrics</w:t>
      </w:r>
    </w:p>
    <w:p w14:paraId="077BB55D" w14:textId="77777777" w:rsidR="00C220EB" w:rsidRDefault="00000000">
      <w:pPr>
        <w:pStyle w:val="Heading4"/>
        <w:spacing w:before="69"/>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8"/>
          <w:position w:val="2"/>
        </w:rPr>
        <w:t xml:space="preserve"> </w:t>
      </w:r>
      <w:r>
        <w:rPr>
          <w:rFonts w:ascii="Cambria" w:hAnsi="Cambria"/>
        </w:rPr>
        <w:t>3)</w:t>
      </w:r>
      <w:r>
        <w:rPr>
          <w:rFonts w:ascii="Cambria" w:hAnsi="Cambria"/>
          <w:spacing w:val="-10"/>
        </w:rPr>
        <w:t xml:space="preserve"> </w:t>
      </w:r>
      <w:r>
        <w:rPr>
          <w:rFonts w:ascii="Cambria" w:hAnsi="Cambria"/>
        </w:rPr>
        <w:t>Investigation</w:t>
      </w:r>
      <w:r>
        <w:rPr>
          <w:rFonts w:ascii="Cambria" w:hAnsi="Cambria"/>
          <w:spacing w:val="-11"/>
        </w:rPr>
        <w:t xml:space="preserve"> </w:t>
      </w:r>
      <w:r>
        <w:rPr>
          <w:rFonts w:ascii="Cambria" w:hAnsi="Cambria"/>
        </w:rPr>
        <w:t>of</w:t>
      </w:r>
      <w:r>
        <w:rPr>
          <w:rFonts w:ascii="Cambria" w:hAnsi="Cambria"/>
          <w:spacing w:val="-11"/>
        </w:rPr>
        <w:t xml:space="preserve"> </w:t>
      </w:r>
      <w:r>
        <w:rPr>
          <w:rFonts w:ascii="Cambria" w:hAnsi="Cambria"/>
        </w:rPr>
        <w:t>data</w:t>
      </w:r>
      <w:r>
        <w:rPr>
          <w:rFonts w:ascii="Cambria" w:hAnsi="Cambria"/>
          <w:spacing w:val="-10"/>
        </w:rPr>
        <w:t xml:space="preserve"> </w:t>
      </w:r>
      <w:r>
        <w:rPr>
          <w:rFonts w:ascii="Cambria" w:hAnsi="Cambria"/>
        </w:rPr>
        <w:t>lineage</w:t>
      </w:r>
      <w:r>
        <w:rPr>
          <w:rFonts w:ascii="Cambria" w:hAnsi="Cambria"/>
          <w:spacing w:val="-11"/>
        </w:rPr>
        <w:t xml:space="preserve"> </w:t>
      </w:r>
      <w:r>
        <w:rPr>
          <w:rFonts w:ascii="Cambria" w:hAnsi="Cambria"/>
        </w:rPr>
        <w:t>for</w:t>
      </w:r>
      <w:r>
        <w:rPr>
          <w:rFonts w:ascii="Cambria" w:hAnsi="Cambria"/>
          <w:spacing w:val="-11"/>
        </w:rPr>
        <w:t xml:space="preserve"> </w:t>
      </w:r>
      <w:r>
        <w:rPr>
          <w:rFonts w:ascii="Cambria" w:hAnsi="Cambria"/>
          <w:spacing w:val="-2"/>
        </w:rPr>
        <w:t>metrics</w:t>
      </w:r>
    </w:p>
    <w:p w14:paraId="077BB55E" w14:textId="77777777" w:rsidR="00C220EB"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3"/>
          <w:position w:val="2"/>
        </w:rPr>
        <w:t xml:space="preserve"> </w:t>
      </w:r>
      <w:r>
        <w:rPr>
          <w:rFonts w:ascii="Cambria" w:hAnsi="Cambria"/>
        </w:rPr>
        <w:t>4)</w:t>
      </w:r>
      <w:r>
        <w:rPr>
          <w:rFonts w:ascii="Cambria" w:hAnsi="Cambria"/>
          <w:spacing w:val="-8"/>
        </w:rPr>
        <w:t xml:space="preserve"> </w:t>
      </w:r>
      <w:r>
        <w:rPr>
          <w:rFonts w:ascii="Cambria" w:hAnsi="Cambria"/>
        </w:rPr>
        <w:t>Design</w:t>
      </w:r>
      <w:r>
        <w:rPr>
          <w:rFonts w:ascii="Cambria" w:hAnsi="Cambria"/>
          <w:spacing w:val="-8"/>
        </w:rPr>
        <w:t xml:space="preserve"> </w:t>
      </w:r>
      <w:r>
        <w:rPr>
          <w:rFonts w:ascii="Cambria" w:hAnsi="Cambria"/>
        </w:rPr>
        <w:t>and</w:t>
      </w:r>
      <w:r>
        <w:rPr>
          <w:rFonts w:ascii="Cambria" w:hAnsi="Cambria"/>
          <w:spacing w:val="-9"/>
        </w:rPr>
        <w:t xml:space="preserve"> </w:t>
      </w:r>
      <w:r>
        <w:rPr>
          <w:rFonts w:ascii="Cambria" w:hAnsi="Cambria"/>
        </w:rPr>
        <w:t>testing</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an</w:t>
      </w:r>
      <w:r>
        <w:rPr>
          <w:rFonts w:ascii="Cambria" w:hAnsi="Cambria"/>
          <w:spacing w:val="-8"/>
        </w:rPr>
        <w:t xml:space="preserve"> </w:t>
      </w:r>
      <w:r>
        <w:rPr>
          <w:rFonts w:ascii="Cambria" w:hAnsi="Cambria"/>
        </w:rPr>
        <w:t>automated</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algorithm</w:t>
      </w:r>
    </w:p>
    <w:p w14:paraId="077BB55F" w14:textId="77777777" w:rsidR="00C220EB"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1"/>
          <w:position w:val="2"/>
        </w:rPr>
        <w:t xml:space="preserve"> </w:t>
      </w:r>
      <w:r>
        <w:rPr>
          <w:rFonts w:ascii="Cambria" w:hAnsi="Cambria"/>
        </w:rPr>
        <w:t>5)</w:t>
      </w:r>
      <w:r>
        <w:rPr>
          <w:rFonts w:ascii="Cambria" w:hAnsi="Cambria"/>
          <w:spacing w:val="-10"/>
        </w:rPr>
        <w:t xml:space="preserve"> </w:t>
      </w:r>
      <w:r>
        <w:rPr>
          <w:rFonts w:ascii="Cambria" w:hAnsi="Cambria"/>
        </w:rPr>
        <w:t>Implementation</w:t>
      </w:r>
      <w:r>
        <w:rPr>
          <w:rFonts w:ascii="Cambria" w:hAnsi="Cambria"/>
          <w:spacing w:val="-9"/>
        </w:rPr>
        <w:t xml:space="preserve"> </w:t>
      </w:r>
      <w:r>
        <w:rPr>
          <w:rFonts w:ascii="Cambria" w:hAnsi="Cambria"/>
        </w:rPr>
        <w:t>and</w:t>
      </w:r>
      <w:r>
        <w:rPr>
          <w:rFonts w:ascii="Cambria" w:hAnsi="Cambria"/>
          <w:spacing w:val="-10"/>
        </w:rPr>
        <w:t xml:space="preserve"> </w:t>
      </w:r>
      <w:r>
        <w:rPr>
          <w:rFonts w:ascii="Cambria" w:hAnsi="Cambria"/>
        </w:rPr>
        <w:t>validation</w:t>
      </w:r>
      <w:r>
        <w:rPr>
          <w:rFonts w:ascii="Cambria" w:hAnsi="Cambria"/>
          <w:spacing w:val="-9"/>
        </w:rPr>
        <w:t xml:space="preserve"> </w:t>
      </w:r>
      <w:r>
        <w:rPr>
          <w:rFonts w:ascii="Cambria" w:hAnsi="Cambria"/>
        </w:rPr>
        <w:t>of</w:t>
      </w:r>
      <w:r>
        <w:rPr>
          <w:rFonts w:ascii="Cambria" w:hAnsi="Cambria"/>
          <w:spacing w:val="-10"/>
        </w:rPr>
        <w:t xml:space="preserve"> </w:t>
      </w:r>
      <w:r>
        <w:rPr>
          <w:rFonts w:ascii="Cambria" w:hAnsi="Cambria"/>
        </w:rPr>
        <w:t>an</w:t>
      </w:r>
      <w:r>
        <w:rPr>
          <w:rFonts w:ascii="Cambria" w:hAnsi="Cambria"/>
          <w:spacing w:val="-9"/>
        </w:rPr>
        <w:t xml:space="preserve"> </w:t>
      </w:r>
      <w:r>
        <w:rPr>
          <w:rFonts w:ascii="Cambria" w:hAnsi="Cambria"/>
        </w:rPr>
        <w:t>automated</w:t>
      </w:r>
      <w:r>
        <w:rPr>
          <w:rFonts w:ascii="Cambria" w:hAnsi="Cambria"/>
          <w:spacing w:val="-10"/>
        </w:rPr>
        <w:t xml:space="preserve"> </w:t>
      </w:r>
      <w:r>
        <w:rPr>
          <w:rFonts w:ascii="Cambria" w:hAnsi="Cambria"/>
        </w:rPr>
        <w:t>DQM</w:t>
      </w:r>
      <w:r>
        <w:rPr>
          <w:rFonts w:ascii="Cambria" w:hAnsi="Cambria"/>
          <w:spacing w:val="-10"/>
        </w:rPr>
        <w:t xml:space="preserve"> </w:t>
      </w:r>
      <w:r>
        <w:rPr>
          <w:rFonts w:ascii="Cambria" w:hAnsi="Cambria"/>
          <w:spacing w:val="-2"/>
        </w:rPr>
        <w:t>check</w:t>
      </w:r>
    </w:p>
    <w:p w14:paraId="077BB560" w14:textId="77777777" w:rsidR="00C220EB" w:rsidRDefault="00C220EB">
      <w:pPr>
        <w:pStyle w:val="BodyText"/>
        <w:rPr>
          <w:rFonts w:ascii="Cambria"/>
          <w:b/>
        </w:rPr>
      </w:pPr>
    </w:p>
    <w:p w14:paraId="077BB561" w14:textId="77777777" w:rsidR="00C220EB" w:rsidRDefault="00C220EB">
      <w:pPr>
        <w:pStyle w:val="BodyText"/>
        <w:rPr>
          <w:rFonts w:ascii="Cambria"/>
          <w:b/>
        </w:rPr>
      </w:pPr>
    </w:p>
    <w:p w14:paraId="077BB562" w14:textId="77777777" w:rsidR="00C220EB" w:rsidRDefault="00000000">
      <w:pPr>
        <w:pStyle w:val="Heading2"/>
        <w:numPr>
          <w:ilvl w:val="1"/>
          <w:numId w:val="11"/>
        </w:numPr>
        <w:tabs>
          <w:tab w:val="left" w:pos="771"/>
        </w:tabs>
        <w:spacing w:before="1"/>
        <w:ind w:left="771" w:hanging="629"/>
      </w:pPr>
      <w:bookmarkStart w:id="396" w:name="Summary"/>
      <w:bookmarkStart w:id="397" w:name="_bookmark120"/>
      <w:bookmarkEnd w:id="396"/>
      <w:bookmarkEnd w:id="397"/>
      <w:r>
        <w:rPr>
          <w:color w:val="697D90"/>
          <w:spacing w:val="-2"/>
        </w:rPr>
        <w:t>Summary</w:t>
      </w:r>
    </w:p>
    <w:p w14:paraId="077BB563" w14:textId="77777777" w:rsidR="00C220EB" w:rsidRDefault="00000000">
      <w:pPr>
        <w:pStyle w:val="BodyText"/>
        <w:spacing w:before="244" w:line="256" w:lineRule="auto"/>
        <w:ind w:left="142" w:right="848"/>
        <w:jc w:val="both"/>
      </w:pPr>
      <w:r>
        <w:rPr>
          <w:w w:val="110"/>
        </w:rPr>
        <w:t>With this chapter, the SMART goals defined in the research chapter have been analysed for completion. Two</w:t>
      </w:r>
      <w:r>
        <w:rPr>
          <w:spacing w:val="-5"/>
          <w:w w:val="110"/>
        </w:rPr>
        <w:t xml:space="preserve"> </w:t>
      </w:r>
      <w:r>
        <w:rPr>
          <w:w w:val="110"/>
        </w:rPr>
        <w:t>goals</w:t>
      </w:r>
      <w:r>
        <w:rPr>
          <w:spacing w:val="-5"/>
          <w:w w:val="110"/>
        </w:rPr>
        <w:t xml:space="preserve"> </w:t>
      </w:r>
      <w:r>
        <w:rPr>
          <w:w w:val="110"/>
        </w:rPr>
        <w:t>were</w:t>
      </w:r>
      <w:r>
        <w:rPr>
          <w:spacing w:val="-5"/>
          <w:w w:val="110"/>
        </w:rPr>
        <w:t xml:space="preserve"> </w:t>
      </w:r>
      <w:r>
        <w:rPr>
          <w:w w:val="110"/>
        </w:rPr>
        <w:t>completely</w:t>
      </w:r>
      <w:r>
        <w:rPr>
          <w:spacing w:val="-5"/>
          <w:w w:val="110"/>
        </w:rPr>
        <w:t xml:space="preserve"> </w:t>
      </w:r>
      <w:r>
        <w:rPr>
          <w:w w:val="110"/>
        </w:rPr>
        <w:t>fulfilled,</w:t>
      </w:r>
      <w:r>
        <w:rPr>
          <w:spacing w:val="-3"/>
          <w:w w:val="110"/>
        </w:rPr>
        <w:t xml:space="preserve"> </w:t>
      </w:r>
      <w:r>
        <w:rPr>
          <w:w w:val="110"/>
        </w:rPr>
        <w:t>two</w:t>
      </w:r>
      <w:r>
        <w:rPr>
          <w:spacing w:val="-5"/>
          <w:w w:val="110"/>
        </w:rPr>
        <w:t xml:space="preserve"> </w:t>
      </w:r>
      <w:r>
        <w:rPr>
          <w:w w:val="110"/>
        </w:rPr>
        <w:t>were</w:t>
      </w:r>
      <w:r>
        <w:rPr>
          <w:spacing w:val="-5"/>
          <w:w w:val="110"/>
        </w:rPr>
        <w:t xml:space="preserve"> </w:t>
      </w:r>
      <w:r>
        <w:rPr>
          <w:w w:val="110"/>
        </w:rPr>
        <w:t>partially</w:t>
      </w:r>
      <w:r>
        <w:rPr>
          <w:spacing w:val="-5"/>
          <w:w w:val="110"/>
        </w:rPr>
        <w:t xml:space="preserve"> </w:t>
      </w:r>
      <w:r>
        <w:rPr>
          <w:w w:val="110"/>
        </w:rPr>
        <w:t>fulfilled,</w:t>
      </w:r>
      <w:r>
        <w:rPr>
          <w:spacing w:val="-3"/>
          <w:w w:val="110"/>
        </w:rPr>
        <w:t xml:space="preserve"> </w:t>
      </w:r>
      <w:r>
        <w:rPr>
          <w:w w:val="110"/>
        </w:rPr>
        <w:t>and</w:t>
      </w:r>
      <w:r>
        <w:rPr>
          <w:spacing w:val="-5"/>
          <w:w w:val="110"/>
        </w:rPr>
        <w:t xml:space="preserve"> </w:t>
      </w:r>
      <w:r>
        <w:rPr>
          <w:w w:val="110"/>
        </w:rPr>
        <w:t>one</w:t>
      </w:r>
      <w:r>
        <w:rPr>
          <w:spacing w:val="-5"/>
          <w:w w:val="110"/>
        </w:rPr>
        <w:t xml:space="preserve"> </w:t>
      </w:r>
      <w:r>
        <w:rPr>
          <w:w w:val="110"/>
        </w:rPr>
        <w:t>was</w:t>
      </w:r>
      <w:r>
        <w:rPr>
          <w:spacing w:val="-5"/>
          <w:w w:val="110"/>
        </w:rPr>
        <w:t xml:space="preserve"> </w:t>
      </w:r>
      <w:r>
        <w:rPr>
          <w:w w:val="110"/>
        </w:rPr>
        <w:t>not</w:t>
      </w:r>
      <w:r>
        <w:rPr>
          <w:spacing w:val="-5"/>
          <w:w w:val="110"/>
        </w:rPr>
        <w:t xml:space="preserve"> </w:t>
      </w:r>
      <w:r>
        <w:rPr>
          <w:w w:val="110"/>
        </w:rPr>
        <w:t>achieved.</w:t>
      </w:r>
      <w:r>
        <w:rPr>
          <w:spacing w:val="17"/>
          <w:w w:val="110"/>
        </w:rPr>
        <w:t xml:space="preserve"> </w:t>
      </w:r>
      <w:r>
        <w:rPr>
          <w:w w:val="110"/>
        </w:rPr>
        <w:t>The</w:t>
      </w:r>
      <w:r>
        <w:rPr>
          <w:spacing w:val="-5"/>
          <w:w w:val="110"/>
        </w:rPr>
        <w:t xml:space="preserve"> </w:t>
      </w:r>
      <w:r>
        <w:rPr>
          <w:w w:val="110"/>
        </w:rPr>
        <w:t>partially fulfilled second goal was limited due to time constraints related to project deadlines and highlights the importance of obtaining confirmations from external teams as early as possible.</w:t>
      </w:r>
      <w:r>
        <w:rPr>
          <w:spacing w:val="13"/>
          <w:w w:val="110"/>
        </w:rPr>
        <w:t xml:space="preserve"> </w:t>
      </w:r>
      <w:r>
        <w:rPr>
          <w:w w:val="110"/>
        </w:rPr>
        <w:t xml:space="preserve">The goal without </w:t>
      </w:r>
      <w:r>
        <w:rPr>
          <w:spacing w:val="-2"/>
          <w:w w:val="110"/>
        </w:rPr>
        <w:t>results</w:t>
      </w:r>
    </w:p>
    <w:p w14:paraId="077BB564" w14:textId="77777777" w:rsidR="00C220EB" w:rsidRDefault="00C220EB">
      <w:pPr>
        <w:pStyle w:val="BodyText"/>
        <w:spacing w:line="256" w:lineRule="auto"/>
        <w:jc w:val="both"/>
        <w:sectPr w:rsidR="00C220EB">
          <w:headerReference w:type="default" r:id="rId142"/>
          <w:footerReference w:type="even" r:id="rId143"/>
          <w:footerReference w:type="default" r:id="rId144"/>
          <w:pgSz w:w="11910" w:h="16840"/>
          <w:pgMar w:top="1900" w:right="0" w:bottom="1720" w:left="708" w:header="0" w:footer="1540" w:gutter="0"/>
          <w:pgNumType w:start="61"/>
          <w:cols w:space="720"/>
        </w:sectPr>
      </w:pPr>
    </w:p>
    <w:p w14:paraId="077BB565" w14:textId="77777777" w:rsidR="00C220EB" w:rsidRDefault="00C220EB">
      <w:pPr>
        <w:pStyle w:val="BodyText"/>
        <w:spacing w:before="159"/>
      </w:pPr>
    </w:p>
    <w:p w14:paraId="077BB566" w14:textId="77777777" w:rsidR="00C220EB" w:rsidRDefault="00000000">
      <w:pPr>
        <w:pStyle w:val="BodyText"/>
        <w:spacing w:line="256" w:lineRule="auto"/>
        <w:ind w:left="142" w:right="848"/>
        <w:jc w:val="both"/>
      </w:pPr>
      <w:r>
        <w:rPr>
          <w:w w:val="110"/>
        </w:rPr>
        <w:t xml:space="preserve">points towards the need for more realistic planning, as the project concluded within the defined timelines while providing the foundation for implementing a DQM check, but without allowing sufficient time for </w:t>
      </w:r>
      <w:r>
        <w:rPr>
          <w:w w:val="115"/>
        </w:rPr>
        <w:t>the</w:t>
      </w:r>
      <w:r>
        <w:rPr>
          <w:spacing w:val="-16"/>
          <w:w w:val="115"/>
        </w:rPr>
        <w:t xml:space="preserve"> </w:t>
      </w:r>
      <w:r>
        <w:rPr>
          <w:w w:val="115"/>
        </w:rPr>
        <w:t>actual</w:t>
      </w:r>
      <w:r>
        <w:rPr>
          <w:spacing w:val="-16"/>
          <w:w w:val="115"/>
        </w:rPr>
        <w:t xml:space="preserve"> </w:t>
      </w:r>
      <w:r>
        <w:rPr>
          <w:w w:val="115"/>
        </w:rPr>
        <w:t>implementation. However,</w:t>
      </w:r>
      <w:r>
        <w:rPr>
          <w:spacing w:val="-14"/>
          <w:w w:val="115"/>
        </w:rPr>
        <w:t xml:space="preserve"> </w:t>
      </w:r>
      <w:r>
        <w:rPr>
          <w:w w:val="115"/>
        </w:rPr>
        <w:t>it</w:t>
      </w:r>
      <w:r>
        <w:rPr>
          <w:spacing w:val="-16"/>
          <w:w w:val="115"/>
        </w:rPr>
        <w:t xml:space="preserve"> </w:t>
      </w:r>
      <w:r>
        <w:rPr>
          <w:w w:val="115"/>
        </w:rPr>
        <w:t>is</w:t>
      </w:r>
      <w:r>
        <w:rPr>
          <w:spacing w:val="-16"/>
          <w:w w:val="115"/>
        </w:rPr>
        <w:t xml:space="preserve"> </w:t>
      </w:r>
      <w:r>
        <w:rPr>
          <w:w w:val="115"/>
        </w:rPr>
        <w:t>important</w:t>
      </w:r>
      <w:r>
        <w:rPr>
          <w:spacing w:val="-16"/>
          <w:w w:val="115"/>
        </w:rPr>
        <w:t xml:space="preserve"> </w:t>
      </w:r>
      <w:r>
        <w:rPr>
          <w:w w:val="115"/>
        </w:rPr>
        <w:t>to</w:t>
      </w:r>
      <w:r>
        <w:rPr>
          <w:spacing w:val="-16"/>
          <w:w w:val="115"/>
        </w:rPr>
        <w:t xml:space="preserve"> </w:t>
      </w:r>
      <w:r>
        <w:rPr>
          <w:w w:val="115"/>
        </w:rPr>
        <w:t>note</w:t>
      </w:r>
      <w:r>
        <w:rPr>
          <w:spacing w:val="-16"/>
          <w:w w:val="115"/>
        </w:rPr>
        <w:t xml:space="preserve"> </w:t>
      </w:r>
      <w:r>
        <w:rPr>
          <w:w w:val="115"/>
        </w:rPr>
        <w:t>that</w:t>
      </w:r>
      <w:r>
        <w:rPr>
          <w:spacing w:val="-15"/>
          <w:w w:val="115"/>
        </w:rPr>
        <w:t xml:space="preserve"> </w:t>
      </w:r>
      <w:r>
        <w:rPr>
          <w:w w:val="115"/>
        </w:rPr>
        <w:t>although</w:t>
      </w:r>
      <w:r>
        <w:rPr>
          <w:spacing w:val="-16"/>
          <w:w w:val="115"/>
        </w:rPr>
        <w:t xml:space="preserve"> </w:t>
      </w:r>
      <w:r>
        <w:rPr>
          <w:w w:val="115"/>
        </w:rPr>
        <w:t>the</w:t>
      </w:r>
      <w:r>
        <w:rPr>
          <w:spacing w:val="-16"/>
          <w:w w:val="115"/>
        </w:rPr>
        <w:t xml:space="preserve"> </w:t>
      </w:r>
      <w:r>
        <w:rPr>
          <w:w w:val="115"/>
        </w:rPr>
        <w:t>goals</w:t>
      </w:r>
      <w:r>
        <w:rPr>
          <w:spacing w:val="-16"/>
          <w:w w:val="115"/>
        </w:rPr>
        <w:t xml:space="preserve"> </w:t>
      </w:r>
      <w:r>
        <w:rPr>
          <w:w w:val="115"/>
        </w:rPr>
        <w:t>leading</w:t>
      </w:r>
      <w:r>
        <w:rPr>
          <w:spacing w:val="-16"/>
          <w:w w:val="115"/>
        </w:rPr>
        <w:t xml:space="preserve"> </w:t>
      </w:r>
      <w:r>
        <w:rPr>
          <w:w w:val="115"/>
        </w:rPr>
        <w:t>towards</w:t>
      </w:r>
      <w:r>
        <w:rPr>
          <w:spacing w:val="-15"/>
          <w:w w:val="115"/>
        </w:rPr>
        <w:t xml:space="preserve"> </w:t>
      </w:r>
      <w:r>
        <w:rPr>
          <w:w w:val="115"/>
        </w:rPr>
        <w:t xml:space="preserve">the </w:t>
      </w:r>
      <w:r>
        <w:rPr>
          <w:w w:val="110"/>
        </w:rPr>
        <w:t xml:space="preserve">implementation of the DQM rules were not fully realised, the results of this project serve as a solid basis </w:t>
      </w:r>
      <w:r>
        <w:rPr>
          <w:w w:val="115"/>
        </w:rPr>
        <w:t>for</w:t>
      </w:r>
      <w:r>
        <w:rPr>
          <w:spacing w:val="-12"/>
          <w:w w:val="115"/>
        </w:rPr>
        <w:t xml:space="preserve"> </w:t>
      </w:r>
      <w:r>
        <w:rPr>
          <w:w w:val="115"/>
        </w:rPr>
        <w:t>subsequent</w:t>
      </w:r>
      <w:r>
        <w:rPr>
          <w:spacing w:val="-12"/>
          <w:w w:val="115"/>
        </w:rPr>
        <w:t xml:space="preserve"> </w:t>
      </w:r>
      <w:r>
        <w:rPr>
          <w:w w:val="115"/>
        </w:rPr>
        <w:t>projects</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continuation</w:t>
      </w:r>
      <w:r>
        <w:rPr>
          <w:spacing w:val="-12"/>
          <w:w w:val="115"/>
        </w:rPr>
        <w:t xml:space="preserve"> </w:t>
      </w:r>
      <w:r>
        <w:rPr>
          <w:w w:val="115"/>
        </w:rPr>
        <w:t>towards</w:t>
      </w:r>
      <w:r>
        <w:rPr>
          <w:spacing w:val="-12"/>
          <w:w w:val="115"/>
        </w:rPr>
        <w:t xml:space="preserve"> </w:t>
      </w:r>
      <w:r>
        <w:rPr>
          <w:w w:val="115"/>
        </w:rPr>
        <w:t>the</w:t>
      </w:r>
      <w:r>
        <w:rPr>
          <w:spacing w:val="-12"/>
          <w:w w:val="115"/>
        </w:rPr>
        <w:t xml:space="preserve"> </w:t>
      </w:r>
      <w:r>
        <w:rPr>
          <w:w w:val="115"/>
        </w:rPr>
        <w:t>master’s</w:t>
      </w:r>
      <w:r>
        <w:rPr>
          <w:spacing w:val="-12"/>
          <w:w w:val="115"/>
        </w:rPr>
        <w:t xml:space="preserve"> </w:t>
      </w:r>
      <w:r>
        <w:rPr>
          <w:w w:val="115"/>
        </w:rPr>
        <w:t>thesis.</w:t>
      </w:r>
    </w:p>
    <w:p w14:paraId="077BB567" w14:textId="77777777" w:rsidR="00C220EB" w:rsidRDefault="00C220EB">
      <w:pPr>
        <w:pStyle w:val="BodyText"/>
        <w:spacing w:line="256" w:lineRule="auto"/>
        <w:jc w:val="both"/>
        <w:sectPr w:rsidR="00C220EB">
          <w:headerReference w:type="even" r:id="rId145"/>
          <w:pgSz w:w="11910" w:h="16840"/>
          <w:pgMar w:top="440" w:right="0" w:bottom="1720" w:left="708" w:header="227" w:footer="0" w:gutter="0"/>
          <w:cols w:space="720"/>
        </w:sectPr>
      </w:pPr>
    </w:p>
    <w:p w14:paraId="077BB568" w14:textId="77777777" w:rsidR="00C220EB" w:rsidRDefault="00000000">
      <w:pPr>
        <w:pStyle w:val="Heading1"/>
        <w:numPr>
          <w:ilvl w:val="0"/>
          <w:numId w:val="11"/>
        </w:numPr>
        <w:tabs>
          <w:tab w:val="left" w:pos="698"/>
        </w:tabs>
        <w:spacing w:before="24" w:line="240" w:lineRule="auto"/>
        <w:ind w:left="698" w:hanging="556"/>
      </w:pPr>
      <w:bookmarkStart w:id="398" w:name="_bookmark123"/>
      <w:bookmarkStart w:id="399" w:name="Reflection_and_outlook"/>
      <w:bookmarkStart w:id="400" w:name="_bookmark121"/>
      <w:bookmarkStart w:id="401" w:name="_bookmark122"/>
      <w:bookmarkEnd w:id="398"/>
      <w:bookmarkEnd w:id="399"/>
      <w:bookmarkEnd w:id="400"/>
      <w:bookmarkEnd w:id="401"/>
      <w:r>
        <w:rPr>
          <w:color w:val="697D90"/>
          <w:spacing w:val="-2"/>
        </w:rPr>
        <w:lastRenderedPageBreak/>
        <w:t>Reflection</w:t>
      </w:r>
      <w:r>
        <w:rPr>
          <w:color w:val="697D90"/>
          <w:spacing w:val="-19"/>
        </w:rPr>
        <w:t xml:space="preserve"> </w:t>
      </w:r>
      <w:r>
        <w:rPr>
          <w:color w:val="697D90"/>
          <w:spacing w:val="-2"/>
        </w:rPr>
        <w:t>and</w:t>
      </w:r>
      <w:r>
        <w:rPr>
          <w:color w:val="697D90"/>
          <w:spacing w:val="-18"/>
        </w:rPr>
        <w:t xml:space="preserve"> </w:t>
      </w:r>
      <w:r>
        <w:rPr>
          <w:color w:val="697D90"/>
          <w:spacing w:val="-2"/>
        </w:rPr>
        <w:t>outlook</w:t>
      </w:r>
    </w:p>
    <w:p w14:paraId="077BB569" w14:textId="77777777" w:rsidR="00C220EB" w:rsidRDefault="00C220EB">
      <w:pPr>
        <w:pStyle w:val="BodyText"/>
        <w:spacing w:before="110"/>
        <w:rPr>
          <w:rFonts w:ascii="Arial"/>
          <w:b/>
          <w:sz w:val="41"/>
        </w:rPr>
      </w:pPr>
    </w:p>
    <w:p w14:paraId="077BB56A" w14:textId="77777777" w:rsidR="00C220EB" w:rsidRDefault="00000000">
      <w:pPr>
        <w:pStyle w:val="BodyText"/>
        <w:ind w:left="142"/>
        <w:jc w:val="both"/>
      </w:pPr>
      <w:r>
        <w:t>Todo</w:t>
      </w:r>
      <w:r>
        <w:rPr>
          <w:spacing w:val="30"/>
        </w:rPr>
        <w:t xml:space="preserve"> </w:t>
      </w:r>
      <w:r>
        <w:t>Rewrite</w:t>
      </w:r>
      <w:r>
        <w:rPr>
          <w:spacing w:val="30"/>
        </w:rPr>
        <w:t xml:space="preserve"> </w:t>
      </w:r>
      <w:r>
        <w:t>this</w:t>
      </w:r>
      <w:r>
        <w:rPr>
          <w:spacing w:val="31"/>
        </w:rPr>
        <w:t xml:space="preserve"> </w:t>
      </w:r>
      <w:r>
        <w:rPr>
          <w:spacing w:val="-2"/>
        </w:rPr>
        <w:t>chapter</w:t>
      </w:r>
    </w:p>
    <w:p w14:paraId="077BB56B" w14:textId="77777777" w:rsidR="00C220EB" w:rsidRDefault="00000000">
      <w:pPr>
        <w:pStyle w:val="BodyText"/>
        <w:spacing w:before="153" w:line="256" w:lineRule="auto"/>
        <w:ind w:left="142" w:right="848"/>
        <w:jc w:val="both"/>
      </w:pPr>
      <w:r>
        <w:rPr>
          <w:w w:val="115"/>
        </w:rPr>
        <w:t>The</w:t>
      </w:r>
      <w:r>
        <w:rPr>
          <w:spacing w:val="-15"/>
          <w:w w:val="115"/>
        </w:rPr>
        <w:t xml:space="preserve"> </w:t>
      </w:r>
      <w:r>
        <w:rPr>
          <w:w w:val="115"/>
        </w:rPr>
        <w:t>reflection</w:t>
      </w:r>
      <w:r>
        <w:rPr>
          <w:spacing w:val="-15"/>
          <w:w w:val="115"/>
        </w:rPr>
        <w:t xml:space="preserve"> </w:t>
      </w:r>
      <w:r>
        <w:rPr>
          <w:w w:val="115"/>
        </w:rPr>
        <w:t>chapter</w:t>
      </w:r>
      <w:r>
        <w:rPr>
          <w:spacing w:val="-15"/>
          <w:w w:val="115"/>
        </w:rPr>
        <w:t xml:space="preserve"> </w:t>
      </w:r>
      <w:r>
        <w:rPr>
          <w:w w:val="115"/>
        </w:rPr>
        <w:t>concludes</w:t>
      </w:r>
      <w:r>
        <w:rPr>
          <w:spacing w:val="-15"/>
          <w:w w:val="115"/>
        </w:rPr>
        <w:t xml:space="preserve"> </w:t>
      </w:r>
      <w:r>
        <w:rPr>
          <w:w w:val="115"/>
        </w:rPr>
        <w:t>the</w:t>
      </w:r>
      <w:r>
        <w:rPr>
          <w:spacing w:val="-15"/>
          <w:w w:val="115"/>
        </w:rPr>
        <w:t xml:space="preserve"> </w:t>
      </w:r>
      <w:r>
        <w:rPr>
          <w:w w:val="115"/>
        </w:rPr>
        <w:t>epic</w:t>
      </w:r>
      <w:r>
        <w:rPr>
          <w:spacing w:val="-15"/>
          <w:w w:val="115"/>
        </w:rPr>
        <w:t xml:space="preserve"> </w:t>
      </w:r>
      <w:r>
        <w:rPr>
          <w:w w:val="115"/>
        </w:rPr>
        <w:t>quest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academic</w:t>
      </w:r>
      <w:r>
        <w:rPr>
          <w:spacing w:val="-15"/>
          <w:w w:val="115"/>
        </w:rPr>
        <w:t xml:space="preserve"> </w:t>
      </w:r>
      <w:r>
        <w:rPr>
          <w:w w:val="115"/>
        </w:rPr>
        <w:t>team</w:t>
      </w:r>
      <w:r>
        <w:rPr>
          <w:spacing w:val="-15"/>
          <w:w w:val="115"/>
        </w:rPr>
        <w:t xml:space="preserve"> </w:t>
      </w:r>
      <w:r>
        <w:rPr>
          <w:w w:val="115"/>
        </w:rPr>
        <w:t>towards</w:t>
      </w:r>
      <w:r>
        <w:rPr>
          <w:spacing w:val="-15"/>
          <w:w w:val="115"/>
        </w:rPr>
        <w:t xml:space="preserve"> </w:t>
      </w:r>
      <w:r>
        <w:rPr>
          <w:w w:val="115"/>
        </w:rPr>
        <w:t>the</w:t>
      </w:r>
      <w:r>
        <w:rPr>
          <w:spacing w:val="-15"/>
          <w:w w:val="115"/>
        </w:rPr>
        <w:t xml:space="preserve"> </w:t>
      </w:r>
      <w:r>
        <w:rPr>
          <w:w w:val="115"/>
        </w:rPr>
        <w:t>improvement</w:t>
      </w:r>
      <w:r>
        <w:rPr>
          <w:spacing w:val="-15"/>
          <w:w w:val="115"/>
        </w:rPr>
        <w:t xml:space="preserve"> </w:t>
      </w:r>
      <w:r>
        <w:rPr>
          <w:w w:val="115"/>
        </w:rPr>
        <w:t>of</w:t>
      </w:r>
      <w:r>
        <w:rPr>
          <w:spacing w:val="-15"/>
          <w:w w:val="115"/>
        </w:rPr>
        <w:t xml:space="preserve"> </w:t>
      </w:r>
      <w:r>
        <w:rPr>
          <w:w w:val="115"/>
        </w:rPr>
        <w:t xml:space="preserve">data </w:t>
      </w:r>
      <w:r>
        <w:rPr>
          <w:spacing w:val="-2"/>
          <w:w w:val="115"/>
        </w:rPr>
        <w:t>quality</w:t>
      </w:r>
      <w:r>
        <w:rPr>
          <w:spacing w:val="-9"/>
          <w:w w:val="115"/>
        </w:rPr>
        <w:t xml:space="preserve"> </w:t>
      </w:r>
      <w:r>
        <w:rPr>
          <w:spacing w:val="-2"/>
          <w:w w:val="115"/>
        </w:rPr>
        <w:t>and</w:t>
      </w:r>
      <w:r>
        <w:rPr>
          <w:spacing w:val="-10"/>
          <w:w w:val="115"/>
        </w:rPr>
        <w:t xml:space="preserve"> </w:t>
      </w:r>
      <w:r>
        <w:rPr>
          <w:spacing w:val="-2"/>
          <w:w w:val="115"/>
        </w:rPr>
        <w:t>data</w:t>
      </w:r>
      <w:r>
        <w:rPr>
          <w:spacing w:val="-9"/>
          <w:w w:val="115"/>
        </w:rPr>
        <w:t xml:space="preserve"> </w:t>
      </w:r>
      <w:r>
        <w:rPr>
          <w:spacing w:val="-2"/>
          <w:w w:val="115"/>
        </w:rPr>
        <w:t>availability</w:t>
      </w:r>
      <w:r>
        <w:rPr>
          <w:spacing w:val="-9"/>
          <w:w w:val="115"/>
        </w:rPr>
        <w:t xml:space="preserve"> </w:t>
      </w:r>
      <w:r>
        <w:rPr>
          <w:spacing w:val="-2"/>
          <w:w w:val="115"/>
        </w:rPr>
        <w:t>at</w:t>
      </w:r>
      <w:r>
        <w:rPr>
          <w:spacing w:val="-10"/>
          <w:w w:val="115"/>
        </w:rPr>
        <w:t xml:space="preserve"> </w:t>
      </w:r>
      <w:r>
        <w:rPr>
          <w:spacing w:val="-2"/>
          <w:w w:val="115"/>
        </w:rPr>
        <w:t>Swiss</w:t>
      </w:r>
      <w:r>
        <w:rPr>
          <w:spacing w:val="-9"/>
          <w:w w:val="115"/>
        </w:rPr>
        <w:t xml:space="preserve"> </w:t>
      </w:r>
      <w:r>
        <w:rPr>
          <w:spacing w:val="-2"/>
          <w:w w:val="115"/>
        </w:rPr>
        <w:t>Post.</w:t>
      </w:r>
      <w:r>
        <w:rPr>
          <w:spacing w:val="24"/>
          <w:w w:val="115"/>
        </w:rPr>
        <w:t xml:space="preserve"> </w:t>
      </w:r>
      <w:r>
        <w:rPr>
          <w:spacing w:val="-2"/>
          <w:w w:val="115"/>
        </w:rPr>
        <w:t>It</w:t>
      </w:r>
      <w:r>
        <w:rPr>
          <w:spacing w:val="-10"/>
          <w:w w:val="115"/>
        </w:rPr>
        <w:t xml:space="preserve"> </w:t>
      </w:r>
      <w:r>
        <w:rPr>
          <w:spacing w:val="-2"/>
          <w:w w:val="115"/>
        </w:rPr>
        <w:t>evaluates</w:t>
      </w:r>
      <w:r>
        <w:rPr>
          <w:spacing w:val="-9"/>
          <w:w w:val="115"/>
        </w:rPr>
        <w:t xml:space="preserve"> </w:t>
      </w:r>
      <w:r>
        <w:rPr>
          <w:spacing w:val="-2"/>
          <w:w w:val="115"/>
        </w:rPr>
        <w:t>the</w:t>
      </w:r>
      <w:r>
        <w:rPr>
          <w:spacing w:val="-9"/>
          <w:w w:val="115"/>
        </w:rPr>
        <w:t xml:space="preserve"> </w:t>
      </w:r>
      <w:r>
        <w:rPr>
          <w:spacing w:val="-2"/>
          <w:w w:val="115"/>
        </w:rPr>
        <w:t>project</w:t>
      </w:r>
      <w:r>
        <w:rPr>
          <w:spacing w:val="-10"/>
          <w:w w:val="115"/>
        </w:rPr>
        <w:t xml:space="preserve"> </w:t>
      </w:r>
      <w:r>
        <w:rPr>
          <w:spacing w:val="-2"/>
          <w:w w:val="115"/>
        </w:rPr>
        <w:t>with</w:t>
      </w:r>
      <w:r>
        <w:rPr>
          <w:spacing w:val="-9"/>
          <w:w w:val="115"/>
        </w:rPr>
        <w:t xml:space="preserve"> </w:t>
      </w:r>
      <w:r>
        <w:rPr>
          <w:spacing w:val="-2"/>
          <w:w w:val="115"/>
        </w:rPr>
        <w:t>regard</w:t>
      </w:r>
      <w:r>
        <w:rPr>
          <w:spacing w:val="-9"/>
          <w:w w:val="115"/>
        </w:rPr>
        <w:t xml:space="preserve"> </w:t>
      </w:r>
      <w:r>
        <w:rPr>
          <w:spacing w:val="-2"/>
          <w:w w:val="115"/>
        </w:rPr>
        <w:t>to</w:t>
      </w:r>
      <w:r>
        <w:rPr>
          <w:spacing w:val="-10"/>
          <w:w w:val="115"/>
        </w:rPr>
        <w:t xml:space="preserve"> </w:t>
      </w:r>
      <w:r>
        <w:rPr>
          <w:spacing w:val="-2"/>
          <w:w w:val="115"/>
        </w:rPr>
        <w:t>methodology,</w:t>
      </w:r>
      <w:r>
        <w:rPr>
          <w:spacing w:val="-6"/>
          <w:w w:val="115"/>
        </w:rPr>
        <w:t xml:space="preserve"> </w:t>
      </w:r>
      <w:r>
        <w:rPr>
          <w:spacing w:val="-2"/>
          <w:w w:val="115"/>
        </w:rPr>
        <w:t xml:space="preserve">content, </w:t>
      </w:r>
      <w:r>
        <w:rPr>
          <w:w w:val="115"/>
        </w:rPr>
        <w:t>and</w:t>
      </w:r>
      <w:r>
        <w:rPr>
          <w:spacing w:val="-18"/>
          <w:w w:val="115"/>
        </w:rPr>
        <w:t xml:space="preserve"> </w:t>
      </w:r>
      <w:r>
        <w:rPr>
          <w:w w:val="115"/>
        </w:rPr>
        <w:t>personal</w:t>
      </w:r>
      <w:r>
        <w:rPr>
          <w:spacing w:val="-16"/>
          <w:w w:val="115"/>
        </w:rPr>
        <w:t xml:space="preserve"> </w:t>
      </w:r>
      <w:r>
        <w:rPr>
          <w:w w:val="115"/>
        </w:rPr>
        <w:t>learnings,</w:t>
      </w:r>
      <w:r>
        <w:rPr>
          <w:spacing w:val="-16"/>
          <w:w w:val="115"/>
        </w:rPr>
        <w:t xml:space="preserve"> </w:t>
      </w:r>
      <w:r>
        <w:rPr>
          <w:w w:val="115"/>
        </w:rPr>
        <w:t>and</w:t>
      </w:r>
      <w:r>
        <w:rPr>
          <w:spacing w:val="-16"/>
          <w:w w:val="115"/>
        </w:rPr>
        <w:t xml:space="preserve"> </w:t>
      </w:r>
      <w:r>
        <w:rPr>
          <w:w w:val="115"/>
        </w:rPr>
        <w:t>then</w:t>
      </w:r>
      <w:r>
        <w:rPr>
          <w:spacing w:val="-16"/>
          <w:w w:val="115"/>
        </w:rPr>
        <w:t xml:space="preserve"> </w:t>
      </w:r>
      <w:r>
        <w:rPr>
          <w:w w:val="115"/>
        </w:rPr>
        <w:t>concludes</w:t>
      </w:r>
      <w:r>
        <w:rPr>
          <w:spacing w:val="-15"/>
          <w:w w:val="115"/>
        </w:rPr>
        <w:t xml:space="preserve"> </w:t>
      </w:r>
      <w:r>
        <w:rPr>
          <w:w w:val="115"/>
        </w:rPr>
        <w:t>with</w:t>
      </w:r>
      <w:r>
        <w:rPr>
          <w:spacing w:val="-16"/>
          <w:w w:val="115"/>
        </w:rPr>
        <w:t xml:space="preserve"> </w:t>
      </w:r>
      <w:r>
        <w:rPr>
          <w:w w:val="115"/>
        </w:rPr>
        <w:t>an</w:t>
      </w:r>
      <w:r>
        <w:rPr>
          <w:spacing w:val="-16"/>
          <w:w w:val="115"/>
        </w:rPr>
        <w:t xml:space="preserve"> </w:t>
      </w:r>
      <w:r>
        <w:rPr>
          <w:w w:val="115"/>
        </w:rPr>
        <w:t>outlook</w:t>
      </w:r>
      <w:r>
        <w:rPr>
          <w:spacing w:val="-16"/>
          <w:w w:val="115"/>
        </w:rPr>
        <w:t xml:space="preserve"> </w:t>
      </w:r>
      <w:r>
        <w:rPr>
          <w:w w:val="115"/>
        </w:rPr>
        <w:t>on</w:t>
      </w:r>
      <w:r>
        <w:rPr>
          <w:spacing w:val="-16"/>
          <w:w w:val="115"/>
        </w:rPr>
        <w:t xml:space="preserve"> </w:t>
      </w:r>
      <w:r>
        <w:rPr>
          <w:w w:val="115"/>
        </w:rPr>
        <w:t>how</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may</w:t>
      </w:r>
      <w:r>
        <w:rPr>
          <w:spacing w:val="-16"/>
          <w:w w:val="115"/>
        </w:rPr>
        <w:t xml:space="preserve"> </w:t>
      </w:r>
      <w:r>
        <w:rPr>
          <w:w w:val="115"/>
        </w:rPr>
        <w:t>be</w:t>
      </w:r>
      <w:r>
        <w:rPr>
          <w:spacing w:val="-16"/>
          <w:w w:val="115"/>
        </w:rPr>
        <w:t xml:space="preserve"> </w:t>
      </w:r>
      <w:r>
        <w:rPr>
          <w:w w:val="115"/>
        </w:rPr>
        <w:t>followed</w:t>
      </w:r>
      <w:r>
        <w:rPr>
          <w:spacing w:val="-15"/>
          <w:w w:val="115"/>
        </w:rPr>
        <w:t xml:space="preserve"> </w:t>
      </w:r>
      <w:r>
        <w:rPr>
          <w:w w:val="115"/>
        </w:rPr>
        <w:t>up.</w:t>
      </w:r>
    </w:p>
    <w:p w14:paraId="077BB56C" w14:textId="77777777" w:rsidR="00C220EB" w:rsidRDefault="00000000">
      <w:pPr>
        <w:pStyle w:val="BodyText"/>
        <w:spacing w:before="6"/>
        <w:rPr>
          <w:sz w:val="19"/>
        </w:rPr>
      </w:pPr>
      <w:r>
        <w:rPr>
          <w:noProof/>
          <w:sz w:val="19"/>
        </w:rPr>
        <w:drawing>
          <wp:anchor distT="0" distB="0" distL="0" distR="0" simplePos="0" relativeHeight="487605248" behindDoc="1" locked="0" layoutInCell="1" allowOverlap="1" wp14:anchorId="077BB868" wp14:editId="077BB869">
            <wp:simplePos x="0" y="0"/>
            <wp:positionH relativeFrom="page">
              <wp:posOffset>1171854</wp:posOffset>
            </wp:positionH>
            <wp:positionV relativeFrom="paragraph">
              <wp:posOffset>158407</wp:posOffset>
            </wp:positionV>
            <wp:extent cx="5175503" cy="3450336"/>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46" cstate="print"/>
                    <a:stretch>
                      <a:fillRect/>
                    </a:stretch>
                  </pic:blipFill>
                  <pic:spPr>
                    <a:xfrm>
                      <a:off x="0" y="0"/>
                      <a:ext cx="5175503" cy="3450336"/>
                    </a:xfrm>
                    <a:prstGeom prst="rect">
                      <a:avLst/>
                    </a:prstGeom>
                  </pic:spPr>
                </pic:pic>
              </a:graphicData>
            </a:graphic>
          </wp:anchor>
        </w:drawing>
      </w:r>
    </w:p>
    <w:p w14:paraId="077BB56D" w14:textId="77777777" w:rsidR="00C220EB" w:rsidRDefault="00C220EB">
      <w:pPr>
        <w:pStyle w:val="BodyText"/>
        <w:spacing w:before="5"/>
      </w:pPr>
    </w:p>
    <w:p w14:paraId="077BB56E" w14:textId="77777777" w:rsidR="00C220EB" w:rsidRDefault="00000000">
      <w:pPr>
        <w:ind w:left="142"/>
        <w:jc w:val="both"/>
        <w:rPr>
          <w:ins w:id="402" w:author="Ritley Kenneth" w:date="2026-07-12T09:45:00Z" w16du:dateUtc="2026-07-12T07:45:00Z"/>
          <w:rFonts w:ascii="Arial"/>
          <w:color w:val="697D90"/>
          <w:spacing w:val="-5"/>
          <w:sz w:val="18"/>
        </w:rPr>
      </w:pPr>
      <w:r>
        <w:rPr>
          <w:rFonts w:ascii="Arial"/>
          <w:b/>
          <w:color w:val="697D90"/>
          <w:sz w:val="18"/>
        </w:rPr>
        <w:t>Figure</w:t>
      </w:r>
      <w:r>
        <w:rPr>
          <w:rFonts w:ascii="Arial"/>
          <w:b/>
          <w:color w:val="697D90"/>
          <w:spacing w:val="2"/>
          <w:sz w:val="18"/>
        </w:rPr>
        <w:t xml:space="preserve"> </w:t>
      </w:r>
      <w:r>
        <w:rPr>
          <w:rFonts w:ascii="Arial"/>
          <w:b/>
          <w:color w:val="697D90"/>
          <w:sz w:val="18"/>
        </w:rPr>
        <w:t>7.1.:</w:t>
      </w:r>
      <w:r>
        <w:rPr>
          <w:rFonts w:ascii="Arial"/>
          <w:b/>
          <w:color w:val="697D90"/>
          <w:spacing w:val="2"/>
          <w:sz w:val="18"/>
        </w:rPr>
        <w:t xml:space="preserve"> </w:t>
      </w:r>
      <w:r>
        <w:rPr>
          <w:rFonts w:ascii="Arial"/>
          <w:color w:val="697D90"/>
          <w:sz w:val="18"/>
        </w:rPr>
        <w:t>Reflections</w:t>
      </w:r>
      <w:r>
        <w:rPr>
          <w:rFonts w:ascii="Arial"/>
          <w:color w:val="697D90"/>
          <w:spacing w:val="1"/>
          <w:sz w:val="18"/>
        </w:rPr>
        <w:t xml:space="preserve"> </w:t>
      </w:r>
      <w:r>
        <w:rPr>
          <w:rFonts w:ascii="Arial"/>
          <w:color w:val="697D90"/>
          <w:sz w:val="18"/>
        </w:rPr>
        <w:t>with the lords</w:t>
      </w:r>
      <w:r>
        <w:rPr>
          <w:rFonts w:ascii="Arial"/>
          <w:color w:val="697D90"/>
          <w:spacing w:val="1"/>
          <w:sz w:val="18"/>
        </w:rPr>
        <w:t xml:space="preserve"> </w:t>
      </w:r>
      <w:r>
        <w:rPr>
          <w:rFonts w:ascii="Arial"/>
          <w:color w:val="697D90"/>
          <w:sz w:val="18"/>
        </w:rPr>
        <w:t xml:space="preserve">of </w:t>
      </w:r>
      <w:r>
        <w:rPr>
          <w:rFonts w:ascii="Arial"/>
          <w:color w:val="697D90"/>
          <w:spacing w:val="-5"/>
          <w:sz w:val="18"/>
        </w:rPr>
        <w:t>DQM</w:t>
      </w:r>
    </w:p>
    <w:p w14:paraId="06DB24C1" w14:textId="77777777" w:rsidR="00FF0709" w:rsidRDefault="00FF0709">
      <w:pPr>
        <w:ind w:left="142"/>
        <w:jc w:val="both"/>
        <w:rPr>
          <w:ins w:id="403" w:author="Ritley Kenneth" w:date="2026-07-12T09:45:00Z" w16du:dateUtc="2026-07-12T07:45:00Z"/>
          <w:rFonts w:ascii="Arial"/>
          <w:sz w:val="18"/>
        </w:rPr>
      </w:pPr>
    </w:p>
    <w:p w14:paraId="67686E06" w14:textId="2088C145" w:rsidR="00FF0709" w:rsidRDefault="00FF0709">
      <w:pPr>
        <w:ind w:left="142"/>
        <w:jc w:val="both"/>
        <w:rPr>
          <w:ins w:id="404" w:author="Ritley Kenneth" w:date="2026-07-12T09:45:00Z" w16du:dateUtc="2026-07-12T07:45:00Z"/>
          <w:rFonts w:ascii="Arial"/>
          <w:sz w:val="18"/>
        </w:rPr>
      </w:pPr>
      <w:ins w:id="405" w:author="Ritley Kenneth" w:date="2026-07-12T09:45:00Z" w16du:dateUtc="2026-07-12T07:45:00Z">
        <w:r>
          <w:rPr>
            <w:rFonts w:ascii="Arial"/>
            <w:sz w:val="18"/>
          </w:rPr>
          <w:t>Use this instead:</w:t>
        </w:r>
      </w:ins>
    </w:p>
    <w:p w14:paraId="3AD422EA" w14:textId="77777777" w:rsidR="00FF0709" w:rsidRDefault="00FF0709">
      <w:pPr>
        <w:ind w:left="142"/>
        <w:jc w:val="both"/>
        <w:rPr>
          <w:ins w:id="406" w:author="Ritley Kenneth" w:date="2026-07-12T09:45:00Z" w16du:dateUtc="2026-07-12T07:45:00Z"/>
          <w:rFonts w:ascii="Arial"/>
          <w:sz w:val="18"/>
        </w:rPr>
      </w:pPr>
    </w:p>
    <w:p w14:paraId="1A2AA38E" w14:textId="75D5079B" w:rsidR="00FF0709" w:rsidRDefault="00FF0709">
      <w:pPr>
        <w:ind w:left="142"/>
        <w:jc w:val="both"/>
        <w:rPr>
          <w:rFonts w:ascii="Arial"/>
          <w:sz w:val="18"/>
        </w:rPr>
      </w:pPr>
      <w:ins w:id="407" w:author="Ritley Kenneth" w:date="2026-07-12T09:45:00Z" w16du:dateUtc="2026-07-12T07:45:00Z">
        <w:r w:rsidRPr="00FF0709">
          <w:rPr>
            <w:rFonts w:ascii="Arial"/>
            <w:sz w:val="18"/>
          </w:rPr>
          <w:lastRenderedPageBreak/>
          <w:drawing>
            <wp:inline distT="0" distB="0" distL="0" distR="0" wp14:anchorId="0891CEF5" wp14:editId="5CBD340A">
              <wp:extent cx="4305300" cy="5575300"/>
              <wp:effectExtent l="0" t="0" r="0" b="0"/>
              <wp:docPr id="109518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85708" name=""/>
                      <pic:cNvPicPr/>
                    </pic:nvPicPr>
                    <pic:blipFill>
                      <a:blip r:embed="rId147"/>
                      <a:stretch>
                        <a:fillRect/>
                      </a:stretch>
                    </pic:blipFill>
                    <pic:spPr>
                      <a:xfrm>
                        <a:off x="0" y="0"/>
                        <a:ext cx="4305300" cy="5575300"/>
                      </a:xfrm>
                      <a:prstGeom prst="rect">
                        <a:avLst/>
                      </a:prstGeom>
                    </pic:spPr>
                  </pic:pic>
                </a:graphicData>
              </a:graphic>
            </wp:inline>
          </w:drawing>
        </w:r>
      </w:ins>
    </w:p>
    <w:p w14:paraId="077BB56F" w14:textId="77777777" w:rsidR="00C220EB" w:rsidRDefault="00C220EB">
      <w:pPr>
        <w:jc w:val="both"/>
        <w:rPr>
          <w:rFonts w:ascii="Arial"/>
          <w:sz w:val="18"/>
        </w:rPr>
        <w:sectPr w:rsidR="00C220EB">
          <w:headerReference w:type="default" r:id="rId148"/>
          <w:pgSz w:w="11910" w:h="16840"/>
          <w:pgMar w:top="1900" w:right="0" w:bottom="1720" w:left="708" w:header="0" w:footer="0" w:gutter="0"/>
          <w:cols w:space="720"/>
        </w:sectPr>
      </w:pPr>
    </w:p>
    <w:p w14:paraId="077BB570" w14:textId="77777777" w:rsidR="00C220EB" w:rsidRDefault="00C220EB">
      <w:pPr>
        <w:pStyle w:val="BodyText"/>
        <w:spacing w:before="4"/>
        <w:rPr>
          <w:rFonts w:ascii="Arial"/>
          <w:sz w:val="17"/>
        </w:rPr>
      </w:pPr>
    </w:p>
    <w:p w14:paraId="077BB571" w14:textId="77777777" w:rsidR="00C220EB" w:rsidRDefault="00C220EB">
      <w:pPr>
        <w:pStyle w:val="BodyText"/>
        <w:rPr>
          <w:rFonts w:ascii="Arial"/>
          <w:sz w:val="17"/>
        </w:rPr>
        <w:sectPr w:rsidR="00C220EB">
          <w:headerReference w:type="even" r:id="rId149"/>
          <w:footerReference w:type="even" r:id="rId150"/>
          <w:pgSz w:w="11910" w:h="16840"/>
          <w:pgMar w:top="1920" w:right="0" w:bottom="280" w:left="708" w:header="0" w:footer="0" w:gutter="0"/>
          <w:cols w:space="720"/>
        </w:sectPr>
      </w:pPr>
    </w:p>
    <w:p w14:paraId="077BB572" w14:textId="77777777" w:rsidR="00C220EB" w:rsidRDefault="00C220EB">
      <w:pPr>
        <w:pStyle w:val="BodyText"/>
        <w:rPr>
          <w:rFonts w:ascii="Arial"/>
        </w:rPr>
      </w:pPr>
    </w:p>
    <w:p w14:paraId="077BB573" w14:textId="77777777" w:rsidR="00C220EB" w:rsidRDefault="00C220EB">
      <w:pPr>
        <w:pStyle w:val="BodyText"/>
        <w:spacing w:before="72"/>
        <w:rPr>
          <w:rFonts w:ascii="Arial"/>
        </w:rPr>
      </w:pPr>
    </w:p>
    <w:p w14:paraId="077BB574" w14:textId="77777777" w:rsidR="00C220EB" w:rsidRDefault="00000000">
      <w:pPr>
        <w:pStyle w:val="BodyText"/>
        <w:spacing w:line="256" w:lineRule="auto"/>
        <w:ind w:left="142" w:right="848"/>
        <w:jc w:val="both"/>
      </w:pPr>
      <w:bookmarkStart w:id="408" w:name="Statement_of_Authorship"/>
      <w:bookmarkStart w:id="409" w:name="_bookmark124"/>
      <w:bookmarkEnd w:id="408"/>
      <w:bookmarkEnd w:id="409"/>
      <w:r>
        <w:rPr>
          <w:w w:val="110"/>
        </w:rPr>
        <w:t>The</w:t>
      </w:r>
      <w:r>
        <w:rPr>
          <w:spacing w:val="-2"/>
          <w:w w:val="110"/>
        </w:rPr>
        <w:t xml:space="preserve"> </w:t>
      </w:r>
      <w:r>
        <w:rPr>
          <w:w w:val="110"/>
        </w:rPr>
        <w:t>author</w:t>
      </w:r>
      <w:r>
        <w:rPr>
          <w:spacing w:val="-2"/>
          <w:w w:val="110"/>
        </w:rPr>
        <w:t xml:space="preserve"> </w:t>
      </w:r>
      <w:r>
        <w:rPr>
          <w:w w:val="110"/>
        </w:rPr>
        <w:t>hereby</w:t>
      </w:r>
      <w:r>
        <w:rPr>
          <w:spacing w:val="-2"/>
          <w:w w:val="110"/>
        </w:rPr>
        <w:t xml:space="preserve"> </w:t>
      </w:r>
      <w:r>
        <w:rPr>
          <w:w w:val="110"/>
        </w:rPr>
        <w:t>declares</w:t>
      </w:r>
      <w:r>
        <w:rPr>
          <w:spacing w:val="-2"/>
          <w:w w:val="110"/>
        </w:rPr>
        <w:t xml:space="preserve"> </w:t>
      </w:r>
      <w:r>
        <w:rPr>
          <w:w w:val="110"/>
        </w:rPr>
        <w:t>that</w:t>
      </w:r>
      <w:r>
        <w:rPr>
          <w:spacing w:val="-2"/>
          <w:w w:val="110"/>
        </w:rPr>
        <w:t xml:space="preserve"> </w:t>
      </w:r>
      <w:r>
        <w:rPr>
          <w:w w:val="110"/>
        </w:rPr>
        <w:t>this</w:t>
      </w:r>
      <w:r>
        <w:rPr>
          <w:spacing w:val="-2"/>
          <w:w w:val="110"/>
        </w:rPr>
        <w:t xml:space="preserve"> </w:t>
      </w:r>
      <w:r>
        <w:rPr>
          <w:w w:val="110"/>
        </w:rPr>
        <w:t>work</w:t>
      </w:r>
      <w:r>
        <w:rPr>
          <w:spacing w:val="-2"/>
          <w:w w:val="110"/>
        </w:rPr>
        <w:t xml:space="preserve"> </w:t>
      </w:r>
      <w:r>
        <w:rPr>
          <w:w w:val="110"/>
        </w:rPr>
        <w:t>is</w:t>
      </w:r>
      <w:r>
        <w:rPr>
          <w:spacing w:val="-2"/>
          <w:w w:val="110"/>
        </w:rPr>
        <w:t xml:space="preserve"> </w:t>
      </w:r>
      <w:r>
        <w:rPr>
          <w:w w:val="110"/>
        </w:rPr>
        <w:t>the</w:t>
      </w:r>
      <w:r>
        <w:rPr>
          <w:spacing w:val="-2"/>
          <w:w w:val="110"/>
        </w:rPr>
        <w:t xml:space="preserve"> </w:t>
      </w:r>
      <w:r>
        <w:rPr>
          <w:w w:val="110"/>
        </w:rPr>
        <w:t>result</w:t>
      </w:r>
      <w:r>
        <w:rPr>
          <w:spacing w:val="-2"/>
          <w:w w:val="110"/>
        </w:rPr>
        <w:t xml:space="preserve"> </w:t>
      </w:r>
      <w:r>
        <w:rPr>
          <w:w w:val="110"/>
        </w:rPr>
        <w:t>of</w:t>
      </w:r>
      <w:r>
        <w:rPr>
          <w:spacing w:val="-2"/>
          <w:w w:val="110"/>
        </w:rPr>
        <w:t xml:space="preserve"> </w:t>
      </w:r>
      <w:r>
        <w:rPr>
          <w:w w:val="110"/>
        </w:rPr>
        <w:t>their</w:t>
      </w:r>
      <w:r>
        <w:rPr>
          <w:spacing w:val="-2"/>
          <w:w w:val="110"/>
        </w:rPr>
        <w:t xml:space="preserve"> </w:t>
      </w:r>
      <w:r>
        <w:rPr>
          <w:w w:val="110"/>
        </w:rPr>
        <w:t>own</w:t>
      </w:r>
      <w:r>
        <w:rPr>
          <w:spacing w:val="-2"/>
          <w:w w:val="110"/>
        </w:rPr>
        <w:t xml:space="preserve"> </w:t>
      </w:r>
      <w:r>
        <w:rPr>
          <w:w w:val="110"/>
        </w:rPr>
        <w:t>independent</w:t>
      </w:r>
      <w:r>
        <w:rPr>
          <w:spacing w:val="-2"/>
          <w:w w:val="110"/>
        </w:rPr>
        <w:t xml:space="preserve"> </w:t>
      </w:r>
      <w:r>
        <w:rPr>
          <w:w w:val="110"/>
        </w:rPr>
        <w:t>effort</w:t>
      </w:r>
      <w:r>
        <w:rPr>
          <w:spacing w:val="-2"/>
          <w:w w:val="110"/>
        </w:rPr>
        <w:t xml:space="preserve"> </w:t>
      </w:r>
      <w:r>
        <w:rPr>
          <w:w w:val="110"/>
        </w:rPr>
        <w:t>and</w:t>
      </w:r>
      <w:r>
        <w:rPr>
          <w:spacing w:val="-2"/>
          <w:w w:val="110"/>
        </w:rPr>
        <w:t xml:space="preserve"> </w:t>
      </w:r>
      <w:r>
        <w:rPr>
          <w:w w:val="110"/>
        </w:rPr>
        <w:t>that</w:t>
      </w:r>
      <w:r>
        <w:rPr>
          <w:spacing w:val="-2"/>
          <w:w w:val="110"/>
        </w:rPr>
        <w:t xml:space="preserve"> </w:t>
      </w:r>
      <w:r>
        <w:rPr>
          <w:w w:val="110"/>
        </w:rPr>
        <w:t>no</w:t>
      </w:r>
      <w:r>
        <w:rPr>
          <w:spacing w:val="-2"/>
          <w:w w:val="110"/>
        </w:rPr>
        <w:t xml:space="preserve"> </w:t>
      </w:r>
      <w:r>
        <w:rPr>
          <w:w w:val="110"/>
        </w:rPr>
        <w:t>sources other than those listed in the bibliography and identified as references have been used.</w:t>
      </w:r>
      <w:r>
        <w:rPr>
          <w:spacing w:val="40"/>
          <w:w w:val="110"/>
        </w:rPr>
        <w:t xml:space="preserve"> </w:t>
      </w:r>
      <w:r>
        <w:rPr>
          <w:w w:val="110"/>
        </w:rPr>
        <w:t>Glossary entries have</w:t>
      </w:r>
      <w:r>
        <w:rPr>
          <w:spacing w:val="-9"/>
          <w:w w:val="110"/>
        </w:rPr>
        <w:t xml:space="preserve"> </w:t>
      </w:r>
      <w:r>
        <w:rPr>
          <w:w w:val="110"/>
        </w:rPr>
        <w:t>been</w:t>
      </w:r>
      <w:r>
        <w:rPr>
          <w:spacing w:val="-9"/>
          <w:w w:val="110"/>
        </w:rPr>
        <w:t xml:space="preserve"> </w:t>
      </w:r>
      <w:r>
        <w:rPr>
          <w:w w:val="110"/>
        </w:rPr>
        <w:t>partially</w:t>
      </w:r>
      <w:r>
        <w:rPr>
          <w:spacing w:val="-9"/>
          <w:w w:val="110"/>
        </w:rPr>
        <w:t xml:space="preserve"> </w:t>
      </w:r>
      <w:r>
        <w:rPr>
          <w:w w:val="110"/>
        </w:rPr>
        <w:t>written</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author</w:t>
      </w:r>
      <w:r>
        <w:rPr>
          <w:spacing w:val="-9"/>
          <w:w w:val="110"/>
        </w:rPr>
        <w:t xml:space="preserve"> </w:t>
      </w:r>
      <w:r>
        <w:rPr>
          <w:w w:val="110"/>
        </w:rPr>
        <w:t>using</w:t>
      </w:r>
      <w:r>
        <w:rPr>
          <w:spacing w:val="-9"/>
          <w:w w:val="110"/>
        </w:rPr>
        <w:t xml:space="preserve"> </w:t>
      </w:r>
      <w:r>
        <w:rPr>
          <w:w w:val="110"/>
        </w:rPr>
        <w:t>public</w:t>
      </w:r>
      <w:r>
        <w:rPr>
          <w:spacing w:val="-9"/>
          <w:w w:val="110"/>
        </w:rPr>
        <w:t xml:space="preserve"> </w:t>
      </w:r>
      <w:r>
        <w:rPr>
          <w:w w:val="110"/>
        </w:rPr>
        <w:t>descriptions</w:t>
      </w:r>
      <w:r>
        <w:rPr>
          <w:spacing w:val="-9"/>
          <w:w w:val="110"/>
        </w:rPr>
        <w:t xml:space="preserve"> </w:t>
      </w:r>
      <w:r>
        <w:rPr>
          <w:w w:val="110"/>
        </w:rPr>
        <w:t>(e.g.,</w:t>
      </w:r>
      <w:r>
        <w:rPr>
          <w:spacing w:val="-6"/>
          <w:w w:val="110"/>
        </w:rPr>
        <w:t xml:space="preserve"> </w:t>
      </w:r>
      <w:r>
        <w:rPr>
          <w:w w:val="110"/>
        </w:rPr>
        <w:t>product</w:t>
      </w:r>
      <w:r>
        <w:rPr>
          <w:spacing w:val="-9"/>
          <w:w w:val="110"/>
        </w:rPr>
        <w:t xml:space="preserve"> </w:t>
      </w:r>
      <w:r>
        <w:rPr>
          <w:w w:val="110"/>
        </w:rPr>
        <w:t>homepages),</w:t>
      </w:r>
      <w:r>
        <w:rPr>
          <w:spacing w:val="-6"/>
          <w:w w:val="110"/>
        </w:rPr>
        <w:t xml:space="preserve"> </w:t>
      </w:r>
      <w:r>
        <w:rPr>
          <w:w w:val="110"/>
        </w:rPr>
        <w:t>copied</w:t>
      </w:r>
      <w:r>
        <w:rPr>
          <w:spacing w:val="-9"/>
          <w:w w:val="110"/>
        </w:rPr>
        <w:t xml:space="preserve"> </w:t>
      </w:r>
      <w:r>
        <w:rPr>
          <w:w w:val="110"/>
        </w:rPr>
        <w:t>from Wikipedia,</w:t>
      </w:r>
      <w:r>
        <w:rPr>
          <w:spacing w:val="-5"/>
          <w:w w:val="110"/>
        </w:rPr>
        <w:t xml:space="preserve"> </w:t>
      </w:r>
      <w:r>
        <w:rPr>
          <w:w w:val="110"/>
        </w:rPr>
        <w:t>or</w:t>
      </w:r>
      <w:r>
        <w:rPr>
          <w:spacing w:val="-5"/>
          <w:w w:val="110"/>
        </w:rPr>
        <w:t xml:space="preserve"> </w:t>
      </w:r>
      <w:r>
        <w:rPr>
          <w:w w:val="110"/>
        </w:rPr>
        <w:t>generated</w:t>
      </w:r>
      <w:r>
        <w:rPr>
          <w:spacing w:val="-5"/>
          <w:w w:val="110"/>
        </w:rPr>
        <w:t xml:space="preserve"> </w:t>
      </w:r>
      <w:r>
        <w:rPr>
          <w:w w:val="110"/>
        </w:rPr>
        <w:t>by</w:t>
      </w:r>
      <w:r>
        <w:rPr>
          <w:spacing w:val="-5"/>
          <w:w w:val="110"/>
        </w:rPr>
        <w:t xml:space="preserve"> </w:t>
      </w:r>
      <w:r>
        <w:rPr>
          <w:w w:val="110"/>
        </w:rPr>
        <w:t>ChatGPT</w:t>
      </w:r>
      <w:r>
        <w:rPr>
          <w:spacing w:val="-5"/>
          <w:w w:val="110"/>
        </w:rPr>
        <w:t xml:space="preserve"> </w:t>
      </w:r>
      <w:r>
        <w:rPr>
          <w:w w:val="110"/>
        </w:rPr>
        <w:t>based</w:t>
      </w:r>
      <w:r>
        <w:rPr>
          <w:spacing w:val="-5"/>
          <w:w w:val="110"/>
        </w:rPr>
        <w:t xml:space="preserve"> </w:t>
      </w:r>
      <w:r>
        <w:rPr>
          <w:w w:val="110"/>
        </w:rPr>
        <w:t>on</w:t>
      </w:r>
      <w:r>
        <w:rPr>
          <w:spacing w:val="-5"/>
          <w:w w:val="110"/>
        </w:rPr>
        <w:t xml:space="preserve"> </w:t>
      </w:r>
      <w:r>
        <w:rPr>
          <w:w w:val="110"/>
        </w:rPr>
        <w:t>provided</w:t>
      </w:r>
      <w:r>
        <w:rPr>
          <w:spacing w:val="-5"/>
          <w:w w:val="110"/>
        </w:rPr>
        <w:t xml:space="preserve"> </w:t>
      </w:r>
      <w:r>
        <w:rPr>
          <w:w w:val="110"/>
        </w:rPr>
        <w:t>bullet</w:t>
      </w:r>
      <w:r>
        <w:rPr>
          <w:spacing w:val="-5"/>
          <w:w w:val="110"/>
        </w:rPr>
        <w:t xml:space="preserve"> </w:t>
      </w:r>
      <w:r>
        <w:rPr>
          <w:w w:val="110"/>
        </w:rPr>
        <w:t>points. Further</w:t>
      </w:r>
      <w:r>
        <w:rPr>
          <w:spacing w:val="-5"/>
          <w:w w:val="110"/>
        </w:rPr>
        <w:t xml:space="preserve"> </w:t>
      </w:r>
      <w:r>
        <w:rPr>
          <w:w w:val="110"/>
        </w:rPr>
        <w:t>details</w:t>
      </w:r>
      <w:r>
        <w:rPr>
          <w:spacing w:val="-5"/>
          <w:w w:val="110"/>
        </w:rPr>
        <w:t xml:space="preserve"> </w:t>
      </w:r>
      <w:r>
        <w:rPr>
          <w:w w:val="110"/>
        </w:rPr>
        <w:t>regarding</w:t>
      </w:r>
      <w:r>
        <w:rPr>
          <w:spacing w:val="-5"/>
          <w:w w:val="110"/>
        </w:rPr>
        <w:t xml:space="preserve"> </w:t>
      </w:r>
      <w:r>
        <w:rPr>
          <w:w w:val="110"/>
        </w:rPr>
        <w:t>the</w:t>
      </w:r>
      <w:r>
        <w:rPr>
          <w:spacing w:val="-5"/>
          <w:w w:val="110"/>
        </w:rPr>
        <w:t xml:space="preserve"> </w:t>
      </w:r>
      <w:r>
        <w:rPr>
          <w:w w:val="110"/>
        </w:rPr>
        <w:t>use</w:t>
      </w:r>
      <w:r>
        <w:rPr>
          <w:spacing w:val="-5"/>
          <w:w w:val="110"/>
        </w:rPr>
        <w:t xml:space="preserve"> </w:t>
      </w:r>
      <w:r>
        <w:rPr>
          <w:w w:val="110"/>
        </w:rPr>
        <w:t>of LLM is decribed within the project management chapter.</w:t>
      </w:r>
    </w:p>
    <w:p w14:paraId="077BB575" w14:textId="77777777" w:rsidR="00C220EB" w:rsidRDefault="00C220EB">
      <w:pPr>
        <w:pStyle w:val="BodyText"/>
        <w:spacing w:line="256" w:lineRule="auto"/>
        <w:jc w:val="both"/>
        <w:sectPr w:rsidR="00C220EB">
          <w:headerReference w:type="default" r:id="rId151"/>
          <w:footerReference w:type="default" r:id="rId152"/>
          <w:pgSz w:w="11910" w:h="16840"/>
          <w:pgMar w:top="2400" w:right="0" w:bottom="1720" w:left="708" w:header="2004" w:footer="1540" w:gutter="0"/>
          <w:pgNumType w:start="65"/>
          <w:cols w:space="720"/>
        </w:sectPr>
      </w:pPr>
    </w:p>
    <w:p w14:paraId="077BB576" w14:textId="77777777" w:rsidR="00C220EB" w:rsidRDefault="00C220EB">
      <w:pPr>
        <w:pStyle w:val="BodyText"/>
        <w:spacing w:before="4"/>
        <w:rPr>
          <w:sz w:val="17"/>
        </w:rPr>
      </w:pPr>
    </w:p>
    <w:p w14:paraId="077BB577" w14:textId="77777777" w:rsidR="00C220EB" w:rsidRDefault="00C220EB">
      <w:pPr>
        <w:pStyle w:val="BodyText"/>
        <w:rPr>
          <w:sz w:val="17"/>
        </w:rPr>
        <w:sectPr w:rsidR="00C220EB">
          <w:headerReference w:type="even" r:id="rId153"/>
          <w:footerReference w:type="even" r:id="rId154"/>
          <w:pgSz w:w="11910" w:h="16840"/>
          <w:pgMar w:top="1920" w:right="0" w:bottom="280" w:left="708" w:header="0" w:footer="0" w:gutter="0"/>
          <w:cols w:space="720"/>
        </w:sectPr>
      </w:pPr>
    </w:p>
    <w:bookmarkStart w:id="410" w:name="List_of_Figures"/>
    <w:bookmarkStart w:id="411" w:name="_bookmark125"/>
    <w:bookmarkEnd w:id="410"/>
    <w:bookmarkEnd w:id="411"/>
    <w:p w14:paraId="077BB578" w14:textId="77777777" w:rsidR="00C220EB" w:rsidRDefault="00000000">
      <w:pPr>
        <w:pStyle w:val="ListParagraph"/>
        <w:numPr>
          <w:ilvl w:val="1"/>
          <w:numId w:val="9"/>
        </w:numPr>
        <w:tabs>
          <w:tab w:val="left" w:pos="969"/>
          <w:tab w:val="left" w:leader="dot" w:pos="10236"/>
        </w:tabs>
        <w:spacing w:before="664"/>
        <w:ind w:left="969" w:hanging="500"/>
      </w:pPr>
      <w:r>
        <w:lastRenderedPageBreak/>
        <w:fldChar w:fldCharType="begin"/>
      </w:r>
      <w:r>
        <w:instrText>HYPERLINK \l "_bookmark5"</w:instrText>
      </w:r>
      <w:r>
        <w:fldChar w:fldCharType="separate"/>
      </w:r>
      <w:r>
        <w:rPr>
          <w:w w:val="110"/>
        </w:rPr>
        <w:t>Organisational</w:t>
      </w:r>
      <w:r>
        <w:rPr>
          <w:spacing w:val="-13"/>
          <w:w w:val="110"/>
        </w:rPr>
        <w:t xml:space="preserve"> </w:t>
      </w:r>
      <w:r>
        <w:rPr>
          <w:w w:val="110"/>
        </w:rPr>
        <w:t>structure</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(online</w:t>
      </w:r>
      <w:r>
        <w:rPr>
          <w:spacing w:val="-13"/>
          <w:w w:val="110"/>
        </w:rPr>
        <w:t xml:space="preserve"> </w:t>
      </w:r>
      <w:r>
        <w:rPr>
          <w:spacing w:val="-2"/>
          <w:w w:val="110"/>
        </w:rPr>
        <w:t>version)</w:t>
      </w:r>
      <w:r>
        <w:fldChar w:fldCharType="end"/>
      </w:r>
      <w:r>
        <w:tab/>
      </w:r>
      <w:r>
        <w:rPr>
          <w:spacing w:val="-10"/>
          <w:w w:val="110"/>
        </w:rPr>
        <w:t>2</w:t>
      </w:r>
    </w:p>
    <w:p w14:paraId="077BB579" w14:textId="77777777" w:rsidR="00C220EB" w:rsidRDefault="00000000">
      <w:pPr>
        <w:pStyle w:val="ListParagraph"/>
        <w:numPr>
          <w:ilvl w:val="1"/>
          <w:numId w:val="9"/>
        </w:numPr>
        <w:tabs>
          <w:tab w:val="left" w:pos="968"/>
          <w:tab w:val="left" w:pos="971"/>
          <w:tab w:val="left" w:leader="dot" w:pos="10237"/>
        </w:tabs>
        <w:spacing w:before="23" w:line="256" w:lineRule="auto"/>
        <w:ind w:right="848"/>
      </w:pPr>
      <w:hyperlink w:anchor="_bookmark7" w:history="1">
        <w:r>
          <w:rPr>
            <w:w w:val="110"/>
          </w:rPr>
          <w:t>Future way of work illustrating the full postal delivery workflow from receiving an item to</w:t>
        </w:r>
      </w:hyperlink>
      <w:r>
        <w:rPr>
          <w:w w:val="110"/>
        </w:rPr>
        <w:t xml:space="preserve"> </w:t>
      </w:r>
      <w:hyperlink w:anchor="_bookmark7" w:history="1">
        <w:r>
          <w:rPr>
            <w:spacing w:val="-2"/>
            <w:w w:val="110"/>
          </w:rPr>
          <w:t>delivery</w:t>
        </w:r>
      </w:hyperlink>
      <w:r>
        <w:tab/>
      </w:r>
      <w:r>
        <w:rPr>
          <w:spacing w:val="-14"/>
          <w:w w:val="110"/>
        </w:rPr>
        <w:t>3</w:t>
      </w:r>
    </w:p>
    <w:p w14:paraId="077BB57A" w14:textId="77777777" w:rsidR="00C220EB" w:rsidRDefault="00000000">
      <w:pPr>
        <w:pStyle w:val="ListParagraph"/>
        <w:numPr>
          <w:ilvl w:val="1"/>
          <w:numId w:val="9"/>
        </w:numPr>
        <w:tabs>
          <w:tab w:val="left" w:pos="968"/>
          <w:tab w:val="left" w:leader="dot" w:pos="10238"/>
        </w:tabs>
        <w:spacing w:before="6"/>
        <w:ind w:left="968" w:hanging="499"/>
      </w:pPr>
      <w:hyperlink w:anchor="_bookmark8" w:history="1">
        <w:r>
          <w:rPr>
            <w:w w:val="110"/>
          </w:rPr>
          <w:t>The</w:t>
        </w:r>
        <w:r>
          <w:rPr>
            <w:spacing w:val="-2"/>
            <w:w w:val="110"/>
          </w:rPr>
          <w:t xml:space="preserve"> </w:t>
        </w:r>
        <w:r>
          <w:rPr>
            <w:w w:val="110"/>
          </w:rPr>
          <w:t>transition</w:t>
        </w:r>
        <w:r>
          <w:rPr>
            <w:spacing w:val="-2"/>
            <w:w w:val="110"/>
          </w:rPr>
          <w:t xml:space="preserve"> </w:t>
        </w:r>
        <w:r>
          <w:rPr>
            <w:w w:val="110"/>
          </w:rPr>
          <w:t>from</w:t>
        </w:r>
        <w:r>
          <w:rPr>
            <w:spacing w:val="-1"/>
            <w:w w:val="110"/>
          </w:rPr>
          <w:t xml:space="preserve"> </w:t>
        </w:r>
        <w:r>
          <w:rPr>
            <w:w w:val="110"/>
          </w:rPr>
          <w:t>an</w:t>
        </w:r>
        <w:r>
          <w:rPr>
            <w:spacing w:val="-2"/>
            <w:w w:val="110"/>
          </w:rPr>
          <w:t xml:space="preserve"> </w:t>
        </w:r>
        <w:r>
          <w:rPr>
            <w:w w:val="110"/>
          </w:rPr>
          <w:t>on-premise</w:t>
        </w:r>
        <w:r>
          <w:rPr>
            <w:spacing w:val="-1"/>
            <w:w w:val="110"/>
          </w:rPr>
          <w:t xml:space="preserve"> </w:t>
        </w:r>
        <w:r>
          <w:rPr>
            <w:w w:val="110"/>
          </w:rPr>
          <w:t>setup</w:t>
        </w:r>
        <w:r>
          <w:rPr>
            <w:spacing w:val="-2"/>
            <w:w w:val="110"/>
          </w:rPr>
          <w:t xml:space="preserve"> </w:t>
        </w:r>
        <w:r>
          <w:rPr>
            <w:w w:val="110"/>
          </w:rPr>
          <w:t>to</w:t>
        </w:r>
        <w:r>
          <w:rPr>
            <w:spacing w:val="-1"/>
            <w:w w:val="110"/>
          </w:rPr>
          <w:t xml:space="preserve"> </w:t>
        </w:r>
        <w:r>
          <w:rPr>
            <w:w w:val="110"/>
          </w:rPr>
          <w:t>a</w:t>
        </w:r>
        <w:r>
          <w:rPr>
            <w:spacing w:val="-2"/>
            <w:w w:val="110"/>
          </w:rPr>
          <w:t xml:space="preserve"> </w:t>
        </w:r>
        <w:r>
          <w:rPr>
            <w:w w:val="110"/>
          </w:rPr>
          <w:t>cloud-based</w:t>
        </w:r>
        <w:r>
          <w:rPr>
            <w:spacing w:val="-2"/>
            <w:w w:val="110"/>
          </w:rPr>
          <w:t xml:space="preserve"> </w:t>
        </w:r>
        <w:r>
          <w:rPr>
            <w:w w:val="110"/>
          </w:rPr>
          <w:t>target</w:t>
        </w:r>
        <w:r>
          <w:rPr>
            <w:spacing w:val="-1"/>
            <w:w w:val="110"/>
          </w:rPr>
          <w:t xml:space="preserve"> </w:t>
        </w:r>
        <w:r>
          <w:rPr>
            <w:spacing w:val="-2"/>
            <w:w w:val="110"/>
          </w:rPr>
          <w:t>architecture</w:t>
        </w:r>
      </w:hyperlink>
      <w:r>
        <w:tab/>
      </w:r>
      <w:r>
        <w:rPr>
          <w:spacing w:val="-10"/>
          <w:w w:val="115"/>
        </w:rPr>
        <w:t>4</w:t>
      </w:r>
    </w:p>
    <w:p w14:paraId="077BB57B" w14:textId="77777777" w:rsidR="00C220EB" w:rsidRDefault="00000000">
      <w:pPr>
        <w:pStyle w:val="ListParagraph"/>
        <w:numPr>
          <w:ilvl w:val="1"/>
          <w:numId w:val="9"/>
        </w:numPr>
        <w:tabs>
          <w:tab w:val="left" w:pos="968"/>
          <w:tab w:val="left" w:leader="dot" w:pos="10236"/>
        </w:tabs>
        <w:spacing w:before="22"/>
        <w:ind w:left="968" w:hanging="499"/>
      </w:pPr>
      <w:hyperlink w:anchor="_bookmark9" w:history="1">
        <w:r>
          <w:rPr>
            <w:w w:val="110"/>
          </w:rPr>
          <w:t>Aerial</w:t>
        </w:r>
        <w:r>
          <w:rPr>
            <w:spacing w:val="-14"/>
            <w:w w:val="110"/>
          </w:rPr>
          <w:t xml:space="preserve"> </w:t>
        </w:r>
        <w:r>
          <w:rPr>
            <w:w w:val="110"/>
          </w:rPr>
          <w:t>view</w:t>
        </w:r>
        <w:r>
          <w:rPr>
            <w:spacing w:val="-14"/>
            <w:w w:val="110"/>
          </w:rPr>
          <w:t xml:space="preserve"> </w:t>
        </w:r>
        <w:r>
          <w:rPr>
            <w:w w:val="110"/>
          </w:rPr>
          <w:t>of</w:t>
        </w:r>
        <w:r>
          <w:rPr>
            <w:spacing w:val="-14"/>
            <w:w w:val="110"/>
          </w:rPr>
          <w:t xml:space="preserve"> </w:t>
        </w:r>
        <w:r>
          <w:rPr>
            <w:w w:val="110"/>
          </w:rPr>
          <w:t>the</w:t>
        </w:r>
        <w:r>
          <w:rPr>
            <w:spacing w:val="-13"/>
            <w:w w:val="110"/>
          </w:rPr>
          <w:t xml:space="preserve"> </w:t>
        </w:r>
        <w:r>
          <w:rPr>
            <w:w w:val="110"/>
          </w:rPr>
          <w:t>Swiss</w:t>
        </w:r>
        <w:r>
          <w:rPr>
            <w:spacing w:val="-14"/>
            <w:w w:val="110"/>
          </w:rPr>
          <w:t xml:space="preserve"> </w:t>
        </w:r>
        <w:r>
          <w:rPr>
            <w:w w:val="110"/>
          </w:rPr>
          <w:t>Post</w:t>
        </w:r>
        <w:r>
          <w:rPr>
            <w:spacing w:val="-14"/>
            <w:w w:val="110"/>
          </w:rPr>
          <w:t xml:space="preserve"> </w:t>
        </w:r>
        <w:r>
          <w:rPr>
            <w:w w:val="110"/>
          </w:rPr>
          <w:t>sorting</w:t>
        </w:r>
        <w:r>
          <w:rPr>
            <w:spacing w:val="-14"/>
            <w:w w:val="110"/>
          </w:rPr>
          <w:t xml:space="preserve"> </w:t>
        </w:r>
        <w:r>
          <w:rPr>
            <w:w w:val="110"/>
          </w:rPr>
          <w:t>center</w:t>
        </w:r>
        <w:r>
          <w:rPr>
            <w:spacing w:val="-13"/>
            <w:w w:val="110"/>
          </w:rPr>
          <w:t xml:space="preserve"> </w:t>
        </w:r>
        <w:r>
          <w:rPr>
            <w:w w:val="110"/>
          </w:rPr>
          <w:t>in</w:t>
        </w:r>
        <w:r>
          <w:rPr>
            <w:spacing w:val="-14"/>
            <w:w w:val="110"/>
          </w:rPr>
          <w:t xml:space="preserve"> </w:t>
        </w:r>
        <w:r>
          <w:rPr>
            <w:spacing w:val="-2"/>
            <w:w w:val="110"/>
          </w:rPr>
          <w:t>Härkingen.</w:t>
        </w:r>
      </w:hyperlink>
      <w:r>
        <w:tab/>
      </w:r>
      <w:r>
        <w:rPr>
          <w:spacing w:val="-10"/>
          <w:w w:val="110"/>
        </w:rPr>
        <w:t>5</w:t>
      </w:r>
    </w:p>
    <w:p w14:paraId="077BB57C" w14:textId="77777777" w:rsidR="00C220EB" w:rsidRDefault="00000000">
      <w:pPr>
        <w:pStyle w:val="ListParagraph"/>
        <w:numPr>
          <w:ilvl w:val="1"/>
          <w:numId w:val="9"/>
        </w:numPr>
        <w:tabs>
          <w:tab w:val="left" w:pos="968"/>
          <w:tab w:val="left" w:leader="dot" w:pos="10236"/>
        </w:tabs>
        <w:spacing w:before="23"/>
        <w:ind w:left="968" w:hanging="499"/>
      </w:pPr>
      <w:hyperlink w:anchor="_bookmark10" w:history="1">
        <w:r>
          <w:rPr>
            <w:w w:val="110"/>
          </w:rPr>
          <w:t>Interior</w:t>
        </w:r>
        <w:r>
          <w:rPr>
            <w:spacing w:val="-7"/>
            <w:w w:val="110"/>
          </w:rPr>
          <w:t xml:space="preserve"> </w:t>
        </w:r>
        <w:r>
          <w:rPr>
            <w:w w:val="110"/>
          </w:rPr>
          <w:t>view</w:t>
        </w:r>
        <w:r>
          <w:rPr>
            <w:spacing w:val="-7"/>
            <w:w w:val="110"/>
          </w:rPr>
          <w:t xml:space="preserve"> </w:t>
        </w:r>
        <w:r>
          <w:rPr>
            <w:w w:val="110"/>
          </w:rPr>
          <w:t>of</w:t>
        </w:r>
        <w:r>
          <w:rPr>
            <w:spacing w:val="-6"/>
            <w:w w:val="110"/>
          </w:rPr>
          <w:t xml:space="preserve"> </w:t>
        </w:r>
        <w:r>
          <w:rPr>
            <w:w w:val="110"/>
          </w:rPr>
          <w:t>the</w:t>
        </w:r>
        <w:r>
          <w:rPr>
            <w:spacing w:val="-7"/>
            <w:w w:val="110"/>
          </w:rPr>
          <w:t xml:space="preserve"> </w:t>
        </w:r>
        <w:r>
          <w:rPr>
            <w:w w:val="110"/>
          </w:rPr>
          <w:t>automated</w:t>
        </w:r>
        <w:r>
          <w:rPr>
            <w:spacing w:val="-7"/>
            <w:w w:val="110"/>
          </w:rPr>
          <w:t xml:space="preserve"> </w:t>
        </w:r>
        <w:r>
          <w:rPr>
            <w:w w:val="110"/>
          </w:rPr>
          <w:t>sorting</w:t>
        </w:r>
        <w:r>
          <w:rPr>
            <w:spacing w:val="-6"/>
            <w:w w:val="110"/>
          </w:rPr>
          <w:t xml:space="preserve"> </w:t>
        </w:r>
        <w:r>
          <w:rPr>
            <w:w w:val="110"/>
          </w:rPr>
          <w:t>system</w:t>
        </w:r>
        <w:r>
          <w:rPr>
            <w:spacing w:val="-7"/>
            <w:w w:val="110"/>
          </w:rPr>
          <w:t xml:space="preserve"> </w:t>
        </w:r>
        <w:r>
          <w:rPr>
            <w:w w:val="110"/>
          </w:rPr>
          <w:t>in</w:t>
        </w:r>
        <w:r>
          <w:rPr>
            <w:spacing w:val="-6"/>
            <w:w w:val="110"/>
          </w:rPr>
          <w:t xml:space="preserve"> </w:t>
        </w:r>
        <w:r>
          <w:rPr>
            <w:w w:val="110"/>
          </w:rPr>
          <w:t>a</w:t>
        </w:r>
        <w:r>
          <w:rPr>
            <w:spacing w:val="-7"/>
            <w:w w:val="110"/>
          </w:rPr>
          <w:t xml:space="preserve"> </w:t>
        </w:r>
        <w:r>
          <w:rPr>
            <w:w w:val="110"/>
          </w:rPr>
          <w:t>Swiss</w:t>
        </w:r>
        <w:r>
          <w:rPr>
            <w:spacing w:val="-7"/>
            <w:w w:val="110"/>
          </w:rPr>
          <w:t xml:space="preserve"> </w:t>
        </w:r>
        <w:r>
          <w:rPr>
            <w:w w:val="110"/>
          </w:rPr>
          <w:t>Post</w:t>
        </w:r>
        <w:r>
          <w:rPr>
            <w:spacing w:val="-6"/>
            <w:w w:val="110"/>
          </w:rPr>
          <w:t xml:space="preserve"> </w:t>
        </w:r>
        <w:r>
          <w:rPr>
            <w:w w:val="110"/>
          </w:rPr>
          <w:t>sorting</w:t>
        </w:r>
        <w:r>
          <w:rPr>
            <w:spacing w:val="-7"/>
            <w:w w:val="110"/>
          </w:rPr>
          <w:t xml:space="preserve"> </w:t>
        </w:r>
        <w:r>
          <w:rPr>
            <w:spacing w:val="-2"/>
            <w:w w:val="110"/>
          </w:rPr>
          <w:t>center</w:t>
        </w:r>
      </w:hyperlink>
      <w:r>
        <w:tab/>
      </w:r>
      <w:r>
        <w:rPr>
          <w:spacing w:val="-10"/>
          <w:w w:val="115"/>
        </w:rPr>
        <w:t>6</w:t>
      </w:r>
    </w:p>
    <w:p w14:paraId="077BB57D" w14:textId="77777777" w:rsidR="00C220EB" w:rsidRDefault="00000000">
      <w:pPr>
        <w:pStyle w:val="ListParagraph"/>
        <w:numPr>
          <w:ilvl w:val="1"/>
          <w:numId w:val="9"/>
        </w:numPr>
        <w:tabs>
          <w:tab w:val="left" w:pos="968"/>
          <w:tab w:val="left" w:pos="971"/>
          <w:tab w:val="left" w:leader="dot" w:pos="10236"/>
        </w:tabs>
        <w:spacing w:before="23" w:line="256" w:lineRule="auto"/>
        <w:ind w:right="848"/>
      </w:pPr>
      <w:hyperlink w:anchor="_bookmark11" w:history="1">
        <w:r>
          <w:rPr>
            <w:w w:val="110"/>
          </w:rPr>
          <w:t>Discharge chutes inside a Swiss Post sorting center, where parcels are released to their des-</w:t>
        </w:r>
      </w:hyperlink>
      <w:hyperlink w:anchor="_bookmark11" w:history="1">
        <w:r>
          <w:rPr>
            <w:w w:val="110"/>
          </w:rPr>
          <w:t>ignated</w:t>
        </w:r>
        <w:r>
          <w:rPr>
            <w:spacing w:val="-5"/>
            <w:w w:val="110"/>
          </w:rPr>
          <w:t xml:space="preserve"> </w:t>
        </w:r>
        <w:r>
          <w:rPr>
            <w:w w:val="110"/>
          </w:rPr>
          <w:t>zones.</w:t>
        </w:r>
        <w:r>
          <w:rPr>
            <w:spacing w:val="6"/>
            <w:w w:val="110"/>
          </w:rPr>
          <w:t xml:space="preserve"> </w:t>
        </w:r>
        <w:r>
          <w:rPr>
            <w:w w:val="110"/>
          </w:rPr>
          <w:t>Then</w:t>
        </w:r>
        <w:r>
          <w:rPr>
            <w:spacing w:val="-4"/>
            <w:w w:val="110"/>
          </w:rPr>
          <w:t xml:space="preserve"> </w:t>
        </w:r>
        <w:r>
          <w:rPr>
            <w:w w:val="110"/>
          </w:rPr>
          <w:t>put</w:t>
        </w:r>
        <w:r>
          <w:rPr>
            <w:spacing w:val="-4"/>
            <w:w w:val="110"/>
          </w:rPr>
          <w:t xml:space="preserve"> </w:t>
        </w:r>
        <w:r>
          <w:rPr>
            <w:w w:val="110"/>
          </w:rPr>
          <w:t>into</w:t>
        </w:r>
        <w:r>
          <w:rPr>
            <w:spacing w:val="-4"/>
            <w:w w:val="110"/>
          </w:rPr>
          <w:t xml:space="preserve"> </w:t>
        </w:r>
        <w:r>
          <w:rPr>
            <w:w w:val="110"/>
          </w:rPr>
          <w:t>rollboxes</w:t>
        </w:r>
        <w:r>
          <w:rPr>
            <w:spacing w:val="-4"/>
            <w:w w:val="110"/>
          </w:rPr>
          <w:t xml:space="preserve"> </w:t>
        </w:r>
        <w:r>
          <w:rPr>
            <w:w w:val="110"/>
          </w:rPr>
          <w:t>to</w:t>
        </w:r>
        <w:r>
          <w:rPr>
            <w:spacing w:val="-4"/>
            <w:w w:val="110"/>
          </w:rPr>
          <w:t xml:space="preserve"> </w:t>
        </w:r>
        <w:r>
          <w:rPr>
            <w:w w:val="110"/>
          </w:rPr>
          <w:t>get</w:t>
        </w:r>
        <w:r>
          <w:rPr>
            <w:spacing w:val="-4"/>
            <w:w w:val="110"/>
          </w:rPr>
          <w:t xml:space="preserve"> </w:t>
        </w:r>
        <w:r>
          <w:rPr>
            <w:w w:val="110"/>
          </w:rPr>
          <w:t>them</w:t>
        </w:r>
        <w:r>
          <w:rPr>
            <w:spacing w:val="-5"/>
            <w:w w:val="110"/>
          </w:rPr>
          <w:t xml:space="preserve"> </w:t>
        </w:r>
        <w:r>
          <w:rPr>
            <w:w w:val="110"/>
          </w:rPr>
          <w:t>to</w:t>
        </w:r>
        <w:r>
          <w:rPr>
            <w:spacing w:val="-4"/>
            <w:w w:val="110"/>
          </w:rPr>
          <w:t xml:space="preserve"> </w:t>
        </w:r>
        <w:r>
          <w:rPr>
            <w:w w:val="110"/>
          </w:rPr>
          <w:t>next</w:t>
        </w:r>
        <w:r>
          <w:rPr>
            <w:spacing w:val="-4"/>
            <w:w w:val="110"/>
          </w:rPr>
          <w:t xml:space="preserve"> </w:t>
        </w:r>
        <w:r>
          <w:rPr>
            <w:w w:val="110"/>
          </w:rPr>
          <w:t>processing</w:t>
        </w:r>
        <w:r>
          <w:rPr>
            <w:spacing w:val="-4"/>
            <w:w w:val="110"/>
          </w:rPr>
          <w:t xml:space="preserve"> </w:t>
        </w:r>
        <w:r>
          <w:rPr>
            <w:spacing w:val="-2"/>
            <w:w w:val="110"/>
          </w:rPr>
          <w:t>steps</w:t>
        </w:r>
      </w:hyperlink>
      <w:r>
        <w:tab/>
      </w:r>
      <w:r>
        <w:rPr>
          <w:spacing w:val="-13"/>
          <w:w w:val="110"/>
        </w:rPr>
        <w:t>6</w:t>
      </w:r>
    </w:p>
    <w:p w14:paraId="077BB57E" w14:textId="77777777" w:rsidR="00C220EB" w:rsidRDefault="00000000">
      <w:pPr>
        <w:pStyle w:val="ListParagraph"/>
        <w:numPr>
          <w:ilvl w:val="1"/>
          <w:numId w:val="9"/>
        </w:numPr>
        <w:tabs>
          <w:tab w:val="left" w:pos="971"/>
          <w:tab w:val="left" w:leader="dot" w:pos="10242"/>
        </w:tabs>
        <w:spacing w:before="6"/>
      </w:pPr>
      <w:hyperlink w:anchor="_bookmark14" w:history="1">
        <w:r>
          <w:rPr>
            <w:w w:val="110"/>
          </w:rPr>
          <w:t>Main</w:t>
        </w:r>
        <w:r>
          <w:rPr>
            <w:spacing w:val="-8"/>
            <w:w w:val="110"/>
          </w:rPr>
          <w:t xml:space="preserve"> </w:t>
        </w:r>
        <w:r>
          <w:rPr>
            <w:w w:val="110"/>
          </w:rPr>
          <w:t>customer</w:t>
        </w:r>
        <w:r>
          <w:rPr>
            <w:spacing w:val="-8"/>
            <w:w w:val="110"/>
          </w:rPr>
          <w:t xml:space="preserve"> </w:t>
        </w:r>
        <w:r>
          <w:rPr>
            <w:w w:val="110"/>
          </w:rPr>
          <w:t>touch</w:t>
        </w:r>
        <w:r>
          <w:rPr>
            <w:spacing w:val="-8"/>
            <w:w w:val="110"/>
          </w:rPr>
          <w:t xml:space="preserve"> </w:t>
        </w:r>
        <w:r>
          <w:rPr>
            <w:w w:val="110"/>
          </w:rPr>
          <w:t>point,</w:t>
        </w:r>
        <w:r>
          <w:rPr>
            <w:spacing w:val="-8"/>
            <w:w w:val="110"/>
          </w:rPr>
          <w:t xml:space="preserve"> </w:t>
        </w:r>
        <w:r>
          <w:rPr>
            <w:w w:val="110"/>
          </w:rPr>
          <w:t>delivery</w:t>
        </w:r>
        <w:r>
          <w:rPr>
            <w:spacing w:val="-8"/>
            <w:w w:val="110"/>
          </w:rPr>
          <w:t xml:space="preserve"> </w:t>
        </w:r>
        <w:r>
          <w:rPr>
            <w:w w:val="110"/>
          </w:rPr>
          <w:t>of</w:t>
        </w:r>
        <w:r>
          <w:rPr>
            <w:spacing w:val="-8"/>
            <w:w w:val="110"/>
          </w:rPr>
          <w:t xml:space="preserve"> </w:t>
        </w:r>
        <w:r>
          <w:rPr>
            <w:w w:val="110"/>
          </w:rPr>
          <w:t>a</w:t>
        </w:r>
        <w:r>
          <w:rPr>
            <w:spacing w:val="-7"/>
            <w:w w:val="110"/>
          </w:rPr>
          <w:t xml:space="preserve"> </w:t>
        </w:r>
        <w:r>
          <w:rPr>
            <w:spacing w:val="-2"/>
            <w:w w:val="110"/>
          </w:rPr>
          <w:t>parcel</w:t>
        </w:r>
      </w:hyperlink>
      <w:r>
        <w:tab/>
      </w:r>
      <w:r>
        <w:rPr>
          <w:spacing w:val="-10"/>
          <w:w w:val="110"/>
        </w:rPr>
        <w:t>7</w:t>
      </w:r>
    </w:p>
    <w:p w14:paraId="077BB57F" w14:textId="77777777" w:rsidR="00C220EB" w:rsidRDefault="00000000">
      <w:pPr>
        <w:pStyle w:val="ListParagraph"/>
        <w:numPr>
          <w:ilvl w:val="1"/>
          <w:numId w:val="8"/>
        </w:numPr>
        <w:tabs>
          <w:tab w:val="left" w:pos="968"/>
          <w:tab w:val="left" w:leader="dot" w:pos="10143"/>
        </w:tabs>
        <w:spacing w:before="217"/>
        <w:ind w:left="968" w:hanging="499"/>
      </w:pPr>
      <w:hyperlink w:anchor="_bookmark25" w:history="1">
        <w:r>
          <w:t>Picture</w:t>
        </w:r>
        <w:r>
          <w:rPr>
            <w:spacing w:val="4"/>
          </w:rPr>
          <w:t xml:space="preserve"> </w:t>
        </w:r>
        <w:r>
          <w:t>of</w:t>
        </w:r>
        <w:r>
          <w:rPr>
            <w:spacing w:val="5"/>
          </w:rPr>
          <w:t xml:space="preserve"> </w:t>
        </w:r>
        <w:r>
          <w:t>DWH</w:t>
        </w:r>
        <w:r>
          <w:rPr>
            <w:spacing w:val="5"/>
          </w:rPr>
          <w:t xml:space="preserve"> </w:t>
        </w:r>
        <w:r>
          <w:t>LS</w:t>
        </w:r>
        <w:r>
          <w:rPr>
            <w:spacing w:val="5"/>
          </w:rPr>
          <w:t xml:space="preserve"> </w:t>
        </w:r>
        <w:r>
          <w:t>OPS</w:t>
        </w:r>
        <w:r>
          <w:rPr>
            <w:spacing w:val="5"/>
          </w:rPr>
          <w:t xml:space="preserve"> </w:t>
        </w:r>
        <w:r>
          <w:rPr>
            <w:spacing w:val="-4"/>
          </w:rPr>
          <w:t>team</w:t>
        </w:r>
      </w:hyperlink>
      <w:r>
        <w:tab/>
      </w:r>
      <w:r>
        <w:rPr>
          <w:spacing w:val="-5"/>
        </w:rPr>
        <w:t>12</w:t>
      </w:r>
    </w:p>
    <w:p w14:paraId="077BB580" w14:textId="77777777" w:rsidR="00C220EB" w:rsidRDefault="00000000">
      <w:pPr>
        <w:pStyle w:val="ListParagraph"/>
        <w:numPr>
          <w:ilvl w:val="1"/>
          <w:numId w:val="8"/>
        </w:numPr>
        <w:tabs>
          <w:tab w:val="left" w:pos="967"/>
          <w:tab w:val="left" w:leader="dot" w:pos="10143"/>
        </w:tabs>
        <w:spacing w:before="23"/>
        <w:ind w:left="967" w:hanging="498"/>
      </w:pPr>
      <w:hyperlink w:anchor="_bookmark27" w:history="1">
        <w:r>
          <w:rPr>
            <w:w w:val="110"/>
          </w:rPr>
          <w:t>Team</w:t>
        </w:r>
        <w:r>
          <w:rPr>
            <w:spacing w:val="-11"/>
            <w:w w:val="110"/>
          </w:rPr>
          <w:t xml:space="preserve"> </w:t>
        </w:r>
        <w:r>
          <w:rPr>
            <w:w w:val="110"/>
          </w:rPr>
          <w:t>and</w:t>
        </w:r>
        <w:r>
          <w:rPr>
            <w:spacing w:val="-11"/>
            <w:w w:val="110"/>
          </w:rPr>
          <w:t xml:space="preserve"> </w:t>
        </w:r>
        <w:r>
          <w:rPr>
            <w:w w:val="110"/>
          </w:rPr>
          <w:t>sub-team</w:t>
        </w:r>
        <w:r>
          <w:rPr>
            <w:spacing w:val="-11"/>
            <w:w w:val="110"/>
          </w:rPr>
          <w:t xml:space="preserve"> </w:t>
        </w:r>
        <w:r>
          <w:rPr>
            <w:spacing w:val="-2"/>
            <w:w w:val="110"/>
          </w:rPr>
          <w:t>organisation</w:t>
        </w:r>
      </w:hyperlink>
      <w:r>
        <w:tab/>
      </w:r>
      <w:r>
        <w:rPr>
          <w:spacing w:val="-5"/>
          <w:w w:val="110"/>
        </w:rPr>
        <w:t>12</w:t>
      </w:r>
    </w:p>
    <w:p w14:paraId="077BB581" w14:textId="77777777" w:rsidR="00C220EB" w:rsidRDefault="00000000">
      <w:pPr>
        <w:pStyle w:val="ListParagraph"/>
        <w:numPr>
          <w:ilvl w:val="1"/>
          <w:numId w:val="8"/>
        </w:numPr>
        <w:tabs>
          <w:tab w:val="left" w:pos="968"/>
          <w:tab w:val="left" w:leader="dot" w:pos="10144"/>
        </w:tabs>
        <w:spacing w:before="23"/>
        <w:ind w:left="968" w:hanging="499"/>
      </w:pPr>
      <w:hyperlink w:anchor="_bookmark29" w:history="1">
        <w:r>
          <w:rPr>
            <w:w w:val="110"/>
          </w:rPr>
          <w:t>The</w:t>
        </w:r>
        <w:r>
          <w:rPr>
            <w:spacing w:val="-14"/>
            <w:w w:val="110"/>
          </w:rPr>
          <w:t xml:space="preserve"> </w:t>
        </w:r>
        <w:r>
          <w:rPr>
            <w:w w:val="110"/>
          </w:rPr>
          <w:t>start</w:t>
        </w:r>
        <w:r>
          <w:rPr>
            <w:spacing w:val="-14"/>
            <w:w w:val="110"/>
          </w:rPr>
          <w:t xml:space="preserve"> </w:t>
        </w:r>
        <w:r>
          <w:rPr>
            <w:w w:val="110"/>
          </w:rPr>
          <w:t>page</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4"/>
            <w:w w:val="110"/>
          </w:rPr>
          <w:t xml:space="preserve"> </w:t>
        </w:r>
        <w:r>
          <w:rPr>
            <w:w w:val="110"/>
          </w:rPr>
          <w:t>listing</w:t>
        </w:r>
        <w:r>
          <w:rPr>
            <w:spacing w:val="-14"/>
            <w:w w:val="110"/>
          </w:rPr>
          <w:t xml:space="preserve"> </w:t>
        </w:r>
        <w:r>
          <w:rPr>
            <w:w w:val="110"/>
          </w:rPr>
          <w:t>KPI</w:t>
        </w:r>
        <w:r>
          <w:rPr>
            <w:spacing w:val="-14"/>
            <w:w w:val="110"/>
          </w:rPr>
          <w:t xml:space="preserve"> </w:t>
        </w:r>
        <w:r>
          <w:rPr>
            <w:w w:val="110"/>
          </w:rPr>
          <w:t>and</w:t>
        </w:r>
        <w:r>
          <w:rPr>
            <w:spacing w:val="-14"/>
            <w:w w:val="110"/>
          </w:rPr>
          <w:t xml:space="preserve"> </w:t>
        </w:r>
        <w:r>
          <w:rPr>
            <w:w w:val="110"/>
          </w:rPr>
          <w:t>latest</w:t>
        </w:r>
        <w:r>
          <w:rPr>
            <w:spacing w:val="-14"/>
            <w:w w:val="110"/>
          </w:rPr>
          <w:t xml:space="preserve"> </w:t>
        </w:r>
        <w:r>
          <w:rPr>
            <w:spacing w:val="-4"/>
            <w:w w:val="110"/>
          </w:rPr>
          <w:t>news</w:t>
        </w:r>
      </w:hyperlink>
      <w:r>
        <w:tab/>
      </w:r>
      <w:r>
        <w:rPr>
          <w:spacing w:val="-5"/>
          <w:w w:val="110"/>
        </w:rPr>
        <w:t>13</w:t>
      </w:r>
    </w:p>
    <w:p w14:paraId="077BB582" w14:textId="77777777" w:rsidR="00C220EB" w:rsidRDefault="00000000">
      <w:pPr>
        <w:pStyle w:val="ListParagraph"/>
        <w:numPr>
          <w:ilvl w:val="1"/>
          <w:numId w:val="8"/>
        </w:numPr>
        <w:tabs>
          <w:tab w:val="left" w:pos="967"/>
          <w:tab w:val="left" w:leader="dot" w:pos="10150"/>
        </w:tabs>
        <w:spacing w:before="22"/>
        <w:ind w:left="967" w:hanging="498"/>
      </w:pPr>
      <w:hyperlink w:anchor="_bookmark32" w:history="1">
        <w:r>
          <w:rPr>
            <w:w w:val="105"/>
          </w:rPr>
          <w:t>The</w:t>
        </w:r>
        <w:r>
          <w:rPr>
            <w:spacing w:val="-1"/>
            <w:w w:val="105"/>
          </w:rPr>
          <w:t xml:space="preserve"> </w:t>
        </w:r>
        <w:r>
          <w:rPr>
            <w:w w:val="105"/>
          </w:rPr>
          <w:t>team setup of</w:t>
        </w:r>
        <w:r>
          <w:rPr>
            <w:spacing w:val="-1"/>
            <w:w w:val="105"/>
          </w:rPr>
          <w:t xml:space="preserve"> </w:t>
        </w:r>
        <w:r>
          <w:rPr>
            <w:w w:val="105"/>
          </w:rPr>
          <w:t xml:space="preserve">the AWS </w:t>
        </w:r>
        <w:r>
          <w:rPr>
            <w:spacing w:val="-2"/>
            <w:w w:val="105"/>
          </w:rPr>
          <w:t>modernisation</w:t>
        </w:r>
      </w:hyperlink>
      <w:r>
        <w:tab/>
      </w:r>
      <w:r>
        <w:rPr>
          <w:spacing w:val="-5"/>
          <w:w w:val="110"/>
        </w:rPr>
        <w:t>14</w:t>
      </w:r>
    </w:p>
    <w:p w14:paraId="077BB583" w14:textId="77777777" w:rsidR="00C220EB" w:rsidRDefault="00000000">
      <w:pPr>
        <w:pStyle w:val="ListParagraph"/>
        <w:numPr>
          <w:ilvl w:val="1"/>
          <w:numId w:val="8"/>
        </w:numPr>
        <w:tabs>
          <w:tab w:val="left" w:pos="968"/>
          <w:tab w:val="left" w:leader="dot" w:pos="10150"/>
        </w:tabs>
        <w:spacing w:before="23"/>
        <w:ind w:left="968" w:hanging="499"/>
      </w:pPr>
      <w:hyperlink w:anchor="_bookmark33" w:history="1">
        <w:r>
          <w:rPr>
            <w:w w:val="105"/>
          </w:rPr>
          <w:t>The</w:t>
        </w:r>
        <w:r>
          <w:rPr>
            <w:spacing w:val="-12"/>
            <w:w w:val="105"/>
          </w:rPr>
          <w:t xml:space="preserve"> </w:t>
        </w:r>
        <w:r>
          <w:rPr>
            <w:w w:val="105"/>
          </w:rPr>
          <w:t>KPI</w:t>
        </w:r>
        <w:r>
          <w:rPr>
            <w:spacing w:val="-12"/>
            <w:w w:val="105"/>
          </w:rPr>
          <w:t xml:space="preserve"> </w:t>
        </w:r>
        <w:r>
          <w:rPr>
            <w:w w:val="105"/>
          </w:rPr>
          <w:t>14</w:t>
        </w:r>
        <w:r>
          <w:rPr>
            <w:spacing w:val="-12"/>
            <w:w w:val="105"/>
          </w:rPr>
          <w:t xml:space="preserve"> </w:t>
        </w:r>
        <w:r>
          <w:rPr>
            <w:w w:val="105"/>
          </w:rPr>
          <w:t>Data</w:t>
        </w:r>
        <w:r>
          <w:rPr>
            <w:spacing w:val="-12"/>
            <w:w w:val="105"/>
          </w:rPr>
          <w:t xml:space="preserve"> </w:t>
        </w:r>
        <w:r>
          <w:rPr>
            <w:w w:val="105"/>
          </w:rPr>
          <w:t>Quality</w:t>
        </w:r>
        <w:r>
          <w:rPr>
            <w:spacing w:val="-11"/>
            <w:w w:val="105"/>
          </w:rPr>
          <w:t xml:space="preserve"> </w:t>
        </w:r>
        <w:r>
          <w:rPr>
            <w:w w:val="105"/>
          </w:rPr>
          <w:t>start</w:t>
        </w:r>
        <w:r>
          <w:rPr>
            <w:spacing w:val="-12"/>
            <w:w w:val="105"/>
          </w:rPr>
          <w:t xml:space="preserve"> </w:t>
        </w:r>
        <w:r>
          <w:rPr>
            <w:w w:val="105"/>
          </w:rPr>
          <w:t>page</w:t>
        </w:r>
        <w:r>
          <w:rPr>
            <w:spacing w:val="-12"/>
            <w:w w:val="105"/>
          </w:rPr>
          <w:t xml:space="preserve"> </w:t>
        </w:r>
        <w:r>
          <w:rPr>
            <w:w w:val="105"/>
          </w:rPr>
          <w:t>on</w:t>
        </w:r>
        <w:r>
          <w:rPr>
            <w:spacing w:val="-12"/>
            <w:w w:val="105"/>
          </w:rPr>
          <w:t xml:space="preserve"> </w:t>
        </w:r>
        <w:r>
          <w:rPr>
            <w:w w:val="105"/>
          </w:rPr>
          <w:t>DWH</w:t>
        </w:r>
        <w:r>
          <w:rPr>
            <w:spacing w:val="-12"/>
            <w:w w:val="105"/>
          </w:rPr>
          <w:t xml:space="preserve"> </w:t>
        </w:r>
        <w:r>
          <w:rPr>
            <w:w w:val="105"/>
          </w:rPr>
          <w:t>LS</w:t>
        </w:r>
        <w:r>
          <w:rPr>
            <w:spacing w:val="-12"/>
            <w:w w:val="105"/>
          </w:rPr>
          <w:t xml:space="preserve"> </w:t>
        </w:r>
        <w:r>
          <w:rPr>
            <w:w w:val="105"/>
          </w:rPr>
          <w:t>OPS</w:t>
        </w:r>
        <w:r>
          <w:rPr>
            <w:spacing w:val="-11"/>
            <w:w w:val="105"/>
          </w:rPr>
          <w:t xml:space="preserve"> </w:t>
        </w:r>
        <w:r>
          <w:rPr>
            <w:spacing w:val="-2"/>
            <w:w w:val="105"/>
          </w:rPr>
          <w:t>Confluence</w:t>
        </w:r>
      </w:hyperlink>
      <w:r>
        <w:tab/>
      </w:r>
      <w:r>
        <w:rPr>
          <w:spacing w:val="-5"/>
          <w:w w:val="105"/>
        </w:rPr>
        <w:t>14</w:t>
      </w:r>
    </w:p>
    <w:p w14:paraId="077BB584" w14:textId="77777777" w:rsidR="00C220EB" w:rsidRDefault="00000000">
      <w:pPr>
        <w:pStyle w:val="ListParagraph"/>
        <w:numPr>
          <w:ilvl w:val="1"/>
          <w:numId w:val="8"/>
        </w:numPr>
        <w:tabs>
          <w:tab w:val="left" w:pos="968"/>
          <w:tab w:val="left" w:leader="dot" w:pos="10145"/>
        </w:tabs>
        <w:spacing w:before="23"/>
        <w:ind w:left="968" w:hanging="499"/>
      </w:pPr>
      <w:hyperlink w:anchor="_bookmark35" w:history="1">
        <w:r>
          <w:rPr>
            <w:w w:val="105"/>
          </w:rPr>
          <w:t>The</w:t>
        </w:r>
        <w:r>
          <w:rPr>
            <w:spacing w:val="-6"/>
            <w:w w:val="105"/>
          </w:rPr>
          <w:t xml:space="preserve"> </w:t>
        </w:r>
        <w:r>
          <w:rPr>
            <w:w w:val="105"/>
          </w:rPr>
          <w:t>DQM</w:t>
        </w:r>
        <w:r>
          <w:rPr>
            <w:spacing w:val="-5"/>
            <w:w w:val="105"/>
          </w:rPr>
          <w:t xml:space="preserve"> </w:t>
        </w:r>
        <w:r>
          <w:rPr>
            <w:w w:val="105"/>
          </w:rPr>
          <w:t>team</w:t>
        </w:r>
        <w:r>
          <w:rPr>
            <w:spacing w:val="-5"/>
            <w:w w:val="105"/>
          </w:rPr>
          <w:t xml:space="preserve"> </w:t>
        </w:r>
        <w:r>
          <w:rPr>
            <w:spacing w:val="-2"/>
            <w:w w:val="105"/>
          </w:rPr>
          <w:t>setup</w:t>
        </w:r>
      </w:hyperlink>
      <w:r>
        <w:tab/>
      </w:r>
      <w:r>
        <w:rPr>
          <w:spacing w:val="-5"/>
          <w:w w:val="105"/>
        </w:rPr>
        <w:t>15</w:t>
      </w:r>
    </w:p>
    <w:p w14:paraId="077BB585" w14:textId="77777777" w:rsidR="00C220EB" w:rsidRDefault="00000000">
      <w:pPr>
        <w:pStyle w:val="ListParagraph"/>
        <w:numPr>
          <w:ilvl w:val="1"/>
          <w:numId w:val="8"/>
        </w:numPr>
        <w:tabs>
          <w:tab w:val="left" w:pos="968"/>
          <w:tab w:val="left" w:leader="dot" w:pos="10145"/>
        </w:tabs>
        <w:spacing w:before="23"/>
        <w:ind w:left="968" w:hanging="499"/>
      </w:pPr>
      <w:hyperlink w:anchor="_bookmark37" w:history="1">
        <w:r>
          <w:rPr>
            <w:w w:val="110"/>
          </w:rPr>
          <w:t>The</w:t>
        </w:r>
        <w:r>
          <w:rPr>
            <w:spacing w:val="-3"/>
            <w:w w:val="110"/>
          </w:rPr>
          <w:t xml:space="preserve"> </w:t>
        </w:r>
        <w:r>
          <w:rPr>
            <w:w w:val="110"/>
          </w:rPr>
          <w:t>academic</w:t>
        </w:r>
        <w:r>
          <w:rPr>
            <w:spacing w:val="-2"/>
            <w:w w:val="110"/>
          </w:rPr>
          <w:t xml:space="preserve"> </w:t>
        </w:r>
        <w:r>
          <w:rPr>
            <w:w w:val="110"/>
          </w:rPr>
          <w:t>team</w:t>
        </w:r>
        <w:r>
          <w:rPr>
            <w:spacing w:val="-3"/>
            <w:w w:val="110"/>
          </w:rPr>
          <w:t xml:space="preserve"> </w:t>
        </w:r>
        <w:r>
          <w:rPr>
            <w:spacing w:val="-2"/>
            <w:w w:val="110"/>
          </w:rPr>
          <w:t>setup</w:t>
        </w:r>
      </w:hyperlink>
      <w:r>
        <w:tab/>
      </w:r>
      <w:r>
        <w:rPr>
          <w:spacing w:val="-5"/>
          <w:w w:val="110"/>
        </w:rPr>
        <w:t>15</w:t>
      </w:r>
    </w:p>
    <w:p w14:paraId="077BB586" w14:textId="77777777" w:rsidR="00C220EB" w:rsidRDefault="00000000">
      <w:pPr>
        <w:pStyle w:val="ListParagraph"/>
        <w:numPr>
          <w:ilvl w:val="1"/>
          <w:numId w:val="8"/>
        </w:numPr>
        <w:tabs>
          <w:tab w:val="left" w:pos="967"/>
          <w:tab w:val="left" w:leader="dot" w:pos="10145"/>
        </w:tabs>
        <w:spacing w:before="23"/>
        <w:ind w:left="967" w:hanging="498"/>
      </w:pPr>
      <w:hyperlink w:anchor="_bookmark39" w:history="1">
        <w:r>
          <w:rPr>
            <w:w w:val="110"/>
          </w:rPr>
          <w:t>All</w:t>
        </w:r>
        <w:r>
          <w:rPr>
            <w:spacing w:val="-4"/>
            <w:w w:val="110"/>
          </w:rPr>
          <w:t xml:space="preserve"> </w:t>
        </w:r>
        <w:r>
          <w:rPr>
            <w:w w:val="110"/>
          </w:rPr>
          <w:t>methods</w:t>
        </w:r>
        <w:r>
          <w:rPr>
            <w:spacing w:val="-3"/>
            <w:w w:val="110"/>
          </w:rPr>
          <w:t xml:space="preserve"> </w:t>
        </w:r>
        <w:r>
          <w:rPr>
            <w:w w:val="110"/>
          </w:rPr>
          <w:t>on</w:t>
        </w:r>
        <w:r>
          <w:rPr>
            <w:spacing w:val="-4"/>
            <w:w w:val="110"/>
          </w:rPr>
          <w:t xml:space="preserve"> </w:t>
        </w:r>
        <w:r>
          <w:rPr>
            <w:w w:val="110"/>
          </w:rPr>
          <w:t>one</w:t>
        </w:r>
        <w:r>
          <w:rPr>
            <w:spacing w:val="-4"/>
            <w:w w:val="110"/>
          </w:rPr>
          <w:t xml:space="preserve"> </w:t>
        </w:r>
        <w:r>
          <w:rPr>
            <w:w w:val="110"/>
          </w:rPr>
          <w:t>picture</w:t>
        </w:r>
        <w:r>
          <w:rPr>
            <w:spacing w:val="-3"/>
            <w:w w:val="110"/>
          </w:rPr>
          <w:t xml:space="preserve"> </w:t>
        </w:r>
        <w:r>
          <w:rPr>
            <w:w w:val="110"/>
          </w:rPr>
          <w:t>showing</w:t>
        </w:r>
        <w:r>
          <w:rPr>
            <w:spacing w:val="-4"/>
            <w:w w:val="110"/>
          </w:rPr>
          <w:t xml:space="preserve"> </w:t>
        </w:r>
        <w:r>
          <w:rPr>
            <w:w w:val="110"/>
          </w:rPr>
          <w:t>their</w:t>
        </w:r>
        <w:r>
          <w:rPr>
            <w:spacing w:val="-3"/>
            <w:w w:val="110"/>
          </w:rPr>
          <w:t xml:space="preserve"> </w:t>
        </w:r>
        <w:r>
          <w:rPr>
            <w:spacing w:val="-2"/>
            <w:w w:val="110"/>
          </w:rPr>
          <w:t>diversity</w:t>
        </w:r>
      </w:hyperlink>
      <w:r>
        <w:tab/>
      </w:r>
      <w:r>
        <w:rPr>
          <w:spacing w:val="-5"/>
          <w:w w:val="110"/>
        </w:rPr>
        <w:t>16</w:t>
      </w:r>
    </w:p>
    <w:p w14:paraId="077BB587" w14:textId="77777777" w:rsidR="00C220EB" w:rsidRDefault="00000000">
      <w:pPr>
        <w:pStyle w:val="ListParagraph"/>
        <w:numPr>
          <w:ilvl w:val="1"/>
          <w:numId w:val="8"/>
        </w:numPr>
        <w:tabs>
          <w:tab w:val="left" w:pos="968"/>
          <w:tab w:val="left" w:leader="dot" w:pos="10154"/>
        </w:tabs>
        <w:spacing w:before="23"/>
        <w:ind w:left="968" w:hanging="499"/>
      </w:pPr>
      <w:hyperlink w:anchor="_bookmark41" w:history="1">
        <w:r>
          <w:rPr>
            <w:w w:val="105"/>
          </w:rPr>
          <w:t>Scrum</w:t>
        </w:r>
        <w:r>
          <w:rPr>
            <w:spacing w:val="-10"/>
            <w:w w:val="105"/>
          </w:rPr>
          <w:t xml:space="preserve"> </w:t>
        </w:r>
        <w:r>
          <w:rPr>
            <w:w w:val="105"/>
          </w:rPr>
          <w:t>ceremonies</w:t>
        </w:r>
        <w:r>
          <w:rPr>
            <w:spacing w:val="-9"/>
            <w:w w:val="105"/>
          </w:rPr>
          <w:t xml:space="preserve"> </w:t>
        </w:r>
        <w:r>
          <w:rPr>
            <w:w w:val="105"/>
          </w:rPr>
          <w:t>of</w:t>
        </w:r>
        <w:r>
          <w:rPr>
            <w:spacing w:val="-9"/>
            <w:w w:val="105"/>
          </w:rPr>
          <w:t xml:space="preserve"> </w:t>
        </w:r>
        <w:r>
          <w:rPr>
            <w:w w:val="105"/>
          </w:rPr>
          <w:t>DWH</w:t>
        </w:r>
        <w:r>
          <w:rPr>
            <w:spacing w:val="-10"/>
            <w:w w:val="105"/>
          </w:rPr>
          <w:t xml:space="preserve"> </w:t>
        </w:r>
        <w:r>
          <w:rPr>
            <w:w w:val="105"/>
          </w:rPr>
          <w:t>LS</w:t>
        </w:r>
        <w:r>
          <w:rPr>
            <w:spacing w:val="-9"/>
            <w:w w:val="105"/>
          </w:rPr>
          <w:t xml:space="preserve"> </w:t>
        </w:r>
        <w:r>
          <w:rPr>
            <w:w w:val="105"/>
          </w:rPr>
          <w:t>OPS</w:t>
        </w:r>
        <w:r>
          <w:rPr>
            <w:spacing w:val="-9"/>
            <w:w w:val="105"/>
          </w:rPr>
          <w:t xml:space="preserve"> </w:t>
        </w:r>
        <w:r>
          <w:rPr>
            <w:w w:val="105"/>
          </w:rPr>
          <w:t>BizDevOps</w:t>
        </w:r>
        <w:r>
          <w:rPr>
            <w:spacing w:val="-9"/>
            <w:w w:val="105"/>
          </w:rPr>
          <w:t xml:space="preserve"> </w:t>
        </w:r>
        <w:r>
          <w:rPr>
            <w:spacing w:val="-4"/>
            <w:w w:val="105"/>
          </w:rPr>
          <w:t>team</w:t>
        </w:r>
      </w:hyperlink>
      <w:r>
        <w:tab/>
      </w:r>
      <w:r>
        <w:rPr>
          <w:spacing w:val="-5"/>
          <w:w w:val="105"/>
        </w:rPr>
        <w:t>17</w:t>
      </w:r>
    </w:p>
    <w:p w14:paraId="077BB588" w14:textId="77777777" w:rsidR="00C220EB" w:rsidRDefault="00000000">
      <w:pPr>
        <w:pStyle w:val="ListParagraph"/>
        <w:numPr>
          <w:ilvl w:val="1"/>
          <w:numId w:val="8"/>
        </w:numPr>
        <w:tabs>
          <w:tab w:val="left" w:pos="968"/>
          <w:tab w:val="left" w:leader="dot" w:pos="10154"/>
        </w:tabs>
        <w:spacing w:before="23"/>
        <w:ind w:left="968" w:hanging="499"/>
      </w:pPr>
      <w:hyperlink w:anchor="_bookmark42" w:history="1">
        <w:r>
          <w:rPr>
            <w:w w:val="105"/>
          </w:rPr>
          <w:t>Rules</w:t>
        </w:r>
        <w:r>
          <w:rPr>
            <w:spacing w:val="-13"/>
            <w:w w:val="105"/>
          </w:rPr>
          <w:t xml:space="preserve"> </w:t>
        </w:r>
        <w:r>
          <w:rPr>
            <w:w w:val="105"/>
          </w:rPr>
          <w:t>of</w:t>
        </w:r>
        <w:r>
          <w:rPr>
            <w:spacing w:val="-13"/>
            <w:w w:val="105"/>
          </w:rPr>
          <w:t xml:space="preserve"> </w:t>
        </w:r>
        <w:r>
          <w:rPr>
            <w:w w:val="105"/>
          </w:rPr>
          <w:t>engagement</w:t>
        </w:r>
        <w:r>
          <w:rPr>
            <w:spacing w:val="-13"/>
            <w:w w:val="105"/>
          </w:rPr>
          <w:t xml:space="preserve"> </w:t>
        </w:r>
        <w:r>
          <w:rPr>
            <w:w w:val="105"/>
          </w:rPr>
          <w:t>of</w:t>
        </w:r>
        <w:r>
          <w:rPr>
            <w:spacing w:val="-13"/>
            <w:w w:val="105"/>
          </w:rPr>
          <w:t xml:space="preserve"> </w:t>
        </w:r>
        <w:r>
          <w:rPr>
            <w:w w:val="105"/>
          </w:rPr>
          <w:t>DWH</w:t>
        </w:r>
        <w:r>
          <w:rPr>
            <w:spacing w:val="-13"/>
            <w:w w:val="105"/>
          </w:rPr>
          <w:t xml:space="preserve"> </w:t>
        </w:r>
        <w:r>
          <w:rPr>
            <w:w w:val="105"/>
          </w:rPr>
          <w:t>LS</w:t>
        </w:r>
        <w:r>
          <w:rPr>
            <w:spacing w:val="-13"/>
            <w:w w:val="105"/>
          </w:rPr>
          <w:t xml:space="preserve"> </w:t>
        </w:r>
        <w:r>
          <w:rPr>
            <w:w w:val="105"/>
          </w:rPr>
          <w:t>OPS</w:t>
        </w:r>
        <w:r>
          <w:rPr>
            <w:spacing w:val="-13"/>
            <w:w w:val="105"/>
          </w:rPr>
          <w:t xml:space="preserve"> </w:t>
        </w:r>
        <w:r>
          <w:rPr>
            <w:w w:val="105"/>
          </w:rPr>
          <w:t>BizDevOps</w:t>
        </w:r>
        <w:r>
          <w:rPr>
            <w:spacing w:val="-13"/>
            <w:w w:val="105"/>
          </w:rPr>
          <w:t xml:space="preserve"> </w:t>
        </w:r>
        <w:r>
          <w:rPr>
            <w:spacing w:val="-4"/>
            <w:w w:val="105"/>
          </w:rPr>
          <w:t>team</w:t>
        </w:r>
      </w:hyperlink>
      <w:r>
        <w:tab/>
      </w:r>
      <w:r>
        <w:rPr>
          <w:spacing w:val="-5"/>
          <w:w w:val="105"/>
        </w:rPr>
        <w:t>17</w:t>
      </w:r>
    </w:p>
    <w:p w14:paraId="077BB589" w14:textId="77777777" w:rsidR="00C220EB" w:rsidRDefault="00000000">
      <w:pPr>
        <w:pStyle w:val="ListParagraph"/>
        <w:numPr>
          <w:ilvl w:val="1"/>
          <w:numId w:val="8"/>
        </w:numPr>
        <w:tabs>
          <w:tab w:val="left" w:pos="968"/>
          <w:tab w:val="left" w:leader="dot" w:pos="10145"/>
        </w:tabs>
        <w:spacing w:before="22"/>
        <w:ind w:left="968" w:hanging="499"/>
      </w:pPr>
      <w:hyperlink w:anchor="_bookmark44" w:history="1">
        <w:r>
          <w:rPr>
            <w:spacing w:val="-2"/>
            <w:w w:val="110"/>
          </w:rPr>
          <w:t>Kanban</w:t>
        </w:r>
        <w:r>
          <w:rPr>
            <w:spacing w:val="-6"/>
            <w:w w:val="110"/>
          </w:rPr>
          <w:t xml:space="preserve"> </w:t>
        </w:r>
        <w:r>
          <w:rPr>
            <w:spacing w:val="-2"/>
            <w:w w:val="110"/>
          </w:rPr>
          <w:t>board</w:t>
        </w:r>
        <w:r>
          <w:rPr>
            <w:spacing w:val="-6"/>
            <w:w w:val="110"/>
          </w:rPr>
          <w:t xml:space="preserve"> </w:t>
        </w:r>
        <w:r>
          <w:rPr>
            <w:spacing w:val="-2"/>
            <w:w w:val="110"/>
          </w:rPr>
          <w:t>of</w:t>
        </w:r>
        <w:r>
          <w:rPr>
            <w:spacing w:val="-6"/>
            <w:w w:val="110"/>
          </w:rPr>
          <w:t xml:space="preserve"> </w:t>
        </w:r>
        <w:r>
          <w:rPr>
            <w:spacing w:val="-2"/>
            <w:w w:val="110"/>
          </w:rPr>
          <w:t>Academic</w:t>
        </w:r>
        <w:r>
          <w:rPr>
            <w:spacing w:val="-6"/>
            <w:w w:val="110"/>
          </w:rPr>
          <w:t xml:space="preserve"> </w:t>
        </w:r>
        <w:r>
          <w:rPr>
            <w:spacing w:val="-4"/>
            <w:w w:val="110"/>
          </w:rPr>
          <w:t>team</w:t>
        </w:r>
      </w:hyperlink>
      <w:r>
        <w:tab/>
      </w:r>
      <w:r>
        <w:rPr>
          <w:spacing w:val="-5"/>
          <w:w w:val="110"/>
        </w:rPr>
        <w:t>18</w:t>
      </w:r>
    </w:p>
    <w:p w14:paraId="077BB58A" w14:textId="77777777" w:rsidR="00C220EB" w:rsidRDefault="00000000">
      <w:pPr>
        <w:pStyle w:val="ListParagraph"/>
        <w:numPr>
          <w:ilvl w:val="1"/>
          <w:numId w:val="8"/>
        </w:numPr>
        <w:tabs>
          <w:tab w:val="left" w:pos="968"/>
          <w:tab w:val="left" w:leader="dot" w:pos="10145"/>
        </w:tabs>
        <w:spacing w:before="23"/>
        <w:ind w:left="968" w:hanging="499"/>
      </w:pPr>
      <w:hyperlink w:anchor="_bookmark45" w:history="1">
        <w:r>
          <w:rPr>
            <w:w w:val="110"/>
          </w:rPr>
          <w:t>Jour</w:t>
        </w:r>
        <w:r>
          <w:rPr>
            <w:spacing w:val="-9"/>
            <w:w w:val="110"/>
          </w:rPr>
          <w:t xml:space="preserve"> </w:t>
        </w:r>
        <w:r>
          <w:rPr>
            <w:w w:val="110"/>
          </w:rPr>
          <w:t>Fixe</w:t>
        </w:r>
        <w:r>
          <w:rPr>
            <w:spacing w:val="-8"/>
            <w:w w:val="110"/>
          </w:rPr>
          <w:t xml:space="preserve"> </w:t>
        </w:r>
        <w:r>
          <w:rPr>
            <w:w w:val="110"/>
          </w:rPr>
          <w:t>of</w:t>
        </w:r>
        <w:r>
          <w:rPr>
            <w:spacing w:val="-8"/>
            <w:w w:val="110"/>
          </w:rPr>
          <w:t xml:space="preserve"> </w:t>
        </w:r>
        <w:r>
          <w:rPr>
            <w:w w:val="110"/>
          </w:rPr>
          <w:t>Academic</w:t>
        </w:r>
        <w:r>
          <w:rPr>
            <w:spacing w:val="-8"/>
            <w:w w:val="110"/>
          </w:rPr>
          <w:t xml:space="preserve"> </w:t>
        </w:r>
        <w:r>
          <w:rPr>
            <w:w w:val="110"/>
          </w:rPr>
          <w:t>team,</w:t>
        </w:r>
        <w:r>
          <w:rPr>
            <w:spacing w:val="-8"/>
            <w:w w:val="110"/>
          </w:rPr>
          <w:t xml:space="preserve"> </w:t>
        </w:r>
        <w:r>
          <w:rPr>
            <w:w w:val="110"/>
          </w:rPr>
          <w:t>meeting</w:t>
        </w:r>
        <w:r>
          <w:rPr>
            <w:spacing w:val="-8"/>
            <w:w w:val="110"/>
          </w:rPr>
          <w:t xml:space="preserve"> </w:t>
        </w:r>
        <w:r>
          <w:rPr>
            <w:w w:val="110"/>
          </w:rPr>
          <w:t>structure</w:t>
        </w:r>
        <w:r>
          <w:rPr>
            <w:spacing w:val="-8"/>
            <w:w w:val="110"/>
          </w:rPr>
          <w:t xml:space="preserve"> </w:t>
        </w:r>
        <w:r>
          <w:rPr>
            <w:w w:val="110"/>
          </w:rPr>
          <w:t>and</w:t>
        </w:r>
        <w:r>
          <w:rPr>
            <w:spacing w:val="-8"/>
            <w:w w:val="110"/>
          </w:rPr>
          <w:t xml:space="preserve"> </w:t>
        </w:r>
        <w:r>
          <w:rPr>
            <w:spacing w:val="-2"/>
            <w:w w:val="110"/>
          </w:rPr>
          <w:t>rework</w:t>
        </w:r>
      </w:hyperlink>
      <w:r>
        <w:tab/>
      </w:r>
      <w:r>
        <w:rPr>
          <w:spacing w:val="-5"/>
          <w:w w:val="110"/>
        </w:rPr>
        <w:t>19</w:t>
      </w:r>
    </w:p>
    <w:p w14:paraId="077BB58B" w14:textId="77777777" w:rsidR="00C220EB" w:rsidRDefault="00000000">
      <w:pPr>
        <w:pStyle w:val="ListParagraph"/>
        <w:numPr>
          <w:ilvl w:val="1"/>
          <w:numId w:val="8"/>
        </w:numPr>
        <w:tabs>
          <w:tab w:val="left" w:pos="968"/>
          <w:tab w:val="left" w:leader="dot" w:pos="10145"/>
        </w:tabs>
        <w:spacing w:before="23"/>
        <w:ind w:left="968" w:hanging="499"/>
      </w:pPr>
      <w:hyperlink w:anchor="_bookmark46" w:history="1">
        <w:r>
          <w:rPr>
            <w:spacing w:val="-2"/>
            <w:w w:val="110"/>
          </w:rPr>
          <w:t>Jour</w:t>
        </w:r>
        <w:r>
          <w:rPr>
            <w:spacing w:val="-4"/>
            <w:w w:val="110"/>
          </w:rPr>
          <w:t xml:space="preserve"> </w:t>
        </w:r>
        <w:r>
          <w:rPr>
            <w:spacing w:val="-2"/>
            <w:w w:val="110"/>
          </w:rPr>
          <w:t>Fixe</w:t>
        </w:r>
        <w:r>
          <w:rPr>
            <w:spacing w:val="-3"/>
            <w:w w:val="110"/>
          </w:rPr>
          <w:t xml:space="preserve"> </w:t>
        </w:r>
        <w:r>
          <w:rPr>
            <w:spacing w:val="-2"/>
            <w:w w:val="110"/>
          </w:rPr>
          <w:t>documentation</w:t>
        </w:r>
        <w:r>
          <w:rPr>
            <w:spacing w:val="-3"/>
            <w:w w:val="110"/>
          </w:rPr>
          <w:t xml:space="preserve"> </w:t>
        </w:r>
        <w:r>
          <w:rPr>
            <w:spacing w:val="-2"/>
            <w:w w:val="110"/>
          </w:rPr>
          <w:t>of</w:t>
        </w:r>
        <w:r>
          <w:rPr>
            <w:spacing w:val="-3"/>
            <w:w w:val="110"/>
          </w:rPr>
          <w:t xml:space="preserve"> </w:t>
        </w:r>
        <w:r>
          <w:rPr>
            <w:spacing w:val="-2"/>
            <w:w w:val="110"/>
          </w:rPr>
          <w:t>Academic</w:t>
        </w:r>
        <w:r>
          <w:rPr>
            <w:spacing w:val="-3"/>
            <w:w w:val="110"/>
          </w:rPr>
          <w:t xml:space="preserve"> </w:t>
        </w:r>
        <w:r>
          <w:rPr>
            <w:spacing w:val="-4"/>
            <w:w w:val="110"/>
          </w:rPr>
          <w:t>team</w:t>
        </w:r>
      </w:hyperlink>
      <w:r>
        <w:tab/>
      </w:r>
      <w:r>
        <w:rPr>
          <w:spacing w:val="-5"/>
          <w:w w:val="110"/>
        </w:rPr>
        <w:t>19</w:t>
      </w:r>
    </w:p>
    <w:p w14:paraId="077BB58C" w14:textId="77777777" w:rsidR="00C220EB" w:rsidRDefault="00000000">
      <w:pPr>
        <w:pStyle w:val="ListParagraph"/>
        <w:numPr>
          <w:ilvl w:val="1"/>
          <w:numId w:val="8"/>
        </w:numPr>
        <w:tabs>
          <w:tab w:val="left" w:pos="967"/>
          <w:tab w:val="left" w:leader="dot" w:pos="10143"/>
        </w:tabs>
        <w:spacing w:before="23"/>
        <w:ind w:left="967" w:hanging="498"/>
      </w:pPr>
      <w:hyperlink w:anchor="_bookmark49"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23.12.2025</w:t>
        </w:r>
      </w:hyperlink>
      <w:r>
        <w:tab/>
      </w:r>
      <w:r>
        <w:rPr>
          <w:spacing w:val="-5"/>
          <w:w w:val="105"/>
        </w:rPr>
        <w:t>21</w:t>
      </w:r>
    </w:p>
    <w:p w14:paraId="077BB58D" w14:textId="77777777" w:rsidR="00C220EB" w:rsidRDefault="00000000">
      <w:pPr>
        <w:pStyle w:val="ListParagraph"/>
        <w:numPr>
          <w:ilvl w:val="1"/>
          <w:numId w:val="8"/>
        </w:numPr>
        <w:tabs>
          <w:tab w:val="left" w:pos="967"/>
          <w:tab w:val="left" w:pos="9796"/>
          <w:tab w:val="left" w:pos="10125"/>
        </w:tabs>
        <w:spacing w:before="23"/>
        <w:ind w:left="967" w:hanging="498"/>
      </w:pPr>
      <w:hyperlink w:anchor="_bookmark50" w:history="1">
        <w:r>
          <w:rPr>
            <w:w w:val="110"/>
          </w:rPr>
          <w:t>Miro board calendar used for coordination and tracking</w:t>
        </w:r>
        <w:r>
          <w:rPr>
            <w:spacing w:val="1"/>
            <w:w w:val="110"/>
          </w:rPr>
          <w:t xml:space="preserve"> </w:t>
        </w:r>
        <w:r>
          <w:rPr>
            <w:w w:val="110"/>
          </w:rPr>
          <w:t xml:space="preserve">of milestones and related </w:t>
        </w:r>
        <w:r>
          <w:rPr>
            <w:spacing w:val="-2"/>
            <w:w w:val="110"/>
          </w:rPr>
          <w:t>events</w:t>
        </w:r>
      </w:hyperlink>
      <w:r>
        <w:tab/>
      </w:r>
      <w:r>
        <w:rPr>
          <w:spacing w:val="-10"/>
          <w:w w:val="110"/>
        </w:rPr>
        <w:t>.</w:t>
      </w:r>
      <w:r>
        <w:tab/>
      </w:r>
      <w:r>
        <w:rPr>
          <w:spacing w:val="-5"/>
          <w:w w:val="110"/>
        </w:rPr>
        <w:t>22</w:t>
      </w:r>
    </w:p>
    <w:p w14:paraId="077BB58E" w14:textId="77777777" w:rsidR="00C220EB" w:rsidRDefault="00000000">
      <w:pPr>
        <w:pStyle w:val="ListParagraph"/>
        <w:numPr>
          <w:ilvl w:val="1"/>
          <w:numId w:val="8"/>
        </w:numPr>
        <w:tabs>
          <w:tab w:val="left" w:pos="967"/>
          <w:tab w:val="left" w:leader="dot" w:pos="10126"/>
        </w:tabs>
        <w:spacing w:before="23"/>
        <w:ind w:left="967" w:hanging="498"/>
      </w:pPr>
      <w:hyperlink w:anchor="_bookmark51" w:history="1">
        <w:r>
          <w:rPr>
            <w:w w:val="110"/>
          </w:rPr>
          <w:t>Miro</w:t>
        </w:r>
        <w:r>
          <w:rPr>
            <w:spacing w:val="-7"/>
            <w:w w:val="110"/>
          </w:rPr>
          <w:t xml:space="preserve"> </w:t>
        </w:r>
        <w:r>
          <w:rPr>
            <w:w w:val="110"/>
          </w:rPr>
          <w:t>board,</w:t>
        </w:r>
        <w:r>
          <w:rPr>
            <w:spacing w:val="-6"/>
            <w:w w:val="110"/>
          </w:rPr>
          <w:t xml:space="preserve"> </w:t>
        </w:r>
        <w:r>
          <w:rPr>
            <w:w w:val="110"/>
          </w:rPr>
          <w:t>tracking</w:t>
        </w:r>
        <w:r>
          <w:rPr>
            <w:spacing w:val="-6"/>
            <w:w w:val="110"/>
          </w:rPr>
          <w:t xml:space="preserve"> </w:t>
        </w:r>
        <w:r>
          <w:rPr>
            <w:w w:val="110"/>
          </w:rPr>
          <w:t>of</w:t>
        </w:r>
        <w:r>
          <w:rPr>
            <w:spacing w:val="-6"/>
            <w:w w:val="110"/>
          </w:rPr>
          <w:t xml:space="preserve"> </w:t>
        </w:r>
        <w:r>
          <w:rPr>
            <w:w w:val="110"/>
          </w:rPr>
          <w:t>meetings:</w:t>
        </w:r>
        <w:r>
          <w:rPr>
            <w:spacing w:val="4"/>
            <w:w w:val="110"/>
          </w:rPr>
          <w:t xml:space="preserve"> </w:t>
        </w:r>
        <w:r>
          <w:rPr>
            <w:w w:val="110"/>
          </w:rPr>
          <w:t>when,</w:t>
        </w:r>
        <w:r>
          <w:rPr>
            <w:spacing w:val="-6"/>
            <w:w w:val="110"/>
          </w:rPr>
          <w:t xml:space="preserve"> </w:t>
        </w:r>
        <w:r>
          <w:rPr>
            <w:w w:val="110"/>
          </w:rPr>
          <w:t>who,</w:t>
        </w:r>
        <w:r>
          <w:rPr>
            <w:spacing w:val="-6"/>
            <w:w w:val="110"/>
          </w:rPr>
          <w:t xml:space="preserve"> </w:t>
        </w:r>
        <w:r>
          <w:rPr>
            <w:spacing w:val="-4"/>
            <w:w w:val="110"/>
          </w:rPr>
          <w:t>what</w:t>
        </w:r>
      </w:hyperlink>
      <w:r>
        <w:tab/>
      </w:r>
      <w:r>
        <w:rPr>
          <w:spacing w:val="-5"/>
          <w:w w:val="110"/>
        </w:rPr>
        <w:t>23</w:t>
      </w:r>
    </w:p>
    <w:p w14:paraId="077BB58F" w14:textId="77777777" w:rsidR="00C220EB" w:rsidRDefault="00000000">
      <w:pPr>
        <w:pStyle w:val="ListParagraph"/>
        <w:numPr>
          <w:ilvl w:val="1"/>
          <w:numId w:val="8"/>
        </w:numPr>
        <w:tabs>
          <w:tab w:val="left" w:pos="967"/>
          <w:tab w:val="left" w:leader="dot" w:pos="10132"/>
        </w:tabs>
        <w:spacing w:before="23"/>
        <w:ind w:left="967" w:hanging="498"/>
      </w:pPr>
      <w:hyperlink w:anchor="_bookmark52" w:history="1">
        <w:r>
          <w:rPr>
            <w:w w:val="110"/>
          </w:rPr>
          <w:t>Miro</w:t>
        </w:r>
        <w:r>
          <w:rPr>
            <w:spacing w:val="-4"/>
            <w:w w:val="110"/>
          </w:rPr>
          <w:t xml:space="preserve"> </w:t>
        </w:r>
        <w:r>
          <w:rPr>
            <w:w w:val="110"/>
          </w:rPr>
          <w:t>board</w:t>
        </w:r>
        <w:r>
          <w:rPr>
            <w:spacing w:val="-4"/>
            <w:w w:val="110"/>
          </w:rPr>
          <w:t xml:space="preserve"> </w:t>
        </w:r>
        <w:r>
          <w:rPr>
            <w:w w:val="110"/>
          </w:rPr>
          <w:t>usage</w:t>
        </w:r>
        <w:r>
          <w:rPr>
            <w:spacing w:val="-4"/>
            <w:w w:val="110"/>
          </w:rPr>
          <w:t xml:space="preserve"> </w:t>
        </w:r>
        <w:r>
          <w:rPr>
            <w:w w:val="110"/>
          </w:rPr>
          <w:t>for</w:t>
        </w:r>
        <w:r>
          <w:rPr>
            <w:spacing w:val="-3"/>
            <w:w w:val="110"/>
          </w:rPr>
          <w:t xml:space="preserve"> </w:t>
        </w:r>
        <w:r>
          <w:rPr>
            <w:w w:val="110"/>
          </w:rPr>
          <w:t>quick</w:t>
        </w:r>
        <w:r>
          <w:rPr>
            <w:spacing w:val="-4"/>
            <w:w w:val="110"/>
          </w:rPr>
          <w:t xml:space="preserve"> </w:t>
        </w:r>
        <w:r>
          <w:rPr>
            <w:w w:val="110"/>
          </w:rPr>
          <w:t>documentation</w:t>
        </w:r>
        <w:r>
          <w:rPr>
            <w:spacing w:val="-4"/>
            <w:w w:val="110"/>
          </w:rPr>
          <w:t xml:space="preserve"> </w:t>
        </w:r>
        <w:r>
          <w:rPr>
            <w:w w:val="110"/>
          </w:rPr>
          <w:t>during</w:t>
        </w:r>
        <w:r>
          <w:rPr>
            <w:spacing w:val="-3"/>
            <w:w w:val="110"/>
          </w:rPr>
          <w:t xml:space="preserve"> </w:t>
        </w:r>
        <w:r>
          <w:rPr>
            <w:spacing w:val="-2"/>
            <w:w w:val="110"/>
          </w:rPr>
          <w:t>implementation</w:t>
        </w:r>
      </w:hyperlink>
      <w:r>
        <w:tab/>
      </w:r>
      <w:r>
        <w:rPr>
          <w:spacing w:val="-5"/>
          <w:w w:val="110"/>
        </w:rPr>
        <w:t>24</w:t>
      </w:r>
    </w:p>
    <w:p w14:paraId="077BB590" w14:textId="77777777" w:rsidR="00C220EB" w:rsidRDefault="00000000">
      <w:pPr>
        <w:pStyle w:val="ListParagraph"/>
        <w:numPr>
          <w:ilvl w:val="1"/>
          <w:numId w:val="8"/>
        </w:numPr>
        <w:tabs>
          <w:tab w:val="left" w:pos="967"/>
          <w:tab w:val="left" w:leader="dot" w:pos="10125"/>
        </w:tabs>
        <w:spacing w:before="22"/>
        <w:ind w:left="967" w:hanging="498"/>
      </w:pPr>
      <w:hyperlink w:anchor="_bookmark53" w:history="1">
        <w:r>
          <w:rPr>
            <w:w w:val="110"/>
          </w:rPr>
          <w:t>Shared</w:t>
        </w:r>
        <w:r>
          <w:rPr>
            <w:spacing w:val="-6"/>
            <w:w w:val="110"/>
          </w:rPr>
          <w:t xml:space="preserve"> </w:t>
        </w:r>
        <w:r>
          <w:rPr>
            <w:w w:val="110"/>
          </w:rPr>
          <w:t>chat</w:t>
        </w:r>
        <w:r>
          <w:rPr>
            <w:spacing w:val="-5"/>
            <w:w w:val="110"/>
          </w:rPr>
          <w:t xml:space="preserve"> </w:t>
        </w:r>
        <w:r>
          <w:rPr>
            <w:w w:val="110"/>
          </w:rPr>
          <w:t>using</w:t>
        </w:r>
        <w:r>
          <w:rPr>
            <w:spacing w:val="-6"/>
            <w:w w:val="110"/>
          </w:rPr>
          <w:t xml:space="preserve"> </w:t>
        </w:r>
        <w:r>
          <w:rPr>
            <w:spacing w:val="-2"/>
            <w:w w:val="110"/>
          </w:rPr>
          <w:t>Teams</w:t>
        </w:r>
      </w:hyperlink>
      <w:r>
        <w:tab/>
      </w:r>
      <w:r>
        <w:rPr>
          <w:spacing w:val="-7"/>
          <w:w w:val="110"/>
        </w:rPr>
        <w:t>25</w:t>
      </w:r>
    </w:p>
    <w:p w14:paraId="077BB591" w14:textId="77777777" w:rsidR="00C220EB" w:rsidRDefault="00000000">
      <w:pPr>
        <w:pStyle w:val="ListParagraph"/>
        <w:numPr>
          <w:ilvl w:val="1"/>
          <w:numId w:val="8"/>
        </w:numPr>
        <w:tabs>
          <w:tab w:val="left" w:pos="968"/>
          <w:tab w:val="left" w:leader="dot" w:pos="10125"/>
        </w:tabs>
        <w:spacing w:before="23"/>
        <w:ind w:left="968" w:hanging="499"/>
      </w:pPr>
      <w:hyperlink w:anchor="_bookmark55" w:history="1">
        <w:r>
          <w:rPr>
            <w:w w:val="110"/>
          </w:rPr>
          <w:t>Project</w:t>
        </w:r>
        <w:r>
          <w:rPr>
            <w:spacing w:val="-2"/>
            <w:w w:val="110"/>
          </w:rPr>
          <w:t xml:space="preserve"> </w:t>
        </w:r>
        <w:r>
          <w:rPr>
            <w:w w:val="110"/>
          </w:rPr>
          <w:t>document</w:t>
        </w:r>
        <w:r>
          <w:rPr>
            <w:spacing w:val="-1"/>
            <w:w w:val="110"/>
          </w:rPr>
          <w:t xml:space="preserve"> </w:t>
        </w:r>
        <w:r>
          <w:rPr>
            <w:w w:val="110"/>
          </w:rPr>
          <w:t>store</w:t>
        </w:r>
        <w:r>
          <w:rPr>
            <w:spacing w:val="-2"/>
            <w:w w:val="110"/>
          </w:rPr>
          <w:t xml:space="preserve"> </w:t>
        </w:r>
        <w:r>
          <w:rPr>
            <w:w w:val="110"/>
          </w:rPr>
          <w:t>used</w:t>
        </w:r>
        <w:r>
          <w:rPr>
            <w:spacing w:val="-1"/>
            <w:w w:val="110"/>
          </w:rPr>
          <w:t xml:space="preserve"> </w:t>
        </w:r>
        <w:r>
          <w:rPr>
            <w:w w:val="110"/>
          </w:rPr>
          <w:t>with</w:t>
        </w:r>
        <w:r>
          <w:rPr>
            <w:spacing w:val="-1"/>
            <w:w w:val="110"/>
          </w:rPr>
          <w:t xml:space="preserve"> </w:t>
        </w:r>
        <w:r>
          <w:rPr>
            <w:spacing w:val="-2"/>
            <w:w w:val="110"/>
          </w:rPr>
          <w:t>Teams</w:t>
        </w:r>
      </w:hyperlink>
      <w:r>
        <w:tab/>
      </w:r>
      <w:r>
        <w:rPr>
          <w:spacing w:val="-5"/>
          <w:w w:val="110"/>
        </w:rPr>
        <w:t>26</w:t>
      </w:r>
    </w:p>
    <w:p w14:paraId="077BB592" w14:textId="77777777" w:rsidR="00C220EB" w:rsidRDefault="00000000">
      <w:pPr>
        <w:pStyle w:val="ListParagraph"/>
        <w:numPr>
          <w:ilvl w:val="1"/>
          <w:numId w:val="7"/>
        </w:numPr>
        <w:tabs>
          <w:tab w:val="left" w:pos="969"/>
          <w:tab w:val="left" w:leader="dot" w:pos="10128"/>
        </w:tabs>
        <w:spacing w:before="217"/>
        <w:ind w:left="969" w:hanging="500"/>
      </w:pPr>
      <w:hyperlink w:anchor="_bookmark76" w:history="1">
        <w:r>
          <w:rPr>
            <w:w w:val="110"/>
          </w:rPr>
          <w:t>The</w:t>
        </w:r>
        <w:r>
          <w:rPr>
            <w:spacing w:val="2"/>
            <w:w w:val="110"/>
          </w:rPr>
          <w:t xml:space="preserve"> </w:t>
        </w:r>
        <w:r>
          <w:rPr>
            <w:w w:val="110"/>
          </w:rPr>
          <w:t>rule</w:t>
        </w:r>
        <w:r>
          <w:rPr>
            <w:spacing w:val="3"/>
            <w:w w:val="110"/>
          </w:rPr>
          <w:t xml:space="preserve"> </w:t>
        </w:r>
        <w:r>
          <w:rPr>
            <w:w w:val="110"/>
          </w:rPr>
          <w:t>check</w:t>
        </w:r>
        <w:r>
          <w:rPr>
            <w:spacing w:val="3"/>
            <w:w w:val="110"/>
          </w:rPr>
          <w:t xml:space="preserve"> </w:t>
        </w:r>
        <w:r>
          <w:rPr>
            <w:w w:val="110"/>
          </w:rPr>
          <w:t>engine</w:t>
        </w:r>
        <w:r>
          <w:rPr>
            <w:spacing w:val="2"/>
            <w:w w:val="110"/>
          </w:rPr>
          <w:t xml:space="preserve"> </w:t>
        </w:r>
        <w:r>
          <w:rPr>
            <w:w w:val="110"/>
          </w:rPr>
          <w:t>architecture</w:t>
        </w:r>
        <w:r>
          <w:rPr>
            <w:spacing w:val="3"/>
            <w:w w:val="110"/>
          </w:rPr>
          <w:t xml:space="preserve"> </w:t>
        </w:r>
        <w:r>
          <w:rPr>
            <w:w w:val="110"/>
          </w:rPr>
          <w:t>for</w:t>
        </w:r>
        <w:r>
          <w:rPr>
            <w:spacing w:val="3"/>
            <w:w w:val="110"/>
          </w:rPr>
          <w:t xml:space="preserve"> </w:t>
        </w:r>
        <w:r>
          <w:rPr>
            <w:w w:val="110"/>
          </w:rPr>
          <w:t>future</w:t>
        </w:r>
        <w:r>
          <w:rPr>
            <w:spacing w:val="2"/>
            <w:w w:val="110"/>
          </w:rPr>
          <w:t xml:space="preserve"> </w:t>
        </w:r>
        <w:r>
          <w:rPr>
            <w:spacing w:val="-5"/>
            <w:w w:val="110"/>
          </w:rPr>
          <w:t>DQM</w:t>
        </w:r>
      </w:hyperlink>
      <w:r>
        <w:tab/>
      </w:r>
      <w:r>
        <w:rPr>
          <w:spacing w:val="-5"/>
          <w:w w:val="115"/>
        </w:rPr>
        <w:t>38</w:t>
      </w:r>
    </w:p>
    <w:p w14:paraId="077BB593" w14:textId="77777777" w:rsidR="00C220EB" w:rsidRDefault="00000000">
      <w:pPr>
        <w:pStyle w:val="ListParagraph"/>
        <w:numPr>
          <w:ilvl w:val="1"/>
          <w:numId w:val="7"/>
        </w:numPr>
        <w:tabs>
          <w:tab w:val="left" w:pos="968"/>
          <w:tab w:val="left" w:leader="dot" w:pos="10128"/>
        </w:tabs>
        <w:spacing w:before="23"/>
        <w:ind w:left="968" w:hanging="499"/>
      </w:pPr>
      <w:hyperlink w:anchor="_bookmark77" w:history="1">
        <w:r>
          <w:rPr>
            <w:w w:val="110"/>
          </w:rPr>
          <w:t>Intention</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DQM</w:t>
        </w:r>
        <w:r>
          <w:rPr>
            <w:spacing w:val="-12"/>
            <w:w w:val="110"/>
          </w:rPr>
          <w:t xml:space="preserve"> </w:t>
        </w:r>
        <w:r>
          <w:rPr>
            <w:w w:val="110"/>
          </w:rPr>
          <w:t>platform,</w:t>
        </w:r>
        <w:r>
          <w:rPr>
            <w:spacing w:val="-13"/>
            <w:w w:val="110"/>
          </w:rPr>
          <w:t xml:space="preserve"> </w:t>
        </w:r>
        <w:r>
          <w:rPr>
            <w:w w:val="110"/>
          </w:rPr>
          <w:t>high</w:t>
        </w:r>
        <w:r>
          <w:rPr>
            <w:spacing w:val="-13"/>
            <w:w w:val="110"/>
          </w:rPr>
          <w:t xml:space="preserve"> </w:t>
        </w:r>
        <w:r>
          <w:rPr>
            <w:spacing w:val="-2"/>
            <w:w w:val="110"/>
          </w:rPr>
          <w:t>level</w:t>
        </w:r>
      </w:hyperlink>
      <w:r>
        <w:tab/>
      </w:r>
      <w:r>
        <w:rPr>
          <w:spacing w:val="-5"/>
          <w:w w:val="110"/>
        </w:rPr>
        <w:t>38</w:t>
      </w:r>
    </w:p>
    <w:p w14:paraId="077BB594" w14:textId="77777777" w:rsidR="00C220EB" w:rsidRDefault="00000000">
      <w:pPr>
        <w:pStyle w:val="ListParagraph"/>
        <w:numPr>
          <w:ilvl w:val="1"/>
          <w:numId w:val="7"/>
        </w:numPr>
        <w:tabs>
          <w:tab w:val="left" w:pos="968"/>
          <w:tab w:val="left" w:leader="dot" w:pos="10123"/>
        </w:tabs>
        <w:spacing w:before="23"/>
        <w:ind w:left="968" w:hanging="499"/>
      </w:pPr>
      <w:hyperlink w:anchor="_bookmark79" w:history="1">
        <w:r>
          <w:rPr>
            <w:w w:val="110"/>
          </w:rPr>
          <w:t>The</w:t>
        </w:r>
        <w:r>
          <w:rPr>
            <w:spacing w:val="-4"/>
            <w:w w:val="110"/>
          </w:rPr>
          <w:t xml:space="preserve"> </w:t>
        </w:r>
        <w:r>
          <w:rPr>
            <w:w w:val="110"/>
          </w:rPr>
          <w:t>list</w:t>
        </w:r>
        <w:r>
          <w:rPr>
            <w:spacing w:val="-3"/>
            <w:w w:val="110"/>
          </w:rPr>
          <w:t xml:space="preserve"> </w:t>
        </w:r>
        <w:r>
          <w:rPr>
            <w:w w:val="110"/>
          </w:rPr>
          <w:t>of</w:t>
        </w:r>
        <w:r>
          <w:rPr>
            <w:spacing w:val="-3"/>
            <w:w w:val="110"/>
          </w:rPr>
          <w:t xml:space="preserve"> </w:t>
        </w:r>
        <w:r>
          <w:rPr>
            <w:w w:val="110"/>
          </w:rPr>
          <w:t>tools</w:t>
        </w:r>
        <w:r>
          <w:rPr>
            <w:spacing w:val="-3"/>
            <w:w w:val="110"/>
          </w:rPr>
          <w:t xml:space="preserve"> </w:t>
        </w:r>
        <w:r>
          <w:rPr>
            <w:w w:val="110"/>
          </w:rPr>
          <w:t>discarded</w:t>
        </w:r>
        <w:r>
          <w:rPr>
            <w:spacing w:val="-3"/>
            <w:w w:val="110"/>
          </w:rPr>
          <w:t xml:space="preserve"> </w:t>
        </w:r>
        <w:r>
          <w:rPr>
            <w:w w:val="110"/>
          </w:rPr>
          <w:t>and</w:t>
        </w:r>
        <w:r>
          <w:rPr>
            <w:spacing w:val="-3"/>
            <w:w w:val="110"/>
          </w:rPr>
          <w:t xml:space="preserve"> </w:t>
        </w:r>
        <w:r>
          <w:rPr>
            <w:w w:val="110"/>
          </w:rPr>
          <w:t>the</w:t>
        </w:r>
        <w:r>
          <w:rPr>
            <w:spacing w:val="-4"/>
            <w:w w:val="110"/>
          </w:rPr>
          <w:t xml:space="preserve"> </w:t>
        </w:r>
        <w:r>
          <w:rPr>
            <w:w w:val="110"/>
          </w:rPr>
          <w:t>reasons</w:t>
        </w:r>
        <w:r>
          <w:rPr>
            <w:spacing w:val="-3"/>
            <w:w w:val="110"/>
          </w:rPr>
          <w:t xml:space="preserve"> </w:t>
        </w:r>
        <w:r>
          <w:rPr>
            <w:w w:val="110"/>
          </w:rPr>
          <w:t>for</w:t>
        </w:r>
        <w:r>
          <w:rPr>
            <w:spacing w:val="-3"/>
            <w:w w:val="110"/>
          </w:rPr>
          <w:t xml:space="preserve"> </w:t>
        </w:r>
        <w:r>
          <w:rPr>
            <w:w w:val="110"/>
          </w:rPr>
          <w:t>their</w:t>
        </w:r>
        <w:r>
          <w:rPr>
            <w:spacing w:val="-3"/>
            <w:w w:val="110"/>
          </w:rPr>
          <w:t xml:space="preserve"> </w:t>
        </w:r>
        <w:r>
          <w:rPr>
            <w:spacing w:val="-2"/>
            <w:w w:val="110"/>
          </w:rPr>
          <w:t>exclusion</w:t>
        </w:r>
      </w:hyperlink>
      <w:r>
        <w:tab/>
      </w:r>
      <w:r>
        <w:rPr>
          <w:spacing w:val="-5"/>
          <w:w w:val="110"/>
        </w:rPr>
        <w:t>39</w:t>
      </w:r>
    </w:p>
    <w:p w14:paraId="077BB595" w14:textId="77777777" w:rsidR="00C220EB" w:rsidRDefault="00000000">
      <w:pPr>
        <w:pStyle w:val="ListParagraph"/>
        <w:numPr>
          <w:ilvl w:val="1"/>
          <w:numId w:val="7"/>
        </w:numPr>
        <w:tabs>
          <w:tab w:val="left" w:pos="967"/>
          <w:tab w:val="left" w:leader="dot" w:pos="10127"/>
        </w:tabs>
        <w:spacing w:before="23"/>
        <w:ind w:left="967" w:hanging="498"/>
      </w:pPr>
      <w:hyperlink w:anchor="_bookmark82" w:history="1">
        <w:r>
          <w:rPr>
            <w:w w:val="110"/>
          </w:rPr>
          <w:t>Selection</w:t>
        </w:r>
        <w:r>
          <w:rPr>
            <w:spacing w:val="-2"/>
            <w:w w:val="110"/>
          </w:rPr>
          <w:t xml:space="preserve"> </w:t>
        </w:r>
        <w:r>
          <w:rPr>
            <w:w w:val="110"/>
          </w:rPr>
          <w:t>of</w:t>
        </w:r>
        <w:r>
          <w:rPr>
            <w:spacing w:val="-1"/>
            <w:w w:val="110"/>
          </w:rPr>
          <w:t xml:space="preserve"> </w:t>
        </w:r>
        <w:r>
          <w:rPr>
            <w:w w:val="110"/>
          </w:rPr>
          <w:t>parcel</w:t>
        </w:r>
        <w:r>
          <w:rPr>
            <w:spacing w:val="-1"/>
            <w:w w:val="110"/>
          </w:rPr>
          <w:t xml:space="preserve"> </w:t>
        </w:r>
        <w:r>
          <w:rPr>
            <w:w w:val="110"/>
          </w:rPr>
          <w:t>sorting</w:t>
        </w:r>
        <w:r>
          <w:rPr>
            <w:spacing w:val="-2"/>
            <w:w w:val="110"/>
          </w:rPr>
          <w:t xml:space="preserve"> </w:t>
        </w:r>
        <w:r>
          <w:rPr>
            <w:w w:val="110"/>
          </w:rPr>
          <w:t>centers</w:t>
        </w:r>
        <w:r>
          <w:rPr>
            <w:spacing w:val="-1"/>
            <w:w w:val="110"/>
          </w:rPr>
          <w:t xml:space="preserve"> </w:t>
        </w:r>
        <w:r>
          <w:rPr>
            <w:w w:val="110"/>
          </w:rPr>
          <w:t>distributed</w:t>
        </w:r>
        <w:r>
          <w:rPr>
            <w:spacing w:val="-1"/>
            <w:w w:val="110"/>
          </w:rPr>
          <w:t xml:space="preserve"> </w:t>
        </w:r>
        <w:r>
          <w:rPr>
            <w:w w:val="110"/>
          </w:rPr>
          <w:t>over</w:t>
        </w:r>
        <w:r>
          <w:rPr>
            <w:spacing w:val="-1"/>
            <w:w w:val="110"/>
          </w:rPr>
          <w:t xml:space="preserve"> </w:t>
        </w:r>
        <w:r>
          <w:rPr>
            <w:spacing w:val="-2"/>
            <w:w w:val="110"/>
          </w:rPr>
          <w:t>Switzerland</w:t>
        </w:r>
      </w:hyperlink>
      <w:r>
        <w:tab/>
      </w:r>
      <w:r>
        <w:rPr>
          <w:spacing w:val="-5"/>
          <w:w w:val="110"/>
        </w:rPr>
        <w:t>40</w:t>
      </w:r>
    </w:p>
    <w:p w14:paraId="077BB596" w14:textId="77777777" w:rsidR="00C220EB" w:rsidRDefault="00000000">
      <w:pPr>
        <w:pStyle w:val="ListParagraph"/>
        <w:numPr>
          <w:ilvl w:val="1"/>
          <w:numId w:val="7"/>
        </w:numPr>
        <w:tabs>
          <w:tab w:val="left" w:pos="967"/>
          <w:tab w:val="left" w:leader="dot" w:pos="10145"/>
        </w:tabs>
        <w:spacing w:before="23"/>
        <w:ind w:left="967" w:hanging="498"/>
      </w:pPr>
      <w:hyperlink w:anchor="_bookmark84" w:history="1">
        <w:r>
          <w:rPr>
            <w:w w:val="110"/>
          </w:rPr>
          <w:t>Parcel</w:t>
        </w:r>
        <w:r>
          <w:rPr>
            <w:spacing w:val="-1"/>
            <w:w w:val="110"/>
          </w:rPr>
          <w:t xml:space="preserve"> </w:t>
        </w:r>
        <w:r>
          <w:rPr>
            <w:w w:val="110"/>
          </w:rPr>
          <w:t>sorting,</w:t>
        </w:r>
        <w:r>
          <w:rPr>
            <w:spacing w:val="-1"/>
            <w:w w:val="110"/>
          </w:rPr>
          <w:t xml:space="preserve"> </w:t>
        </w:r>
        <w:r>
          <w:rPr>
            <w:w w:val="110"/>
          </w:rPr>
          <w:t>parcels submitted</w:t>
        </w:r>
        <w:r>
          <w:rPr>
            <w:spacing w:val="-1"/>
            <w:w w:val="110"/>
          </w:rPr>
          <w:t xml:space="preserve"> </w:t>
        </w:r>
        <w:r>
          <w:rPr>
            <w:w w:val="110"/>
          </w:rPr>
          <w:t xml:space="preserve">by </w:t>
        </w:r>
        <w:r>
          <w:rPr>
            <w:spacing w:val="-2"/>
            <w:w w:val="110"/>
          </w:rPr>
          <w:t>robot</w:t>
        </w:r>
      </w:hyperlink>
      <w:r>
        <w:tab/>
      </w:r>
      <w:r>
        <w:rPr>
          <w:spacing w:val="-5"/>
          <w:w w:val="110"/>
        </w:rPr>
        <w:t>41</w:t>
      </w:r>
    </w:p>
    <w:p w14:paraId="077BB597" w14:textId="77777777" w:rsidR="00C220EB" w:rsidRDefault="00000000">
      <w:pPr>
        <w:pStyle w:val="ListParagraph"/>
        <w:numPr>
          <w:ilvl w:val="1"/>
          <w:numId w:val="7"/>
        </w:numPr>
        <w:tabs>
          <w:tab w:val="left" w:pos="968"/>
          <w:tab w:val="left" w:leader="dot" w:pos="10127"/>
        </w:tabs>
        <w:spacing w:before="23"/>
        <w:ind w:left="968" w:hanging="499"/>
      </w:pPr>
      <w:hyperlink w:anchor="_bookmark86" w:history="1">
        <w:r>
          <w:rPr>
            <w:w w:val="110"/>
          </w:rPr>
          <w:t>Parcel</w:t>
        </w:r>
        <w:r>
          <w:rPr>
            <w:spacing w:val="4"/>
            <w:w w:val="110"/>
          </w:rPr>
          <w:t xml:space="preserve"> </w:t>
        </w:r>
        <w:r>
          <w:rPr>
            <w:w w:val="110"/>
          </w:rPr>
          <w:t>sorting,</w:t>
        </w:r>
        <w:r>
          <w:rPr>
            <w:spacing w:val="5"/>
            <w:w w:val="110"/>
          </w:rPr>
          <w:t xml:space="preserve"> </w:t>
        </w:r>
        <w:r>
          <w:rPr>
            <w:w w:val="110"/>
          </w:rPr>
          <w:t>smaller</w:t>
        </w:r>
        <w:r>
          <w:rPr>
            <w:spacing w:val="5"/>
            <w:w w:val="110"/>
          </w:rPr>
          <w:t xml:space="preserve"> </w:t>
        </w:r>
        <w:r>
          <w:rPr>
            <w:w w:val="110"/>
          </w:rPr>
          <w:t>items</w:t>
        </w:r>
        <w:r>
          <w:rPr>
            <w:spacing w:val="5"/>
            <w:w w:val="110"/>
          </w:rPr>
          <w:t xml:space="preserve"> </w:t>
        </w:r>
        <w:r>
          <w:rPr>
            <w:w w:val="110"/>
          </w:rPr>
          <w:t>submitted</w:t>
        </w:r>
        <w:r>
          <w:rPr>
            <w:spacing w:val="5"/>
            <w:w w:val="110"/>
          </w:rPr>
          <w:t xml:space="preserve"> </w:t>
        </w:r>
        <w:r>
          <w:rPr>
            <w:spacing w:val="-2"/>
            <w:w w:val="110"/>
          </w:rPr>
          <w:t>manually</w:t>
        </w:r>
      </w:hyperlink>
      <w:r>
        <w:tab/>
      </w:r>
      <w:r>
        <w:rPr>
          <w:spacing w:val="-5"/>
          <w:w w:val="110"/>
        </w:rPr>
        <w:t>42</w:t>
      </w:r>
    </w:p>
    <w:p w14:paraId="077BB598" w14:textId="77777777" w:rsidR="00C220EB" w:rsidRDefault="00000000">
      <w:pPr>
        <w:pStyle w:val="ListParagraph"/>
        <w:numPr>
          <w:ilvl w:val="1"/>
          <w:numId w:val="7"/>
        </w:numPr>
        <w:tabs>
          <w:tab w:val="left" w:pos="968"/>
          <w:tab w:val="left" w:leader="dot" w:pos="10127"/>
        </w:tabs>
        <w:spacing w:before="23"/>
        <w:ind w:left="968" w:hanging="499"/>
      </w:pPr>
      <w:hyperlink w:anchor="_bookmark85" w:history="1">
        <w:r>
          <w:rPr>
            <w:w w:val="110"/>
          </w:rPr>
          <w:t>Manual</w:t>
        </w:r>
        <w:r>
          <w:rPr>
            <w:spacing w:val="-6"/>
            <w:w w:val="110"/>
          </w:rPr>
          <w:t xml:space="preserve"> </w:t>
        </w:r>
        <w:r>
          <w:rPr>
            <w:w w:val="110"/>
          </w:rPr>
          <w:t>parcel</w:t>
        </w:r>
        <w:r>
          <w:rPr>
            <w:spacing w:val="-6"/>
            <w:w w:val="110"/>
          </w:rPr>
          <w:t xml:space="preserve"> </w:t>
        </w:r>
        <w:r>
          <w:rPr>
            <w:w w:val="110"/>
          </w:rPr>
          <w:t>onloading</w:t>
        </w:r>
        <w:r>
          <w:rPr>
            <w:spacing w:val="-6"/>
            <w:w w:val="110"/>
          </w:rPr>
          <w:t xml:space="preserve"> </w:t>
        </w:r>
        <w:r>
          <w:rPr>
            <w:w w:val="110"/>
          </w:rPr>
          <w:t>from</w:t>
        </w:r>
        <w:r>
          <w:rPr>
            <w:spacing w:val="-6"/>
            <w:w w:val="110"/>
          </w:rPr>
          <w:t xml:space="preserve"> </w:t>
        </w:r>
        <w:r>
          <w:rPr>
            <w:w w:val="110"/>
          </w:rPr>
          <w:t>a</w:t>
        </w:r>
        <w:r>
          <w:rPr>
            <w:spacing w:val="-6"/>
            <w:w w:val="110"/>
          </w:rPr>
          <w:t xml:space="preserve"> </w:t>
        </w:r>
        <w:r>
          <w:rPr>
            <w:spacing w:val="-2"/>
            <w:w w:val="110"/>
          </w:rPr>
          <w:t>truck</w:t>
        </w:r>
      </w:hyperlink>
      <w:r>
        <w:tab/>
      </w:r>
      <w:r>
        <w:rPr>
          <w:spacing w:val="-5"/>
          <w:w w:val="110"/>
        </w:rPr>
        <w:t>42</w:t>
      </w:r>
    </w:p>
    <w:p w14:paraId="077BB599" w14:textId="77777777" w:rsidR="00C220EB" w:rsidRDefault="00000000">
      <w:pPr>
        <w:pStyle w:val="ListParagraph"/>
        <w:numPr>
          <w:ilvl w:val="1"/>
          <w:numId w:val="7"/>
        </w:numPr>
        <w:tabs>
          <w:tab w:val="left" w:pos="968"/>
          <w:tab w:val="left" w:leader="dot" w:pos="10128"/>
        </w:tabs>
        <w:spacing w:before="22"/>
        <w:ind w:left="968" w:hanging="499"/>
      </w:pPr>
      <w:hyperlink w:anchor="_bookmark89" w:history="1">
        <w:r>
          <w:rPr>
            <w:w w:val="105"/>
          </w:rPr>
          <w:t>Parcel</w:t>
        </w:r>
        <w:r>
          <w:rPr>
            <w:spacing w:val="33"/>
            <w:w w:val="105"/>
          </w:rPr>
          <w:t xml:space="preserve"> </w:t>
        </w:r>
        <w:r>
          <w:rPr>
            <w:w w:val="105"/>
          </w:rPr>
          <w:t>discharged,</w:t>
        </w:r>
        <w:r>
          <w:rPr>
            <w:spacing w:val="33"/>
            <w:w w:val="105"/>
          </w:rPr>
          <w:t xml:space="preserve"> </w:t>
        </w:r>
        <w:r>
          <w:rPr>
            <w:w w:val="105"/>
          </w:rPr>
          <w:t>manual</w:t>
        </w:r>
        <w:r>
          <w:rPr>
            <w:spacing w:val="33"/>
            <w:w w:val="105"/>
          </w:rPr>
          <w:t xml:space="preserve"> </w:t>
        </w:r>
        <w:r>
          <w:rPr>
            <w:w w:val="105"/>
          </w:rPr>
          <w:t>loading</w:t>
        </w:r>
        <w:r>
          <w:rPr>
            <w:spacing w:val="33"/>
            <w:w w:val="105"/>
          </w:rPr>
          <w:t xml:space="preserve"> </w:t>
        </w:r>
        <w:r>
          <w:rPr>
            <w:w w:val="105"/>
          </w:rPr>
          <w:t>into</w:t>
        </w:r>
        <w:r>
          <w:rPr>
            <w:spacing w:val="33"/>
            <w:w w:val="105"/>
          </w:rPr>
          <w:t xml:space="preserve"> </w:t>
        </w:r>
        <w:r>
          <w:rPr>
            <w:spacing w:val="-5"/>
            <w:w w:val="105"/>
          </w:rPr>
          <w:t>RX</w:t>
        </w:r>
      </w:hyperlink>
      <w:r>
        <w:tab/>
      </w:r>
      <w:r>
        <w:rPr>
          <w:spacing w:val="-5"/>
          <w:w w:val="105"/>
        </w:rPr>
        <w:t>43</w:t>
      </w:r>
    </w:p>
    <w:p w14:paraId="077BB59A" w14:textId="77777777" w:rsidR="00C220EB" w:rsidRDefault="00000000">
      <w:pPr>
        <w:pStyle w:val="ListParagraph"/>
        <w:numPr>
          <w:ilvl w:val="1"/>
          <w:numId w:val="7"/>
        </w:numPr>
        <w:tabs>
          <w:tab w:val="left" w:pos="967"/>
          <w:tab w:val="left" w:leader="dot" w:pos="10128"/>
        </w:tabs>
        <w:spacing w:before="23"/>
        <w:ind w:left="967" w:hanging="498"/>
      </w:pPr>
      <w:hyperlink w:anchor="_bookmark90" w:history="1">
        <w:r>
          <w:rPr>
            <w:w w:val="105"/>
          </w:rPr>
          <w:t>An</w:t>
        </w:r>
        <w:r>
          <w:rPr>
            <w:spacing w:val="-6"/>
            <w:w w:val="105"/>
          </w:rPr>
          <w:t xml:space="preserve"> </w:t>
        </w:r>
        <w:r>
          <w:rPr>
            <w:w w:val="105"/>
          </w:rPr>
          <w:t>artistic</w:t>
        </w:r>
        <w:r>
          <w:rPr>
            <w:spacing w:val="-6"/>
            <w:w w:val="105"/>
          </w:rPr>
          <w:t xml:space="preserve"> </w:t>
        </w:r>
        <w:r>
          <w:rPr>
            <w:w w:val="105"/>
          </w:rPr>
          <w:t>high-level</w:t>
        </w:r>
        <w:r>
          <w:rPr>
            <w:spacing w:val="-6"/>
            <w:w w:val="105"/>
          </w:rPr>
          <w:t xml:space="preserve"> </w:t>
        </w:r>
        <w:r>
          <w:rPr>
            <w:w w:val="105"/>
          </w:rPr>
          <w:t>view</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DWH</w:t>
        </w:r>
        <w:r>
          <w:rPr>
            <w:spacing w:val="-6"/>
            <w:w w:val="105"/>
          </w:rPr>
          <w:t xml:space="preserve"> </w:t>
        </w:r>
        <w:r>
          <w:rPr>
            <w:w w:val="105"/>
          </w:rPr>
          <w:t>LS</w:t>
        </w:r>
        <w:r>
          <w:rPr>
            <w:spacing w:val="-6"/>
            <w:w w:val="105"/>
          </w:rPr>
          <w:t xml:space="preserve"> </w:t>
        </w:r>
        <w:r>
          <w:rPr>
            <w:w w:val="105"/>
          </w:rPr>
          <w:t>OPS</w:t>
        </w:r>
        <w:r>
          <w:rPr>
            <w:spacing w:val="-6"/>
            <w:w w:val="105"/>
          </w:rPr>
          <w:t xml:space="preserve"> </w:t>
        </w:r>
        <w:r>
          <w:rPr>
            <w:w w:val="105"/>
          </w:rPr>
          <w:t>data</w:t>
        </w:r>
        <w:r>
          <w:rPr>
            <w:spacing w:val="-6"/>
            <w:w w:val="105"/>
          </w:rPr>
          <w:t xml:space="preserve"> </w:t>
        </w:r>
        <w:r>
          <w:rPr>
            <w:spacing w:val="-2"/>
            <w:w w:val="105"/>
          </w:rPr>
          <w:t>lineage</w:t>
        </w:r>
      </w:hyperlink>
      <w:r>
        <w:tab/>
      </w:r>
      <w:r>
        <w:rPr>
          <w:spacing w:val="-5"/>
          <w:w w:val="105"/>
        </w:rPr>
        <w:t>44</w:t>
      </w:r>
    </w:p>
    <w:p w14:paraId="077BB59B" w14:textId="77777777" w:rsidR="00C220EB" w:rsidRDefault="00000000">
      <w:pPr>
        <w:pStyle w:val="ListParagraph"/>
        <w:numPr>
          <w:ilvl w:val="1"/>
          <w:numId w:val="7"/>
        </w:numPr>
        <w:tabs>
          <w:tab w:val="left" w:pos="968"/>
          <w:tab w:val="left" w:leader="dot" w:pos="10128"/>
        </w:tabs>
        <w:spacing w:before="23"/>
        <w:ind w:left="968" w:hanging="499"/>
      </w:pPr>
      <w:hyperlink w:anchor="_bookmark92" w:history="1">
        <w:r>
          <w:rPr>
            <w:w w:val="105"/>
          </w:rPr>
          <w:t>An</w:t>
        </w:r>
        <w:r>
          <w:rPr>
            <w:spacing w:val="-2"/>
            <w:w w:val="105"/>
          </w:rPr>
          <w:t xml:space="preserve"> </w:t>
        </w:r>
        <w:r>
          <w:rPr>
            <w:w w:val="105"/>
          </w:rPr>
          <w:t>artistic</w:t>
        </w:r>
        <w:r>
          <w:rPr>
            <w:spacing w:val="-2"/>
            <w:w w:val="105"/>
          </w:rPr>
          <w:t xml:space="preserve"> </w:t>
        </w:r>
        <w:r>
          <w:rPr>
            <w:w w:val="105"/>
          </w:rPr>
          <w:t>high-level</w:t>
        </w:r>
        <w:r>
          <w:rPr>
            <w:spacing w:val="-1"/>
            <w:w w:val="105"/>
          </w:rPr>
          <w:t xml:space="preserve"> </w:t>
        </w:r>
        <w:r>
          <w:rPr>
            <w:w w:val="105"/>
          </w:rPr>
          <w:t>view</w:t>
        </w:r>
        <w:r>
          <w:rPr>
            <w:spacing w:val="-2"/>
            <w:w w:val="105"/>
          </w:rPr>
          <w:t xml:space="preserve"> </w:t>
        </w:r>
        <w:r>
          <w:rPr>
            <w:w w:val="105"/>
          </w:rPr>
          <w:t>of</w:t>
        </w:r>
        <w:r>
          <w:rPr>
            <w:spacing w:val="-2"/>
            <w:w w:val="105"/>
          </w:rPr>
          <w:t xml:space="preserve"> </w:t>
        </w:r>
        <w:r>
          <w:rPr>
            <w:w w:val="105"/>
          </w:rPr>
          <w:t>the</w:t>
        </w:r>
        <w:r>
          <w:rPr>
            <w:spacing w:val="-1"/>
            <w:w w:val="105"/>
          </w:rPr>
          <w:t xml:space="preserve"> </w:t>
        </w:r>
        <w:r>
          <w:rPr>
            <w:w w:val="105"/>
          </w:rPr>
          <w:t>full</w:t>
        </w:r>
        <w:r>
          <w:rPr>
            <w:spacing w:val="-2"/>
            <w:w w:val="105"/>
          </w:rPr>
          <w:t xml:space="preserve"> </w:t>
        </w:r>
        <w:r>
          <w:rPr>
            <w:w w:val="105"/>
          </w:rPr>
          <w:t>DWH</w:t>
        </w:r>
        <w:r>
          <w:rPr>
            <w:spacing w:val="-2"/>
            <w:w w:val="105"/>
          </w:rPr>
          <w:t xml:space="preserve"> </w:t>
        </w:r>
        <w:r>
          <w:rPr>
            <w:w w:val="105"/>
          </w:rPr>
          <w:t>LS</w:t>
        </w:r>
        <w:r>
          <w:rPr>
            <w:spacing w:val="-1"/>
            <w:w w:val="105"/>
          </w:rPr>
          <w:t xml:space="preserve"> </w:t>
        </w:r>
        <w:r>
          <w:rPr>
            <w:w w:val="105"/>
          </w:rPr>
          <w:t>OPS</w:t>
        </w:r>
        <w:r>
          <w:rPr>
            <w:spacing w:val="-2"/>
            <w:w w:val="105"/>
          </w:rPr>
          <w:t xml:space="preserve"> </w:t>
        </w:r>
        <w:r>
          <w:rPr>
            <w:w w:val="105"/>
          </w:rPr>
          <w:t>data</w:t>
        </w:r>
        <w:r>
          <w:rPr>
            <w:spacing w:val="-1"/>
            <w:w w:val="105"/>
          </w:rPr>
          <w:t xml:space="preserve"> </w:t>
        </w:r>
        <w:r>
          <w:rPr>
            <w:w w:val="105"/>
          </w:rPr>
          <w:t>lineage</w:t>
        </w:r>
        <w:r>
          <w:rPr>
            <w:spacing w:val="-2"/>
            <w:w w:val="105"/>
          </w:rPr>
          <w:t xml:space="preserve"> </w:t>
        </w:r>
        <w:r>
          <w:rPr>
            <w:w w:val="105"/>
          </w:rPr>
          <w:t>up</w:t>
        </w:r>
        <w:r>
          <w:rPr>
            <w:spacing w:val="-2"/>
            <w:w w:val="105"/>
          </w:rPr>
          <w:t xml:space="preserve"> </w:t>
        </w:r>
        <w:r>
          <w:rPr>
            <w:w w:val="105"/>
          </w:rPr>
          <w:t>to</w:t>
        </w:r>
        <w:r>
          <w:rPr>
            <w:spacing w:val="-1"/>
            <w:w w:val="105"/>
          </w:rPr>
          <w:t xml:space="preserve"> </w:t>
        </w:r>
        <w:r>
          <w:rPr>
            <w:spacing w:val="-2"/>
            <w:w w:val="105"/>
          </w:rPr>
          <w:t>reporting</w:t>
        </w:r>
      </w:hyperlink>
      <w:r>
        <w:tab/>
      </w:r>
      <w:r>
        <w:rPr>
          <w:spacing w:val="-5"/>
          <w:w w:val="110"/>
        </w:rPr>
        <w:t>45</w:t>
      </w:r>
    </w:p>
    <w:p w14:paraId="077BB59C" w14:textId="77777777" w:rsidR="00C220EB" w:rsidRDefault="00000000">
      <w:pPr>
        <w:pStyle w:val="ListParagraph"/>
        <w:numPr>
          <w:ilvl w:val="1"/>
          <w:numId w:val="7"/>
        </w:numPr>
        <w:tabs>
          <w:tab w:val="left" w:pos="969"/>
          <w:tab w:val="left" w:leader="dot" w:pos="10127"/>
        </w:tabs>
        <w:spacing w:before="23"/>
        <w:ind w:left="969" w:hanging="500"/>
      </w:pPr>
      <w:hyperlink w:anchor="_bookmark94" w:history="1">
        <w:r>
          <w:rPr>
            <w:w w:val="110"/>
          </w:rPr>
          <w:t>DQM</w:t>
        </w:r>
        <w:r>
          <w:rPr>
            <w:spacing w:val="-14"/>
            <w:w w:val="110"/>
          </w:rPr>
          <w:t xml:space="preserve"> </w:t>
        </w:r>
        <w:r>
          <w:rPr>
            <w:w w:val="110"/>
          </w:rPr>
          <w:t>manual</w:t>
        </w:r>
        <w:r>
          <w:rPr>
            <w:spacing w:val="-13"/>
            <w:w w:val="110"/>
          </w:rPr>
          <w:t xml:space="preserve"> </w:t>
        </w:r>
        <w:r>
          <w:rPr>
            <w:w w:val="110"/>
          </w:rPr>
          <w:t>checks</w:t>
        </w:r>
        <w:r>
          <w:rPr>
            <w:spacing w:val="-13"/>
            <w:w w:val="110"/>
          </w:rPr>
          <w:t xml:space="preserve"> </w:t>
        </w:r>
        <w:r>
          <w:rPr>
            <w:w w:val="110"/>
          </w:rPr>
          <w:t>against</w:t>
        </w:r>
        <w:r>
          <w:rPr>
            <w:spacing w:val="-13"/>
            <w:w w:val="110"/>
          </w:rPr>
          <w:t xml:space="preserve"> </w:t>
        </w:r>
        <w:r>
          <w:rPr>
            <w:w w:val="110"/>
          </w:rPr>
          <w:t>automated</w:t>
        </w:r>
        <w:r>
          <w:rPr>
            <w:spacing w:val="-14"/>
            <w:w w:val="110"/>
          </w:rPr>
          <w:t xml:space="preserve"> </w:t>
        </w:r>
        <w:r>
          <w:rPr>
            <w:w w:val="110"/>
          </w:rPr>
          <w:t>checks</w:t>
        </w:r>
        <w:r>
          <w:rPr>
            <w:spacing w:val="-13"/>
            <w:w w:val="110"/>
          </w:rPr>
          <w:t xml:space="preserve"> </w:t>
        </w:r>
        <w:r>
          <w:rPr>
            <w:w w:val="110"/>
          </w:rPr>
          <w:t>by</w:t>
        </w:r>
        <w:r>
          <w:rPr>
            <w:spacing w:val="-13"/>
            <w:w w:val="110"/>
          </w:rPr>
          <w:t xml:space="preserve"> </w:t>
        </w:r>
        <w:r>
          <w:rPr>
            <w:spacing w:val="-5"/>
            <w:w w:val="110"/>
          </w:rPr>
          <w:t>IT</w:t>
        </w:r>
      </w:hyperlink>
      <w:r>
        <w:tab/>
      </w:r>
      <w:r>
        <w:rPr>
          <w:spacing w:val="-7"/>
          <w:w w:val="110"/>
        </w:rPr>
        <w:t>46</w:t>
      </w:r>
    </w:p>
    <w:p w14:paraId="077BB59D" w14:textId="77777777" w:rsidR="00C220EB" w:rsidRDefault="00000000">
      <w:pPr>
        <w:pStyle w:val="ListParagraph"/>
        <w:numPr>
          <w:ilvl w:val="1"/>
          <w:numId w:val="7"/>
        </w:numPr>
        <w:tabs>
          <w:tab w:val="left" w:pos="968"/>
          <w:tab w:val="left" w:leader="dot" w:pos="10127"/>
        </w:tabs>
        <w:spacing w:before="23"/>
        <w:ind w:left="968" w:hanging="499"/>
      </w:pPr>
      <w:hyperlink w:anchor="_bookmark97" w:history="1">
        <w:r>
          <w:rPr>
            <w:w w:val="105"/>
          </w:rPr>
          <w:t>The</w:t>
        </w:r>
        <w:r>
          <w:rPr>
            <w:spacing w:val="-11"/>
            <w:w w:val="105"/>
          </w:rPr>
          <w:t xml:space="preserve"> </w:t>
        </w:r>
        <w:r>
          <w:rPr>
            <w:w w:val="105"/>
          </w:rPr>
          <w:t>DWH</w:t>
        </w:r>
        <w:r>
          <w:rPr>
            <w:spacing w:val="-10"/>
            <w:w w:val="105"/>
          </w:rPr>
          <w:t xml:space="preserve"> </w:t>
        </w:r>
        <w:r>
          <w:rPr>
            <w:w w:val="105"/>
          </w:rPr>
          <w:t>LS</w:t>
        </w:r>
        <w:r>
          <w:rPr>
            <w:spacing w:val="-10"/>
            <w:w w:val="105"/>
          </w:rPr>
          <w:t xml:space="preserve"> </w:t>
        </w:r>
        <w:r>
          <w:rPr>
            <w:w w:val="105"/>
          </w:rPr>
          <w:t>OPS</w:t>
        </w:r>
        <w:r>
          <w:rPr>
            <w:spacing w:val="-10"/>
            <w:w w:val="105"/>
          </w:rPr>
          <w:t xml:space="preserve"> </w:t>
        </w:r>
        <w:r>
          <w:rPr>
            <w:w w:val="105"/>
          </w:rPr>
          <w:t>reporting</w:t>
        </w:r>
        <w:r>
          <w:rPr>
            <w:spacing w:val="-10"/>
            <w:w w:val="105"/>
          </w:rPr>
          <w:t xml:space="preserve"> </w:t>
        </w:r>
        <w:r>
          <w:rPr>
            <w:spacing w:val="-2"/>
            <w:w w:val="105"/>
          </w:rPr>
          <w:t>layers</w:t>
        </w:r>
      </w:hyperlink>
      <w:r>
        <w:tab/>
      </w:r>
      <w:r>
        <w:rPr>
          <w:spacing w:val="-5"/>
          <w:w w:val="105"/>
        </w:rPr>
        <w:t>48</w:t>
      </w:r>
    </w:p>
    <w:p w14:paraId="077BB59E" w14:textId="77777777" w:rsidR="00C220EB" w:rsidRDefault="00C220EB">
      <w:pPr>
        <w:pStyle w:val="ListParagraph"/>
        <w:sectPr w:rsidR="00C220EB">
          <w:headerReference w:type="even" r:id="rId155"/>
          <w:headerReference w:type="default" r:id="rId156"/>
          <w:footerReference w:type="even" r:id="rId157"/>
          <w:footerReference w:type="default" r:id="rId158"/>
          <w:pgSz w:w="11910" w:h="16840"/>
          <w:pgMar w:top="2460" w:right="0" w:bottom="1720" w:left="708" w:header="2052" w:footer="1540" w:gutter="0"/>
          <w:pgNumType w:start="67"/>
          <w:cols w:space="720"/>
        </w:sectPr>
      </w:pPr>
    </w:p>
    <w:p w14:paraId="077BB59F" w14:textId="77777777" w:rsidR="00C220EB" w:rsidRDefault="00000000">
      <w:pPr>
        <w:pStyle w:val="ListParagraph"/>
        <w:numPr>
          <w:ilvl w:val="1"/>
          <w:numId w:val="6"/>
        </w:numPr>
        <w:tabs>
          <w:tab w:val="left" w:pos="969"/>
          <w:tab w:val="left" w:leader="dot" w:pos="10128"/>
        </w:tabs>
        <w:spacing w:before="412"/>
        <w:ind w:left="969" w:hanging="500"/>
      </w:pPr>
      <w:hyperlink w:anchor="_bookmark105" w:history="1">
        <w:r>
          <w:rPr>
            <w:w w:val="110"/>
          </w:rPr>
          <w:t>Initial</w:t>
        </w:r>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report</w:t>
        </w:r>
        <w:r>
          <w:rPr>
            <w:spacing w:val="-15"/>
            <w:w w:val="110"/>
          </w:rPr>
          <w:t xml:space="preserve"> </w:t>
        </w:r>
        <w:r>
          <w:rPr>
            <w:w w:val="110"/>
          </w:rPr>
          <w:t>designed</w:t>
        </w:r>
        <w:r>
          <w:rPr>
            <w:spacing w:val="-15"/>
            <w:w w:val="110"/>
          </w:rPr>
          <w:t xml:space="preserve"> </w:t>
        </w:r>
        <w:r>
          <w:rPr>
            <w:w w:val="110"/>
          </w:rPr>
          <w:t>to</w:t>
        </w:r>
        <w:r>
          <w:rPr>
            <w:spacing w:val="-15"/>
            <w:w w:val="110"/>
          </w:rPr>
          <w:t xml:space="preserve"> </w:t>
        </w:r>
        <w:r>
          <w:rPr>
            <w:w w:val="110"/>
          </w:rPr>
          <w:t>resemble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SAC</w:t>
        </w:r>
        <w:r>
          <w:rPr>
            <w:spacing w:val="-15"/>
            <w:w w:val="110"/>
          </w:rPr>
          <w:t xml:space="preserve"> </w:t>
        </w:r>
        <w:r>
          <w:rPr>
            <w:spacing w:val="-2"/>
            <w:w w:val="110"/>
          </w:rPr>
          <w:t>report</w:t>
        </w:r>
      </w:hyperlink>
      <w:r>
        <w:tab/>
      </w:r>
      <w:r>
        <w:rPr>
          <w:spacing w:val="-5"/>
          <w:w w:val="110"/>
        </w:rPr>
        <w:t>54</w:t>
      </w:r>
    </w:p>
    <w:p w14:paraId="077BB5A0" w14:textId="77777777" w:rsidR="00C220EB" w:rsidRDefault="00000000">
      <w:pPr>
        <w:pStyle w:val="ListParagraph"/>
        <w:numPr>
          <w:ilvl w:val="1"/>
          <w:numId w:val="6"/>
        </w:numPr>
        <w:tabs>
          <w:tab w:val="left" w:pos="968"/>
          <w:tab w:val="left" w:pos="10128"/>
        </w:tabs>
        <w:spacing w:before="18"/>
        <w:ind w:left="968" w:hanging="499"/>
      </w:pPr>
      <w:hyperlink w:anchor="_bookmark107" w:history="1">
        <w:r>
          <w:rPr>
            <w:w w:val="110"/>
          </w:rPr>
          <w:t>Initial</w:t>
        </w:r>
        <w:r>
          <w:rPr>
            <w:spacing w:val="-3"/>
            <w:w w:val="110"/>
          </w:rPr>
          <w:t xml:space="preserve"> </w:t>
        </w:r>
        <w:r>
          <w:rPr>
            <w:w w:val="110"/>
          </w:rPr>
          <w:t>Power</w:t>
        </w:r>
        <w:r>
          <w:rPr>
            <w:spacing w:val="-3"/>
            <w:w w:val="110"/>
          </w:rPr>
          <w:t xml:space="preserve"> </w:t>
        </w:r>
        <w:r>
          <w:rPr>
            <w:w w:val="110"/>
          </w:rPr>
          <w:t>BI</w:t>
        </w:r>
        <w:r>
          <w:rPr>
            <w:spacing w:val="-3"/>
            <w:w w:val="110"/>
          </w:rPr>
          <w:t xml:space="preserve"> </w:t>
        </w:r>
        <w:r>
          <w:rPr>
            <w:w w:val="110"/>
          </w:rPr>
          <w:t>data</w:t>
        </w:r>
        <w:r>
          <w:rPr>
            <w:spacing w:val="-3"/>
            <w:w w:val="110"/>
          </w:rPr>
          <w:t xml:space="preserve"> </w:t>
        </w:r>
        <w:r>
          <w:rPr>
            <w:w w:val="110"/>
          </w:rPr>
          <w:t>model</w:t>
        </w:r>
        <w:r>
          <w:rPr>
            <w:spacing w:val="-3"/>
            <w:w w:val="110"/>
          </w:rPr>
          <w:t xml:space="preserve"> </w:t>
        </w:r>
        <w:r>
          <w:rPr>
            <w:w w:val="110"/>
          </w:rPr>
          <w:t>containing</w:t>
        </w:r>
        <w:r>
          <w:rPr>
            <w:spacing w:val="-3"/>
            <w:w w:val="110"/>
          </w:rPr>
          <w:t xml:space="preserve"> </w:t>
        </w:r>
        <w:r>
          <w:rPr>
            <w:w w:val="110"/>
          </w:rPr>
          <w:t>the</w:t>
        </w:r>
        <w:r>
          <w:rPr>
            <w:spacing w:val="-3"/>
            <w:w w:val="110"/>
          </w:rPr>
          <w:t xml:space="preserve"> </w:t>
        </w:r>
        <w:r>
          <w:rPr>
            <w:w w:val="110"/>
          </w:rPr>
          <w:t>core</w:t>
        </w:r>
        <w:r>
          <w:rPr>
            <w:spacing w:val="-3"/>
            <w:w w:val="110"/>
          </w:rPr>
          <w:t xml:space="preserve"> </w:t>
        </w:r>
        <w:r>
          <w:rPr>
            <w:w w:val="110"/>
          </w:rPr>
          <w:t>tables</w:t>
        </w:r>
        <w:r>
          <w:rPr>
            <w:spacing w:val="-3"/>
            <w:w w:val="110"/>
          </w:rPr>
          <w:t xml:space="preserve"> </w:t>
        </w:r>
        <w:r>
          <w:rPr>
            <w:w w:val="110"/>
          </w:rPr>
          <w:t>required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first</w:t>
        </w:r>
        <w:r>
          <w:rPr>
            <w:spacing w:val="-3"/>
            <w:w w:val="110"/>
          </w:rPr>
          <w:t xml:space="preserve"> </w:t>
        </w:r>
        <w:r>
          <w:rPr>
            <w:w w:val="110"/>
          </w:rPr>
          <w:t>report</w:t>
        </w:r>
        <w:r>
          <w:rPr>
            <w:spacing w:val="-3"/>
            <w:w w:val="110"/>
          </w:rPr>
          <w:t xml:space="preserve"> </w:t>
        </w:r>
        <w:r>
          <w:rPr>
            <w:spacing w:val="-2"/>
            <w:w w:val="110"/>
          </w:rPr>
          <w:t>prototype</w:t>
        </w:r>
      </w:hyperlink>
      <w:r>
        <w:tab/>
      </w:r>
      <w:r>
        <w:rPr>
          <w:spacing w:val="-5"/>
          <w:w w:val="110"/>
        </w:rPr>
        <w:t>55</w:t>
      </w:r>
    </w:p>
    <w:p w14:paraId="077BB5A1" w14:textId="77777777" w:rsidR="00C220EB" w:rsidRDefault="00000000">
      <w:pPr>
        <w:pStyle w:val="ListParagraph"/>
        <w:numPr>
          <w:ilvl w:val="1"/>
          <w:numId w:val="6"/>
        </w:numPr>
        <w:tabs>
          <w:tab w:val="left" w:pos="968"/>
          <w:tab w:val="left" w:pos="971"/>
          <w:tab w:val="left" w:leader="dot" w:pos="10127"/>
        </w:tabs>
        <w:spacing w:before="18" w:line="256" w:lineRule="auto"/>
        <w:ind w:right="848"/>
      </w:pPr>
      <w:hyperlink w:anchor="_bookmark108" w:history="1">
        <w:r>
          <w:rPr>
            <w:w w:val="115"/>
          </w:rPr>
          <w:t>Final</w:t>
        </w:r>
        <w:r>
          <w:rPr>
            <w:spacing w:val="-11"/>
            <w:w w:val="115"/>
          </w:rPr>
          <w:t xml:space="preserve"> </w:t>
        </w:r>
        <w:r>
          <w:rPr>
            <w:w w:val="115"/>
          </w:rPr>
          <w:t>Power</w:t>
        </w:r>
        <w:r>
          <w:rPr>
            <w:spacing w:val="-12"/>
            <w:w w:val="115"/>
          </w:rPr>
          <w:t xml:space="preserve"> </w:t>
        </w:r>
        <w:r>
          <w:rPr>
            <w:w w:val="115"/>
          </w:rPr>
          <w:t>BI</w:t>
        </w:r>
        <w:r>
          <w:rPr>
            <w:spacing w:val="-11"/>
            <w:w w:val="115"/>
          </w:rPr>
          <w:t xml:space="preserve"> </w:t>
        </w:r>
        <w:r>
          <w:rPr>
            <w:w w:val="115"/>
          </w:rPr>
          <w:t>data</w:t>
        </w:r>
        <w:r>
          <w:rPr>
            <w:spacing w:val="-12"/>
            <w:w w:val="115"/>
          </w:rPr>
          <w:t xml:space="preserve"> </w:t>
        </w:r>
        <w:r>
          <w:rPr>
            <w:w w:val="115"/>
          </w:rPr>
          <w:t>model</w:t>
        </w:r>
        <w:r>
          <w:rPr>
            <w:spacing w:val="-11"/>
            <w:w w:val="115"/>
          </w:rPr>
          <w:t xml:space="preserve"> </w:t>
        </w:r>
        <w:r>
          <w:rPr>
            <w:w w:val="115"/>
          </w:rPr>
          <w:t>after</w:t>
        </w:r>
        <w:r>
          <w:rPr>
            <w:spacing w:val="-11"/>
            <w:w w:val="115"/>
          </w:rPr>
          <w:t xml:space="preserve"> </w:t>
        </w:r>
        <w:r>
          <w:rPr>
            <w:w w:val="115"/>
          </w:rPr>
          <w:t>integrating</w:t>
        </w:r>
        <w:r>
          <w:rPr>
            <w:spacing w:val="-12"/>
            <w:w w:val="115"/>
          </w:rPr>
          <w:t xml:space="preserve"> </w:t>
        </w:r>
        <w:r>
          <w:rPr>
            <w:w w:val="115"/>
          </w:rPr>
          <w:t>additional</w:t>
        </w:r>
        <w:r>
          <w:rPr>
            <w:spacing w:val="-11"/>
            <w:w w:val="115"/>
          </w:rPr>
          <w:t xml:space="preserve"> </w:t>
        </w:r>
        <w:r>
          <w:rPr>
            <w:w w:val="115"/>
          </w:rPr>
          <w:t>data</w:t>
        </w:r>
        <w:r>
          <w:rPr>
            <w:spacing w:val="-11"/>
            <w:w w:val="115"/>
          </w:rPr>
          <w:t xml:space="preserve"> </w:t>
        </w:r>
        <w:r>
          <w:rPr>
            <w:w w:val="115"/>
          </w:rPr>
          <w:t>sources,</w:t>
        </w:r>
        <w:r>
          <w:rPr>
            <w:spacing w:val="-10"/>
            <w:w w:val="115"/>
          </w:rPr>
          <w:t xml:space="preserve"> </w:t>
        </w:r>
        <w:r>
          <w:rPr>
            <w:w w:val="115"/>
          </w:rPr>
          <w:t>calculated</w:t>
        </w:r>
        <w:r>
          <w:rPr>
            <w:spacing w:val="-12"/>
            <w:w w:val="115"/>
          </w:rPr>
          <w:t xml:space="preserve"> </w:t>
        </w:r>
        <w:r>
          <w:rPr>
            <w:w w:val="115"/>
          </w:rPr>
          <w:t>tables,</w:t>
        </w:r>
        <w:r>
          <w:rPr>
            <w:spacing w:val="-10"/>
            <w:w w:val="115"/>
          </w:rPr>
          <w:t xml:space="preserve"> </w:t>
        </w:r>
        <w:r>
          <w:rPr>
            <w:w w:val="115"/>
          </w:rPr>
          <w:t>and</w:t>
        </w:r>
      </w:hyperlink>
      <w:r>
        <w:rPr>
          <w:w w:val="115"/>
        </w:rPr>
        <w:t xml:space="preserve"> </w:t>
      </w:r>
      <w:hyperlink w:anchor="_bookmark108" w:history="1">
        <w:r>
          <w:rPr>
            <w:w w:val="110"/>
          </w:rPr>
          <w:t>supporting</w:t>
        </w:r>
        <w:r>
          <w:rPr>
            <w:spacing w:val="14"/>
            <w:w w:val="115"/>
          </w:rPr>
          <w:t xml:space="preserve"> </w:t>
        </w:r>
        <w:r>
          <w:rPr>
            <w:spacing w:val="-2"/>
            <w:w w:val="115"/>
          </w:rPr>
          <w:t>information</w:t>
        </w:r>
      </w:hyperlink>
      <w:r>
        <w:tab/>
      </w:r>
      <w:r>
        <w:rPr>
          <w:spacing w:val="-14"/>
          <w:w w:val="110"/>
        </w:rPr>
        <w:t>56</w:t>
      </w:r>
    </w:p>
    <w:p w14:paraId="077BB5A2" w14:textId="77777777" w:rsidR="00C220EB" w:rsidRDefault="00000000">
      <w:pPr>
        <w:pStyle w:val="ListParagraph"/>
        <w:numPr>
          <w:ilvl w:val="1"/>
          <w:numId w:val="6"/>
        </w:numPr>
        <w:tabs>
          <w:tab w:val="left" w:pos="967"/>
          <w:tab w:val="left" w:leader="dot" w:pos="10127"/>
        </w:tabs>
        <w:spacing w:before="1"/>
        <w:ind w:left="967" w:hanging="498"/>
      </w:pPr>
      <w:hyperlink w:anchor="_bookmark110" w:history="1">
        <w:r>
          <w:rPr>
            <w:w w:val="110"/>
          </w:rPr>
          <w:t>Power</w:t>
        </w:r>
        <w:r>
          <w:rPr>
            <w:spacing w:val="-14"/>
            <w:w w:val="110"/>
          </w:rPr>
          <w:t xml:space="preserve"> </w:t>
        </w:r>
        <w:r>
          <w:rPr>
            <w:w w:val="110"/>
          </w:rPr>
          <w:t>BI</w:t>
        </w:r>
        <w:r>
          <w:rPr>
            <w:spacing w:val="-13"/>
            <w:w w:val="110"/>
          </w:rPr>
          <w:t xml:space="preserve"> </w:t>
        </w:r>
        <w:r>
          <w:rPr>
            <w:w w:val="110"/>
          </w:rPr>
          <w:t>table</w:t>
        </w:r>
        <w:r>
          <w:rPr>
            <w:spacing w:val="-13"/>
            <w:w w:val="110"/>
          </w:rPr>
          <w:t xml:space="preserve"> </w:t>
        </w:r>
        <w:r>
          <w:rPr>
            <w:w w:val="110"/>
          </w:rPr>
          <w:t>visualising</w:t>
        </w:r>
        <w:r>
          <w:rPr>
            <w:spacing w:val="-13"/>
            <w:w w:val="110"/>
          </w:rPr>
          <w:t xml:space="preserve"> </w:t>
        </w:r>
        <w:r>
          <w:rPr>
            <w:w w:val="110"/>
          </w:rPr>
          <w:t>daily</w:t>
        </w:r>
        <w:r>
          <w:rPr>
            <w:spacing w:val="-13"/>
            <w:w w:val="110"/>
          </w:rPr>
          <w:t xml:space="preserve"> </w:t>
        </w:r>
        <w:r>
          <w:rPr>
            <w:w w:val="110"/>
          </w:rPr>
          <w:t>event</w:t>
        </w:r>
        <w:r>
          <w:rPr>
            <w:spacing w:val="-13"/>
            <w:w w:val="110"/>
          </w:rPr>
          <w:t xml:space="preserve"> </w:t>
        </w:r>
        <w:r>
          <w:rPr>
            <w:w w:val="110"/>
          </w:rPr>
          <w:t>counts</w:t>
        </w:r>
        <w:r>
          <w:rPr>
            <w:spacing w:val="-13"/>
            <w:w w:val="110"/>
          </w:rPr>
          <w:t xml:space="preserve"> </w:t>
        </w:r>
        <w:r>
          <w:rPr>
            <w:w w:val="110"/>
          </w:rPr>
          <w:t>and</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spacing w:val="-2"/>
            <w:w w:val="110"/>
          </w:rPr>
          <w:t>indicators</w:t>
        </w:r>
      </w:hyperlink>
      <w:r>
        <w:tab/>
      </w:r>
      <w:r>
        <w:rPr>
          <w:spacing w:val="-5"/>
          <w:w w:val="110"/>
        </w:rPr>
        <w:t>56</w:t>
      </w:r>
    </w:p>
    <w:p w14:paraId="077BB5A3" w14:textId="77777777" w:rsidR="00C220EB" w:rsidRDefault="00000000">
      <w:pPr>
        <w:pStyle w:val="ListParagraph"/>
        <w:numPr>
          <w:ilvl w:val="1"/>
          <w:numId w:val="6"/>
        </w:numPr>
        <w:tabs>
          <w:tab w:val="left" w:pos="968"/>
          <w:tab w:val="left" w:leader="dot" w:pos="10134"/>
        </w:tabs>
        <w:spacing w:before="18"/>
        <w:ind w:left="968" w:hanging="499"/>
      </w:pPr>
      <w:hyperlink w:anchor="_bookmark111" w:history="1">
        <w:r>
          <w:rPr>
            <w:w w:val="110"/>
          </w:rPr>
          <w:t>Power</w:t>
        </w:r>
        <w:r>
          <w:rPr>
            <w:spacing w:val="-9"/>
            <w:w w:val="110"/>
          </w:rPr>
          <w:t xml:space="preserve"> </w:t>
        </w:r>
        <w:r>
          <w:rPr>
            <w:w w:val="110"/>
          </w:rPr>
          <w:t>BI</w:t>
        </w:r>
        <w:r>
          <w:rPr>
            <w:spacing w:val="-9"/>
            <w:w w:val="110"/>
          </w:rPr>
          <w:t xml:space="preserve"> </w:t>
        </w:r>
        <w:r>
          <w:rPr>
            <w:w w:val="110"/>
          </w:rPr>
          <w:t>traffic</w:t>
        </w:r>
        <w:r>
          <w:rPr>
            <w:spacing w:val="-8"/>
            <w:w w:val="110"/>
          </w:rPr>
          <w:t xml:space="preserve"> </w:t>
        </w:r>
        <w:r>
          <w:rPr>
            <w:w w:val="110"/>
          </w:rPr>
          <w:t>light</w:t>
        </w:r>
        <w:r>
          <w:rPr>
            <w:spacing w:val="-9"/>
            <w:w w:val="110"/>
          </w:rPr>
          <w:t xml:space="preserve"> </w:t>
        </w:r>
        <w:r>
          <w:rPr>
            <w:w w:val="110"/>
          </w:rPr>
          <w:t>indicators</w:t>
        </w:r>
        <w:r>
          <w:rPr>
            <w:spacing w:val="-9"/>
            <w:w w:val="110"/>
          </w:rPr>
          <w:t xml:space="preserve"> </w:t>
        </w:r>
        <w:r>
          <w:rPr>
            <w:w w:val="110"/>
          </w:rPr>
          <w:t>summarising</w:t>
        </w:r>
        <w:r>
          <w:rPr>
            <w:spacing w:val="-8"/>
            <w:w w:val="110"/>
          </w:rPr>
          <w:t xml:space="preserve"> </w:t>
        </w:r>
        <w:r>
          <w:rPr>
            <w:w w:val="110"/>
          </w:rPr>
          <w:t>the</w:t>
        </w:r>
        <w:r>
          <w:rPr>
            <w:spacing w:val="-9"/>
            <w:w w:val="110"/>
          </w:rPr>
          <w:t xml:space="preserve"> </w:t>
        </w:r>
        <w:r>
          <w:rPr>
            <w:w w:val="110"/>
          </w:rPr>
          <w:t>four</w:t>
        </w:r>
        <w:r>
          <w:rPr>
            <w:spacing w:val="-8"/>
            <w:w w:val="110"/>
          </w:rPr>
          <w:t xml:space="preserve"> </w:t>
        </w:r>
        <w:r>
          <w:rPr>
            <w:w w:val="110"/>
          </w:rPr>
          <w:t>data</w:t>
        </w:r>
        <w:r>
          <w:rPr>
            <w:spacing w:val="-9"/>
            <w:w w:val="110"/>
          </w:rPr>
          <w:t xml:space="preserve"> </w:t>
        </w:r>
        <w:r>
          <w:rPr>
            <w:w w:val="110"/>
          </w:rPr>
          <w:t>quality</w:t>
        </w:r>
        <w:r>
          <w:rPr>
            <w:spacing w:val="-9"/>
            <w:w w:val="110"/>
          </w:rPr>
          <w:t xml:space="preserve"> </w:t>
        </w:r>
        <w:r>
          <w:rPr>
            <w:spacing w:val="-2"/>
            <w:w w:val="110"/>
          </w:rPr>
          <w:t>checks</w:t>
        </w:r>
      </w:hyperlink>
      <w:r>
        <w:tab/>
      </w:r>
      <w:r>
        <w:rPr>
          <w:spacing w:val="-5"/>
          <w:w w:val="110"/>
        </w:rPr>
        <w:t>57</w:t>
      </w:r>
    </w:p>
    <w:p w14:paraId="077BB5A4" w14:textId="77777777" w:rsidR="00C220EB" w:rsidRDefault="00000000">
      <w:pPr>
        <w:pStyle w:val="ListParagraph"/>
        <w:numPr>
          <w:ilvl w:val="1"/>
          <w:numId w:val="6"/>
        </w:numPr>
        <w:tabs>
          <w:tab w:val="left" w:pos="968"/>
          <w:tab w:val="left" w:leader="dot" w:pos="10125"/>
        </w:tabs>
        <w:spacing w:before="18"/>
        <w:ind w:left="968" w:hanging="499"/>
      </w:pPr>
      <w:hyperlink w:anchor="_bookmark112" w:history="1">
        <w:r>
          <w:rPr>
            <w:w w:val="110"/>
          </w:rPr>
          <w:t>Power</w:t>
        </w:r>
        <w:r>
          <w:rPr>
            <w:spacing w:val="-9"/>
            <w:w w:val="110"/>
          </w:rPr>
          <w:t xml:space="preserve"> </w:t>
        </w:r>
        <w:r>
          <w:rPr>
            <w:w w:val="110"/>
          </w:rPr>
          <w:t>BI</w:t>
        </w:r>
        <w:r>
          <w:rPr>
            <w:spacing w:val="-9"/>
            <w:w w:val="110"/>
          </w:rPr>
          <w:t xml:space="preserve"> </w:t>
        </w:r>
        <w:r>
          <w:rPr>
            <w:w w:val="110"/>
          </w:rPr>
          <w:t>line</w:t>
        </w:r>
        <w:r>
          <w:rPr>
            <w:spacing w:val="-8"/>
            <w:w w:val="110"/>
          </w:rPr>
          <w:t xml:space="preserve"> </w:t>
        </w:r>
        <w:r>
          <w:rPr>
            <w:w w:val="110"/>
          </w:rPr>
          <w:t>chart</w:t>
        </w:r>
        <w:r>
          <w:rPr>
            <w:spacing w:val="-9"/>
            <w:w w:val="110"/>
          </w:rPr>
          <w:t xml:space="preserve"> </w:t>
        </w:r>
        <w:r>
          <w:rPr>
            <w:w w:val="110"/>
          </w:rPr>
          <w:t>showing</w:t>
        </w:r>
        <w:r>
          <w:rPr>
            <w:spacing w:val="-8"/>
            <w:w w:val="110"/>
          </w:rPr>
          <w:t xml:space="preserve"> </w:t>
        </w:r>
        <w:r>
          <w:rPr>
            <w:w w:val="110"/>
          </w:rPr>
          <w:t>historical</w:t>
        </w:r>
        <w:r>
          <w:rPr>
            <w:spacing w:val="-9"/>
            <w:w w:val="110"/>
          </w:rPr>
          <w:t xml:space="preserve"> </w:t>
        </w:r>
        <w:r>
          <w:rPr>
            <w:w w:val="110"/>
          </w:rPr>
          <w:t>data</w:t>
        </w:r>
        <w:r>
          <w:rPr>
            <w:spacing w:val="-8"/>
            <w:w w:val="110"/>
          </w:rPr>
          <w:t xml:space="preserve"> </w:t>
        </w:r>
        <w:r>
          <w:rPr>
            <w:w w:val="110"/>
          </w:rPr>
          <w:t>quality</w:t>
        </w:r>
        <w:r>
          <w:rPr>
            <w:spacing w:val="-9"/>
            <w:w w:val="110"/>
          </w:rPr>
          <w:t xml:space="preserve"> </w:t>
        </w:r>
        <w:r>
          <w:rPr>
            <w:spacing w:val="-2"/>
            <w:w w:val="110"/>
          </w:rPr>
          <w:t>trends</w:t>
        </w:r>
      </w:hyperlink>
      <w:r>
        <w:tab/>
      </w:r>
      <w:r>
        <w:rPr>
          <w:spacing w:val="-5"/>
          <w:w w:val="110"/>
        </w:rPr>
        <w:t>58</w:t>
      </w:r>
    </w:p>
    <w:p w14:paraId="077BB5A5" w14:textId="77777777" w:rsidR="00C220EB" w:rsidRDefault="00000000">
      <w:pPr>
        <w:pStyle w:val="ListParagraph"/>
        <w:numPr>
          <w:ilvl w:val="1"/>
          <w:numId w:val="6"/>
        </w:numPr>
        <w:tabs>
          <w:tab w:val="left" w:pos="971"/>
          <w:tab w:val="left" w:leader="dot" w:pos="10125"/>
        </w:tabs>
        <w:spacing w:before="18"/>
      </w:pPr>
      <w:hyperlink w:anchor="_bookmark113" w:history="1">
        <w:r>
          <w:rPr>
            <w:w w:val="110"/>
          </w:rPr>
          <w:t>Final</w:t>
        </w:r>
        <w:r>
          <w:rPr>
            <w:spacing w:val="-7"/>
            <w:w w:val="110"/>
          </w:rPr>
          <w:t xml:space="preserve"> </w:t>
        </w:r>
        <w:r>
          <w:rPr>
            <w:w w:val="110"/>
          </w:rPr>
          <w:t>Power</w:t>
        </w:r>
        <w:r>
          <w:rPr>
            <w:spacing w:val="-6"/>
            <w:w w:val="110"/>
          </w:rPr>
          <w:t xml:space="preserve"> </w:t>
        </w:r>
        <w:r>
          <w:rPr>
            <w:w w:val="110"/>
          </w:rPr>
          <w:t>BI</w:t>
        </w:r>
        <w:r>
          <w:rPr>
            <w:spacing w:val="-7"/>
            <w:w w:val="110"/>
          </w:rPr>
          <w:t xml:space="preserve"> </w:t>
        </w:r>
        <w:r>
          <w:rPr>
            <w:w w:val="110"/>
          </w:rPr>
          <w:t>dashboard</w:t>
        </w:r>
        <w:r>
          <w:rPr>
            <w:spacing w:val="-6"/>
            <w:w w:val="110"/>
          </w:rPr>
          <w:t xml:space="preserve"> </w:t>
        </w:r>
        <w:r>
          <w:rPr>
            <w:w w:val="110"/>
          </w:rPr>
          <w:t>integrating</w:t>
        </w:r>
        <w:r>
          <w:rPr>
            <w:spacing w:val="-6"/>
            <w:w w:val="110"/>
          </w:rPr>
          <w:t xml:space="preserve"> </w:t>
        </w:r>
        <w:r>
          <w:rPr>
            <w:w w:val="110"/>
          </w:rPr>
          <w:t>all</w:t>
        </w:r>
        <w:r>
          <w:rPr>
            <w:spacing w:val="-7"/>
            <w:w w:val="110"/>
          </w:rPr>
          <w:t xml:space="preserve"> </w:t>
        </w:r>
        <w:r>
          <w:rPr>
            <w:w w:val="110"/>
          </w:rPr>
          <w:t>implemented</w:t>
        </w:r>
        <w:r>
          <w:rPr>
            <w:spacing w:val="-6"/>
            <w:w w:val="110"/>
          </w:rPr>
          <w:t xml:space="preserve"> </w:t>
        </w:r>
        <w:r>
          <w:rPr>
            <w:w w:val="110"/>
          </w:rPr>
          <w:t>data</w:t>
        </w:r>
        <w:r>
          <w:rPr>
            <w:spacing w:val="-6"/>
            <w:w w:val="110"/>
          </w:rPr>
          <w:t xml:space="preserve"> </w:t>
        </w:r>
        <w:r>
          <w:rPr>
            <w:w w:val="110"/>
          </w:rPr>
          <w:t>quality</w:t>
        </w:r>
        <w:r>
          <w:rPr>
            <w:spacing w:val="-7"/>
            <w:w w:val="110"/>
          </w:rPr>
          <w:t xml:space="preserve"> </w:t>
        </w:r>
        <w:r>
          <w:rPr>
            <w:spacing w:val="-2"/>
            <w:w w:val="110"/>
          </w:rPr>
          <w:t>visualisations</w:t>
        </w:r>
      </w:hyperlink>
      <w:r>
        <w:tab/>
      </w:r>
      <w:r>
        <w:rPr>
          <w:spacing w:val="-5"/>
          <w:w w:val="110"/>
        </w:rPr>
        <w:t>58</w:t>
      </w:r>
    </w:p>
    <w:p w14:paraId="077BB5A6" w14:textId="77777777" w:rsidR="00C220EB" w:rsidRDefault="00000000">
      <w:pPr>
        <w:pStyle w:val="ListParagraph"/>
        <w:numPr>
          <w:ilvl w:val="1"/>
          <w:numId w:val="5"/>
        </w:numPr>
        <w:tabs>
          <w:tab w:val="left" w:pos="971"/>
          <w:tab w:val="left" w:leader="dot" w:pos="10126"/>
        </w:tabs>
        <w:spacing w:before="217"/>
      </w:pPr>
      <w:hyperlink w:anchor="_bookmark123" w:history="1">
        <w:r>
          <w:rPr>
            <w:w w:val="110"/>
          </w:rPr>
          <w:t>Reflections</w:t>
        </w:r>
        <w:r>
          <w:rPr>
            <w:spacing w:val="-12"/>
            <w:w w:val="110"/>
          </w:rPr>
          <w:t xml:space="preserve"> </w:t>
        </w:r>
        <w:r>
          <w:rPr>
            <w:w w:val="110"/>
          </w:rPr>
          <w:t>with</w:t>
        </w:r>
        <w:r>
          <w:rPr>
            <w:spacing w:val="-12"/>
            <w:w w:val="110"/>
          </w:rPr>
          <w:t xml:space="preserve"> </w:t>
        </w:r>
        <w:r>
          <w:rPr>
            <w:w w:val="110"/>
          </w:rPr>
          <w:t>the</w:t>
        </w:r>
        <w:r>
          <w:rPr>
            <w:spacing w:val="-12"/>
            <w:w w:val="110"/>
          </w:rPr>
          <w:t xml:space="preserve"> </w:t>
        </w:r>
        <w:r>
          <w:rPr>
            <w:w w:val="110"/>
          </w:rPr>
          <w:t>lords</w:t>
        </w:r>
        <w:r>
          <w:rPr>
            <w:spacing w:val="-12"/>
            <w:w w:val="110"/>
          </w:rPr>
          <w:t xml:space="preserve"> </w:t>
        </w:r>
        <w:r>
          <w:rPr>
            <w:w w:val="110"/>
          </w:rPr>
          <w:t>of</w:t>
        </w:r>
        <w:r>
          <w:rPr>
            <w:spacing w:val="-12"/>
            <w:w w:val="110"/>
          </w:rPr>
          <w:t xml:space="preserve"> </w:t>
        </w:r>
        <w:r>
          <w:rPr>
            <w:spacing w:val="-5"/>
            <w:w w:val="110"/>
          </w:rPr>
          <w:t>DQM</w:t>
        </w:r>
      </w:hyperlink>
      <w:r>
        <w:tab/>
      </w:r>
      <w:r>
        <w:rPr>
          <w:spacing w:val="-5"/>
          <w:w w:val="110"/>
        </w:rPr>
        <w:t>63</w:t>
      </w:r>
    </w:p>
    <w:p w14:paraId="077BB5A7" w14:textId="77777777" w:rsidR="00C220EB" w:rsidRDefault="00C220EB">
      <w:pPr>
        <w:pStyle w:val="ListParagraph"/>
        <w:sectPr w:rsidR="00C220EB">
          <w:pgSz w:w="11910" w:h="16840"/>
          <w:pgMar w:top="440" w:right="0" w:bottom="1720" w:left="708" w:header="227" w:footer="1540" w:gutter="0"/>
          <w:cols w:space="720"/>
        </w:sectPr>
      </w:pPr>
    </w:p>
    <w:bookmarkStart w:id="412" w:name="List_of_Tables"/>
    <w:bookmarkStart w:id="413" w:name="Glossary"/>
    <w:bookmarkStart w:id="414" w:name="_bookmark126"/>
    <w:bookmarkEnd w:id="412"/>
    <w:bookmarkEnd w:id="413"/>
    <w:bookmarkEnd w:id="414"/>
    <w:p w14:paraId="077BB5A8" w14:textId="77777777" w:rsidR="00C220EB" w:rsidRDefault="00000000">
      <w:pPr>
        <w:pStyle w:val="ListParagraph"/>
        <w:numPr>
          <w:ilvl w:val="1"/>
          <w:numId w:val="4"/>
        </w:numPr>
        <w:tabs>
          <w:tab w:val="left" w:pos="968"/>
          <w:tab w:val="right" w:leader="dot" w:pos="10347"/>
        </w:tabs>
        <w:spacing w:before="578" w:line="244" w:lineRule="exact"/>
        <w:ind w:left="968" w:hanging="499"/>
      </w:pPr>
      <w:r>
        <w:lastRenderedPageBreak/>
        <w:fldChar w:fldCharType="begin"/>
      </w:r>
      <w:r>
        <w:instrText>HYPERLINK \l "_bookmark59"</w:instrText>
      </w:r>
      <w:r>
        <w:fldChar w:fldCharType="separate"/>
      </w:r>
      <w:r>
        <w:t>Project</w:t>
      </w:r>
      <w:r>
        <w:rPr>
          <w:spacing w:val="29"/>
        </w:rPr>
        <w:t xml:space="preserve"> </w:t>
      </w:r>
      <w:r>
        <w:t>Risk</w:t>
      </w:r>
      <w:r>
        <w:rPr>
          <w:spacing w:val="29"/>
        </w:rPr>
        <w:t xml:space="preserve"> </w:t>
      </w:r>
      <w:r>
        <w:rPr>
          <w:spacing w:val="-2"/>
        </w:rPr>
        <w:t>Overview</w:t>
      </w:r>
      <w:r>
        <w:fldChar w:fldCharType="end"/>
      </w:r>
      <w:r>
        <w:tab/>
      </w:r>
      <w:r>
        <w:rPr>
          <w:spacing w:val="-5"/>
        </w:rPr>
        <w:t>29</w:t>
      </w:r>
    </w:p>
    <w:p w14:paraId="077BB5A9" w14:textId="77777777" w:rsidR="00C220EB" w:rsidRDefault="00000000">
      <w:pPr>
        <w:pStyle w:val="ListParagraph"/>
        <w:numPr>
          <w:ilvl w:val="1"/>
          <w:numId w:val="4"/>
        </w:numPr>
        <w:tabs>
          <w:tab w:val="left" w:pos="967"/>
          <w:tab w:val="left" w:leader="dot" w:pos="10127"/>
        </w:tabs>
        <w:spacing w:line="314" w:lineRule="exact"/>
        <w:ind w:left="967" w:hanging="498"/>
      </w:pPr>
      <w:hyperlink w:anchor="_bookmark62" w:history="1">
        <w:r>
          <w:rPr>
            <w:w w:val="105"/>
          </w:rPr>
          <w:t>Risk</w:t>
        </w:r>
        <w:r>
          <w:rPr>
            <w:spacing w:val="-5"/>
            <w:w w:val="105"/>
          </w:rPr>
          <w:t xml:space="preserve"> </w:t>
        </w:r>
        <w:r>
          <w:rPr>
            <w:w w:val="105"/>
          </w:rPr>
          <w:t>Matrix</w:t>
        </w:r>
        <w:r>
          <w:rPr>
            <w:spacing w:val="-5"/>
            <w:w w:val="105"/>
          </w:rPr>
          <w:t xml:space="preserve"> </w:t>
        </w:r>
        <w:r>
          <w:rPr>
            <w:w w:val="105"/>
          </w:rPr>
          <w:t>(Likelihood</w:t>
        </w:r>
        <w:r>
          <w:rPr>
            <w:spacing w:val="-5"/>
            <w:w w:val="105"/>
          </w:rPr>
          <w:t xml:space="preserve"> </w:t>
        </w:r>
        <w:r>
          <w:rPr>
            <w:rFonts w:ascii="Lucida Sans Unicode" w:hAnsi="Lucida Sans Unicode"/>
            <w:w w:val="105"/>
          </w:rPr>
          <w:t>×</w:t>
        </w:r>
        <w:r>
          <w:rPr>
            <w:rFonts w:ascii="Lucida Sans Unicode" w:hAnsi="Lucida Sans Unicode"/>
            <w:spacing w:val="-20"/>
            <w:w w:val="105"/>
          </w:rPr>
          <w:t xml:space="preserve"> </w:t>
        </w:r>
        <w:r>
          <w:rPr>
            <w:spacing w:val="-2"/>
            <w:w w:val="105"/>
          </w:rPr>
          <w:t>Severity)</w:t>
        </w:r>
      </w:hyperlink>
      <w:r>
        <w:tab/>
      </w:r>
      <w:r>
        <w:rPr>
          <w:spacing w:val="-5"/>
          <w:w w:val="105"/>
        </w:rPr>
        <w:t>30</w:t>
      </w:r>
    </w:p>
    <w:p w14:paraId="077BB5AA" w14:textId="77777777" w:rsidR="00C220EB" w:rsidRDefault="00000000">
      <w:pPr>
        <w:pStyle w:val="ListParagraph"/>
        <w:numPr>
          <w:ilvl w:val="1"/>
          <w:numId w:val="4"/>
        </w:numPr>
        <w:tabs>
          <w:tab w:val="left" w:pos="968"/>
          <w:tab w:val="left" w:leader="dot" w:pos="10144"/>
        </w:tabs>
        <w:spacing w:line="237" w:lineRule="exact"/>
        <w:ind w:left="968" w:hanging="499"/>
      </w:pPr>
      <w:hyperlink w:anchor="_bookmark63" w:history="1">
        <w:r>
          <w:rPr>
            <w:spacing w:val="-2"/>
            <w:w w:val="110"/>
          </w:rPr>
          <w:t>Risk</w:t>
        </w:r>
        <w:r>
          <w:rPr>
            <w:spacing w:val="-5"/>
            <w:w w:val="110"/>
          </w:rPr>
          <w:t xml:space="preserve"> </w:t>
        </w:r>
        <w:r>
          <w:rPr>
            <w:spacing w:val="-2"/>
            <w:w w:val="110"/>
          </w:rPr>
          <w:t>Strategy</w:t>
        </w:r>
        <w:r>
          <w:rPr>
            <w:spacing w:val="-4"/>
            <w:w w:val="110"/>
          </w:rPr>
          <w:t xml:space="preserve"> </w:t>
        </w:r>
        <w:r>
          <w:rPr>
            <w:spacing w:val="-2"/>
            <w:w w:val="110"/>
          </w:rPr>
          <w:t>and</w:t>
        </w:r>
        <w:r>
          <w:rPr>
            <w:spacing w:val="-5"/>
            <w:w w:val="110"/>
          </w:rPr>
          <w:t xml:space="preserve"> </w:t>
        </w:r>
        <w:r>
          <w:rPr>
            <w:spacing w:val="-2"/>
            <w:w w:val="110"/>
          </w:rPr>
          <w:t>Treatment</w:t>
        </w:r>
        <w:r>
          <w:rPr>
            <w:spacing w:val="-4"/>
            <w:w w:val="110"/>
          </w:rPr>
          <w:t xml:space="preserve"> Plan</w:t>
        </w:r>
      </w:hyperlink>
      <w:r>
        <w:tab/>
      </w:r>
      <w:r>
        <w:rPr>
          <w:spacing w:val="-7"/>
          <w:w w:val="110"/>
        </w:rPr>
        <w:t>31</w:t>
      </w:r>
    </w:p>
    <w:p w14:paraId="077BB5AB" w14:textId="77777777" w:rsidR="00C220EB" w:rsidRDefault="00000000">
      <w:pPr>
        <w:pStyle w:val="ListParagraph"/>
        <w:numPr>
          <w:ilvl w:val="1"/>
          <w:numId w:val="4"/>
        </w:numPr>
        <w:tabs>
          <w:tab w:val="left" w:pos="967"/>
          <w:tab w:val="left" w:leader="dot" w:pos="10126"/>
        </w:tabs>
        <w:spacing w:before="18"/>
        <w:ind w:left="967" w:hanging="498"/>
      </w:pPr>
      <w:hyperlink w:anchor="_bookmark64" w:history="1">
        <w:r>
          <w:rPr>
            <w:w w:val="105"/>
          </w:rPr>
          <w:t>Risk</w:t>
        </w:r>
        <w:r>
          <w:rPr>
            <w:spacing w:val="2"/>
            <w:w w:val="105"/>
          </w:rPr>
          <w:t xml:space="preserve"> </w:t>
        </w:r>
        <w:r>
          <w:rPr>
            <w:w w:val="105"/>
          </w:rPr>
          <w:t>Strategy</w:t>
        </w:r>
        <w:r>
          <w:rPr>
            <w:spacing w:val="2"/>
            <w:w w:val="105"/>
          </w:rPr>
          <w:t xml:space="preserve"> </w:t>
        </w:r>
        <w:r>
          <w:rPr>
            <w:w w:val="105"/>
          </w:rPr>
          <w:t>and</w:t>
        </w:r>
        <w:r>
          <w:rPr>
            <w:spacing w:val="2"/>
            <w:w w:val="105"/>
          </w:rPr>
          <w:t xml:space="preserve"> </w:t>
        </w:r>
        <w:r>
          <w:rPr>
            <w:w w:val="105"/>
          </w:rPr>
          <w:t>Action</w:t>
        </w:r>
        <w:r>
          <w:rPr>
            <w:spacing w:val="2"/>
            <w:w w:val="105"/>
          </w:rPr>
          <w:t xml:space="preserve"> </w:t>
        </w:r>
        <w:r>
          <w:rPr>
            <w:spacing w:val="-2"/>
            <w:w w:val="105"/>
          </w:rPr>
          <w:t>Overview</w:t>
        </w:r>
      </w:hyperlink>
      <w:r>
        <w:tab/>
      </w:r>
      <w:r>
        <w:rPr>
          <w:spacing w:val="-5"/>
          <w:w w:val="105"/>
        </w:rPr>
        <w:t>32</w:t>
      </w:r>
    </w:p>
    <w:p w14:paraId="077BB5AC" w14:textId="77777777" w:rsidR="00C220EB" w:rsidRDefault="00C220EB">
      <w:pPr>
        <w:pStyle w:val="ListParagraph"/>
        <w:sectPr w:rsidR="00C220EB">
          <w:headerReference w:type="default" r:id="rId159"/>
          <w:footerReference w:type="default" r:id="rId160"/>
          <w:pgSz w:w="11910" w:h="16840"/>
          <w:pgMar w:top="2400" w:right="0" w:bottom="1720" w:left="708" w:header="2004" w:footer="1540" w:gutter="0"/>
          <w:pgNumType w:start="69"/>
          <w:cols w:space="720"/>
        </w:sectPr>
      </w:pPr>
    </w:p>
    <w:p w14:paraId="077BB5AD" w14:textId="77777777" w:rsidR="00C220EB" w:rsidRDefault="00C220EB">
      <w:pPr>
        <w:pStyle w:val="BodyText"/>
        <w:spacing w:before="4"/>
        <w:rPr>
          <w:sz w:val="17"/>
        </w:rPr>
      </w:pPr>
    </w:p>
    <w:p w14:paraId="077BB5AE" w14:textId="77777777" w:rsidR="00C220EB" w:rsidRDefault="00C220EB">
      <w:pPr>
        <w:pStyle w:val="BodyText"/>
        <w:rPr>
          <w:sz w:val="17"/>
        </w:rPr>
        <w:sectPr w:rsidR="00C220EB">
          <w:headerReference w:type="even" r:id="rId161"/>
          <w:footerReference w:type="even" r:id="rId162"/>
          <w:pgSz w:w="11910" w:h="16840"/>
          <w:pgMar w:top="1920" w:right="0" w:bottom="280" w:left="708" w:header="0" w:footer="0" w:gutter="0"/>
          <w:cols w:space="720"/>
        </w:sectPr>
      </w:pPr>
    </w:p>
    <w:p w14:paraId="077BB5AF" w14:textId="77777777" w:rsidR="00C220EB" w:rsidRDefault="00C220EB">
      <w:pPr>
        <w:pStyle w:val="BodyText"/>
      </w:pPr>
    </w:p>
    <w:p w14:paraId="077BB5B0" w14:textId="77777777" w:rsidR="00C220EB" w:rsidRDefault="00C220EB">
      <w:pPr>
        <w:pStyle w:val="BodyText"/>
        <w:spacing w:before="83"/>
      </w:pPr>
    </w:p>
    <w:p w14:paraId="077BB5B1" w14:textId="77777777" w:rsidR="00C220EB" w:rsidRDefault="00000000">
      <w:pPr>
        <w:pStyle w:val="BodyText"/>
        <w:spacing w:line="256" w:lineRule="auto"/>
        <w:ind w:left="687" w:right="848" w:hanging="546"/>
        <w:jc w:val="both"/>
      </w:pPr>
      <w:bookmarkStart w:id="415" w:name="_bookmark127"/>
      <w:bookmarkEnd w:id="415"/>
      <w:r>
        <w:rPr>
          <w:rFonts w:ascii="Arial"/>
          <w:b/>
          <w:w w:val="110"/>
        </w:rPr>
        <w:t>Aggregation</w:t>
      </w:r>
      <w:r>
        <w:rPr>
          <w:rFonts w:ascii="Arial"/>
          <w:b/>
          <w:spacing w:val="-16"/>
          <w:w w:val="110"/>
        </w:rPr>
        <w:t xml:space="preserve"> </w:t>
      </w:r>
      <w:r>
        <w:rPr>
          <w:rFonts w:ascii="Arial"/>
          <w:b/>
          <w:w w:val="110"/>
        </w:rPr>
        <w:t>Table</w:t>
      </w:r>
      <w:r>
        <w:rPr>
          <w:rFonts w:ascii="Arial"/>
          <w:b/>
          <w:spacing w:val="27"/>
          <w:w w:val="110"/>
        </w:rPr>
        <w:t xml:space="preserve"> </w:t>
      </w:r>
      <w:r>
        <w:rPr>
          <w:w w:val="110"/>
        </w:rPr>
        <w:t>A</w:t>
      </w:r>
      <w:r>
        <w:rPr>
          <w:spacing w:val="-1"/>
          <w:w w:val="110"/>
        </w:rPr>
        <w:t xml:space="preserve"> </w:t>
      </w:r>
      <w:r>
        <w:rPr>
          <w:w w:val="110"/>
        </w:rPr>
        <w:t>pre</w:t>
      </w:r>
      <w:r>
        <w:rPr>
          <w:spacing w:val="-1"/>
          <w:w w:val="110"/>
        </w:rPr>
        <w:t xml:space="preserve"> </w:t>
      </w:r>
      <w:r>
        <w:rPr>
          <w:w w:val="110"/>
        </w:rPr>
        <w:t>computed</w:t>
      </w:r>
      <w:r>
        <w:rPr>
          <w:spacing w:val="-1"/>
          <w:w w:val="110"/>
        </w:rPr>
        <w:t xml:space="preserve"> </w:t>
      </w:r>
      <w:r>
        <w:rPr>
          <w:w w:val="110"/>
        </w:rPr>
        <w:t>table</w:t>
      </w:r>
      <w:r>
        <w:rPr>
          <w:spacing w:val="-1"/>
          <w:w w:val="110"/>
        </w:rPr>
        <w:t xml:space="preserve"> </w:t>
      </w:r>
      <w:r>
        <w:rPr>
          <w:w w:val="110"/>
        </w:rPr>
        <w:t>that</w:t>
      </w:r>
      <w:r>
        <w:rPr>
          <w:spacing w:val="-1"/>
          <w:w w:val="110"/>
        </w:rPr>
        <w:t xml:space="preserve"> </w:t>
      </w:r>
      <w:r>
        <w:rPr>
          <w:w w:val="110"/>
        </w:rPr>
        <w:t>is</w:t>
      </w:r>
      <w:r>
        <w:rPr>
          <w:spacing w:val="-1"/>
          <w:w w:val="110"/>
        </w:rPr>
        <w:t xml:space="preserve"> </w:t>
      </w:r>
      <w:r>
        <w:rPr>
          <w:w w:val="110"/>
        </w:rPr>
        <w:t>persisted</w:t>
      </w:r>
      <w:r>
        <w:rPr>
          <w:spacing w:val="-1"/>
          <w:w w:val="110"/>
        </w:rPr>
        <w:t xml:space="preserve"> </w:t>
      </w:r>
      <w:r>
        <w:rPr>
          <w:w w:val="110"/>
        </w:rPr>
        <w:t>in</w:t>
      </w:r>
      <w:r>
        <w:rPr>
          <w:spacing w:val="-1"/>
          <w:w w:val="110"/>
        </w:rPr>
        <w:t xml:space="preserve"> </w:t>
      </w:r>
      <w:r>
        <w:rPr>
          <w:w w:val="110"/>
        </w:rPr>
        <w:t>Power</w:t>
      </w:r>
      <w:r>
        <w:rPr>
          <w:spacing w:val="-1"/>
          <w:w w:val="110"/>
        </w:rPr>
        <w:t xml:space="preserve"> </w:t>
      </w:r>
      <w:r>
        <w:rPr>
          <w:w w:val="110"/>
        </w:rPr>
        <w:t>BI,</w:t>
      </w:r>
      <w:r>
        <w:rPr>
          <w:spacing w:val="-1"/>
          <w:w w:val="110"/>
        </w:rPr>
        <w:t xml:space="preserve"> </w:t>
      </w:r>
      <w:r>
        <w:rPr>
          <w:w w:val="110"/>
        </w:rPr>
        <w:t>containing</w:t>
      </w:r>
      <w:r>
        <w:rPr>
          <w:spacing w:val="-1"/>
          <w:w w:val="110"/>
        </w:rPr>
        <w:t xml:space="preserve"> </w:t>
      </w:r>
      <w:r>
        <w:rPr>
          <w:w w:val="110"/>
        </w:rPr>
        <w:t>the</w:t>
      </w:r>
      <w:r>
        <w:rPr>
          <w:spacing w:val="-1"/>
          <w:w w:val="110"/>
        </w:rPr>
        <w:t xml:space="preserve"> </w:t>
      </w:r>
      <w:r>
        <w:rPr>
          <w:w w:val="110"/>
        </w:rPr>
        <w:t>most</w:t>
      </w:r>
      <w:r>
        <w:rPr>
          <w:spacing w:val="-1"/>
          <w:w w:val="110"/>
        </w:rPr>
        <w:t xml:space="preserve"> </w:t>
      </w:r>
      <w:r>
        <w:rPr>
          <w:w w:val="110"/>
        </w:rPr>
        <w:t>frequently used</w:t>
      </w:r>
      <w:r>
        <w:rPr>
          <w:spacing w:val="-7"/>
          <w:w w:val="110"/>
        </w:rPr>
        <w:t xml:space="preserve"> </w:t>
      </w:r>
      <w:r>
        <w:rPr>
          <w:w w:val="110"/>
        </w:rPr>
        <w:t>data</w:t>
      </w:r>
      <w:r>
        <w:rPr>
          <w:spacing w:val="-7"/>
          <w:w w:val="110"/>
        </w:rPr>
        <w:t xml:space="preserve"> </w:t>
      </w:r>
      <w:r>
        <w:rPr>
          <w:w w:val="110"/>
        </w:rPr>
        <w:t>so</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loads</w:t>
      </w:r>
      <w:r>
        <w:rPr>
          <w:spacing w:val="-7"/>
          <w:w w:val="110"/>
        </w:rPr>
        <w:t xml:space="preserve"> </w:t>
      </w:r>
      <w:r>
        <w:rPr>
          <w:w w:val="110"/>
        </w:rPr>
        <w:t>faster. Aggregation</w:t>
      </w:r>
      <w:r>
        <w:rPr>
          <w:spacing w:val="-7"/>
          <w:w w:val="110"/>
        </w:rPr>
        <w:t xml:space="preserve"> </w:t>
      </w:r>
      <w:r>
        <w:rPr>
          <w:w w:val="110"/>
        </w:rPr>
        <w:t>tables</w:t>
      </w:r>
      <w:r>
        <w:rPr>
          <w:spacing w:val="-7"/>
          <w:w w:val="110"/>
        </w:rPr>
        <w:t xml:space="preserve"> </w:t>
      </w:r>
      <w:r>
        <w:rPr>
          <w:w w:val="110"/>
        </w:rPr>
        <w:t>allow</w:t>
      </w:r>
      <w:r>
        <w:rPr>
          <w:spacing w:val="-7"/>
          <w:w w:val="110"/>
        </w:rPr>
        <w:t xml:space="preserve"> </w:t>
      </w:r>
      <w:r>
        <w:rPr>
          <w:w w:val="110"/>
        </w:rPr>
        <w:t>most</w:t>
      </w:r>
      <w:r>
        <w:rPr>
          <w:spacing w:val="-7"/>
          <w:w w:val="110"/>
        </w:rPr>
        <w:t xml:space="preserve"> </w:t>
      </w:r>
      <w:r>
        <w:rPr>
          <w:w w:val="110"/>
        </w:rPr>
        <w:t>reports</w:t>
      </w:r>
      <w:r>
        <w:rPr>
          <w:spacing w:val="-7"/>
          <w:w w:val="110"/>
        </w:rPr>
        <w:t xml:space="preserve"> </w:t>
      </w:r>
      <w:r>
        <w:rPr>
          <w:w w:val="110"/>
        </w:rPr>
        <w:t>to</w:t>
      </w:r>
      <w:r>
        <w:rPr>
          <w:spacing w:val="-7"/>
          <w:w w:val="110"/>
        </w:rPr>
        <w:t xml:space="preserve"> </w:t>
      </w:r>
      <w:r>
        <w:rPr>
          <w:w w:val="110"/>
        </w:rPr>
        <w:t>load</w:t>
      </w:r>
      <w:r>
        <w:rPr>
          <w:spacing w:val="-7"/>
          <w:w w:val="110"/>
        </w:rPr>
        <w:t xml:space="preserve"> </w:t>
      </w:r>
      <w:r>
        <w:rPr>
          <w:w w:val="110"/>
        </w:rPr>
        <w:t>faster</w:t>
      </w:r>
      <w:r>
        <w:rPr>
          <w:spacing w:val="-7"/>
          <w:w w:val="110"/>
        </w:rPr>
        <w:t xml:space="preserve"> </w:t>
      </w:r>
      <w:r>
        <w:rPr>
          <w:w w:val="110"/>
        </w:rPr>
        <w:t>in</w:t>
      </w:r>
      <w:r>
        <w:rPr>
          <w:spacing w:val="-7"/>
          <w:w w:val="110"/>
        </w:rPr>
        <w:t xml:space="preserve"> </w:t>
      </w:r>
      <w:r>
        <w:rPr>
          <w:w w:val="110"/>
        </w:rPr>
        <w:t>import</w:t>
      </w:r>
      <w:r>
        <w:rPr>
          <w:spacing w:val="-7"/>
          <w:w w:val="110"/>
        </w:rPr>
        <w:t xml:space="preserve"> </w:t>
      </w:r>
      <w:r>
        <w:rPr>
          <w:w w:val="110"/>
        </w:rPr>
        <w:t>mode, while the full detail can be retrieved via DirectQuery mode.</w:t>
      </w:r>
      <w:r>
        <w:rPr>
          <w:spacing w:val="25"/>
          <w:w w:val="110"/>
        </w:rPr>
        <w:t xml:space="preserve"> </w:t>
      </w:r>
      <w:r>
        <w:rPr>
          <w:w w:val="110"/>
        </w:rPr>
        <w:t xml:space="preserve">This provides a major performance in-crease for the users.. </w:t>
      </w:r>
      <w:hyperlink w:anchor="_bookmark109" w:history="1">
        <w:r>
          <w:rPr>
            <w:w w:val="110"/>
          </w:rPr>
          <w:t>56</w:t>
        </w:r>
      </w:hyperlink>
    </w:p>
    <w:p w14:paraId="077BB5B2" w14:textId="77777777" w:rsidR="00C220EB" w:rsidRDefault="00000000">
      <w:pPr>
        <w:pStyle w:val="BodyText"/>
        <w:spacing w:before="143"/>
        <w:ind w:left="142"/>
      </w:pPr>
      <w:bookmarkStart w:id="416" w:name="_bookmark128"/>
      <w:bookmarkEnd w:id="416"/>
      <w:r>
        <w:rPr>
          <w:rFonts w:ascii="Arial" w:hAnsi="Arial"/>
          <w:b/>
          <w:w w:val="105"/>
        </w:rPr>
        <w:t>Amazon</w:t>
      </w:r>
      <w:r>
        <w:rPr>
          <w:rFonts w:ascii="Arial" w:hAnsi="Arial"/>
          <w:b/>
          <w:spacing w:val="6"/>
          <w:w w:val="105"/>
        </w:rPr>
        <w:t xml:space="preserve"> </w:t>
      </w:r>
      <w:r>
        <w:rPr>
          <w:rFonts w:ascii="Arial" w:hAnsi="Arial"/>
          <w:b/>
          <w:w w:val="105"/>
        </w:rPr>
        <w:t>Athena</w:t>
      </w:r>
      <w:r>
        <w:rPr>
          <w:rFonts w:ascii="Arial" w:hAnsi="Arial"/>
          <w:b/>
          <w:spacing w:val="65"/>
          <w:w w:val="105"/>
        </w:rPr>
        <w:t xml:space="preserve"> </w:t>
      </w:r>
      <w:r>
        <w:rPr>
          <w:w w:val="105"/>
        </w:rPr>
        <w:t>Amazon</w:t>
      </w:r>
      <w:r>
        <w:rPr>
          <w:spacing w:val="1"/>
          <w:w w:val="105"/>
        </w:rPr>
        <w:t xml:space="preserve"> </w:t>
      </w:r>
      <w:r>
        <w:rPr>
          <w:w w:val="105"/>
        </w:rPr>
        <w:t>Athena</w:t>
      </w:r>
      <w:r>
        <w:rPr>
          <w:spacing w:val="2"/>
          <w:w w:val="105"/>
        </w:rPr>
        <w:t xml:space="preserve"> </w:t>
      </w:r>
      <w:r>
        <w:rPr>
          <w:w w:val="105"/>
        </w:rPr>
        <w:t>runs</w:t>
      </w:r>
      <w:r>
        <w:rPr>
          <w:spacing w:val="2"/>
          <w:w w:val="105"/>
        </w:rPr>
        <w:t xml:space="preserve"> </w:t>
      </w:r>
      <w:r>
        <w:rPr>
          <w:w w:val="105"/>
        </w:rPr>
        <w:t>interactive</w:t>
      </w:r>
      <w:r>
        <w:rPr>
          <w:spacing w:val="2"/>
          <w:w w:val="105"/>
        </w:rPr>
        <w:t xml:space="preserve"> </w:t>
      </w:r>
      <w:r>
        <w:rPr>
          <w:w w:val="105"/>
        </w:rPr>
        <w:t>queries</w:t>
      </w:r>
      <w:r>
        <w:rPr>
          <w:spacing w:val="2"/>
          <w:w w:val="105"/>
        </w:rPr>
        <w:t xml:space="preserve"> </w:t>
      </w:r>
      <w:r>
        <w:rPr>
          <w:w w:val="105"/>
        </w:rPr>
        <w:t>directly</w:t>
      </w:r>
      <w:r>
        <w:rPr>
          <w:spacing w:val="2"/>
          <w:w w:val="105"/>
        </w:rPr>
        <w:t xml:space="preserve"> </w:t>
      </w:r>
      <w:r>
        <w:rPr>
          <w:w w:val="105"/>
        </w:rPr>
        <w:t>against</w:t>
      </w:r>
      <w:r>
        <w:rPr>
          <w:spacing w:val="1"/>
          <w:w w:val="105"/>
        </w:rPr>
        <w:t xml:space="preserve"> </w:t>
      </w:r>
      <w:r>
        <w:rPr>
          <w:w w:val="105"/>
        </w:rPr>
        <w:t>data</w:t>
      </w:r>
      <w:r>
        <w:rPr>
          <w:spacing w:val="2"/>
          <w:w w:val="105"/>
        </w:rPr>
        <w:t xml:space="preserve"> </w:t>
      </w:r>
      <w:r>
        <w:rPr>
          <w:w w:val="105"/>
        </w:rPr>
        <w:t>in</w:t>
      </w:r>
      <w:r>
        <w:rPr>
          <w:spacing w:val="2"/>
          <w:w w:val="105"/>
        </w:rPr>
        <w:t xml:space="preserve"> </w:t>
      </w:r>
      <w:r>
        <w:rPr>
          <w:w w:val="105"/>
        </w:rPr>
        <w:t>Amazon</w:t>
      </w:r>
      <w:r>
        <w:rPr>
          <w:spacing w:val="2"/>
          <w:w w:val="105"/>
        </w:rPr>
        <w:t xml:space="preserve"> </w:t>
      </w:r>
      <w:r>
        <w:rPr>
          <w:w w:val="105"/>
        </w:rPr>
        <w:t>S3..</w:t>
      </w:r>
      <w:r>
        <w:rPr>
          <w:spacing w:val="13"/>
          <w:w w:val="105"/>
        </w:rPr>
        <w:t xml:space="preserve"> </w:t>
      </w:r>
      <w:hyperlink w:anchor="_bookmark95" w:history="1">
        <w:r>
          <w:rPr>
            <w:w w:val="105"/>
          </w:rPr>
          <w:t>47,</w:t>
        </w:r>
      </w:hyperlink>
      <w:r>
        <w:rPr>
          <w:spacing w:val="1"/>
          <w:w w:val="105"/>
        </w:rPr>
        <w:t xml:space="preserve"> </w:t>
      </w:r>
      <w:hyperlink w:anchor="_bookmark102" w:history="1">
        <w:r>
          <w:rPr>
            <w:w w:val="105"/>
          </w:rPr>
          <w:t>53–</w:t>
        </w:r>
        <w:r>
          <w:rPr>
            <w:spacing w:val="-5"/>
            <w:w w:val="105"/>
          </w:rPr>
          <w:t>5</w:t>
        </w:r>
      </w:hyperlink>
      <w:hyperlink w:anchor="_bookmark109" w:history="1">
        <w:r>
          <w:rPr>
            <w:spacing w:val="-5"/>
            <w:w w:val="105"/>
          </w:rPr>
          <w:t>6</w:t>
        </w:r>
      </w:hyperlink>
    </w:p>
    <w:p w14:paraId="077BB5B3" w14:textId="77777777" w:rsidR="00C220EB" w:rsidRDefault="00000000">
      <w:pPr>
        <w:pStyle w:val="BodyText"/>
        <w:spacing w:before="159" w:line="256" w:lineRule="auto"/>
        <w:ind w:left="687" w:right="848" w:hanging="546"/>
        <w:jc w:val="both"/>
      </w:pPr>
      <w:bookmarkStart w:id="417" w:name="_bookmark129"/>
      <w:bookmarkEnd w:id="417"/>
      <w:r>
        <w:rPr>
          <w:rFonts w:ascii="Arial"/>
          <w:b/>
        </w:rPr>
        <w:t>Amazon S3</w:t>
      </w:r>
      <w:r>
        <w:rPr>
          <w:rFonts w:ascii="Arial"/>
          <w:b/>
          <w:spacing w:val="40"/>
        </w:rPr>
        <w:t xml:space="preserve"> </w:t>
      </w:r>
      <w:r>
        <w:t xml:space="preserve">Amazon Simple Storage Service (S3) is a service offered by Amazon Web Services (AWS) that </w:t>
      </w:r>
      <w:r>
        <w:rPr>
          <w:w w:val="110"/>
        </w:rPr>
        <w:t>provides object storage through a web service interface.</w:t>
      </w:r>
      <w:r>
        <w:rPr>
          <w:spacing w:val="25"/>
          <w:w w:val="110"/>
        </w:rPr>
        <w:t xml:space="preserve"> </w:t>
      </w:r>
      <w:r>
        <w:rPr>
          <w:w w:val="110"/>
        </w:rPr>
        <w:t xml:space="preserve">Amazon S3 uses the same scalable storage infrastructure that Amazon.com uses to run its e-commerce network.. </w:t>
      </w:r>
      <w:hyperlink w:anchor="_bookmark95" w:history="1">
        <w:r>
          <w:rPr>
            <w:w w:val="110"/>
          </w:rPr>
          <w:t>47,</w:t>
        </w:r>
      </w:hyperlink>
      <w:r>
        <w:rPr>
          <w:w w:val="110"/>
        </w:rPr>
        <w:t xml:space="preserve"> </w:t>
      </w:r>
      <w:hyperlink w:anchor="_bookmark102" w:history="1">
        <w:r>
          <w:rPr>
            <w:w w:val="110"/>
          </w:rPr>
          <w:t>53</w:t>
        </w:r>
      </w:hyperlink>
    </w:p>
    <w:p w14:paraId="077BB5B4" w14:textId="77777777" w:rsidR="00C220EB" w:rsidRDefault="00000000">
      <w:pPr>
        <w:pStyle w:val="BodyText"/>
        <w:spacing w:before="142" w:line="256" w:lineRule="auto"/>
        <w:ind w:left="687" w:right="848" w:hanging="546"/>
        <w:jc w:val="both"/>
      </w:pPr>
      <w:bookmarkStart w:id="418" w:name="_bookmark130"/>
      <w:bookmarkEnd w:id="418"/>
      <w:r>
        <w:rPr>
          <w:rFonts w:ascii="Arial"/>
          <w:b/>
          <w:w w:val="110"/>
        </w:rPr>
        <w:t>Analytical</w:t>
      </w:r>
      <w:r>
        <w:rPr>
          <w:rFonts w:ascii="Arial"/>
          <w:b/>
          <w:spacing w:val="-17"/>
          <w:w w:val="110"/>
        </w:rPr>
        <w:t xml:space="preserve"> </w:t>
      </w:r>
      <w:r>
        <w:rPr>
          <w:rFonts w:ascii="Arial"/>
          <w:b/>
          <w:w w:val="110"/>
        </w:rPr>
        <w:t>Reporting</w:t>
      </w:r>
      <w:r>
        <w:rPr>
          <w:rFonts w:ascii="Arial"/>
          <w:b/>
          <w:spacing w:val="-17"/>
          <w:w w:val="110"/>
        </w:rPr>
        <w:t xml:space="preserve"> </w:t>
      </w:r>
      <w:r>
        <w:rPr>
          <w:w w:val="110"/>
        </w:rPr>
        <w:t>Analytical</w:t>
      </w:r>
      <w:r>
        <w:rPr>
          <w:spacing w:val="-15"/>
          <w:w w:val="110"/>
        </w:rPr>
        <w:t xml:space="preserve"> </w:t>
      </w:r>
      <w:r>
        <w:rPr>
          <w:w w:val="110"/>
        </w:rPr>
        <w:t>Reporting</w:t>
      </w:r>
      <w:r>
        <w:rPr>
          <w:spacing w:val="-15"/>
          <w:w w:val="110"/>
        </w:rPr>
        <w:t xml:space="preserve"> </w:t>
      </w:r>
      <w:r>
        <w:rPr>
          <w:w w:val="110"/>
        </w:rPr>
        <w:t>is</w:t>
      </w:r>
      <w:r>
        <w:rPr>
          <w:spacing w:val="-15"/>
          <w:w w:val="110"/>
        </w:rPr>
        <w:t xml:space="preserve"> </w:t>
      </w:r>
      <w:r>
        <w:rPr>
          <w:w w:val="110"/>
        </w:rPr>
        <w:t>focusing</w:t>
      </w:r>
      <w:r>
        <w:rPr>
          <w:spacing w:val="-16"/>
          <w:w w:val="110"/>
        </w:rPr>
        <w:t xml:space="preserve"> </w:t>
      </w:r>
      <w:r>
        <w:rPr>
          <w:w w:val="110"/>
        </w:rPr>
        <w:t>on</w:t>
      </w:r>
      <w:r>
        <w:rPr>
          <w:spacing w:val="-15"/>
          <w:w w:val="110"/>
        </w:rPr>
        <w:t xml:space="preserve"> </w:t>
      </w:r>
      <w:r>
        <w:rPr>
          <w:w w:val="110"/>
        </w:rPr>
        <w:t>interpreting</w:t>
      </w:r>
      <w:r>
        <w:rPr>
          <w:spacing w:val="-15"/>
          <w:w w:val="110"/>
        </w:rPr>
        <w:t xml:space="preserve"> </w:t>
      </w:r>
      <w:r>
        <w:rPr>
          <w:w w:val="110"/>
        </w:rPr>
        <w:t>data.</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able</w:t>
      </w:r>
      <w:r>
        <w:rPr>
          <w:spacing w:val="-15"/>
          <w:w w:val="110"/>
        </w:rPr>
        <w:t xml:space="preserve"> </w:t>
      </w:r>
      <w:r>
        <w:rPr>
          <w:w w:val="110"/>
        </w:rPr>
        <w:t>to</w:t>
      </w:r>
      <w:r>
        <w:rPr>
          <w:spacing w:val="-15"/>
          <w:w w:val="110"/>
        </w:rPr>
        <w:t xml:space="preserve"> </w:t>
      </w:r>
      <w:r>
        <w:rPr>
          <w:w w:val="110"/>
        </w:rPr>
        <w:t>make</w:t>
      </w:r>
      <w:r>
        <w:rPr>
          <w:spacing w:val="-16"/>
          <w:w w:val="110"/>
        </w:rPr>
        <w:t xml:space="preserve"> </w:t>
      </w:r>
      <w:r>
        <w:rPr>
          <w:w w:val="110"/>
        </w:rPr>
        <w:t>manage-ment decisions over multiple days, weeks or months.</w:t>
      </w:r>
      <w:r>
        <w:rPr>
          <w:spacing w:val="40"/>
          <w:w w:val="110"/>
        </w:rPr>
        <w:t xml:space="preserve"> </w:t>
      </w:r>
      <w:r>
        <w:rPr>
          <w:w w:val="110"/>
        </w:rPr>
        <w:t xml:space="preserve">It is fundamentally different to operational reporting which monitors the current status e.g. to check if machines are operating without errors.. </w:t>
      </w:r>
      <w:hyperlink w:anchor="_bookmark2" w:history="1">
        <w:r>
          <w:rPr>
            <w:w w:val="110"/>
          </w:rPr>
          <w:t>1,</w:t>
        </w:r>
      </w:hyperlink>
      <w:r>
        <w:rPr>
          <w:w w:val="110"/>
        </w:rPr>
        <w:t xml:space="preserve"> </w:t>
      </w:r>
      <w:hyperlink w:anchor="_bookmark6" w:history="1">
        <w:r>
          <w:rPr>
            <w:w w:val="110"/>
          </w:rPr>
          <w:t>3,</w:t>
        </w:r>
      </w:hyperlink>
      <w:r>
        <w:rPr>
          <w:w w:val="110"/>
        </w:rPr>
        <w:t xml:space="preserve"> </w:t>
      </w:r>
      <w:hyperlink w:anchor="_bookmark21" w:history="1">
        <w:r>
          <w:rPr>
            <w:w w:val="110"/>
          </w:rPr>
          <w:t>11</w:t>
        </w:r>
      </w:hyperlink>
    </w:p>
    <w:p w14:paraId="077BB5B5" w14:textId="77777777" w:rsidR="00C220EB" w:rsidRDefault="00000000">
      <w:pPr>
        <w:pStyle w:val="BodyText"/>
        <w:spacing w:before="143" w:line="256" w:lineRule="auto"/>
        <w:ind w:left="687" w:right="848" w:hanging="546"/>
        <w:jc w:val="both"/>
      </w:pPr>
      <w:bookmarkStart w:id="419" w:name="_bookmark131"/>
      <w:bookmarkEnd w:id="419"/>
      <w:r>
        <w:rPr>
          <w:rFonts w:ascii="Arial" w:hAnsi="Arial"/>
          <w:b/>
          <w:w w:val="110"/>
        </w:rPr>
        <w:t xml:space="preserve">ASTV </w:t>
      </w:r>
      <w:r>
        <w:rPr>
          <w:w w:val="110"/>
        </w:rPr>
        <w:t>An abbreviation used at Swiss Post within the postal services.</w:t>
      </w:r>
      <w:r>
        <w:rPr>
          <w:spacing w:val="40"/>
          <w:w w:val="110"/>
        </w:rPr>
        <w:t xml:space="preserve"> </w:t>
      </w:r>
      <w:r>
        <w:rPr>
          <w:w w:val="110"/>
        </w:rPr>
        <w:t xml:space="preserve">It is an acronym for the German </w:t>
      </w:r>
      <w:r>
        <w:rPr>
          <w:spacing w:val="-2"/>
          <w:w w:val="110"/>
        </w:rPr>
        <w:t>terms:</w:t>
      </w:r>
      <w:r>
        <w:rPr>
          <w:spacing w:val="8"/>
          <w:w w:val="110"/>
        </w:rPr>
        <w:t xml:space="preserve"> </w:t>
      </w:r>
      <w:r>
        <w:rPr>
          <w:spacing w:val="-2"/>
          <w:w w:val="110"/>
        </w:rPr>
        <w:t>“Aufgabe”</w:t>
      </w:r>
      <w:r>
        <w:rPr>
          <w:spacing w:val="-8"/>
          <w:w w:val="110"/>
        </w:rPr>
        <w:t xml:space="preserve"> </w:t>
      </w:r>
      <w:r>
        <w:rPr>
          <w:spacing w:val="-2"/>
          <w:w w:val="110"/>
        </w:rPr>
        <w:t>–&gt;</w:t>
      </w:r>
      <w:r>
        <w:rPr>
          <w:spacing w:val="-8"/>
          <w:w w:val="110"/>
        </w:rPr>
        <w:t xml:space="preserve"> </w:t>
      </w:r>
      <w:r>
        <w:rPr>
          <w:spacing w:val="-2"/>
          <w:w w:val="110"/>
        </w:rPr>
        <w:t>Receiving,</w:t>
      </w:r>
      <w:r>
        <w:rPr>
          <w:spacing w:val="-6"/>
          <w:w w:val="110"/>
        </w:rPr>
        <w:t xml:space="preserve"> </w:t>
      </w:r>
      <w:r>
        <w:rPr>
          <w:spacing w:val="-2"/>
          <w:w w:val="110"/>
        </w:rPr>
        <w:t>“Sortierung”</w:t>
      </w:r>
      <w:r>
        <w:rPr>
          <w:spacing w:val="-8"/>
          <w:w w:val="110"/>
        </w:rPr>
        <w:t xml:space="preserve"> </w:t>
      </w:r>
      <w:r>
        <w:rPr>
          <w:spacing w:val="-2"/>
          <w:w w:val="110"/>
        </w:rPr>
        <w:t>–&gt;</w:t>
      </w:r>
      <w:r>
        <w:rPr>
          <w:spacing w:val="-8"/>
          <w:w w:val="110"/>
        </w:rPr>
        <w:t xml:space="preserve"> </w:t>
      </w:r>
      <w:r>
        <w:rPr>
          <w:spacing w:val="-2"/>
          <w:w w:val="110"/>
        </w:rPr>
        <w:t>Sorting,</w:t>
      </w:r>
      <w:r>
        <w:rPr>
          <w:spacing w:val="-6"/>
          <w:w w:val="110"/>
        </w:rPr>
        <w:t xml:space="preserve"> </w:t>
      </w:r>
      <w:r>
        <w:rPr>
          <w:spacing w:val="-2"/>
          <w:w w:val="110"/>
        </w:rPr>
        <w:t>“Transport”</w:t>
      </w:r>
      <w:r>
        <w:rPr>
          <w:spacing w:val="-8"/>
          <w:w w:val="110"/>
        </w:rPr>
        <w:t xml:space="preserve"> </w:t>
      </w:r>
      <w:r>
        <w:rPr>
          <w:spacing w:val="-2"/>
          <w:w w:val="110"/>
        </w:rPr>
        <w:t>–&gt;</w:t>
      </w:r>
      <w:r>
        <w:rPr>
          <w:spacing w:val="-8"/>
          <w:w w:val="110"/>
        </w:rPr>
        <w:t xml:space="preserve"> </w:t>
      </w:r>
      <w:r>
        <w:rPr>
          <w:spacing w:val="-2"/>
          <w:w w:val="110"/>
        </w:rPr>
        <w:t>Transport,</w:t>
      </w:r>
      <w:r>
        <w:rPr>
          <w:spacing w:val="-6"/>
          <w:w w:val="110"/>
        </w:rPr>
        <w:t xml:space="preserve"> </w:t>
      </w:r>
      <w:r>
        <w:rPr>
          <w:spacing w:val="-2"/>
          <w:w w:val="110"/>
        </w:rPr>
        <w:t>“Verzollung”</w:t>
      </w:r>
      <w:r>
        <w:rPr>
          <w:spacing w:val="-8"/>
          <w:w w:val="110"/>
        </w:rPr>
        <w:t xml:space="preserve"> </w:t>
      </w:r>
      <w:r>
        <w:rPr>
          <w:spacing w:val="-2"/>
          <w:w w:val="110"/>
        </w:rPr>
        <w:t xml:space="preserve">–&gt; </w:t>
      </w:r>
      <w:r>
        <w:rPr>
          <w:w w:val="110"/>
        </w:rPr>
        <w:t>Customs</w:t>
      </w:r>
      <w:r>
        <w:rPr>
          <w:spacing w:val="-5"/>
          <w:w w:val="110"/>
        </w:rPr>
        <w:t xml:space="preserve"> </w:t>
      </w:r>
      <w:r>
        <w:rPr>
          <w:w w:val="110"/>
        </w:rPr>
        <w:t>clearance. This</w:t>
      </w:r>
      <w:r>
        <w:rPr>
          <w:spacing w:val="-5"/>
          <w:w w:val="110"/>
        </w:rPr>
        <w:t xml:space="preserve"> </w:t>
      </w:r>
      <w:r>
        <w:rPr>
          <w:w w:val="110"/>
        </w:rPr>
        <w:t>abbreviation</w:t>
      </w:r>
      <w:r>
        <w:rPr>
          <w:spacing w:val="-5"/>
          <w:w w:val="110"/>
        </w:rPr>
        <w:t xml:space="preserve"> </w:t>
      </w:r>
      <w:r>
        <w:rPr>
          <w:w w:val="110"/>
        </w:rPr>
        <w:t>encompasses</w:t>
      </w:r>
      <w:r>
        <w:rPr>
          <w:spacing w:val="-5"/>
          <w:w w:val="110"/>
        </w:rPr>
        <w:t xml:space="preserve"> </w:t>
      </w:r>
      <w:r>
        <w:rPr>
          <w:w w:val="110"/>
        </w:rPr>
        <w:t>the</w:t>
      </w:r>
      <w:r>
        <w:rPr>
          <w:spacing w:val="-5"/>
          <w:w w:val="110"/>
        </w:rPr>
        <w:t xml:space="preserve"> </w:t>
      </w:r>
      <w:r>
        <w:rPr>
          <w:w w:val="110"/>
        </w:rPr>
        <w:t>entire</w:t>
      </w:r>
      <w:r>
        <w:rPr>
          <w:spacing w:val="-5"/>
          <w:w w:val="110"/>
        </w:rPr>
        <w:t xml:space="preserve"> </w:t>
      </w:r>
      <w:r>
        <w:rPr>
          <w:w w:val="110"/>
        </w:rPr>
        <w:t>postal</w:t>
      </w:r>
      <w:r>
        <w:rPr>
          <w:spacing w:val="-5"/>
          <w:w w:val="110"/>
        </w:rPr>
        <w:t xml:space="preserve"> </w:t>
      </w:r>
      <w:r>
        <w:rPr>
          <w:w w:val="110"/>
        </w:rPr>
        <w:t>process,</w:t>
      </w:r>
      <w:r>
        <w:rPr>
          <w:spacing w:val="-4"/>
          <w:w w:val="110"/>
        </w:rPr>
        <w:t xml:space="preserve"> </w:t>
      </w:r>
      <w:r>
        <w:rPr>
          <w:w w:val="110"/>
        </w:rPr>
        <w:t>except</w:t>
      </w:r>
      <w:r>
        <w:rPr>
          <w:spacing w:val="-5"/>
          <w:w w:val="110"/>
        </w:rPr>
        <w:t xml:space="preserve"> </w:t>
      </w:r>
      <w:r>
        <w:rPr>
          <w:w w:val="110"/>
        </w:rPr>
        <w:t>for</w:t>
      </w:r>
      <w:r>
        <w:rPr>
          <w:spacing w:val="-5"/>
          <w:w w:val="110"/>
        </w:rPr>
        <w:t xml:space="preserve"> </w:t>
      </w:r>
      <w:r>
        <w:rPr>
          <w:w w:val="110"/>
        </w:rPr>
        <w:t>the</w:t>
      </w:r>
      <w:r>
        <w:rPr>
          <w:spacing w:val="-5"/>
          <w:w w:val="110"/>
        </w:rPr>
        <w:t xml:space="preserve"> </w:t>
      </w:r>
      <w:r>
        <w:rPr>
          <w:w w:val="110"/>
        </w:rPr>
        <w:t xml:space="preserve">delivery step.. </w:t>
      </w:r>
      <w:hyperlink w:anchor="_bookmark16" w:history="1">
        <w:r>
          <w:rPr>
            <w:w w:val="110"/>
          </w:rPr>
          <w:t>8,</w:t>
        </w:r>
      </w:hyperlink>
      <w:r>
        <w:rPr>
          <w:w w:val="110"/>
        </w:rPr>
        <w:t xml:space="preserve"> </w:t>
      </w:r>
      <w:hyperlink w:anchor="_bookmark24" w:history="1">
        <w:r>
          <w:rPr>
            <w:w w:val="110"/>
          </w:rPr>
          <w:t>12</w:t>
        </w:r>
      </w:hyperlink>
    </w:p>
    <w:p w14:paraId="077BB5B6" w14:textId="77777777" w:rsidR="00C220EB" w:rsidRDefault="00000000">
      <w:pPr>
        <w:pStyle w:val="BodyText"/>
        <w:spacing w:before="142" w:line="256" w:lineRule="auto"/>
        <w:ind w:left="687" w:right="848" w:hanging="546"/>
        <w:jc w:val="both"/>
      </w:pPr>
      <w:bookmarkStart w:id="420" w:name="_bookmark132"/>
      <w:bookmarkEnd w:id="420"/>
      <w:r>
        <w:rPr>
          <w:rFonts w:ascii="Arial" w:hAnsi="Arial"/>
          <w:b/>
          <w:w w:val="105"/>
        </w:rPr>
        <w:t>ASTVZ</w:t>
      </w:r>
      <w:r>
        <w:rPr>
          <w:rFonts w:ascii="Arial" w:hAnsi="Arial"/>
          <w:b/>
          <w:spacing w:val="40"/>
          <w:w w:val="105"/>
        </w:rPr>
        <w:t xml:space="preserve"> </w:t>
      </w:r>
      <w:r>
        <w:rPr>
          <w:w w:val="105"/>
        </w:rPr>
        <w:t>An abbreviation used at Swiss Post within the postal services.</w:t>
      </w:r>
      <w:r>
        <w:rPr>
          <w:spacing w:val="40"/>
          <w:w w:val="105"/>
        </w:rPr>
        <w:t xml:space="preserve"> </w:t>
      </w:r>
      <w:r>
        <w:rPr>
          <w:w w:val="105"/>
        </w:rPr>
        <w:t>It is an acronym for the German terms:</w:t>
      </w:r>
      <w:r>
        <w:rPr>
          <w:spacing w:val="-13"/>
          <w:w w:val="105"/>
        </w:rPr>
        <w:t xml:space="preserve"> </w:t>
      </w:r>
      <w:r>
        <w:rPr>
          <w:w w:val="105"/>
        </w:rPr>
        <w:t>“Aufgabe”</w:t>
      </w:r>
      <w:r>
        <w:rPr>
          <w:spacing w:val="-15"/>
          <w:w w:val="105"/>
        </w:rPr>
        <w:t xml:space="preserve"> </w:t>
      </w:r>
      <w:r>
        <w:t>→</w:t>
      </w:r>
      <w:r>
        <w:rPr>
          <w:spacing w:val="-12"/>
        </w:rPr>
        <w:t xml:space="preserve"> </w:t>
      </w:r>
      <w:r>
        <w:rPr>
          <w:w w:val="105"/>
        </w:rPr>
        <w:t>Receiving,</w:t>
      </w:r>
      <w:r>
        <w:rPr>
          <w:spacing w:val="-15"/>
          <w:w w:val="105"/>
        </w:rPr>
        <w:t xml:space="preserve"> </w:t>
      </w:r>
      <w:r>
        <w:rPr>
          <w:w w:val="105"/>
        </w:rPr>
        <w:t>“Sortierung”</w:t>
      </w:r>
      <w:r>
        <w:rPr>
          <w:spacing w:val="-14"/>
          <w:w w:val="105"/>
        </w:rPr>
        <w:t xml:space="preserve"> </w:t>
      </w:r>
      <w:r>
        <w:t>→</w:t>
      </w:r>
      <w:r>
        <w:rPr>
          <w:spacing w:val="-13"/>
        </w:rPr>
        <w:t xml:space="preserve"> </w:t>
      </w:r>
      <w:r>
        <w:rPr>
          <w:w w:val="105"/>
        </w:rPr>
        <w:t>Sorting,</w:t>
      </w:r>
      <w:r>
        <w:rPr>
          <w:spacing w:val="-15"/>
          <w:w w:val="105"/>
        </w:rPr>
        <w:t xml:space="preserve"> </w:t>
      </w:r>
      <w:r>
        <w:rPr>
          <w:w w:val="105"/>
        </w:rPr>
        <w:t>“Transport”</w:t>
      </w:r>
      <w:r>
        <w:rPr>
          <w:spacing w:val="-14"/>
          <w:w w:val="105"/>
        </w:rPr>
        <w:t xml:space="preserve"> </w:t>
      </w:r>
      <w:r>
        <w:t>→</w:t>
      </w:r>
      <w:r>
        <w:rPr>
          <w:spacing w:val="-13"/>
        </w:rPr>
        <w:t xml:space="preserve"> </w:t>
      </w:r>
      <w:r>
        <w:rPr>
          <w:w w:val="105"/>
        </w:rPr>
        <w:t>Transport,</w:t>
      </w:r>
      <w:r>
        <w:rPr>
          <w:spacing w:val="-15"/>
          <w:w w:val="105"/>
        </w:rPr>
        <w:t xml:space="preserve"> </w:t>
      </w:r>
      <w:r>
        <w:rPr>
          <w:w w:val="105"/>
        </w:rPr>
        <w:t>“Verzollung”</w:t>
      </w:r>
      <w:r>
        <w:rPr>
          <w:spacing w:val="-14"/>
          <w:w w:val="105"/>
        </w:rPr>
        <w:t xml:space="preserve"> </w:t>
      </w:r>
      <w:r>
        <w:t>→</w:t>
      </w:r>
      <w:r>
        <w:rPr>
          <w:spacing w:val="-13"/>
        </w:rPr>
        <w:t xml:space="preserve"> </w:t>
      </w:r>
      <w:r>
        <w:rPr>
          <w:w w:val="105"/>
        </w:rPr>
        <w:t>Cus-toms clearance,</w:t>
      </w:r>
      <w:r>
        <w:rPr>
          <w:spacing w:val="36"/>
          <w:w w:val="105"/>
        </w:rPr>
        <w:t xml:space="preserve"> </w:t>
      </w:r>
      <w:r>
        <w:rPr>
          <w:w w:val="105"/>
        </w:rPr>
        <w:t xml:space="preserve">and “Zustellung” </w:t>
      </w:r>
      <w:r>
        <w:t>→</w:t>
      </w:r>
      <w:r>
        <w:rPr>
          <w:w w:val="105"/>
        </w:rPr>
        <w:t xml:space="preserve"> Delivery.</w:t>
      </w:r>
      <w:r>
        <w:rPr>
          <w:spacing w:val="40"/>
          <w:w w:val="105"/>
        </w:rPr>
        <w:t xml:space="preserve"> </w:t>
      </w:r>
      <w:r>
        <w:rPr>
          <w:w w:val="105"/>
        </w:rPr>
        <w:t>This abbreviation encompasses the entire postal pro-cess, from receiving a mail piece until it is delivered..</w:t>
      </w:r>
      <w:r>
        <w:rPr>
          <w:spacing w:val="40"/>
          <w:w w:val="105"/>
        </w:rPr>
        <w:t xml:space="preserve"> </w:t>
      </w:r>
      <w:hyperlink w:anchor="_bookmark4" w:history="1">
        <w:r>
          <w:rPr>
            <w:w w:val="105"/>
          </w:rPr>
          <w:t>2</w:t>
        </w:r>
      </w:hyperlink>
    </w:p>
    <w:p w14:paraId="077BB5B7" w14:textId="77777777" w:rsidR="00C220EB" w:rsidRDefault="00000000">
      <w:pPr>
        <w:pStyle w:val="BodyText"/>
        <w:spacing w:before="143" w:line="256" w:lineRule="auto"/>
        <w:ind w:left="687" w:right="848" w:hanging="546"/>
        <w:jc w:val="both"/>
      </w:pPr>
      <w:bookmarkStart w:id="421" w:name="_bookmark133"/>
      <w:bookmarkEnd w:id="421"/>
      <w:r>
        <w:rPr>
          <w:rFonts w:ascii="Arial"/>
          <w:b/>
          <w:w w:val="110"/>
        </w:rPr>
        <w:t>AWS</w:t>
      </w:r>
      <w:r>
        <w:rPr>
          <w:rFonts w:ascii="Arial"/>
          <w:b/>
          <w:spacing w:val="-15"/>
          <w:w w:val="110"/>
        </w:rPr>
        <w:t xml:space="preserve"> </w:t>
      </w:r>
      <w:r>
        <w:rPr>
          <w:rFonts w:ascii="Arial"/>
          <w:b/>
          <w:w w:val="110"/>
        </w:rPr>
        <w:t>Glue</w:t>
      </w:r>
      <w:r>
        <w:rPr>
          <w:rFonts w:ascii="Arial"/>
          <w:b/>
          <w:spacing w:val="29"/>
          <w:w w:val="110"/>
        </w:rPr>
        <w:t xml:space="preserve"> </w:t>
      </w:r>
      <w:r>
        <w:rPr>
          <w:w w:val="110"/>
        </w:rPr>
        <w:t>AWS</w:t>
      </w:r>
      <w:r>
        <w:rPr>
          <w:spacing w:val="-10"/>
          <w:w w:val="110"/>
        </w:rPr>
        <w:t xml:space="preserve"> </w:t>
      </w:r>
      <w:r>
        <w:rPr>
          <w:w w:val="110"/>
        </w:rPr>
        <w:t>Glue</w:t>
      </w:r>
      <w:r>
        <w:rPr>
          <w:spacing w:val="-9"/>
          <w:w w:val="110"/>
        </w:rPr>
        <w:t xml:space="preserve"> </w:t>
      </w:r>
      <w:r>
        <w:rPr>
          <w:w w:val="110"/>
        </w:rPr>
        <w:t>is</w:t>
      </w:r>
      <w:r>
        <w:rPr>
          <w:spacing w:val="-10"/>
          <w:w w:val="110"/>
        </w:rPr>
        <w:t xml:space="preserve"> </w:t>
      </w:r>
      <w:r>
        <w:rPr>
          <w:w w:val="110"/>
        </w:rPr>
        <w:t>a</w:t>
      </w:r>
      <w:r>
        <w:rPr>
          <w:spacing w:val="-10"/>
          <w:w w:val="110"/>
        </w:rPr>
        <w:t xml:space="preserve"> </w:t>
      </w:r>
      <w:r>
        <w:rPr>
          <w:w w:val="110"/>
        </w:rPr>
        <w:t>serverless</w:t>
      </w:r>
      <w:r>
        <w:rPr>
          <w:spacing w:val="-10"/>
          <w:w w:val="110"/>
        </w:rPr>
        <w:t xml:space="preserve"> </w:t>
      </w:r>
      <w:r>
        <w:rPr>
          <w:w w:val="110"/>
        </w:rPr>
        <w:t>data</w:t>
      </w:r>
      <w:r>
        <w:rPr>
          <w:spacing w:val="-9"/>
          <w:w w:val="110"/>
        </w:rPr>
        <w:t xml:space="preserve"> </w:t>
      </w:r>
      <w:r>
        <w:rPr>
          <w:w w:val="110"/>
        </w:rPr>
        <w:t>integration</w:t>
      </w:r>
      <w:r>
        <w:rPr>
          <w:spacing w:val="-10"/>
          <w:w w:val="110"/>
        </w:rPr>
        <w:t xml:space="preserve"> </w:t>
      </w:r>
      <w:r>
        <w:rPr>
          <w:w w:val="110"/>
        </w:rPr>
        <w:t>service</w:t>
      </w:r>
      <w:r>
        <w:rPr>
          <w:spacing w:val="-10"/>
          <w:w w:val="110"/>
        </w:rPr>
        <w:t xml:space="preserve"> </w:t>
      </w:r>
      <w:r>
        <w:rPr>
          <w:w w:val="110"/>
        </w:rPr>
        <w:t>that</w:t>
      </w:r>
      <w:r>
        <w:rPr>
          <w:spacing w:val="-9"/>
          <w:w w:val="110"/>
        </w:rPr>
        <w:t xml:space="preserve"> </w:t>
      </w:r>
      <w:r>
        <w:rPr>
          <w:w w:val="110"/>
        </w:rPr>
        <w:t>makes</w:t>
      </w:r>
      <w:r>
        <w:rPr>
          <w:spacing w:val="-10"/>
          <w:w w:val="110"/>
        </w:rPr>
        <w:t xml:space="preserve"> </w:t>
      </w:r>
      <w:r>
        <w:rPr>
          <w:w w:val="110"/>
        </w:rPr>
        <w:t>it</w:t>
      </w:r>
      <w:r>
        <w:rPr>
          <w:spacing w:val="-10"/>
          <w:w w:val="110"/>
        </w:rPr>
        <w:t xml:space="preserve"> </w:t>
      </w:r>
      <w:r>
        <w:rPr>
          <w:w w:val="110"/>
        </w:rPr>
        <w:t>easy</w:t>
      </w:r>
      <w:r>
        <w:rPr>
          <w:spacing w:val="-10"/>
          <w:w w:val="110"/>
        </w:rPr>
        <w:t xml:space="preserve"> </w:t>
      </w:r>
      <w:r>
        <w:rPr>
          <w:w w:val="110"/>
        </w:rPr>
        <w:t>for</w:t>
      </w:r>
      <w:r>
        <w:rPr>
          <w:spacing w:val="-9"/>
          <w:w w:val="110"/>
        </w:rPr>
        <w:t xml:space="preserve"> </w:t>
      </w:r>
      <w:r>
        <w:rPr>
          <w:w w:val="110"/>
        </w:rPr>
        <w:t>analytics</w:t>
      </w:r>
      <w:r>
        <w:rPr>
          <w:spacing w:val="-10"/>
          <w:w w:val="110"/>
        </w:rPr>
        <w:t xml:space="preserve"> </w:t>
      </w:r>
      <w:r>
        <w:rPr>
          <w:w w:val="110"/>
        </w:rPr>
        <w:t>users</w:t>
      </w:r>
      <w:r>
        <w:rPr>
          <w:spacing w:val="-10"/>
          <w:w w:val="110"/>
        </w:rPr>
        <w:t xml:space="preserve"> </w:t>
      </w:r>
      <w:r>
        <w:rPr>
          <w:w w:val="110"/>
        </w:rPr>
        <w:t>to</w:t>
      </w:r>
      <w:r>
        <w:rPr>
          <w:spacing w:val="-9"/>
          <w:w w:val="110"/>
        </w:rPr>
        <w:t xml:space="preserve"> </w:t>
      </w:r>
      <w:r>
        <w:rPr>
          <w:w w:val="110"/>
        </w:rPr>
        <w:t>dis-cover,</w:t>
      </w:r>
      <w:r>
        <w:rPr>
          <w:spacing w:val="-10"/>
          <w:w w:val="110"/>
        </w:rPr>
        <w:t xml:space="preserve"> </w:t>
      </w:r>
      <w:r>
        <w:rPr>
          <w:w w:val="110"/>
        </w:rPr>
        <w:t>prepare,</w:t>
      </w:r>
      <w:r>
        <w:rPr>
          <w:spacing w:val="-10"/>
          <w:w w:val="110"/>
        </w:rPr>
        <w:t xml:space="preserve"> </w:t>
      </w:r>
      <w:r>
        <w:rPr>
          <w:w w:val="110"/>
        </w:rPr>
        <w:t>move,</w:t>
      </w:r>
      <w:r>
        <w:rPr>
          <w:spacing w:val="-10"/>
          <w:w w:val="110"/>
        </w:rPr>
        <w:t xml:space="preserve"> </w:t>
      </w:r>
      <w:r>
        <w:rPr>
          <w:w w:val="110"/>
        </w:rPr>
        <w:t>and</w:t>
      </w:r>
      <w:r>
        <w:rPr>
          <w:spacing w:val="-13"/>
          <w:w w:val="110"/>
        </w:rPr>
        <w:t xml:space="preserve"> </w:t>
      </w:r>
      <w:r>
        <w:rPr>
          <w:w w:val="110"/>
        </w:rPr>
        <w:t>integrate</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multiple</w:t>
      </w:r>
      <w:r>
        <w:rPr>
          <w:spacing w:val="-12"/>
          <w:w w:val="110"/>
        </w:rPr>
        <w:t xml:space="preserve"> </w:t>
      </w:r>
      <w:r>
        <w:rPr>
          <w:w w:val="110"/>
        </w:rPr>
        <w:t>sources. You</w:t>
      </w:r>
      <w:r>
        <w:rPr>
          <w:spacing w:val="-13"/>
          <w:w w:val="110"/>
        </w:rPr>
        <w:t xml:space="preserve"> </w:t>
      </w:r>
      <w:r>
        <w:rPr>
          <w:w w:val="110"/>
        </w:rPr>
        <w:t>can</w:t>
      </w:r>
      <w:r>
        <w:rPr>
          <w:spacing w:val="-13"/>
          <w:w w:val="110"/>
        </w:rPr>
        <w:t xml:space="preserve"> </w:t>
      </w:r>
      <w:r>
        <w:rPr>
          <w:w w:val="110"/>
        </w:rPr>
        <w:t>use</w:t>
      </w:r>
      <w:r>
        <w:rPr>
          <w:spacing w:val="-13"/>
          <w:w w:val="110"/>
        </w:rPr>
        <w:t xml:space="preserve"> </w:t>
      </w:r>
      <w:r>
        <w:rPr>
          <w:w w:val="110"/>
        </w:rPr>
        <w:t>it</w:t>
      </w:r>
      <w:r>
        <w:rPr>
          <w:spacing w:val="-13"/>
          <w:w w:val="110"/>
        </w:rPr>
        <w:t xml:space="preserve"> </w:t>
      </w:r>
      <w:r>
        <w:rPr>
          <w:w w:val="110"/>
        </w:rPr>
        <w:t>for</w:t>
      </w:r>
      <w:r>
        <w:rPr>
          <w:spacing w:val="-13"/>
          <w:w w:val="110"/>
        </w:rPr>
        <w:t xml:space="preserve"> </w:t>
      </w:r>
      <w:r>
        <w:rPr>
          <w:w w:val="110"/>
        </w:rPr>
        <w:t>analytics,</w:t>
      </w:r>
      <w:r>
        <w:rPr>
          <w:spacing w:val="-10"/>
          <w:w w:val="110"/>
        </w:rPr>
        <w:t xml:space="preserve"> </w:t>
      </w:r>
      <w:r>
        <w:rPr>
          <w:w w:val="110"/>
        </w:rPr>
        <w:t>machine learning, and</w:t>
      </w:r>
      <w:r>
        <w:rPr>
          <w:spacing w:val="1"/>
          <w:w w:val="110"/>
        </w:rPr>
        <w:t xml:space="preserve"> </w:t>
      </w:r>
      <w:r>
        <w:rPr>
          <w:w w:val="110"/>
        </w:rPr>
        <w:t>application</w:t>
      </w:r>
      <w:r>
        <w:rPr>
          <w:spacing w:val="1"/>
          <w:w w:val="110"/>
        </w:rPr>
        <w:t xml:space="preserve"> </w:t>
      </w:r>
      <w:r>
        <w:rPr>
          <w:w w:val="110"/>
        </w:rPr>
        <w:t>development.</w:t>
      </w:r>
      <w:r>
        <w:rPr>
          <w:spacing w:val="16"/>
          <w:w w:val="110"/>
        </w:rPr>
        <w:t xml:space="preserve"> </w:t>
      </w:r>
      <w:r>
        <w:rPr>
          <w:w w:val="110"/>
        </w:rPr>
        <w:t>It</w:t>
      </w:r>
      <w:r>
        <w:rPr>
          <w:spacing w:val="1"/>
          <w:w w:val="110"/>
        </w:rPr>
        <w:t xml:space="preserve"> </w:t>
      </w:r>
      <w:r>
        <w:rPr>
          <w:w w:val="110"/>
        </w:rPr>
        <w:t>also</w:t>
      </w:r>
      <w:r>
        <w:rPr>
          <w:spacing w:val="1"/>
          <w:w w:val="110"/>
        </w:rPr>
        <w:t xml:space="preserve"> </w:t>
      </w:r>
      <w:r>
        <w:rPr>
          <w:w w:val="110"/>
        </w:rPr>
        <w:t>includes</w:t>
      </w:r>
      <w:r>
        <w:rPr>
          <w:spacing w:val="1"/>
          <w:w w:val="110"/>
        </w:rPr>
        <w:t xml:space="preserve"> </w:t>
      </w:r>
      <w:r>
        <w:rPr>
          <w:w w:val="110"/>
        </w:rPr>
        <w:t>additional</w:t>
      </w:r>
      <w:r>
        <w:rPr>
          <w:spacing w:val="1"/>
          <w:w w:val="110"/>
        </w:rPr>
        <w:t xml:space="preserve"> </w:t>
      </w:r>
      <w:r>
        <w:rPr>
          <w:w w:val="110"/>
        </w:rPr>
        <w:t>productivity and</w:t>
      </w:r>
      <w:r>
        <w:rPr>
          <w:spacing w:val="1"/>
          <w:w w:val="110"/>
        </w:rPr>
        <w:t xml:space="preserve"> </w:t>
      </w:r>
      <w:r>
        <w:rPr>
          <w:w w:val="110"/>
        </w:rPr>
        <w:t>data</w:t>
      </w:r>
      <w:r>
        <w:rPr>
          <w:spacing w:val="1"/>
          <w:w w:val="110"/>
        </w:rPr>
        <w:t xml:space="preserve"> </w:t>
      </w:r>
      <w:r>
        <w:rPr>
          <w:w w:val="110"/>
        </w:rPr>
        <w:t>ops</w:t>
      </w:r>
      <w:r>
        <w:rPr>
          <w:spacing w:val="1"/>
          <w:w w:val="110"/>
        </w:rPr>
        <w:t xml:space="preserve"> </w:t>
      </w:r>
      <w:r>
        <w:rPr>
          <w:spacing w:val="-2"/>
          <w:w w:val="110"/>
        </w:rPr>
        <w:t>tooling</w:t>
      </w:r>
    </w:p>
    <w:p w14:paraId="077BB5B8" w14:textId="77777777" w:rsidR="00C220EB" w:rsidRDefault="00000000">
      <w:pPr>
        <w:pStyle w:val="BodyText"/>
        <w:spacing w:before="1" w:line="256" w:lineRule="auto"/>
        <w:ind w:left="687" w:right="-15"/>
        <w:jc w:val="both"/>
      </w:pPr>
      <w:r>
        <w:rPr>
          <w:w w:val="110"/>
        </w:rPr>
        <w:t>for</w:t>
      </w:r>
      <w:r>
        <w:rPr>
          <w:spacing w:val="-14"/>
          <w:w w:val="110"/>
        </w:rPr>
        <w:t xml:space="preserve"> </w:t>
      </w:r>
      <w:r>
        <w:rPr>
          <w:w w:val="110"/>
        </w:rPr>
        <w:t>authoring,</w:t>
      </w:r>
      <w:r>
        <w:rPr>
          <w:spacing w:val="-8"/>
          <w:w w:val="110"/>
        </w:rPr>
        <w:t xml:space="preserve"> </w:t>
      </w:r>
      <w:r>
        <w:rPr>
          <w:w w:val="110"/>
        </w:rPr>
        <w:t>running</w:t>
      </w:r>
      <w:r>
        <w:rPr>
          <w:spacing w:val="-14"/>
          <w:w w:val="110"/>
        </w:rPr>
        <w:t xml:space="preserve"> </w:t>
      </w:r>
      <w:r>
        <w:rPr>
          <w:w w:val="110"/>
        </w:rPr>
        <w:t>jobs,</w:t>
      </w:r>
      <w:r>
        <w:rPr>
          <w:spacing w:val="-8"/>
          <w:w w:val="110"/>
        </w:rPr>
        <w:t xml:space="preserve"> </w:t>
      </w:r>
      <w:r>
        <w:rPr>
          <w:w w:val="110"/>
        </w:rPr>
        <w:t>and</w:t>
      </w:r>
      <w:r>
        <w:rPr>
          <w:spacing w:val="-12"/>
          <w:w w:val="110"/>
        </w:rPr>
        <w:t xml:space="preserve"> </w:t>
      </w:r>
      <w:r>
        <w:rPr>
          <w:w w:val="110"/>
        </w:rPr>
        <w:t>implementing</w:t>
      </w:r>
      <w:r>
        <w:rPr>
          <w:spacing w:val="-14"/>
          <w:w w:val="110"/>
        </w:rPr>
        <w:t xml:space="preserve"> </w:t>
      </w:r>
      <w:r>
        <w:rPr>
          <w:w w:val="110"/>
        </w:rPr>
        <w:t>business</w:t>
      </w:r>
      <w:r>
        <w:rPr>
          <w:spacing w:val="-14"/>
          <w:w w:val="110"/>
        </w:rPr>
        <w:t xml:space="preserve"> </w:t>
      </w:r>
      <w:r>
        <w:rPr>
          <w:w w:val="110"/>
        </w:rPr>
        <w:t>workflows.</w:t>
      </w:r>
      <w:r>
        <w:rPr>
          <w:spacing w:val="15"/>
          <w:w w:val="110"/>
        </w:rPr>
        <w:t xml:space="preserve"> </w:t>
      </w:r>
      <w:hyperlink r:id="rId163">
        <w:r>
          <w:rPr>
            <w:w w:val="110"/>
          </w:rPr>
          <w:t>https://docs.aws.amazon.com/glue/latest/</w:t>
        </w:r>
      </w:hyperlink>
      <w:r>
        <w:rPr>
          <w:w w:val="110"/>
        </w:rPr>
        <w:t xml:space="preserve"> is-glue.html. </w:t>
      </w:r>
      <w:hyperlink w:anchor="_bookmark28" w:history="1">
        <w:r>
          <w:rPr>
            <w:w w:val="110"/>
          </w:rPr>
          <w:t>13</w:t>
        </w:r>
      </w:hyperlink>
    </w:p>
    <w:p w14:paraId="077BB5B9" w14:textId="77777777" w:rsidR="00C220EB" w:rsidRDefault="00000000">
      <w:pPr>
        <w:pStyle w:val="BodyText"/>
        <w:spacing w:before="142" w:line="256" w:lineRule="auto"/>
        <w:ind w:left="687" w:right="848" w:hanging="546"/>
        <w:jc w:val="both"/>
      </w:pPr>
      <w:bookmarkStart w:id="422" w:name="_bookmark134"/>
      <w:bookmarkEnd w:id="422"/>
      <w:r>
        <w:rPr>
          <w:rFonts w:ascii="Arial"/>
          <w:b/>
          <w:w w:val="110"/>
        </w:rPr>
        <w:t>AWS</w:t>
      </w:r>
      <w:r>
        <w:rPr>
          <w:rFonts w:ascii="Arial"/>
          <w:b/>
          <w:spacing w:val="-17"/>
          <w:w w:val="110"/>
        </w:rPr>
        <w:t xml:space="preserve"> </w:t>
      </w:r>
      <w:r>
        <w:rPr>
          <w:rFonts w:ascii="Arial"/>
          <w:b/>
          <w:w w:val="110"/>
        </w:rPr>
        <w:t>Glue</w:t>
      </w:r>
      <w:r>
        <w:rPr>
          <w:rFonts w:ascii="Arial"/>
          <w:b/>
          <w:spacing w:val="-17"/>
          <w:w w:val="110"/>
        </w:rPr>
        <w:t xml:space="preserve"> </w:t>
      </w:r>
      <w:r>
        <w:rPr>
          <w:rFonts w:ascii="Arial"/>
          <w:b/>
          <w:w w:val="110"/>
        </w:rPr>
        <w:t>Data</w:t>
      </w:r>
      <w:r>
        <w:rPr>
          <w:rFonts w:ascii="Arial"/>
          <w:b/>
          <w:spacing w:val="-17"/>
          <w:w w:val="110"/>
        </w:rPr>
        <w:t xml:space="preserve"> </w:t>
      </w:r>
      <w:r>
        <w:rPr>
          <w:rFonts w:ascii="Arial"/>
          <w:b/>
          <w:w w:val="110"/>
        </w:rPr>
        <w:t>Quality</w:t>
      </w:r>
      <w:r>
        <w:rPr>
          <w:rFonts w:ascii="Arial"/>
          <w:b/>
          <w:spacing w:val="-12"/>
          <w:w w:val="110"/>
        </w:rPr>
        <w:t xml:space="preserve"> </w:t>
      </w:r>
      <w:r>
        <w:rPr>
          <w:w w:val="110"/>
        </w:rPr>
        <w:t>AWS</w:t>
      </w:r>
      <w:r>
        <w:rPr>
          <w:spacing w:val="-14"/>
          <w:w w:val="110"/>
        </w:rPr>
        <w:t xml:space="preserve"> </w:t>
      </w:r>
      <w:r>
        <w:rPr>
          <w:w w:val="110"/>
        </w:rPr>
        <w:t>Glue</w:t>
      </w:r>
      <w:r>
        <w:rPr>
          <w:spacing w:val="-14"/>
          <w:w w:val="110"/>
        </w:rPr>
        <w:t xml:space="preserve"> </w:t>
      </w:r>
      <w:r>
        <w:rPr>
          <w:w w:val="110"/>
        </w:rPr>
        <w:t>Data</w:t>
      </w:r>
      <w:r>
        <w:rPr>
          <w:spacing w:val="-14"/>
          <w:w w:val="110"/>
        </w:rPr>
        <w:t xml:space="preserve"> </w:t>
      </w:r>
      <w:r>
        <w:rPr>
          <w:w w:val="110"/>
        </w:rPr>
        <w:t>Quality</w:t>
      </w:r>
      <w:r>
        <w:rPr>
          <w:spacing w:val="-14"/>
          <w:w w:val="110"/>
        </w:rPr>
        <w:t xml:space="preserve"> </w:t>
      </w:r>
      <w:r>
        <w:rPr>
          <w:w w:val="110"/>
        </w:rPr>
        <w:t>allows</w:t>
      </w:r>
      <w:r>
        <w:rPr>
          <w:spacing w:val="-14"/>
          <w:w w:val="110"/>
        </w:rPr>
        <w:t xml:space="preserve"> </w:t>
      </w:r>
      <w:r>
        <w:rPr>
          <w:w w:val="110"/>
        </w:rPr>
        <w:t>you</w:t>
      </w:r>
      <w:r>
        <w:rPr>
          <w:spacing w:val="-14"/>
          <w:w w:val="110"/>
        </w:rPr>
        <w:t xml:space="preserve"> </w:t>
      </w:r>
      <w:r>
        <w:rPr>
          <w:w w:val="110"/>
        </w:rPr>
        <w:t>to</w:t>
      </w:r>
      <w:r>
        <w:rPr>
          <w:spacing w:val="-14"/>
          <w:w w:val="110"/>
        </w:rPr>
        <w:t xml:space="preserve"> </w:t>
      </w:r>
      <w:r>
        <w:rPr>
          <w:w w:val="110"/>
        </w:rPr>
        <w:t>measure</w:t>
      </w:r>
      <w:r>
        <w:rPr>
          <w:spacing w:val="-14"/>
          <w:w w:val="110"/>
        </w:rPr>
        <w:t xml:space="preserve"> </w:t>
      </w:r>
      <w:r>
        <w:rPr>
          <w:w w:val="110"/>
        </w:rPr>
        <w:t>and</w:t>
      </w:r>
      <w:r>
        <w:rPr>
          <w:spacing w:val="-14"/>
          <w:w w:val="110"/>
        </w:rPr>
        <w:t xml:space="preserve"> </w:t>
      </w:r>
      <w:r>
        <w:rPr>
          <w:w w:val="110"/>
        </w:rPr>
        <w:t>monitor</w:t>
      </w:r>
      <w:r>
        <w:rPr>
          <w:spacing w:val="-14"/>
          <w:w w:val="110"/>
        </w:rPr>
        <w:t xml:space="preserve"> </w:t>
      </w:r>
      <w:r>
        <w:rPr>
          <w:w w:val="110"/>
        </w:rPr>
        <w:t>the</w:t>
      </w:r>
      <w:r>
        <w:rPr>
          <w:spacing w:val="-14"/>
          <w:w w:val="110"/>
        </w:rPr>
        <w:t xml:space="preserve"> </w:t>
      </w:r>
      <w:r>
        <w:rPr>
          <w:w w:val="110"/>
        </w:rPr>
        <w:t>quality</w:t>
      </w:r>
      <w:r>
        <w:rPr>
          <w:spacing w:val="-14"/>
          <w:w w:val="110"/>
        </w:rPr>
        <w:t xml:space="preserve"> </w:t>
      </w:r>
      <w:r>
        <w:rPr>
          <w:w w:val="110"/>
        </w:rPr>
        <w:t>of</w:t>
      </w:r>
      <w:r>
        <w:rPr>
          <w:spacing w:val="-14"/>
          <w:w w:val="110"/>
        </w:rPr>
        <w:t xml:space="preserve"> </w:t>
      </w:r>
      <w:r>
        <w:rPr>
          <w:w w:val="110"/>
        </w:rPr>
        <w:t xml:space="preserve">your </w:t>
      </w:r>
      <w:r>
        <w:rPr>
          <w:spacing w:val="-2"/>
          <w:w w:val="110"/>
        </w:rPr>
        <w:t>data</w:t>
      </w:r>
      <w:r>
        <w:rPr>
          <w:spacing w:val="-13"/>
          <w:w w:val="110"/>
        </w:rPr>
        <w:t xml:space="preserve"> </w:t>
      </w:r>
      <w:r>
        <w:rPr>
          <w:spacing w:val="-2"/>
          <w:w w:val="110"/>
        </w:rPr>
        <w:t>so</w:t>
      </w:r>
      <w:r>
        <w:rPr>
          <w:spacing w:val="-12"/>
          <w:w w:val="110"/>
        </w:rPr>
        <w:t xml:space="preserve"> </w:t>
      </w:r>
      <w:r>
        <w:rPr>
          <w:spacing w:val="-2"/>
          <w:w w:val="110"/>
        </w:rPr>
        <w:t>that</w:t>
      </w:r>
      <w:r>
        <w:rPr>
          <w:spacing w:val="-13"/>
          <w:w w:val="110"/>
        </w:rPr>
        <w:t xml:space="preserve"> </w:t>
      </w:r>
      <w:r>
        <w:rPr>
          <w:spacing w:val="-2"/>
          <w:w w:val="110"/>
        </w:rPr>
        <w:t>you</w:t>
      </w:r>
      <w:r>
        <w:rPr>
          <w:spacing w:val="-13"/>
          <w:w w:val="110"/>
        </w:rPr>
        <w:t xml:space="preserve"> </w:t>
      </w:r>
      <w:r>
        <w:rPr>
          <w:spacing w:val="-2"/>
          <w:w w:val="110"/>
        </w:rPr>
        <w:t>can</w:t>
      </w:r>
      <w:r>
        <w:rPr>
          <w:spacing w:val="-12"/>
          <w:w w:val="110"/>
        </w:rPr>
        <w:t xml:space="preserve"> </w:t>
      </w:r>
      <w:r>
        <w:rPr>
          <w:spacing w:val="-2"/>
          <w:w w:val="110"/>
        </w:rPr>
        <w:t>make</w:t>
      </w:r>
      <w:r>
        <w:rPr>
          <w:spacing w:val="-13"/>
          <w:w w:val="110"/>
        </w:rPr>
        <w:t xml:space="preserve"> </w:t>
      </w:r>
      <w:r>
        <w:rPr>
          <w:spacing w:val="-2"/>
          <w:w w:val="110"/>
        </w:rPr>
        <w:t>good</w:t>
      </w:r>
      <w:r>
        <w:rPr>
          <w:spacing w:val="-13"/>
          <w:w w:val="110"/>
        </w:rPr>
        <w:t xml:space="preserve"> </w:t>
      </w:r>
      <w:r>
        <w:rPr>
          <w:spacing w:val="-2"/>
          <w:w w:val="110"/>
        </w:rPr>
        <w:t>business</w:t>
      </w:r>
      <w:r>
        <w:rPr>
          <w:spacing w:val="-12"/>
          <w:w w:val="110"/>
        </w:rPr>
        <w:t xml:space="preserve"> </w:t>
      </w:r>
      <w:r>
        <w:rPr>
          <w:spacing w:val="-2"/>
          <w:w w:val="110"/>
        </w:rPr>
        <w:t>decisions.</w:t>
      </w:r>
      <w:r>
        <w:rPr>
          <w:spacing w:val="14"/>
          <w:w w:val="110"/>
        </w:rPr>
        <w:t xml:space="preserve"> </w:t>
      </w:r>
      <w:r>
        <w:rPr>
          <w:spacing w:val="-2"/>
          <w:w w:val="110"/>
        </w:rPr>
        <w:t>Built</w:t>
      </w:r>
      <w:r>
        <w:rPr>
          <w:spacing w:val="-12"/>
          <w:w w:val="110"/>
        </w:rPr>
        <w:t xml:space="preserve"> </w:t>
      </w:r>
      <w:r>
        <w:rPr>
          <w:spacing w:val="-2"/>
          <w:w w:val="110"/>
        </w:rPr>
        <w:t>on</w:t>
      </w:r>
      <w:r>
        <w:rPr>
          <w:spacing w:val="-13"/>
          <w:w w:val="110"/>
        </w:rPr>
        <w:t xml:space="preserve"> </w:t>
      </w:r>
      <w:r>
        <w:rPr>
          <w:spacing w:val="-2"/>
          <w:w w:val="110"/>
        </w:rPr>
        <w:t>top</w:t>
      </w:r>
      <w:r>
        <w:rPr>
          <w:spacing w:val="-13"/>
          <w:w w:val="110"/>
        </w:rPr>
        <w:t xml:space="preserve"> </w:t>
      </w:r>
      <w:r>
        <w:rPr>
          <w:spacing w:val="-2"/>
          <w:w w:val="110"/>
        </w:rPr>
        <w:t>of</w:t>
      </w:r>
      <w:r>
        <w:rPr>
          <w:spacing w:val="-12"/>
          <w:w w:val="110"/>
        </w:rPr>
        <w:t xml:space="preserve"> </w:t>
      </w:r>
      <w:r>
        <w:rPr>
          <w:spacing w:val="-2"/>
          <w:w w:val="110"/>
        </w:rPr>
        <w:t>the</w:t>
      </w:r>
      <w:r>
        <w:rPr>
          <w:spacing w:val="-13"/>
          <w:w w:val="110"/>
        </w:rPr>
        <w:t xml:space="preserve"> </w:t>
      </w:r>
      <w:r>
        <w:rPr>
          <w:spacing w:val="-2"/>
          <w:w w:val="110"/>
        </w:rPr>
        <w:t>open-source</w:t>
      </w:r>
      <w:r>
        <w:rPr>
          <w:spacing w:val="-13"/>
          <w:w w:val="110"/>
        </w:rPr>
        <w:t xml:space="preserve"> </w:t>
      </w:r>
      <w:r>
        <w:rPr>
          <w:spacing w:val="-2"/>
          <w:w w:val="110"/>
        </w:rPr>
        <w:t>DeeQu</w:t>
      </w:r>
      <w:r>
        <w:rPr>
          <w:spacing w:val="-12"/>
          <w:w w:val="110"/>
        </w:rPr>
        <w:t xml:space="preserve"> </w:t>
      </w:r>
      <w:r>
        <w:rPr>
          <w:spacing w:val="-2"/>
          <w:w w:val="110"/>
        </w:rPr>
        <w:t xml:space="preserve">framework, </w:t>
      </w:r>
      <w:r>
        <w:t>AWS Glue Data Quality provides a managed, serverless experience.</w:t>
      </w:r>
      <w:r>
        <w:rPr>
          <w:spacing w:val="40"/>
        </w:rPr>
        <w:t xml:space="preserve"> </w:t>
      </w:r>
      <w:r>
        <w:t>AWS Glue Data Quality works with Data</w:t>
      </w:r>
      <w:r>
        <w:rPr>
          <w:spacing w:val="34"/>
        </w:rPr>
        <w:t xml:space="preserve"> </w:t>
      </w:r>
      <w:r>
        <w:t>Quality</w:t>
      </w:r>
      <w:r>
        <w:rPr>
          <w:spacing w:val="34"/>
        </w:rPr>
        <w:t xml:space="preserve"> </w:t>
      </w:r>
      <w:r>
        <w:t>Definition</w:t>
      </w:r>
      <w:r>
        <w:rPr>
          <w:spacing w:val="34"/>
        </w:rPr>
        <w:t xml:space="preserve"> </w:t>
      </w:r>
      <w:r>
        <w:t>Language</w:t>
      </w:r>
      <w:r>
        <w:rPr>
          <w:spacing w:val="34"/>
        </w:rPr>
        <w:t xml:space="preserve"> </w:t>
      </w:r>
      <w:r>
        <w:t>(DQDL),</w:t>
      </w:r>
      <w:r>
        <w:rPr>
          <w:spacing w:val="34"/>
        </w:rPr>
        <w:t xml:space="preserve"> </w:t>
      </w:r>
      <w:r>
        <w:t>which</w:t>
      </w:r>
      <w:r>
        <w:rPr>
          <w:spacing w:val="34"/>
        </w:rPr>
        <w:t xml:space="preserve"> </w:t>
      </w:r>
      <w:r>
        <w:t>is</w:t>
      </w:r>
      <w:r>
        <w:rPr>
          <w:spacing w:val="34"/>
        </w:rPr>
        <w:t xml:space="preserve"> </w:t>
      </w:r>
      <w:r>
        <w:t>a</w:t>
      </w:r>
      <w:r>
        <w:rPr>
          <w:spacing w:val="34"/>
        </w:rPr>
        <w:t xml:space="preserve"> </w:t>
      </w:r>
      <w:r>
        <w:t>domain</w:t>
      </w:r>
      <w:r>
        <w:rPr>
          <w:spacing w:val="34"/>
        </w:rPr>
        <w:t xml:space="preserve"> </w:t>
      </w:r>
      <w:r>
        <w:t>specific</w:t>
      </w:r>
      <w:r>
        <w:rPr>
          <w:spacing w:val="34"/>
        </w:rPr>
        <w:t xml:space="preserve"> </w:t>
      </w:r>
      <w:r>
        <w:t>language</w:t>
      </w:r>
      <w:r>
        <w:rPr>
          <w:spacing w:val="34"/>
        </w:rPr>
        <w:t xml:space="preserve"> </w:t>
      </w:r>
      <w:r>
        <w:t>that</w:t>
      </w:r>
      <w:r>
        <w:rPr>
          <w:spacing w:val="34"/>
        </w:rPr>
        <w:t xml:space="preserve"> </w:t>
      </w:r>
      <w:r>
        <w:t>you</w:t>
      </w:r>
      <w:r>
        <w:rPr>
          <w:spacing w:val="34"/>
        </w:rPr>
        <w:t xml:space="preserve"> </w:t>
      </w:r>
      <w:r>
        <w:t>use</w:t>
      </w:r>
      <w:r>
        <w:rPr>
          <w:spacing w:val="34"/>
        </w:rPr>
        <w:t xml:space="preserve"> </w:t>
      </w:r>
      <w:r>
        <w:t>to</w:t>
      </w:r>
      <w:r>
        <w:rPr>
          <w:spacing w:val="34"/>
        </w:rPr>
        <w:t xml:space="preserve"> </w:t>
      </w:r>
      <w:r>
        <w:t xml:space="preserve">define </w:t>
      </w:r>
      <w:r>
        <w:rPr>
          <w:w w:val="110"/>
        </w:rPr>
        <w:t xml:space="preserve">data quality rules.. </w:t>
      </w:r>
      <w:hyperlink w:anchor="_bookmark78" w:history="1">
        <w:r>
          <w:rPr>
            <w:w w:val="110"/>
          </w:rPr>
          <w:t>39</w:t>
        </w:r>
      </w:hyperlink>
    </w:p>
    <w:p w14:paraId="077BB5BA" w14:textId="77777777" w:rsidR="00C220EB" w:rsidRDefault="00C220EB">
      <w:pPr>
        <w:pStyle w:val="BodyText"/>
        <w:spacing w:before="106"/>
      </w:pPr>
    </w:p>
    <w:p w14:paraId="077BB5BB" w14:textId="77777777" w:rsidR="00C220EB" w:rsidRDefault="00000000">
      <w:pPr>
        <w:pStyle w:val="BodyText"/>
        <w:spacing w:line="256" w:lineRule="auto"/>
        <w:ind w:left="687" w:right="848" w:hanging="546"/>
        <w:jc w:val="both"/>
      </w:pPr>
      <w:bookmarkStart w:id="423" w:name="_bookmark135"/>
      <w:bookmarkEnd w:id="423"/>
      <w:r>
        <w:rPr>
          <w:rFonts w:ascii="Arial"/>
          <w:b/>
          <w:spacing w:val="-2"/>
          <w:w w:val="110"/>
        </w:rPr>
        <w:t>BizDevOps</w:t>
      </w:r>
      <w:r>
        <w:rPr>
          <w:rFonts w:ascii="Arial"/>
          <w:b/>
          <w:spacing w:val="40"/>
          <w:w w:val="110"/>
        </w:rPr>
        <w:t xml:space="preserve"> </w:t>
      </w:r>
      <w:r>
        <w:rPr>
          <w:spacing w:val="-2"/>
          <w:w w:val="110"/>
        </w:rPr>
        <w:t>BizDevOps</w:t>
      </w:r>
      <w:r>
        <w:rPr>
          <w:spacing w:val="-11"/>
          <w:w w:val="110"/>
        </w:rPr>
        <w:t xml:space="preserve"> </w:t>
      </w:r>
      <w:r>
        <w:rPr>
          <w:spacing w:val="-2"/>
          <w:w w:val="110"/>
        </w:rPr>
        <w:t>extends</w:t>
      </w:r>
      <w:r>
        <w:rPr>
          <w:spacing w:val="-11"/>
          <w:w w:val="110"/>
        </w:rPr>
        <w:t xml:space="preserve"> </w:t>
      </w:r>
      <w:r>
        <w:rPr>
          <w:spacing w:val="-2"/>
          <w:w w:val="110"/>
        </w:rPr>
        <w:t>DevOps</w:t>
      </w:r>
      <w:r>
        <w:rPr>
          <w:spacing w:val="-11"/>
          <w:w w:val="110"/>
        </w:rPr>
        <w:t xml:space="preserve"> </w:t>
      </w:r>
      <w:r>
        <w:rPr>
          <w:spacing w:val="-2"/>
          <w:w w:val="110"/>
        </w:rPr>
        <w:t>by</w:t>
      </w:r>
      <w:r>
        <w:rPr>
          <w:spacing w:val="-11"/>
          <w:w w:val="110"/>
        </w:rPr>
        <w:t xml:space="preserve"> </w:t>
      </w:r>
      <w:r>
        <w:rPr>
          <w:spacing w:val="-2"/>
          <w:w w:val="110"/>
        </w:rPr>
        <w:t>including</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side. In</w:t>
      </w:r>
      <w:r>
        <w:rPr>
          <w:spacing w:val="-11"/>
          <w:w w:val="110"/>
        </w:rPr>
        <w:t xml:space="preserve"> </w:t>
      </w:r>
      <w:r>
        <w:rPr>
          <w:spacing w:val="-2"/>
          <w:w w:val="110"/>
        </w:rPr>
        <w:t>this</w:t>
      </w:r>
      <w:r>
        <w:rPr>
          <w:spacing w:val="-11"/>
          <w:w w:val="110"/>
        </w:rPr>
        <w:t xml:space="preserve"> </w:t>
      </w:r>
      <w:r>
        <w:rPr>
          <w:spacing w:val="-2"/>
          <w:w w:val="110"/>
        </w:rPr>
        <w:t>constellation,</w:t>
      </w:r>
      <w:r>
        <w:rPr>
          <w:spacing w:val="-11"/>
          <w:w w:val="110"/>
        </w:rPr>
        <w:t xml:space="preserve"> </w:t>
      </w:r>
      <w:r>
        <w:rPr>
          <w:spacing w:val="-2"/>
          <w:w w:val="110"/>
        </w:rPr>
        <w:t>the</w:t>
      </w:r>
      <w:r>
        <w:rPr>
          <w:spacing w:val="-11"/>
          <w:w w:val="110"/>
        </w:rPr>
        <w:t xml:space="preserve"> </w:t>
      </w:r>
      <w:r>
        <w:rPr>
          <w:spacing w:val="-2"/>
          <w:w w:val="110"/>
        </w:rPr>
        <w:t xml:space="preserve">business </w:t>
      </w:r>
      <w:r>
        <w:rPr>
          <w:w w:val="110"/>
        </w:rPr>
        <w:t>becomes part of the team. This setup improves communication between developers and the people requesting</w:t>
      </w:r>
      <w:r>
        <w:rPr>
          <w:spacing w:val="-1"/>
          <w:w w:val="110"/>
        </w:rPr>
        <w:t xml:space="preserve"> </w:t>
      </w:r>
      <w:r>
        <w:rPr>
          <w:w w:val="110"/>
        </w:rPr>
        <w:t>the</w:t>
      </w:r>
      <w:r>
        <w:rPr>
          <w:spacing w:val="-1"/>
          <w:w w:val="110"/>
        </w:rPr>
        <w:t xml:space="preserve"> </w:t>
      </w:r>
      <w:r>
        <w:rPr>
          <w:w w:val="110"/>
        </w:rPr>
        <w:t xml:space="preserve">work.. </w:t>
      </w:r>
      <w:hyperlink w:anchor="_bookmark6" w:history="1">
        <w:r>
          <w:rPr>
            <w:w w:val="110"/>
          </w:rPr>
          <w:t>3,</w:t>
        </w:r>
      </w:hyperlink>
      <w:r>
        <w:rPr>
          <w:spacing w:val="-1"/>
          <w:w w:val="110"/>
        </w:rPr>
        <w:t xml:space="preserve"> </w:t>
      </w:r>
      <w:hyperlink w:anchor="_bookmark16" w:history="1">
        <w:r>
          <w:rPr>
            <w:w w:val="110"/>
          </w:rPr>
          <w:t>8,</w:t>
        </w:r>
      </w:hyperlink>
      <w:r>
        <w:rPr>
          <w:spacing w:val="-1"/>
          <w:w w:val="110"/>
        </w:rPr>
        <w:t xml:space="preserve"> </w:t>
      </w:r>
      <w:hyperlink w:anchor="_bookmark21" w:history="1">
        <w:r>
          <w:rPr>
            <w:w w:val="110"/>
          </w:rPr>
          <w:t>11,</w:t>
        </w:r>
      </w:hyperlink>
      <w:r>
        <w:rPr>
          <w:spacing w:val="-1"/>
          <w:w w:val="110"/>
        </w:rPr>
        <w:t xml:space="preserve"> </w:t>
      </w:r>
      <w:hyperlink w:anchor="_bookmark24" w:history="1">
        <w:r>
          <w:rPr>
            <w:w w:val="110"/>
          </w:rPr>
          <w:t>12,</w:t>
        </w:r>
      </w:hyperlink>
      <w:r>
        <w:rPr>
          <w:spacing w:val="-1"/>
          <w:w w:val="110"/>
        </w:rPr>
        <w:t xml:space="preserve"> </w:t>
      </w:r>
      <w:hyperlink w:anchor="_bookmark38" w:history="1">
        <w:r>
          <w:rPr>
            <w:w w:val="110"/>
          </w:rPr>
          <w:t>16</w:t>
        </w:r>
      </w:hyperlink>
    </w:p>
    <w:p w14:paraId="077BB5BC" w14:textId="77777777" w:rsidR="00C220EB" w:rsidRDefault="00000000">
      <w:pPr>
        <w:pStyle w:val="BodyText"/>
        <w:spacing w:before="142" w:line="256" w:lineRule="auto"/>
        <w:ind w:left="687" w:right="848" w:hanging="546"/>
        <w:jc w:val="both"/>
      </w:pPr>
      <w:bookmarkStart w:id="424" w:name="_bookmark136"/>
      <w:bookmarkEnd w:id="424"/>
      <w:r>
        <w:rPr>
          <w:rFonts w:ascii="Arial"/>
          <w:b/>
          <w:w w:val="110"/>
        </w:rPr>
        <w:t>Business</w:t>
      </w:r>
      <w:r>
        <w:rPr>
          <w:rFonts w:ascii="Arial"/>
          <w:b/>
          <w:spacing w:val="-17"/>
          <w:w w:val="110"/>
        </w:rPr>
        <w:t xml:space="preserve"> </w:t>
      </w:r>
      <w:r>
        <w:rPr>
          <w:rFonts w:ascii="Arial"/>
          <w:b/>
          <w:w w:val="110"/>
        </w:rPr>
        <w:t>analyst</w:t>
      </w:r>
      <w:r>
        <w:rPr>
          <w:rFonts w:ascii="Arial"/>
          <w:b/>
          <w:spacing w:val="-17"/>
          <w:w w:val="110"/>
        </w:rPr>
        <w:t xml:space="preserve"> </w:t>
      </w:r>
      <w:r>
        <w:rPr>
          <w:w w:val="110"/>
        </w:rPr>
        <w:t>A</w:t>
      </w:r>
      <w:r>
        <w:rPr>
          <w:spacing w:val="-15"/>
          <w:w w:val="110"/>
        </w:rPr>
        <w:t xml:space="preserve"> </w:t>
      </w:r>
      <w:r>
        <w:rPr>
          <w:w w:val="110"/>
        </w:rPr>
        <w:t>business</w:t>
      </w:r>
      <w:r>
        <w:rPr>
          <w:spacing w:val="-15"/>
          <w:w w:val="110"/>
        </w:rPr>
        <w:t xml:space="preserve"> </w:t>
      </w:r>
      <w:r>
        <w:rPr>
          <w:w w:val="110"/>
        </w:rPr>
        <w:t>analyst</w:t>
      </w:r>
      <w:r>
        <w:rPr>
          <w:spacing w:val="-15"/>
          <w:w w:val="110"/>
        </w:rPr>
        <w:t xml:space="preserve"> </w:t>
      </w:r>
      <w:r>
        <w:rPr>
          <w:w w:val="110"/>
        </w:rPr>
        <w:t>(BA)</w:t>
      </w:r>
      <w:r>
        <w:rPr>
          <w:spacing w:val="-16"/>
          <w:w w:val="110"/>
        </w:rPr>
        <w:t xml:space="preserve"> </w:t>
      </w:r>
      <w:r>
        <w:rPr>
          <w:w w:val="110"/>
        </w:rPr>
        <w:t>is</w:t>
      </w:r>
      <w:r>
        <w:rPr>
          <w:spacing w:val="-15"/>
          <w:w w:val="110"/>
        </w:rPr>
        <w:t xml:space="preserve"> </w:t>
      </w:r>
      <w:r>
        <w:rPr>
          <w:w w:val="110"/>
        </w:rPr>
        <w:t>a</w:t>
      </w:r>
      <w:r>
        <w:rPr>
          <w:spacing w:val="-15"/>
          <w:w w:val="110"/>
        </w:rPr>
        <w:t xml:space="preserve"> </w:t>
      </w:r>
      <w:r>
        <w:rPr>
          <w:w w:val="110"/>
        </w:rPr>
        <w:t>person</w:t>
      </w:r>
      <w:r>
        <w:rPr>
          <w:spacing w:val="-15"/>
          <w:w w:val="110"/>
        </w:rPr>
        <w:t xml:space="preserve"> </w:t>
      </w:r>
      <w:r>
        <w:rPr>
          <w:w w:val="110"/>
        </w:rPr>
        <w:t>who</w:t>
      </w:r>
      <w:r>
        <w:rPr>
          <w:spacing w:val="-15"/>
          <w:w w:val="110"/>
        </w:rPr>
        <w:t xml:space="preserve"> </w:t>
      </w:r>
      <w:r>
        <w:rPr>
          <w:w w:val="110"/>
        </w:rPr>
        <w:t>processes,</w:t>
      </w:r>
      <w:r>
        <w:rPr>
          <w:spacing w:val="-15"/>
          <w:w w:val="110"/>
        </w:rPr>
        <w:t xml:space="preserve"> </w:t>
      </w:r>
      <w:r>
        <w:rPr>
          <w:w w:val="110"/>
        </w:rPr>
        <w:t>interprets</w:t>
      </w:r>
      <w:r>
        <w:rPr>
          <w:spacing w:val="-15"/>
          <w:w w:val="110"/>
        </w:rPr>
        <w:t xml:space="preserve"> </w:t>
      </w:r>
      <w:r>
        <w:rPr>
          <w:w w:val="110"/>
        </w:rPr>
        <w:t>and</w:t>
      </w:r>
      <w:r>
        <w:rPr>
          <w:spacing w:val="-15"/>
          <w:w w:val="110"/>
        </w:rPr>
        <w:t xml:space="preserve"> </w:t>
      </w:r>
      <w:r>
        <w:rPr>
          <w:w w:val="110"/>
        </w:rPr>
        <w:t>documents</w:t>
      </w:r>
      <w:r>
        <w:rPr>
          <w:spacing w:val="-16"/>
          <w:w w:val="110"/>
        </w:rPr>
        <w:t xml:space="preserve"> </w:t>
      </w:r>
      <w:r>
        <w:rPr>
          <w:w w:val="110"/>
        </w:rPr>
        <w:t>business processes,</w:t>
      </w:r>
      <w:r>
        <w:rPr>
          <w:spacing w:val="-5"/>
          <w:w w:val="110"/>
        </w:rPr>
        <w:t xml:space="preserve"> </w:t>
      </w:r>
      <w:r>
        <w:rPr>
          <w:w w:val="110"/>
        </w:rPr>
        <w:t>products,</w:t>
      </w:r>
      <w:r>
        <w:rPr>
          <w:spacing w:val="-5"/>
          <w:w w:val="110"/>
        </w:rPr>
        <w:t xml:space="preserve"> </w:t>
      </w:r>
      <w:r>
        <w:rPr>
          <w:w w:val="110"/>
        </w:rPr>
        <w:t>services</w:t>
      </w:r>
      <w:r>
        <w:rPr>
          <w:spacing w:val="-5"/>
          <w:w w:val="110"/>
        </w:rPr>
        <w:t xml:space="preserve"> </w:t>
      </w:r>
      <w:r>
        <w:rPr>
          <w:w w:val="110"/>
        </w:rPr>
        <w:t>and</w:t>
      </w:r>
      <w:r>
        <w:rPr>
          <w:spacing w:val="-5"/>
          <w:w w:val="110"/>
        </w:rPr>
        <w:t xml:space="preserve"> </w:t>
      </w:r>
      <w:r>
        <w:rPr>
          <w:w w:val="110"/>
        </w:rPr>
        <w:t>software</w:t>
      </w:r>
      <w:r>
        <w:rPr>
          <w:spacing w:val="-5"/>
          <w:w w:val="110"/>
        </w:rPr>
        <w:t xml:space="preserve"> </w:t>
      </w:r>
      <w:r>
        <w:rPr>
          <w:w w:val="110"/>
        </w:rPr>
        <w:t>through</w:t>
      </w:r>
      <w:r>
        <w:rPr>
          <w:spacing w:val="-5"/>
          <w:w w:val="110"/>
        </w:rPr>
        <w:t xml:space="preserve"> </w:t>
      </w:r>
      <w:r>
        <w:rPr>
          <w:w w:val="110"/>
        </w:rPr>
        <w:t>analysis</w:t>
      </w:r>
      <w:r>
        <w:rPr>
          <w:spacing w:val="-5"/>
          <w:w w:val="110"/>
        </w:rPr>
        <w:t xml:space="preserve"> </w:t>
      </w:r>
      <w:r>
        <w:rPr>
          <w:w w:val="110"/>
        </w:rPr>
        <w:t>of</w:t>
      </w:r>
      <w:r>
        <w:rPr>
          <w:spacing w:val="-5"/>
          <w:w w:val="110"/>
        </w:rPr>
        <w:t xml:space="preserve"> </w:t>
      </w:r>
      <w:r>
        <w:rPr>
          <w:w w:val="110"/>
        </w:rPr>
        <w:t>data. The</w:t>
      </w:r>
      <w:r>
        <w:rPr>
          <w:spacing w:val="-5"/>
          <w:w w:val="110"/>
        </w:rPr>
        <w:t xml:space="preserve"> </w:t>
      </w:r>
      <w:r>
        <w:rPr>
          <w:w w:val="110"/>
        </w:rPr>
        <w:t>role</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business</w:t>
      </w:r>
      <w:r>
        <w:rPr>
          <w:spacing w:val="-5"/>
          <w:w w:val="110"/>
        </w:rPr>
        <w:t xml:space="preserve"> </w:t>
      </w:r>
      <w:r>
        <w:rPr>
          <w:w w:val="110"/>
        </w:rPr>
        <w:t>analyst</w:t>
      </w:r>
      <w:r>
        <w:rPr>
          <w:spacing w:val="-5"/>
          <w:w w:val="110"/>
        </w:rPr>
        <w:t xml:space="preserve"> </w:t>
      </w:r>
      <w:r>
        <w:rPr>
          <w:w w:val="110"/>
        </w:rPr>
        <w:t xml:space="preserve">is to ensure business efficiency increases through their knowledge of both IT and business function.. </w:t>
      </w:r>
      <w:hyperlink w:anchor="_bookmark24" w:history="1">
        <w:r>
          <w:rPr>
            <w:spacing w:val="-6"/>
            <w:w w:val="110"/>
          </w:rPr>
          <w:t>12</w:t>
        </w:r>
      </w:hyperlink>
    </w:p>
    <w:p w14:paraId="077BB5BD" w14:textId="77777777" w:rsidR="00C220EB" w:rsidRDefault="00C220EB">
      <w:pPr>
        <w:pStyle w:val="BodyText"/>
        <w:spacing w:line="256" w:lineRule="auto"/>
        <w:jc w:val="both"/>
        <w:sectPr w:rsidR="00C220EB">
          <w:headerReference w:type="even" r:id="rId164"/>
          <w:headerReference w:type="default" r:id="rId165"/>
          <w:footerReference w:type="even" r:id="rId166"/>
          <w:footerReference w:type="default" r:id="rId167"/>
          <w:pgSz w:w="11910" w:h="16840"/>
          <w:pgMar w:top="2420" w:right="0" w:bottom="1720" w:left="708" w:header="2010" w:footer="1540" w:gutter="0"/>
          <w:pgNumType w:start="71"/>
          <w:cols w:space="720"/>
        </w:sectPr>
      </w:pPr>
    </w:p>
    <w:p w14:paraId="077BB5BE" w14:textId="77777777" w:rsidR="00C220EB" w:rsidRDefault="00C220EB">
      <w:pPr>
        <w:pStyle w:val="BodyText"/>
        <w:spacing w:before="158"/>
      </w:pPr>
    </w:p>
    <w:p w14:paraId="077BB5BF" w14:textId="77777777" w:rsidR="00C220EB" w:rsidRDefault="00000000">
      <w:pPr>
        <w:pStyle w:val="BodyText"/>
        <w:spacing w:line="256" w:lineRule="auto"/>
        <w:ind w:left="687" w:right="848" w:hanging="546"/>
        <w:jc w:val="both"/>
      </w:pPr>
      <w:bookmarkStart w:id="425" w:name="_bookmark137"/>
      <w:bookmarkEnd w:id="425"/>
      <w:r>
        <w:rPr>
          <w:rFonts w:ascii="Arial"/>
          <w:b/>
        </w:rPr>
        <w:t>Business</w:t>
      </w:r>
      <w:r>
        <w:rPr>
          <w:rFonts w:ascii="Arial"/>
          <w:b/>
          <w:spacing w:val="40"/>
        </w:rPr>
        <w:t xml:space="preserve"> </w:t>
      </w:r>
      <w:r>
        <w:rPr>
          <w:rFonts w:ascii="Arial"/>
          <w:b/>
        </w:rPr>
        <w:t>intelligence</w:t>
      </w:r>
      <w:r>
        <w:rPr>
          <w:rFonts w:ascii="Arial"/>
          <w:b/>
          <w:spacing w:val="80"/>
        </w:rPr>
        <w:t xml:space="preserve"> </w:t>
      </w:r>
      <w:r>
        <w:t>Business</w:t>
      </w:r>
      <w:r>
        <w:rPr>
          <w:spacing w:val="40"/>
        </w:rPr>
        <w:t xml:space="preserve"> </w:t>
      </w:r>
      <w:r>
        <w:t>intelligence</w:t>
      </w:r>
      <w:r>
        <w:rPr>
          <w:spacing w:val="40"/>
        </w:rPr>
        <w:t xml:space="preserve"> </w:t>
      </w:r>
      <w:r>
        <w:t>(BI)</w:t>
      </w:r>
      <w:r>
        <w:rPr>
          <w:spacing w:val="40"/>
        </w:rPr>
        <w:t xml:space="preserve"> </w:t>
      </w:r>
      <w:r>
        <w:t>consists</w:t>
      </w:r>
      <w:r>
        <w:rPr>
          <w:spacing w:val="40"/>
        </w:rPr>
        <w:t xml:space="preserve"> </w:t>
      </w:r>
      <w:r>
        <w:t>of</w:t>
      </w:r>
      <w:r>
        <w:rPr>
          <w:spacing w:val="40"/>
        </w:rPr>
        <w:t xml:space="preserve"> </w:t>
      </w:r>
      <w:r>
        <w:t>strategies,</w:t>
      </w:r>
      <w:r>
        <w:rPr>
          <w:spacing w:val="40"/>
        </w:rPr>
        <w:t xml:space="preserve"> </w:t>
      </w:r>
      <w:r>
        <w:t>methodologies,</w:t>
      </w:r>
      <w:r>
        <w:rPr>
          <w:spacing w:val="40"/>
        </w:rPr>
        <w:t xml:space="preserve"> </w:t>
      </w:r>
      <w:r>
        <w:t>and</w:t>
      </w:r>
      <w:r>
        <w:rPr>
          <w:spacing w:val="40"/>
        </w:rPr>
        <w:t xml:space="preserve"> </w:t>
      </w:r>
      <w:r>
        <w:t xml:space="preserve">technologies </w:t>
      </w:r>
      <w:r>
        <w:rPr>
          <w:w w:val="110"/>
        </w:rPr>
        <w:t>used by enterprises for data analysis and management of business information to inform business strategies and business operations.</w:t>
      </w:r>
      <w:r>
        <w:rPr>
          <w:spacing w:val="80"/>
          <w:w w:val="110"/>
        </w:rPr>
        <w:t xml:space="preserve"> </w:t>
      </w:r>
      <w:r>
        <w:rPr>
          <w:w w:val="110"/>
        </w:rPr>
        <w:t>Common functions of BI technologies include reporting,</w:t>
      </w:r>
      <w:r>
        <w:rPr>
          <w:spacing w:val="33"/>
          <w:w w:val="110"/>
        </w:rPr>
        <w:t xml:space="preserve"> </w:t>
      </w:r>
      <w:r>
        <w:rPr>
          <w:w w:val="110"/>
        </w:rPr>
        <w:t xml:space="preserve">on-line analytical processing, analytics, dashboard development, data mining, process mining, com-plex event processing, business performance management, benchmarking, text mining, predictive analytics, and prescriptive analytics.. </w:t>
      </w:r>
      <w:hyperlink w:anchor="_bookmark24" w:history="1">
        <w:r>
          <w:rPr>
            <w:w w:val="110"/>
          </w:rPr>
          <w:t>12</w:t>
        </w:r>
      </w:hyperlink>
    </w:p>
    <w:p w14:paraId="077BB5C0" w14:textId="77777777" w:rsidR="00C220EB" w:rsidRDefault="00C220EB">
      <w:pPr>
        <w:pStyle w:val="BodyText"/>
        <w:spacing w:before="172"/>
      </w:pPr>
    </w:p>
    <w:p w14:paraId="077BB5C1" w14:textId="77777777" w:rsidR="00C220EB" w:rsidRDefault="00000000">
      <w:pPr>
        <w:pStyle w:val="BodyText"/>
        <w:spacing w:before="1" w:line="256" w:lineRule="auto"/>
        <w:ind w:left="687" w:right="848" w:hanging="546"/>
        <w:jc w:val="both"/>
      </w:pPr>
      <w:bookmarkStart w:id="426" w:name="_bookmark138"/>
      <w:bookmarkEnd w:id="426"/>
      <w:r>
        <w:rPr>
          <w:rFonts w:ascii="Arial"/>
          <w:b/>
        </w:rPr>
        <w:t>Curated</w:t>
      </w:r>
      <w:r>
        <w:rPr>
          <w:rFonts w:ascii="Arial"/>
          <w:b/>
          <w:spacing w:val="38"/>
        </w:rPr>
        <w:t xml:space="preserve"> </w:t>
      </w:r>
      <w:r>
        <w:rPr>
          <w:rFonts w:ascii="Arial"/>
          <w:b/>
        </w:rPr>
        <w:t>database</w:t>
      </w:r>
      <w:r>
        <w:rPr>
          <w:rFonts w:ascii="Arial"/>
          <w:b/>
          <w:spacing w:val="38"/>
        </w:rPr>
        <w:t xml:space="preserve"> </w:t>
      </w:r>
      <w:r>
        <w:rPr>
          <w:rFonts w:ascii="Arial"/>
          <w:b/>
        </w:rPr>
        <w:t>layer</w:t>
      </w:r>
      <w:r>
        <w:rPr>
          <w:rFonts w:ascii="Arial"/>
          <w:b/>
          <w:spacing w:val="80"/>
        </w:rPr>
        <w:t xml:space="preserve"> </w:t>
      </w:r>
      <w:r>
        <w:t xml:space="preserve">The curated database layer is the first layer in the Swiss Post DWH setup in which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cleaned</w:t>
      </w:r>
      <w:r>
        <w:rPr>
          <w:spacing w:val="-10"/>
          <w:w w:val="115"/>
        </w:rPr>
        <w:t xml:space="preserve"> </w:t>
      </w:r>
      <w:r>
        <w:rPr>
          <w:spacing w:val="-2"/>
          <w:w w:val="115"/>
        </w:rPr>
        <w:t>and</w:t>
      </w:r>
      <w:r>
        <w:rPr>
          <w:spacing w:val="-10"/>
          <w:w w:val="115"/>
        </w:rPr>
        <w:t xml:space="preserve"> </w:t>
      </w:r>
      <w:r>
        <w:rPr>
          <w:spacing w:val="-2"/>
          <w:w w:val="115"/>
        </w:rPr>
        <w:t>standardised</w:t>
      </w:r>
      <w:r>
        <w:rPr>
          <w:spacing w:val="-10"/>
          <w:w w:val="115"/>
        </w:rPr>
        <w:t xml:space="preserve"> </w:t>
      </w:r>
      <w:r>
        <w:rPr>
          <w:spacing w:val="-2"/>
          <w:w w:val="115"/>
        </w:rPr>
        <w:t>and</w:t>
      </w:r>
      <w:r>
        <w:rPr>
          <w:spacing w:val="-10"/>
          <w:w w:val="115"/>
        </w:rPr>
        <w:t xml:space="preserve"> </w:t>
      </w:r>
      <w:r>
        <w:rPr>
          <w:spacing w:val="-2"/>
          <w:w w:val="115"/>
        </w:rPr>
        <w:t>duplicates</w:t>
      </w:r>
      <w:r>
        <w:rPr>
          <w:spacing w:val="-10"/>
          <w:w w:val="115"/>
        </w:rPr>
        <w:t xml:space="preserve"> </w:t>
      </w:r>
      <w:r>
        <w:rPr>
          <w:spacing w:val="-2"/>
          <w:w w:val="115"/>
        </w:rPr>
        <w:t>are</w:t>
      </w:r>
      <w:r>
        <w:rPr>
          <w:spacing w:val="-10"/>
          <w:w w:val="115"/>
        </w:rPr>
        <w:t xml:space="preserve"> </w:t>
      </w:r>
      <w:r>
        <w:rPr>
          <w:spacing w:val="-2"/>
          <w:w w:val="115"/>
        </w:rPr>
        <w:t>removed.</w:t>
      </w:r>
      <w:r>
        <w:rPr>
          <w:spacing w:val="11"/>
          <w:w w:val="115"/>
        </w:rPr>
        <w:t xml:space="preserve"> </w:t>
      </w:r>
      <w:r>
        <w:rPr>
          <w:spacing w:val="-2"/>
          <w:w w:val="115"/>
        </w:rPr>
        <w:t>This</w:t>
      </w:r>
      <w:r>
        <w:rPr>
          <w:spacing w:val="-10"/>
          <w:w w:val="115"/>
        </w:rPr>
        <w:t xml:space="preserve"> </w:t>
      </w:r>
      <w:r>
        <w:rPr>
          <w:spacing w:val="-2"/>
          <w:w w:val="115"/>
        </w:rPr>
        <w:t>occurs</w:t>
      </w:r>
      <w:r>
        <w:rPr>
          <w:spacing w:val="-10"/>
          <w:w w:val="115"/>
        </w:rPr>
        <w:t xml:space="preserve"> </w:t>
      </w:r>
      <w:r>
        <w:rPr>
          <w:spacing w:val="-2"/>
          <w:w w:val="115"/>
        </w:rPr>
        <w:t>after</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 xml:space="preserve">received </w:t>
      </w:r>
      <w:r>
        <w:rPr>
          <w:w w:val="115"/>
        </w:rPr>
        <w:t xml:space="preserve">in a raw format.. </w:t>
      </w:r>
      <w:hyperlink w:anchor="_bookmark87" w:history="1">
        <w:r>
          <w:rPr>
            <w:w w:val="115"/>
          </w:rPr>
          <w:t>43</w:t>
        </w:r>
      </w:hyperlink>
    </w:p>
    <w:p w14:paraId="077BB5C2" w14:textId="77777777" w:rsidR="00C220EB" w:rsidRDefault="00C220EB">
      <w:pPr>
        <w:pStyle w:val="BodyText"/>
        <w:spacing w:before="171"/>
      </w:pPr>
    </w:p>
    <w:p w14:paraId="077BB5C3" w14:textId="77777777" w:rsidR="00C220EB" w:rsidRDefault="00000000">
      <w:pPr>
        <w:pStyle w:val="BodyText"/>
        <w:spacing w:line="256" w:lineRule="auto"/>
        <w:ind w:left="687" w:right="848" w:hanging="546"/>
        <w:jc w:val="both"/>
      </w:pPr>
      <w:bookmarkStart w:id="427" w:name="_bookmark139"/>
      <w:bookmarkEnd w:id="427"/>
      <w:r>
        <w:rPr>
          <w:rFonts w:ascii="Arial"/>
          <w:b/>
        </w:rPr>
        <w:t>D &amp; F, Delivery and Finance</w:t>
      </w:r>
      <w:r>
        <w:rPr>
          <w:rFonts w:ascii="Arial"/>
          <w:b/>
          <w:spacing w:val="80"/>
        </w:rPr>
        <w:t xml:space="preserve"> </w:t>
      </w:r>
      <w:r>
        <w:t>The</w:t>
      </w:r>
      <w:r>
        <w:rPr>
          <w:spacing w:val="-7"/>
        </w:rPr>
        <w:t xml:space="preserve"> </w:t>
      </w:r>
      <w:r>
        <w:t>Delivery</w:t>
      </w:r>
      <w:r>
        <w:rPr>
          <w:spacing w:val="-7"/>
        </w:rPr>
        <w:t xml:space="preserve"> </w:t>
      </w:r>
      <w:r>
        <w:t>and</w:t>
      </w:r>
      <w:r>
        <w:rPr>
          <w:spacing w:val="-7"/>
        </w:rPr>
        <w:t xml:space="preserve"> </w:t>
      </w:r>
      <w:r>
        <w:t>Finance</w:t>
      </w:r>
      <w:r>
        <w:rPr>
          <w:spacing w:val="-7"/>
        </w:rPr>
        <w:t xml:space="preserve"> </w:t>
      </w:r>
      <w:r>
        <w:t>team</w:t>
      </w:r>
      <w:r>
        <w:rPr>
          <w:spacing w:val="-7"/>
        </w:rPr>
        <w:t xml:space="preserve"> </w:t>
      </w:r>
      <w:r>
        <w:t>is</w:t>
      </w:r>
      <w:r>
        <w:rPr>
          <w:spacing w:val="-7"/>
        </w:rPr>
        <w:t xml:space="preserve"> </w:t>
      </w:r>
      <w:r>
        <w:t>a</w:t>
      </w:r>
      <w:r>
        <w:rPr>
          <w:spacing w:val="-7"/>
        </w:rPr>
        <w:t xml:space="preserve"> </w:t>
      </w:r>
      <w:r>
        <w:t>BizDevOps</w:t>
      </w:r>
      <w:r>
        <w:rPr>
          <w:spacing w:val="-7"/>
        </w:rPr>
        <w:t xml:space="preserve"> </w:t>
      </w:r>
      <w:r>
        <w:t>team</w:t>
      </w:r>
      <w:r>
        <w:rPr>
          <w:spacing w:val="-7"/>
        </w:rPr>
        <w:t xml:space="preserve"> </w:t>
      </w:r>
      <w:r>
        <w:t>in</w:t>
      </w:r>
      <w:r>
        <w:rPr>
          <w:spacing w:val="-7"/>
        </w:rPr>
        <w:t xml:space="preserve"> </w:t>
      </w:r>
      <w:r>
        <w:t>DWH</w:t>
      </w:r>
      <w:r>
        <w:rPr>
          <w:spacing w:val="-7"/>
        </w:rPr>
        <w:t xml:space="preserve"> </w:t>
      </w:r>
      <w:r>
        <w:t>LS</w:t>
      </w:r>
      <w:r>
        <w:rPr>
          <w:spacing w:val="-7"/>
        </w:rPr>
        <w:t xml:space="preserve"> </w:t>
      </w:r>
      <w:r>
        <w:t>OPS</w:t>
      </w:r>
      <w:r>
        <w:rPr>
          <w:spacing w:val="-7"/>
        </w:rPr>
        <w:t xml:space="preserve"> </w:t>
      </w:r>
      <w:r>
        <w:t xml:space="preserve">handling </w:t>
      </w:r>
      <w:r>
        <w:rPr>
          <w:w w:val="110"/>
        </w:rPr>
        <w:t>requirements</w:t>
      </w:r>
      <w:r>
        <w:rPr>
          <w:spacing w:val="-8"/>
          <w:w w:val="110"/>
        </w:rPr>
        <w:t xml:space="preserve"> </w:t>
      </w:r>
      <w:r>
        <w:rPr>
          <w:w w:val="110"/>
        </w:rPr>
        <w:t>related</w:t>
      </w:r>
      <w:r>
        <w:rPr>
          <w:spacing w:val="-10"/>
          <w:w w:val="110"/>
        </w:rPr>
        <w:t xml:space="preserve"> </w:t>
      </w:r>
      <w:r>
        <w:rPr>
          <w:w w:val="110"/>
        </w:rPr>
        <w:t>to</w:t>
      </w:r>
      <w:r>
        <w:rPr>
          <w:spacing w:val="-8"/>
          <w:w w:val="110"/>
        </w:rPr>
        <w:t xml:space="preserve"> </w:t>
      </w:r>
      <w:r>
        <w:rPr>
          <w:w w:val="110"/>
        </w:rPr>
        <w:t>delivery</w:t>
      </w:r>
      <w:r>
        <w:rPr>
          <w:spacing w:val="-10"/>
          <w:w w:val="110"/>
        </w:rPr>
        <w:t xml:space="preserve"> </w:t>
      </w:r>
      <w:r>
        <w:rPr>
          <w:w w:val="110"/>
        </w:rPr>
        <w:t>and</w:t>
      </w:r>
      <w:r>
        <w:rPr>
          <w:spacing w:val="-8"/>
          <w:w w:val="110"/>
        </w:rPr>
        <w:t xml:space="preserve"> </w:t>
      </w:r>
      <w:r>
        <w:rPr>
          <w:w w:val="110"/>
        </w:rPr>
        <w:t>finance,</w:t>
      </w:r>
      <w:r>
        <w:rPr>
          <w:spacing w:val="-6"/>
          <w:w w:val="110"/>
        </w:rPr>
        <w:t xml:space="preserve"> </w:t>
      </w:r>
      <w:r>
        <w:rPr>
          <w:w w:val="110"/>
        </w:rPr>
        <w:t>including</w:t>
      </w:r>
      <w:r>
        <w:rPr>
          <w:spacing w:val="-8"/>
          <w:w w:val="110"/>
        </w:rPr>
        <w:t xml:space="preserve"> </w:t>
      </w:r>
      <w:r>
        <w:rPr>
          <w:w w:val="110"/>
        </w:rPr>
        <w:t>regional</w:t>
      </w:r>
      <w:r>
        <w:rPr>
          <w:spacing w:val="-10"/>
          <w:w w:val="110"/>
        </w:rPr>
        <w:t xml:space="preserve"> </w:t>
      </w:r>
      <w:r>
        <w:rPr>
          <w:w w:val="110"/>
        </w:rPr>
        <w:t>controlling</w:t>
      </w:r>
      <w:r>
        <w:rPr>
          <w:spacing w:val="-8"/>
          <w:w w:val="110"/>
        </w:rPr>
        <w:t xml:space="preserve"> </w:t>
      </w:r>
      <w:r>
        <w:rPr>
          <w:w w:val="110"/>
        </w:rPr>
        <w:t>and</w:t>
      </w:r>
      <w:r>
        <w:rPr>
          <w:spacing w:val="-10"/>
          <w:w w:val="110"/>
        </w:rPr>
        <w:t xml:space="preserve"> </w:t>
      </w:r>
      <w:r>
        <w:rPr>
          <w:w w:val="110"/>
        </w:rPr>
        <w:t>process</w:t>
      </w:r>
      <w:r>
        <w:rPr>
          <w:spacing w:val="-8"/>
          <w:w w:val="110"/>
        </w:rPr>
        <w:t xml:space="preserve"> </w:t>
      </w:r>
      <w:r>
        <w:rPr>
          <w:w w:val="110"/>
        </w:rPr>
        <w:t xml:space="preserve">controlling.. </w:t>
      </w:r>
      <w:hyperlink w:anchor="_bookmark24" w:history="1">
        <w:r>
          <w:rPr>
            <w:spacing w:val="-6"/>
            <w:w w:val="110"/>
          </w:rPr>
          <w:t>12</w:t>
        </w:r>
      </w:hyperlink>
    </w:p>
    <w:p w14:paraId="077BB5C4" w14:textId="77777777" w:rsidR="00C220EB" w:rsidRDefault="00000000">
      <w:pPr>
        <w:pStyle w:val="BodyText"/>
        <w:spacing w:before="161" w:line="256" w:lineRule="auto"/>
        <w:ind w:left="687" w:right="848" w:hanging="546"/>
        <w:jc w:val="both"/>
      </w:pPr>
      <w:bookmarkStart w:id="428" w:name="_bookmark140"/>
      <w:bookmarkEnd w:id="428"/>
      <w:r>
        <w:rPr>
          <w:rFonts w:ascii="Arial"/>
          <w:b/>
          <w:w w:val="110"/>
        </w:rPr>
        <w:t>Data</w:t>
      </w:r>
      <w:r>
        <w:rPr>
          <w:rFonts w:ascii="Arial"/>
          <w:b/>
          <w:spacing w:val="-14"/>
          <w:w w:val="110"/>
        </w:rPr>
        <w:t xml:space="preserve"> </w:t>
      </w:r>
      <w:r>
        <w:rPr>
          <w:rFonts w:ascii="Arial"/>
          <w:b/>
          <w:w w:val="110"/>
        </w:rPr>
        <w:t>Availability</w:t>
      </w:r>
      <w:r>
        <w:rPr>
          <w:rFonts w:ascii="Arial"/>
          <w:b/>
          <w:spacing w:val="-14"/>
          <w:w w:val="110"/>
        </w:rPr>
        <w:t xml:space="preserve"> </w:t>
      </w:r>
      <w:r>
        <w:rPr>
          <w:rFonts w:ascii="Arial"/>
          <w:b/>
          <w:w w:val="110"/>
        </w:rPr>
        <w:t xml:space="preserve">(DA) </w:t>
      </w:r>
      <w:r>
        <w:rPr>
          <w:w w:val="110"/>
        </w:rPr>
        <w:t xml:space="preserve">Data availability, in the context of this document, refers to whether the data is accessible e.g. whether a report can be retrieved and used when needed.. </w:t>
      </w:r>
      <w:hyperlink w:anchor="_bookmark2" w:history="1">
        <w:r>
          <w:rPr>
            <w:w w:val="110"/>
          </w:rPr>
          <w:t>1,</w:t>
        </w:r>
      </w:hyperlink>
      <w:r>
        <w:rPr>
          <w:w w:val="110"/>
        </w:rPr>
        <w:t xml:space="preserve"> </w:t>
      </w:r>
      <w:hyperlink w:anchor="_bookmark13" w:history="1">
        <w:r>
          <w:rPr>
            <w:w w:val="110"/>
          </w:rPr>
          <w:t>7,</w:t>
        </w:r>
      </w:hyperlink>
      <w:r>
        <w:rPr>
          <w:w w:val="110"/>
        </w:rPr>
        <w:t xml:space="preserve"> </w:t>
      </w:r>
      <w:hyperlink w:anchor="_bookmark69" w:history="1">
        <w:r>
          <w:rPr>
            <w:w w:val="110"/>
          </w:rPr>
          <w:t>36,</w:t>
        </w:r>
      </w:hyperlink>
      <w:r>
        <w:rPr>
          <w:w w:val="110"/>
        </w:rPr>
        <w:t xml:space="preserve"> </w:t>
      </w:r>
      <w:hyperlink w:anchor="_bookmark122" w:history="1">
        <w:r>
          <w:rPr>
            <w:w w:val="110"/>
          </w:rPr>
          <w:t>63</w:t>
        </w:r>
      </w:hyperlink>
    </w:p>
    <w:p w14:paraId="077BB5C5" w14:textId="77777777" w:rsidR="00C220EB" w:rsidRDefault="00000000">
      <w:pPr>
        <w:pStyle w:val="BodyText"/>
        <w:spacing w:before="161" w:line="256" w:lineRule="auto"/>
        <w:ind w:left="687" w:right="848" w:hanging="546"/>
        <w:jc w:val="both"/>
      </w:pPr>
      <w:bookmarkStart w:id="429" w:name="_bookmark141"/>
      <w:bookmarkEnd w:id="429"/>
      <w:r>
        <w:rPr>
          <w:rFonts w:ascii="Arial"/>
          <w:b/>
          <w:w w:val="110"/>
        </w:rPr>
        <w:t>Data</w:t>
      </w:r>
      <w:r>
        <w:rPr>
          <w:rFonts w:ascii="Arial"/>
          <w:b/>
          <w:spacing w:val="-11"/>
          <w:w w:val="110"/>
        </w:rPr>
        <w:t xml:space="preserve"> </w:t>
      </w:r>
      <w:r>
        <w:rPr>
          <w:rFonts w:ascii="Arial"/>
          <w:b/>
          <w:w w:val="110"/>
        </w:rPr>
        <w:t>Quality</w:t>
      </w:r>
      <w:r>
        <w:rPr>
          <w:rFonts w:ascii="Arial"/>
          <w:b/>
          <w:spacing w:val="-11"/>
          <w:w w:val="110"/>
        </w:rPr>
        <w:t xml:space="preserve"> </w:t>
      </w:r>
      <w:r>
        <w:rPr>
          <w:rFonts w:ascii="Arial"/>
          <w:b/>
          <w:w w:val="110"/>
        </w:rPr>
        <w:t xml:space="preserve">(DQ) </w:t>
      </w:r>
      <w:r>
        <w:rPr>
          <w:w w:val="110"/>
        </w:rPr>
        <w:t>Data quality refers to the state of qualitative or quantitative pieces of information. There are many definitions of data quality, but data is generally considered high quality if it is "fit for</w:t>
      </w:r>
      <w:r>
        <w:rPr>
          <w:spacing w:val="-3"/>
          <w:w w:val="110"/>
        </w:rPr>
        <w:t xml:space="preserve"> </w:t>
      </w:r>
      <w:r>
        <w:rPr>
          <w:w w:val="110"/>
        </w:rPr>
        <w:t>[its]</w:t>
      </w:r>
      <w:r>
        <w:rPr>
          <w:spacing w:val="-3"/>
          <w:w w:val="110"/>
        </w:rPr>
        <w:t xml:space="preserve"> </w:t>
      </w:r>
      <w:r>
        <w:rPr>
          <w:w w:val="110"/>
        </w:rPr>
        <w:t>intended</w:t>
      </w:r>
      <w:r>
        <w:rPr>
          <w:spacing w:val="-3"/>
          <w:w w:val="110"/>
        </w:rPr>
        <w:t xml:space="preserve"> </w:t>
      </w:r>
      <w:r>
        <w:rPr>
          <w:w w:val="110"/>
        </w:rPr>
        <w:t>uses</w:t>
      </w:r>
      <w:r>
        <w:rPr>
          <w:spacing w:val="-3"/>
          <w:w w:val="110"/>
        </w:rPr>
        <w:t xml:space="preserve"> </w:t>
      </w:r>
      <w:r>
        <w:rPr>
          <w:w w:val="110"/>
        </w:rPr>
        <w:t>in</w:t>
      </w:r>
      <w:r>
        <w:rPr>
          <w:spacing w:val="-3"/>
          <w:w w:val="110"/>
        </w:rPr>
        <w:t xml:space="preserve"> </w:t>
      </w:r>
      <w:r>
        <w:rPr>
          <w:w w:val="110"/>
        </w:rPr>
        <w:t>operations,</w:t>
      </w:r>
      <w:r>
        <w:rPr>
          <w:spacing w:val="-2"/>
          <w:w w:val="110"/>
        </w:rPr>
        <w:t xml:space="preserve"> </w:t>
      </w:r>
      <w:r>
        <w:rPr>
          <w:w w:val="110"/>
        </w:rPr>
        <w:t>decision</w:t>
      </w:r>
      <w:r>
        <w:rPr>
          <w:spacing w:val="-3"/>
          <w:w w:val="110"/>
        </w:rPr>
        <w:t xml:space="preserve"> </w:t>
      </w:r>
      <w:r>
        <w:rPr>
          <w:w w:val="110"/>
        </w:rPr>
        <w:t>making</w:t>
      </w:r>
      <w:r>
        <w:rPr>
          <w:spacing w:val="-3"/>
          <w:w w:val="110"/>
        </w:rPr>
        <w:t xml:space="preserve"> </w:t>
      </w:r>
      <w:r>
        <w:rPr>
          <w:w w:val="110"/>
        </w:rPr>
        <w:t>and</w:t>
      </w:r>
      <w:r>
        <w:rPr>
          <w:spacing w:val="-3"/>
          <w:w w:val="110"/>
        </w:rPr>
        <w:t xml:space="preserve"> </w:t>
      </w:r>
      <w:r>
        <w:rPr>
          <w:w w:val="110"/>
        </w:rPr>
        <w:t>planning". Data</w:t>
      </w:r>
      <w:r>
        <w:rPr>
          <w:spacing w:val="-3"/>
          <w:w w:val="110"/>
        </w:rPr>
        <w:t xml:space="preserve"> </w:t>
      </w:r>
      <w:r>
        <w:rPr>
          <w:w w:val="110"/>
        </w:rPr>
        <w:t>is</w:t>
      </w:r>
      <w:r>
        <w:rPr>
          <w:spacing w:val="-3"/>
          <w:w w:val="110"/>
        </w:rPr>
        <w:t xml:space="preserve"> </w:t>
      </w:r>
      <w:r>
        <w:rPr>
          <w:w w:val="110"/>
        </w:rPr>
        <w:t>deemed</w:t>
      </w:r>
      <w:r>
        <w:rPr>
          <w:spacing w:val="-3"/>
          <w:w w:val="110"/>
        </w:rPr>
        <w:t xml:space="preserve"> </w:t>
      </w:r>
      <w:r>
        <w:rPr>
          <w:w w:val="110"/>
        </w:rPr>
        <w:t>of</w:t>
      </w:r>
      <w:r>
        <w:rPr>
          <w:spacing w:val="-3"/>
          <w:w w:val="110"/>
        </w:rPr>
        <w:t xml:space="preserve"> </w:t>
      </w:r>
      <w:r>
        <w:rPr>
          <w:w w:val="110"/>
        </w:rPr>
        <w:t>high</w:t>
      </w:r>
      <w:r>
        <w:rPr>
          <w:spacing w:val="-3"/>
          <w:w w:val="110"/>
        </w:rPr>
        <w:t xml:space="preserve"> </w:t>
      </w:r>
      <w:r>
        <w:rPr>
          <w:w w:val="110"/>
        </w:rPr>
        <w:t xml:space="preserve">quality if it correctly represents the real-world construct to which it refers. Apart from these definitions, as the number of data sources increases, the question of internal data consistency becomes significant, regardless of fitness for use for any particular external purpose.. </w:t>
      </w:r>
      <w:hyperlink w:anchor="_bookmark2" w:history="1">
        <w:r>
          <w:rPr>
            <w:w w:val="110"/>
          </w:rPr>
          <w:t>1,</w:t>
        </w:r>
      </w:hyperlink>
      <w:r>
        <w:rPr>
          <w:w w:val="110"/>
        </w:rPr>
        <w:t xml:space="preserve"> </w:t>
      </w:r>
      <w:hyperlink w:anchor="_bookmark13" w:history="1">
        <w:r>
          <w:rPr>
            <w:w w:val="110"/>
          </w:rPr>
          <w:t>7,</w:t>
        </w:r>
      </w:hyperlink>
      <w:r>
        <w:rPr>
          <w:w w:val="110"/>
        </w:rPr>
        <w:t xml:space="preserve"> </w:t>
      </w:r>
      <w:hyperlink w:anchor="_bookmark69" w:history="1">
        <w:r>
          <w:rPr>
            <w:w w:val="110"/>
          </w:rPr>
          <w:t>36,</w:t>
        </w:r>
      </w:hyperlink>
      <w:r>
        <w:rPr>
          <w:w w:val="110"/>
        </w:rPr>
        <w:t xml:space="preserve"> </w:t>
      </w:r>
      <w:hyperlink w:anchor="_bookmark122" w:history="1">
        <w:r>
          <w:rPr>
            <w:w w:val="110"/>
          </w:rPr>
          <w:t>63</w:t>
        </w:r>
      </w:hyperlink>
    </w:p>
    <w:p w14:paraId="077BB5C6" w14:textId="77777777" w:rsidR="00C220EB" w:rsidRDefault="00000000">
      <w:pPr>
        <w:pStyle w:val="BodyText"/>
        <w:spacing w:before="162" w:line="256" w:lineRule="auto"/>
        <w:ind w:left="687" w:right="848" w:hanging="546"/>
        <w:jc w:val="both"/>
      </w:pPr>
      <w:bookmarkStart w:id="430" w:name="_bookmark142"/>
      <w:bookmarkEnd w:id="430"/>
      <w:r>
        <w:rPr>
          <w:rFonts w:ascii="Arial"/>
          <w:b/>
        </w:rPr>
        <w:t>Data Quality Management (DQM)</w:t>
      </w:r>
      <w:r>
        <w:rPr>
          <w:rFonts w:ascii="Arial"/>
          <w:b/>
          <w:spacing w:val="40"/>
        </w:rPr>
        <w:t xml:space="preserve"> </w:t>
      </w:r>
      <w:r>
        <w:t xml:space="preserve">Data quality management is the management of data quality topics. It </w:t>
      </w:r>
      <w:r>
        <w:rPr>
          <w:w w:val="110"/>
        </w:rPr>
        <w:t>describes</w:t>
      </w:r>
      <w:r>
        <w:rPr>
          <w:spacing w:val="-1"/>
          <w:w w:val="110"/>
        </w:rPr>
        <w:t xml:space="preserve"> </w:t>
      </w:r>
      <w:r>
        <w:rPr>
          <w:w w:val="110"/>
        </w:rPr>
        <w:t>how</w:t>
      </w:r>
      <w:r>
        <w:rPr>
          <w:spacing w:val="-1"/>
          <w:w w:val="110"/>
        </w:rPr>
        <w:t xml:space="preserve"> </w:t>
      </w:r>
      <w:r>
        <w:rPr>
          <w:w w:val="110"/>
        </w:rPr>
        <w:t>data</w:t>
      </w:r>
      <w:r>
        <w:rPr>
          <w:spacing w:val="-1"/>
          <w:w w:val="110"/>
        </w:rPr>
        <w:t xml:space="preserve"> </w:t>
      </w:r>
      <w:r>
        <w:rPr>
          <w:w w:val="110"/>
        </w:rPr>
        <w:t>quality</w:t>
      </w:r>
      <w:r>
        <w:rPr>
          <w:spacing w:val="-1"/>
          <w:w w:val="110"/>
        </w:rPr>
        <w:t xml:space="preserve"> </w:t>
      </w:r>
      <w:r>
        <w:rPr>
          <w:w w:val="110"/>
        </w:rPr>
        <w:t>is</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company. However,</w:t>
      </w:r>
      <w:r>
        <w:rPr>
          <w:spacing w:val="-1"/>
          <w:w w:val="110"/>
        </w:rPr>
        <w:t xml:space="preserve"> </w:t>
      </w:r>
      <w:r>
        <w:rPr>
          <w:w w:val="110"/>
        </w:rPr>
        <w:t>in</w:t>
      </w:r>
      <w:r>
        <w:rPr>
          <w:spacing w:val="-1"/>
          <w:w w:val="110"/>
        </w:rPr>
        <w:t xml:space="preserve"> </w:t>
      </w:r>
      <w:r>
        <w:rPr>
          <w:w w:val="110"/>
        </w:rPr>
        <w:t>this</w:t>
      </w:r>
      <w:r>
        <w:rPr>
          <w:spacing w:val="-1"/>
          <w:w w:val="110"/>
        </w:rPr>
        <w:t xml:space="preserve"> </w:t>
      </w:r>
      <w:r>
        <w:rPr>
          <w:w w:val="110"/>
        </w:rPr>
        <w:t>document,</w:t>
      </w:r>
      <w:r>
        <w:rPr>
          <w:spacing w:val="-1"/>
          <w:w w:val="110"/>
        </w:rPr>
        <w:t xml:space="preserve"> </w:t>
      </w:r>
      <w:r>
        <w:rPr>
          <w:w w:val="110"/>
        </w:rPr>
        <w:t>most</w:t>
      </w:r>
      <w:r>
        <w:rPr>
          <w:spacing w:val="-1"/>
          <w:w w:val="110"/>
        </w:rPr>
        <w:t xml:space="preserve"> </w:t>
      </w:r>
      <w:r>
        <w:rPr>
          <w:w w:val="110"/>
        </w:rPr>
        <w:t>references</w:t>
      </w:r>
      <w:r>
        <w:rPr>
          <w:spacing w:val="-1"/>
          <w:w w:val="110"/>
        </w:rPr>
        <w:t xml:space="preserve"> </w:t>
      </w:r>
      <w:r>
        <w:rPr>
          <w:w w:val="110"/>
        </w:rPr>
        <w:t xml:space="preserve">to </w:t>
      </w:r>
      <w:r>
        <w:t>DQM refer to the IT team working at Swiss Post on the DQM topic.</w:t>
      </w:r>
      <w:r>
        <w:rPr>
          <w:spacing w:val="40"/>
        </w:rPr>
        <w:t xml:space="preserve"> </w:t>
      </w:r>
      <w:r>
        <w:t xml:space="preserve">This team is implementing defined </w:t>
      </w:r>
      <w:r>
        <w:rPr>
          <w:w w:val="110"/>
        </w:rPr>
        <w:t>software</w:t>
      </w:r>
      <w:r>
        <w:rPr>
          <w:spacing w:val="-10"/>
          <w:w w:val="110"/>
        </w:rPr>
        <w:t xml:space="preserve"> </w:t>
      </w:r>
      <w:r>
        <w:rPr>
          <w:w w:val="110"/>
        </w:rPr>
        <w:t>that</w:t>
      </w:r>
      <w:r>
        <w:rPr>
          <w:spacing w:val="-10"/>
          <w:w w:val="110"/>
        </w:rPr>
        <w:t xml:space="preserve"> </w:t>
      </w:r>
      <w:r>
        <w:rPr>
          <w:w w:val="110"/>
        </w:rPr>
        <w:t>is</w:t>
      </w:r>
      <w:r>
        <w:rPr>
          <w:spacing w:val="-10"/>
          <w:w w:val="110"/>
        </w:rPr>
        <w:t xml:space="preserve"> </w:t>
      </w:r>
      <w:r>
        <w:rPr>
          <w:w w:val="110"/>
        </w:rPr>
        <w:t>intended</w:t>
      </w:r>
      <w:r>
        <w:rPr>
          <w:spacing w:val="-10"/>
          <w:w w:val="110"/>
        </w:rPr>
        <w:t xml:space="preserve"> </w:t>
      </w:r>
      <w:r>
        <w:rPr>
          <w:w w:val="110"/>
        </w:rPr>
        <w:t>to</w:t>
      </w:r>
      <w:r>
        <w:rPr>
          <w:spacing w:val="-10"/>
          <w:w w:val="110"/>
        </w:rPr>
        <w:t xml:space="preserve"> </w:t>
      </w:r>
      <w:r>
        <w:rPr>
          <w:w w:val="110"/>
        </w:rPr>
        <w:t>promote</w:t>
      </w:r>
      <w:r>
        <w:rPr>
          <w:spacing w:val="-10"/>
          <w:w w:val="110"/>
        </w:rPr>
        <w:t xml:space="preserve"> </w:t>
      </w:r>
      <w:r>
        <w:rPr>
          <w:w w:val="110"/>
        </w:rPr>
        <w:t>improvements</w:t>
      </w:r>
      <w:r>
        <w:rPr>
          <w:spacing w:val="-10"/>
          <w:w w:val="110"/>
        </w:rPr>
        <w:t xml:space="preserve"> </w:t>
      </w:r>
      <w:r>
        <w:rPr>
          <w:w w:val="110"/>
        </w:rPr>
        <w:t>in</w:t>
      </w:r>
      <w:r>
        <w:rPr>
          <w:spacing w:val="-10"/>
          <w:w w:val="110"/>
        </w:rPr>
        <w:t xml:space="preserve"> </w:t>
      </w:r>
      <w:r>
        <w:rPr>
          <w:w w:val="110"/>
        </w:rPr>
        <w:t>data</w:t>
      </w:r>
      <w:r>
        <w:rPr>
          <w:spacing w:val="-10"/>
          <w:w w:val="110"/>
        </w:rPr>
        <w:t xml:space="preserve"> </w:t>
      </w:r>
      <w:r>
        <w:rPr>
          <w:w w:val="110"/>
        </w:rPr>
        <w:t xml:space="preserve">quality.. </w:t>
      </w:r>
      <w:hyperlink w:anchor="_bookmark21" w:history="1">
        <w:r>
          <w:rPr>
            <w:w w:val="110"/>
          </w:rPr>
          <w:t>11,</w:t>
        </w:r>
      </w:hyperlink>
      <w:r>
        <w:rPr>
          <w:spacing w:val="-10"/>
          <w:w w:val="110"/>
        </w:rPr>
        <w:t xml:space="preserve"> </w:t>
      </w:r>
      <w:hyperlink w:anchor="_bookmark28" w:history="1">
        <w:r>
          <w:rPr>
            <w:w w:val="110"/>
          </w:rPr>
          <w:t>13,</w:t>
        </w:r>
      </w:hyperlink>
      <w:r>
        <w:rPr>
          <w:spacing w:val="-10"/>
          <w:w w:val="110"/>
        </w:rPr>
        <w:t xml:space="preserve"> </w:t>
      </w:r>
      <w:hyperlink w:anchor="_bookmark30" w:history="1">
        <w:r>
          <w:rPr>
            <w:w w:val="110"/>
          </w:rPr>
          <w:t>1</w:t>
        </w:r>
      </w:hyperlink>
      <w:r>
        <w:rPr>
          <w:w w:val="110"/>
        </w:rPr>
        <w:t>4,</w:t>
      </w:r>
      <w:r>
        <w:rPr>
          <w:spacing w:val="-10"/>
          <w:w w:val="110"/>
        </w:rPr>
        <w:t xml:space="preserve"> </w:t>
      </w:r>
      <w:hyperlink w:anchor="_bookmark40" w:history="1">
        <w:r>
          <w:rPr>
            <w:w w:val="110"/>
          </w:rPr>
          <w:t>1</w:t>
        </w:r>
      </w:hyperlink>
      <w:r>
        <w:rPr>
          <w:w w:val="110"/>
        </w:rPr>
        <w:t>7,</w:t>
      </w:r>
      <w:r>
        <w:rPr>
          <w:spacing w:val="-10"/>
          <w:w w:val="110"/>
        </w:rPr>
        <w:t xml:space="preserve"> </w:t>
      </w:r>
      <w:hyperlink w:anchor="_bookmark73" w:history="1">
        <w:r>
          <w:rPr>
            <w:w w:val="110"/>
          </w:rPr>
          <w:t>3</w:t>
        </w:r>
      </w:hyperlink>
      <w:r>
        <w:rPr>
          <w:w w:val="110"/>
        </w:rPr>
        <w:t>7,</w:t>
      </w:r>
      <w:r>
        <w:rPr>
          <w:spacing w:val="-10"/>
          <w:w w:val="110"/>
        </w:rPr>
        <w:t xml:space="preserve"> </w:t>
      </w:r>
      <w:hyperlink w:anchor="_bookmark78" w:history="1">
        <w:r>
          <w:rPr>
            <w:w w:val="110"/>
          </w:rPr>
          <w:t>39,</w:t>
        </w:r>
      </w:hyperlink>
      <w:r>
        <w:rPr>
          <w:spacing w:val="-10"/>
          <w:w w:val="110"/>
        </w:rPr>
        <w:t xml:space="preserve"> </w:t>
      </w:r>
      <w:hyperlink w:anchor="_bookmark104" w:history="1">
        <w:r>
          <w:rPr>
            <w:w w:val="110"/>
          </w:rPr>
          <w:t>54,</w:t>
        </w:r>
      </w:hyperlink>
      <w:r>
        <w:rPr>
          <w:spacing w:val="-10"/>
          <w:w w:val="110"/>
        </w:rPr>
        <w:t xml:space="preserve"> </w:t>
      </w:r>
      <w:hyperlink w:anchor="_bookmark115" w:history="1">
        <w:r>
          <w:rPr>
            <w:w w:val="110"/>
          </w:rPr>
          <w:t>60</w:t>
        </w:r>
      </w:hyperlink>
    </w:p>
    <w:p w14:paraId="077BB5C7" w14:textId="77777777" w:rsidR="00C220EB" w:rsidRDefault="00000000">
      <w:pPr>
        <w:pStyle w:val="BodyText"/>
        <w:spacing w:before="161" w:line="256" w:lineRule="auto"/>
        <w:ind w:left="687" w:right="848" w:hanging="546"/>
        <w:jc w:val="both"/>
      </w:pPr>
      <w:bookmarkStart w:id="431" w:name="_bookmark143"/>
      <w:bookmarkEnd w:id="431"/>
      <w:r>
        <w:rPr>
          <w:rFonts w:ascii="Arial"/>
          <w:b/>
        </w:rPr>
        <w:t>DAX</w:t>
      </w:r>
      <w:r>
        <w:rPr>
          <w:rFonts w:ascii="Arial"/>
          <w:b/>
          <w:spacing w:val="80"/>
          <w:w w:val="150"/>
        </w:rPr>
        <w:t xml:space="preserve"> </w:t>
      </w:r>
      <w:r>
        <w:t xml:space="preserve">Data Analysis Expressions (DAX) is a formula language used in Microsoft Power BI, Analysis Services, </w:t>
      </w:r>
      <w:r>
        <w:rPr>
          <w:w w:val="110"/>
        </w:rPr>
        <w:t xml:space="preserve">and Power Pivot to define calculations, measures, calculated columns, and tables for data analysis and reporting.. </w:t>
      </w:r>
      <w:hyperlink w:anchor="_bookmark106" w:history="1">
        <w:r>
          <w:rPr>
            <w:w w:val="110"/>
          </w:rPr>
          <w:t>55</w:t>
        </w:r>
      </w:hyperlink>
    </w:p>
    <w:p w14:paraId="077BB5C8" w14:textId="77777777" w:rsidR="00C220EB" w:rsidRDefault="00000000">
      <w:pPr>
        <w:pStyle w:val="BodyText"/>
        <w:spacing w:before="161" w:line="256" w:lineRule="auto"/>
        <w:ind w:left="687" w:right="848" w:hanging="546"/>
        <w:jc w:val="both"/>
      </w:pPr>
      <w:bookmarkStart w:id="432" w:name="_bookmark144"/>
      <w:bookmarkEnd w:id="432"/>
      <w:r>
        <w:rPr>
          <w:rFonts w:ascii="Arial"/>
          <w:b/>
          <w:w w:val="105"/>
        </w:rPr>
        <w:t>DSP, SAP Datasphere</w:t>
      </w:r>
      <w:r>
        <w:rPr>
          <w:rFonts w:ascii="Arial"/>
          <w:b/>
          <w:spacing w:val="40"/>
          <w:w w:val="105"/>
        </w:rPr>
        <w:t xml:space="preserve"> </w:t>
      </w:r>
      <w:r>
        <w:rPr>
          <w:w w:val="105"/>
        </w:rPr>
        <w:t>DSP (SAP Datasphere) enables the creation of data models that integrate SAP and non-SAP</w:t>
      </w:r>
      <w:r>
        <w:rPr>
          <w:spacing w:val="25"/>
          <w:w w:val="105"/>
        </w:rPr>
        <w:t xml:space="preserve"> </w:t>
      </w:r>
      <w:r>
        <w:rPr>
          <w:w w:val="105"/>
        </w:rPr>
        <w:t>data</w:t>
      </w:r>
      <w:r>
        <w:rPr>
          <w:spacing w:val="25"/>
          <w:w w:val="105"/>
        </w:rPr>
        <w:t xml:space="preserve"> </w:t>
      </w:r>
      <w:r>
        <w:rPr>
          <w:w w:val="105"/>
        </w:rPr>
        <w:t>sources.</w:t>
      </w:r>
      <w:r>
        <w:rPr>
          <w:spacing w:val="40"/>
          <w:w w:val="105"/>
        </w:rPr>
        <w:t xml:space="preserve"> </w:t>
      </w:r>
      <w:r>
        <w:rPr>
          <w:w w:val="105"/>
        </w:rPr>
        <w:t>These</w:t>
      </w:r>
      <w:r>
        <w:rPr>
          <w:spacing w:val="25"/>
          <w:w w:val="105"/>
        </w:rPr>
        <w:t xml:space="preserve"> </w:t>
      </w:r>
      <w:r>
        <w:rPr>
          <w:w w:val="105"/>
        </w:rPr>
        <w:t>sources</w:t>
      </w:r>
      <w:r>
        <w:rPr>
          <w:spacing w:val="25"/>
          <w:w w:val="105"/>
        </w:rPr>
        <w:t xml:space="preserve"> </w:t>
      </w:r>
      <w:r>
        <w:rPr>
          <w:w w:val="105"/>
        </w:rPr>
        <w:t>can</w:t>
      </w:r>
      <w:r>
        <w:rPr>
          <w:spacing w:val="25"/>
          <w:w w:val="105"/>
        </w:rPr>
        <w:t xml:space="preserve"> </w:t>
      </w:r>
      <w:r>
        <w:rPr>
          <w:w w:val="105"/>
        </w:rPr>
        <w:t>include</w:t>
      </w:r>
      <w:r>
        <w:rPr>
          <w:spacing w:val="25"/>
          <w:w w:val="105"/>
        </w:rPr>
        <w:t xml:space="preserve"> </w:t>
      </w:r>
      <w:r>
        <w:rPr>
          <w:w w:val="105"/>
        </w:rPr>
        <w:t>databases</w:t>
      </w:r>
      <w:r>
        <w:rPr>
          <w:spacing w:val="25"/>
          <w:w w:val="105"/>
        </w:rPr>
        <w:t xml:space="preserve"> </w:t>
      </w:r>
      <w:r>
        <w:rPr>
          <w:w w:val="105"/>
        </w:rPr>
        <w:t>as</w:t>
      </w:r>
      <w:r>
        <w:rPr>
          <w:spacing w:val="25"/>
          <w:w w:val="105"/>
        </w:rPr>
        <w:t xml:space="preserve"> </w:t>
      </w:r>
      <w:r>
        <w:rPr>
          <w:w w:val="105"/>
        </w:rPr>
        <w:t>well</w:t>
      </w:r>
      <w:r>
        <w:rPr>
          <w:spacing w:val="25"/>
          <w:w w:val="105"/>
        </w:rPr>
        <w:t xml:space="preserve"> </w:t>
      </w:r>
      <w:r>
        <w:rPr>
          <w:w w:val="105"/>
        </w:rPr>
        <w:t>as</w:t>
      </w:r>
      <w:r>
        <w:rPr>
          <w:spacing w:val="25"/>
          <w:w w:val="105"/>
        </w:rPr>
        <w:t xml:space="preserve"> </w:t>
      </w:r>
      <w:r>
        <w:rPr>
          <w:w w:val="105"/>
        </w:rPr>
        <w:t>Excel</w:t>
      </w:r>
      <w:r>
        <w:rPr>
          <w:spacing w:val="25"/>
          <w:w w:val="105"/>
        </w:rPr>
        <w:t xml:space="preserve"> </w:t>
      </w:r>
      <w:r>
        <w:rPr>
          <w:w w:val="105"/>
        </w:rPr>
        <w:t>files.</w:t>
      </w:r>
      <w:r>
        <w:rPr>
          <w:spacing w:val="40"/>
          <w:w w:val="105"/>
        </w:rPr>
        <w:t xml:space="preserve"> </w:t>
      </w:r>
      <w:r>
        <w:rPr>
          <w:w w:val="105"/>
        </w:rPr>
        <w:t>The</w:t>
      </w:r>
      <w:r>
        <w:rPr>
          <w:spacing w:val="25"/>
          <w:w w:val="105"/>
        </w:rPr>
        <w:t xml:space="preserve"> </w:t>
      </w:r>
      <w:r>
        <w:rPr>
          <w:w w:val="105"/>
        </w:rPr>
        <w:t>data</w:t>
      </w:r>
      <w:r>
        <w:rPr>
          <w:spacing w:val="25"/>
          <w:w w:val="105"/>
        </w:rPr>
        <w:t xml:space="preserve"> </w:t>
      </w:r>
      <w:r>
        <w:rPr>
          <w:w w:val="105"/>
        </w:rPr>
        <w:t>sources can</w:t>
      </w:r>
      <w:r>
        <w:rPr>
          <w:spacing w:val="37"/>
          <w:w w:val="105"/>
        </w:rPr>
        <w:t xml:space="preserve"> </w:t>
      </w:r>
      <w:r>
        <w:rPr>
          <w:w w:val="105"/>
        </w:rPr>
        <w:t>then</w:t>
      </w:r>
      <w:r>
        <w:rPr>
          <w:spacing w:val="37"/>
          <w:w w:val="105"/>
        </w:rPr>
        <w:t xml:space="preserve"> </w:t>
      </w:r>
      <w:r>
        <w:rPr>
          <w:w w:val="105"/>
        </w:rPr>
        <w:t>be</w:t>
      </w:r>
      <w:r>
        <w:rPr>
          <w:spacing w:val="37"/>
          <w:w w:val="105"/>
        </w:rPr>
        <w:t xml:space="preserve"> </w:t>
      </w:r>
      <w:r>
        <w:rPr>
          <w:w w:val="105"/>
        </w:rPr>
        <w:t>further</w:t>
      </w:r>
      <w:r>
        <w:rPr>
          <w:spacing w:val="37"/>
          <w:w w:val="105"/>
        </w:rPr>
        <w:t xml:space="preserve"> </w:t>
      </w:r>
      <w:r>
        <w:rPr>
          <w:w w:val="105"/>
        </w:rPr>
        <w:t>joined</w:t>
      </w:r>
      <w:r>
        <w:rPr>
          <w:spacing w:val="37"/>
          <w:w w:val="105"/>
        </w:rPr>
        <w:t xml:space="preserve"> </w:t>
      </w:r>
      <w:r>
        <w:rPr>
          <w:w w:val="105"/>
        </w:rPr>
        <w:t>and</w:t>
      </w:r>
      <w:r>
        <w:rPr>
          <w:spacing w:val="37"/>
          <w:w w:val="105"/>
        </w:rPr>
        <w:t xml:space="preserve"> </w:t>
      </w:r>
      <w:r>
        <w:rPr>
          <w:w w:val="105"/>
        </w:rPr>
        <w:t>aggregated..</w:t>
      </w:r>
      <w:r>
        <w:rPr>
          <w:spacing w:val="40"/>
          <w:w w:val="105"/>
        </w:rPr>
        <w:t xml:space="preserve"> </w:t>
      </w:r>
      <w:hyperlink w:anchor="_bookmark95" w:history="1">
        <w:r>
          <w:rPr>
            <w:w w:val="105"/>
          </w:rPr>
          <w:t>47,</w:t>
        </w:r>
      </w:hyperlink>
      <w:r>
        <w:rPr>
          <w:spacing w:val="37"/>
          <w:w w:val="105"/>
        </w:rPr>
        <w:t xml:space="preserve"> </w:t>
      </w:r>
      <w:hyperlink w:anchor="_bookmark98" w:history="1">
        <w:r>
          <w:rPr>
            <w:w w:val="105"/>
          </w:rPr>
          <w:t>49,</w:t>
        </w:r>
      </w:hyperlink>
      <w:r>
        <w:rPr>
          <w:spacing w:val="37"/>
          <w:w w:val="105"/>
        </w:rPr>
        <w:t xml:space="preserve"> </w:t>
      </w:r>
      <w:hyperlink w:anchor="_bookmark99" w:history="1">
        <w:r>
          <w:rPr>
            <w:w w:val="105"/>
          </w:rPr>
          <w:t>50</w:t>
        </w:r>
      </w:hyperlink>
    </w:p>
    <w:p w14:paraId="077BB5C9" w14:textId="77777777" w:rsidR="00C220EB" w:rsidRDefault="00000000">
      <w:pPr>
        <w:pStyle w:val="BodyText"/>
        <w:spacing w:before="161" w:line="256" w:lineRule="auto"/>
        <w:ind w:left="687" w:right="848" w:hanging="546"/>
        <w:jc w:val="both"/>
      </w:pPr>
      <w:bookmarkStart w:id="433" w:name="_bookmark145"/>
      <w:bookmarkEnd w:id="433"/>
      <w:r>
        <w:rPr>
          <w:rFonts w:ascii="Arial"/>
          <w:b/>
          <w:w w:val="110"/>
        </w:rPr>
        <w:t>DWH</w:t>
      </w:r>
      <w:r>
        <w:rPr>
          <w:rFonts w:ascii="Arial"/>
          <w:b/>
          <w:spacing w:val="-17"/>
          <w:w w:val="110"/>
        </w:rPr>
        <w:t xml:space="preserve"> </w:t>
      </w:r>
      <w:r>
        <w:rPr>
          <w:w w:val="110"/>
        </w:rPr>
        <w:t>In</w:t>
      </w:r>
      <w:r>
        <w:rPr>
          <w:spacing w:val="-15"/>
          <w:w w:val="110"/>
        </w:rPr>
        <w:t xml:space="preserve"> </w:t>
      </w:r>
      <w:r>
        <w:rPr>
          <w:w w:val="110"/>
        </w:rPr>
        <w:t>computing,</w:t>
      </w:r>
      <w:r>
        <w:rPr>
          <w:spacing w:val="-16"/>
          <w:w w:val="110"/>
        </w:rPr>
        <w:t xml:space="preserve"> </w:t>
      </w:r>
      <w:r>
        <w:rPr>
          <w:w w:val="110"/>
        </w:rPr>
        <w:t>a</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(DW</w:t>
      </w:r>
      <w:r>
        <w:rPr>
          <w:spacing w:val="-15"/>
          <w:w w:val="110"/>
        </w:rPr>
        <w:t xml:space="preserve"> </w:t>
      </w:r>
      <w:r>
        <w:rPr>
          <w:w w:val="110"/>
        </w:rPr>
        <w:t>or</w:t>
      </w:r>
      <w:r>
        <w:rPr>
          <w:spacing w:val="-15"/>
          <w:w w:val="110"/>
        </w:rPr>
        <w:t xml:space="preserve"> </w:t>
      </w:r>
      <w:r>
        <w:rPr>
          <w:w w:val="110"/>
        </w:rPr>
        <w:t>DWH),</w:t>
      </w:r>
      <w:r>
        <w:rPr>
          <w:spacing w:val="-15"/>
          <w:w w:val="110"/>
        </w:rPr>
        <w:t xml:space="preserve"> </w:t>
      </w:r>
      <w:r>
        <w:rPr>
          <w:w w:val="110"/>
        </w:rPr>
        <w:t>also</w:t>
      </w:r>
      <w:r>
        <w:rPr>
          <w:spacing w:val="-15"/>
          <w:w w:val="110"/>
        </w:rPr>
        <w:t xml:space="preserve"> </w:t>
      </w:r>
      <w:r>
        <w:rPr>
          <w:w w:val="110"/>
        </w:rPr>
        <w:t>known</w:t>
      </w:r>
      <w:r>
        <w:rPr>
          <w:spacing w:val="-16"/>
          <w:w w:val="110"/>
        </w:rPr>
        <w:t xml:space="preserve"> </w:t>
      </w:r>
      <w:r>
        <w:rPr>
          <w:w w:val="110"/>
        </w:rPr>
        <w:t>as</w:t>
      </w:r>
      <w:r>
        <w:rPr>
          <w:spacing w:val="-15"/>
          <w:w w:val="110"/>
        </w:rPr>
        <w:t xml:space="preserve"> </w:t>
      </w:r>
      <w:r>
        <w:rPr>
          <w:w w:val="110"/>
        </w:rPr>
        <w:t>an</w:t>
      </w:r>
      <w:r>
        <w:rPr>
          <w:spacing w:val="-15"/>
          <w:w w:val="110"/>
        </w:rPr>
        <w:t xml:space="preserve"> </w:t>
      </w:r>
      <w:r>
        <w:rPr>
          <w:w w:val="110"/>
        </w:rPr>
        <w:t>enterprise</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 xml:space="preserve">(EDW), is a system used for reporting and data analysis and is a core component of business intelligence. Data warehouses are central repositories of data integrated from disparate sources.. </w:t>
      </w:r>
      <w:hyperlink w:anchor="_bookmark21" w:history="1">
        <w:r>
          <w:rPr>
            <w:w w:val="110"/>
          </w:rPr>
          <w:t>11,</w:t>
        </w:r>
      </w:hyperlink>
      <w:r>
        <w:rPr>
          <w:w w:val="110"/>
        </w:rPr>
        <w:t xml:space="preserve"> </w:t>
      </w:r>
      <w:hyperlink w:anchor="_bookmark87" w:history="1">
        <w:r>
          <w:rPr>
            <w:w w:val="110"/>
          </w:rPr>
          <w:t>43</w:t>
        </w:r>
      </w:hyperlink>
    </w:p>
    <w:p w14:paraId="077BB5CA" w14:textId="77777777" w:rsidR="00C220EB" w:rsidRDefault="00000000">
      <w:pPr>
        <w:pStyle w:val="BodyText"/>
        <w:spacing w:before="162" w:line="256" w:lineRule="auto"/>
        <w:ind w:left="687" w:right="848" w:hanging="546"/>
        <w:jc w:val="both"/>
      </w:pPr>
      <w:bookmarkStart w:id="434" w:name="_bookmark146"/>
      <w:bookmarkEnd w:id="434"/>
      <w:r>
        <w:rPr>
          <w:rFonts w:ascii="Arial"/>
          <w:b/>
          <w:w w:val="105"/>
        </w:rPr>
        <w:t>DWH</w:t>
      </w:r>
      <w:r>
        <w:rPr>
          <w:rFonts w:ascii="Arial"/>
          <w:b/>
          <w:spacing w:val="-17"/>
          <w:w w:val="105"/>
        </w:rPr>
        <w:t xml:space="preserve"> </w:t>
      </w:r>
      <w:r>
        <w:rPr>
          <w:rFonts w:ascii="Arial"/>
          <w:b/>
          <w:w w:val="105"/>
        </w:rPr>
        <w:t>LS</w:t>
      </w:r>
      <w:r>
        <w:rPr>
          <w:rFonts w:ascii="Arial"/>
          <w:b/>
          <w:spacing w:val="-16"/>
          <w:w w:val="105"/>
        </w:rPr>
        <w:t xml:space="preserve"> </w:t>
      </w:r>
      <w:r>
        <w:rPr>
          <w:rFonts w:ascii="Arial"/>
          <w:b/>
          <w:w w:val="105"/>
        </w:rPr>
        <w:t>OPS</w:t>
      </w:r>
      <w:r>
        <w:rPr>
          <w:rFonts w:ascii="Arial"/>
          <w:b/>
          <w:spacing w:val="21"/>
          <w:w w:val="105"/>
        </w:rPr>
        <w:t xml:space="preserve"> </w:t>
      </w:r>
      <w:r>
        <w:rPr>
          <w:w w:val="105"/>
        </w:rPr>
        <w:t>A</w:t>
      </w:r>
      <w:r>
        <w:rPr>
          <w:spacing w:val="-13"/>
          <w:w w:val="105"/>
        </w:rPr>
        <w:t xml:space="preserve"> </w:t>
      </w:r>
      <w:r>
        <w:rPr>
          <w:w w:val="105"/>
        </w:rPr>
        <w:t>Swiss</w:t>
      </w:r>
      <w:r>
        <w:rPr>
          <w:spacing w:val="-13"/>
          <w:w w:val="105"/>
        </w:rPr>
        <w:t xml:space="preserve"> </w:t>
      </w:r>
      <w:r>
        <w:rPr>
          <w:w w:val="105"/>
        </w:rPr>
        <w:t>post</w:t>
      </w:r>
      <w:r>
        <w:rPr>
          <w:spacing w:val="-13"/>
          <w:w w:val="105"/>
        </w:rPr>
        <w:t xml:space="preserve"> </w:t>
      </w:r>
      <w:r>
        <w:rPr>
          <w:w w:val="105"/>
        </w:rPr>
        <w:t>abreviation,</w:t>
      </w:r>
      <w:r>
        <w:rPr>
          <w:spacing w:val="-11"/>
          <w:w w:val="105"/>
        </w:rPr>
        <w:t xml:space="preserve"> </w:t>
      </w:r>
      <w:r>
        <w:rPr>
          <w:w w:val="105"/>
        </w:rPr>
        <w:t>DWH</w:t>
      </w:r>
      <w:r>
        <w:rPr>
          <w:spacing w:val="-13"/>
          <w:w w:val="105"/>
        </w:rPr>
        <w:t xml:space="preserve"> </w:t>
      </w:r>
      <w:r>
        <w:rPr>
          <w:w w:val="105"/>
        </w:rPr>
        <w:t>-&gt;</w:t>
      </w:r>
      <w:r>
        <w:rPr>
          <w:spacing w:val="-13"/>
          <w:w w:val="105"/>
        </w:rPr>
        <w:t xml:space="preserve"> </w:t>
      </w:r>
      <w:r>
        <w:rPr>
          <w:w w:val="105"/>
        </w:rPr>
        <w:t>"Data</w:t>
      </w:r>
      <w:r>
        <w:rPr>
          <w:spacing w:val="-13"/>
          <w:w w:val="105"/>
        </w:rPr>
        <w:t xml:space="preserve"> </w:t>
      </w:r>
      <w:r>
        <w:rPr>
          <w:w w:val="105"/>
        </w:rPr>
        <w:t>Warehouse",</w:t>
      </w:r>
      <w:r>
        <w:rPr>
          <w:spacing w:val="-11"/>
          <w:w w:val="105"/>
        </w:rPr>
        <w:t xml:space="preserve"> </w:t>
      </w:r>
      <w:r>
        <w:rPr>
          <w:w w:val="105"/>
        </w:rPr>
        <w:t>LS</w:t>
      </w:r>
      <w:r>
        <w:rPr>
          <w:spacing w:val="-13"/>
          <w:w w:val="105"/>
        </w:rPr>
        <w:t xml:space="preserve"> </w:t>
      </w:r>
      <w:r>
        <w:rPr>
          <w:w w:val="105"/>
        </w:rPr>
        <w:t>-&gt;</w:t>
      </w:r>
      <w:r>
        <w:rPr>
          <w:spacing w:val="-13"/>
          <w:w w:val="105"/>
        </w:rPr>
        <w:t xml:space="preserve"> </w:t>
      </w:r>
      <w:r>
        <w:rPr>
          <w:w w:val="105"/>
        </w:rPr>
        <w:t>"Logistic</w:t>
      </w:r>
      <w:r>
        <w:rPr>
          <w:spacing w:val="-13"/>
          <w:w w:val="105"/>
        </w:rPr>
        <w:t xml:space="preserve"> </w:t>
      </w:r>
      <w:r>
        <w:rPr>
          <w:w w:val="105"/>
        </w:rPr>
        <w:t>Services",</w:t>
      </w:r>
      <w:r>
        <w:rPr>
          <w:spacing w:val="-11"/>
          <w:w w:val="105"/>
        </w:rPr>
        <w:t xml:space="preserve"> </w:t>
      </w:r>
      <w:r>
        <w:rPr>
          <w:w w:val="105"/>
        </w:rPr>
        <w:t>OPS</w:t>
      </w:r>
      <w:r>
        <w:rPr>
          <w:spacing w:val="-13"/>
          <w:w w:val="105"/>
        </w:rPr>
        <w:t xml:space="preserve"> </w:t>
      </w:r>
      <w:r>
        <w:rPr>
          <w:w w:val="105"/>
        </w:rPr>
        <w:t>-&gt;</w:t>
      </w:r>
      <w:r>
        <w:rPr>
          <w:spacing w:val="-13"/>
          <w:w w:val="105"/>
        </w:rPr>
        <w:t xml:space="preserve"> </w:t>
      </w:r>
      <w:r>
        <w:rPr>
          <w:w w:val="105"/>
        </w:rPr>
        <w:t>"Op-erations".</w:t>
      </w:r>
      <w:r>
        <w:rPr>
          <w:spacing w:val="40"/>
          <w:w w:val="105"/>
        </w:rPr>
        <w:t xml:space="preserve"> </w:t>
      </w:r>
      <w:r>
        <w:rPr>
          <w:w w:val="105"/>
        </w:rPr>
        <w:t xml:space="preserve">Together, this refers to the Data Warehouse that supports and manages the operational processes of the postal logistics services.. </w:t>
      </w:r>
      <w:hyperlink w:anchor="_bookmark6" w:history="1">
        <w:r>
          <w:rPr>
            <w:w w:val="105"/>
          </w:rPr>
          <w:t>3,</w:t>
        </w:r>
      </w:hyperlink>
      <w:r>
        <w:rPr>
          <w:w w:val="105"/>
        </w:rPr>
        <w:t xml:space="preserve"> </w:t>
      </w:r>
      <w:hyperlink w:anchor="_bookmark16" w:history="1">
        <w:r>
          <w:rPr>
            <w:w w:val="105"/>
          </w:rPr>
          <w:t>8,</w:t>
        </w:r>
      </w:hyperlink>
      <w:r>
        <w:rPr>
          <w:w w:val="105"/>
        </w:rPr>
        <w:t xml:space="preserve"> </w:t>
      </w:r>
      <w:hyperlink w:anchor="_bookmark21" w:history="1">
        <w:r>
          <w:rPr>
            <w:w w:val="105"/>
          </w:rPr>
          <w:t>11,</w:t>
        </w:r>
      </w:hyperlink>
      <w:r>
        <w:rPr>
          <w:w w:val="105"/>
        </w:rPr>
        <w:t xml:space="preserve"> </w:t>
      </w:r>
      <w:hyperlink w:anchor="_bookmark38" w:history="1">
        <w:r>
          <w:rPr>
            <w:w w:val="105"/>
          </w:rPr>
          <w:t>1</w:t>
        </w:r>
      </w:hyperlink>
      <w:r>
        <w:rPr>
          <w:w w:val="105"/>
        </w:rPr>
        <w:t xml:space="preserve">6, </w:t>
      </w:r>
      <w:hyperlink w:anchor="_bookmark69" w:history="1">
        <w:r>
          <w:rPr>
            <w:w w:val="105"/>
          </w:rPr>
          <w:t>36,</w:t>
        </w:r>
      </w:hyperlink>
      <w:r>
        <w:rPr>
          <w:w w:val="105"/>
        </w:rPr>
        <w:t xml:space="preserve"> </w:t>
      </w:r>
      <w:hyperlink w:anchor="_bookmark73" w:history="1">
        <w:r>
          <w:rPr>
            <w:w w:val="105"/>
          </w:rPr>
          <w:t>3</w:t>
        </w:r>
      </w:hyperlink>
      <w:r>
        <w:rPr>
          <w:w w:val="105"/>
        </w:rPr>
        <w:t xml:space="preserve">7, </w:t>
      </w:r>
      <w:hyperlink w:anchor="_bookmark102" w:history="1">
        <w:r>
          <w:rPr>
            <w:w w:val="105"/>
          </w:rPr>
          <w:t>53,</w:t>
        </w:r>
      </w:hyperlink>
      <w:r>
        <w:rPr>
          <w:w w:val="105"/>
        </w:rPr>
        <w:t xml:space="preserve"> </w:t>
      </w:r>
      <w:hyperlink w:anchor="_bookmark106" w:history="1">
        <w:r>
          <w:rPr>
            <w:w w:val="105"/>
          </w:rPr>
          <w:t>5</w:t>
        </w:r>
      </w:hyperlink>
      <w:r>
        <w:rPr>
          <w:w w:val="105"/>
        </w:rPr>
        <w:t xml:space="preserve">5, </w:t>
      </w:r>
      <w:hyperlink w:anchor="_bookmark122" w:history="1">
        <w:r>
          <w:rPr>
            <w:w w:val="105"/>
          </w:rPr>
          <w:t>63</w:t>
        </w:r>
      </w:hyperlink>
    </w:p>
    <w:p w14:paraId="077BB5CB" w14:textId="77777777" w:rsidR="00C220EB" w:rsidRDefault="00C220EB">
      <w:pPr>
        <w:pStyle w:val="BodyText"/>
        <w:spacing w:before="171"/>
      </w:pPr>
    </w:p>
    <w:p w14:paraId="077BB5CC" w14:textId="77777777" w:rsidR="00C220EB" w:rsidRDefault="00000000">
      <w:pPr>
        <w:pStyle w:val="BodyText"/>
        <w:spacing w:line="256" w:lineRule="auto"/>
        <w:ind w:left="687" w:right="848" w:hanging="546"/>
        <w:jc w:val="both"/>
      </w:pPr>
      <w:bookmarkStart w:id="435" w:name="_bookmark147"/>
      <w:bookmarkEnd w:id="435"/>
      <w:r>
        <w:rPr>
          <w:rFonts w:ascii="Arial"/>
          <w:b/>
          <w:w w:val="110"/>
        </w:rPr>
        <w:t>Epic</w:t>
      </w:r>
      <w:r>
        <w:rPr>
          <w:rFonts w:ascii="Arial"/>
          <w:b/>
          <w:spacing w:val="33"/>
          <w:w w:val="110"/>
        </w:rPr>
        <w:t xml:space="preserve"> </w:t>
      </w:r>
      <w:r>
        <w:rPr>
          <w:w w:val="110"/>
        </w:rPr>
        <w:t>Epics</w:t>
      </w:r>
      <w:r>
        <w:rPr>
          <w:spacing w:val="-15"/>
          <w:w w:val="110"/>
        </w:rPr>
        <w:t xml:space="preserve"> </w:t>
      </w:r>
      <w:r>
        <w:rPr>
          <w:w w:val="110"/>
        </w:rPr>
        <w:t>are</w:t>
      </w:r>
      <w:r>
        <w:rPr>
          <w:spacing w:val="-15"/>
          <w:w w:val="110"/>
        </w:rPr>
        <w:t xml:space="preserve"> </w:t>
      </w:r>
      <w:r>
        <w:rPr>
          <w:w w:val="110"/>
        </w:rPr>
        <w:t>large</w:t>
      </w:r>
      <w:r>
        <w:rPr>
          <w:spacing w:val="-15"/>
          <w:w w:val="110"/>
        </w:rPr>
        <w:t xml:space="preserve"> </w:t>
      </w:r>
      <w:r>
        <w:rPr>
          <w:w w:val="110"/>
        </w:rPr>
        <w:t>bodies</w:t>
      </w:r>
      <w:r>
        <w:rPr>
          <w:spacing w:val="-15"/>
          <w:w w:val="110"/>
        </w:rPr>
        <w:t xml:space="preserve"> </w:t>
      </w:r>
      <w:r>
        <w:rPr>
          <w:w w:val="110"/>
        </w:rPr>
        <w:t>of</w:t>
      </w:r>
      <w:r>
        <w:rPr>
          <w:spacing w:val="-16"/>
          <w:w w:val="110"/>
        </w:rPr>
        <w:t xml:space="preserve"> </w:t>
      </w:r>
      <w:r>
        <w:rPr>
          <w:w w:val="110"/>
        </w:rPr>
        <w:t>work</w:t>
      </w:r>
      <w:r>
        <w:rPr>
          <w:spacing w:val="-15"/>
          <w:w w:val="110"/>
        </w:rPr>
        <w:t xml:space="preserve"> </w:t>
      </w:r>
      <w:r>
        <w:rPr>
          <w:w w:val="110"/>
        </w:rPr>
        <w:t>in</w:t>
      </w:r>
      <w:r>
        <w:rPr>
          <w:spacing w:val="-15"/>
          <w:w w:val="110"/>
        </w:rPr>
        <w:t xml:space="preserve"> </w:t>
      </w:r>
      <w:r>
        <w:rPr>
          <w:w w:val="110"/>
        </w:rPr>
        <w:t>Agile</w:t>
      </w:r>
      <w:r>
        <w:rPr>
          <w:spacing w:val="-15"/>
          <w:w w:val="110"/>
        </w:rPr>
        <w:t xml:space="preserve"> </w:t>
      </w:r>
      <w:r>
        <w:rPr>
          <w:w w:val="110"/>
        </w:rPr>
        <w:t>that</w:t>
      </w:r>
      <w:r>
        <w:rPr>
          <w:spacing w:val="-15"/>
          <w:w w:val="110"/>
        </w:rPr>
        <w:t xml:space="preserve"> </w:t>
      </w:r>
      <w:r>
        <w:rPr>
          <w:w w:val="110"/>
        </w:rPr>
        <w:t>are</w:t>
      </w:r>
      <w:r>
        <w:rPr>
          <w:spacing w:val="-15"/>
          <w:w w:val="110"/>
        </w:rPr>
        <w:t xml:space="preserve"> </w:t>
      </w:r>
      <w:r>
        <w:rPr>
          <w:w w:val="110"/>
        </w:rPr>
        <w:t>broken</w:t>
      </w:r>
      <w:r>
        <w:rPr>
          <w:spacing w:val="-15"/>
          <w:w w:val="110"/>
        </w:rPr>
        <w:t xml:space="preserve"> </w:t>
      </w:r>
      <w:r>
        <w:rPr>
          <w:w w:val="110"/>
        </w:rPr>
        <w:t>down</w:t>
      </w:r>
      <w:r>
        <w:rPr>
          <w:spacing w:val="-15"/>
          <w:w w:val="110"/>
        </w:rPr>
        <w:t xml:space="preserve"> </w:t>
      </w:r>
      <w:r>
        <w:rPr>
          <w:w w:val="110"/>
        </w:rPr>
        <w:t>into</w:t>
      </w:r>
      <w:r>
        <w:rPr>
          <w:spacing w:val="-16"/>
          <w:w w:val="110"/>
        </w:rPr>
        <w:t xml:space="preserve"> </w:t>
      </w:r>
      <w:r>
        <w:rPr>
          <w:w w:val="110"/>
        </w:rPr>
        <w:t>smaller</w:t>
      </w:r>
      <w:r>
        <w:rPr>
          <w:spacing w:val="-15"/>
          <w:w w:val="110"/>
        </w:rPr>
        <w:t xml:space="preserve"> </w:t>
      </w:r>
      <w:r>
        <w:rPr>
          <w:w w:val="110"/>
        </w:rPr>
        <w:t>user</w:t>
      </w:r>
      <w:r>
        <w:rPr>
          <w:spacing w:val="-15"/>
          <w:w w:val="110"/>
        </w:rPr>
        <w:t xml:space="preserve"> </w:t>
      </w:r>
      <w:r>
        <w:rPr>
          <w:w w:val="110"/>
        </w:rPr>
        <w:t>stories</w:t>
      </w:r>
      <w:r>
        <w:rPr>
          <w:spacing w:val="-15"/>
          <w:w w:val="110"/>
        </w:rPr>
        <w:t xml:space="preserve"> </w:t>
      </w:r>
      <w:r>
        <w:rPr>
          <w:w w:val="110"/>
        </w:rPr>
        <w:t>for</w:t>
      </w:r>
      <w:r>
        <w:rPr>
          <w:spacing w:val="-15"/>
          <w:w w:val="110"/>
        </w:rPr>
        <w:t xml:space="preserve"> </w:t>
      </w:r>
      <w:r>
        <w:rPr>
          <w:w w:val="110"/>
        </w:rPr>
        <w:t xml:space="preserve">incremental </w:t>
      </w:r>
      <w:r>
        <w:rPr>
          <w:spacing w:val="-2"/>
          <w:w w:val="115"/>
        </w:rPr>
        <w:t>delivery.</w:t>
      </w:r>
      <w:r>
        <w:rPr>
          <w:spacing w:val="10"/>
          <w:w w:val="115"/>
        </w:rPr>
        <w:t xml:space="preserve"> </w:t>
      </w:r>
      <w:r>
        <w:rPr>
          <w:spacing w:val="-2"/>
          <w:w w:val="115"/>
        </w:rPr>
        <w:t>They</w:t>
      </w:r>
      <w:r>
        <w:rPr>
          <w:spacing w:val="-14"/>
          <w:w w:val="115"/>
        </w:rPr>
        <w:t xml:space="preserve"> </w:t>
      </w:r>
      <w:r>
        <w:rPr>
          <w:spacing w:val="-2"/>
          <w:w w:val="115"/>
        </w:rPr>
        <w:t>help</w:t>
      </w:r>
      <w:r>
        <w:rPr>
          <w:spacing w:val="-14"/>
          <w:w w:val="115"/>
        </w:rPr>
        <w:t xml:space="preserve"> </w:t>
      </w:r>
      <w:r>
        <w:rPr>
          <w:spacing w:val="-2"/>
          <w:w w:val="115"/>
        </w:rPr>
        <w:t>teams</w:t>
      </w:r>
      <w:r>
        <w:rPr>
          <w:spacing w:val="-14"/>
          <w:w w:val="115"/>
        </w:rPr>
        <w:t xml:space="preserve"> </w:t>
      </w:r>
      <w:r>
        <w:rPr>
          <w:spacing w:val="-2"/>
          <w:w w:val="115"/>
        </w:rPr>
        <w:t>organize,</w:t>
      </w:r>
      <w:r>
        <w:rPr>
          <w:spacing w:val="-12"/>
          <w:w w:val="115"/>
        </w:rPr>
        <w:t xml:space="preserve"> </w:t>
      </w:r>
      <w:r>
        <w:rPr>
          <w:spacing w:val="-2"/>
          <w:w w:val="115"/>
        </w:rPr>
        <w:t>prioritize,</w:t>
      </w:r>
      <w:r>
        <w:rPr>
          <w:spacing w:val="-12"/>
          <w:w w:val="115"/>
        </w:rPr>
        <w:t xml:space="preserve"> </w:t>
      </w:r>
      <w:r>
        <w:rPr>
          <w:spacing w:val="-2"/>
          <w:w w:val="115"/>
        </w:rPr>
        <w:t>and</w:t>
      </w:r>
      <w:r>
        <w:rPr>
          <w:spacing w:val="-14"/>
          <w:w w:val="115"/>
        </w:rPr>
        <w:t xml:space="preserve"> </w:t>
      </w:r>
      <w:r>
        <w:rPr>
          <w:spacing w:val="-2"/>
          <w:w w:val="115"/>
        </w:rPr>
        <w:t>track</w:t>
      </w:r>
      <w:r>
        <w:rPr>
          <w:spacing w:val="-14"/>
          <w:w w:val="115"/>
        </w:rPr>
        <w:t xml:space="preserve"> </w:t>
      </w:r>
      <w:r>
        <w:rPr>
          <w:spacing w:val="-2"/>
          <w:w w:val="115"/>
        </w:rPr>
        <w:t>progress</w:t>
      </w:r>
      <w:r>
        <w:rPr>
          <w:spacing w:val="-14"/>
          <w:w w:val="115"/>
        </w:rPr>
        <w:t xml:space="preserve"> </w:t>
      </w:r>
      <w:r>
        <w:rPr>
          <w:spacing w:val="-2"/>
          <w:w w:val="115"/>
        </w:rPr>
        <w:t>toward</w:t>
      </w:r>
      <w:r>
        <w:rPr>
          <w:spacing w:val="-14"/>
          <w:w w:val="115"/>
        </w:rPr>
        <w:t xml:space="preserve"> </w:t>
      </w:r>
      <w:r>
        <w:rPr>
          <w:spacing w:val="-2"/>
          <w:w w:val="115"/>
        </w:rPr>
        <w:t>bigger</w:t>
      </w:r>
      <w:r>
        <w:rPr>
          <w:spacing w:val="-14"/>
          <w:w w:val="115"/>
        </w:rPr>
        <w:t xml:space="preserve"> </w:t>
      </w:r>
      <w:r>
        <w:rPr>
          <w:spacing w:val="-2"/>
          <w:w w:val="115"/>
        </w:rPr>
        <w:t>goals</w:t>
      </w:r>
      <w:r>
        <w:rPr>
          <w:spacing w:val="-13"/>
          <w:w w:val="115"/>
        </w:rPr>
        <w:t xml:space="preserve"> </w:t>
      </w:r>
      <w:r>
        <w:rPr>
          <w:spacing w:val="-2"/>
          <w:w w:val="115"/>
        </w:rPr>
        <w:t>while</w:t>
      </w:r>
      <w:r>
        <w:rPr>
          <w:spacing w:val="-14"/>
          <w:w w:val="115"/>
        </w:rPr>
        <w:t xml:space="preserve"> </w:t>
      </w:r>
      <w:r>
        <w:rPr>
          <w:spacing w:val="-2"/>
          <w:w w:val="115"/>
        </w:rPr>
        <w:t>main-</w:t>
      </w:r>
      <w:r>
        <w:rPr>
          <w:w w:val="115"/>
        </w:rPr>
        <w:t xml:space="preserve">taining agility.. </w:t>
      </w:r>
      <w:hyperlink w:anchor="_bookmark47" w:history="1">
        <w:r>
          <w:rPr>
            <w:w w:val="115"/>
          </w:rPr>
          <w:t>20</w:t>
        </w:r>
      </w:hyperlink>
    </w:p>
    <w:p w14:paraId="077BB5CD" w14:textId="77777777" w:rsidR="00C220EB" w:rsidRDefault="00000000">
      <w:pPr>
        <w:pStyle w:val="BodyText"/>
        <w:spacing w:before="161" w:line="256" w:lineRule="auto"/>
        <w:ind w:left="687" w:right="848" w:hanging="546"/>
        <w:jc w:val="both"/>
      </w:pPr>
      <w:bookmarkStart w:id="436" w:name="_bookmark148"/>
      <w:bookmarkEnd w:id="436"/>
      <w:r>
        <w:rPr>
          <w:rFonts w:ascii="Arial"/>
          <w:b/>
          <w:w w:val="110"/>
        </w:rPr>
        <w:t>ETL</w:t>
      </w:r>
      <w:r>
        <w:rPr>
          <w:rFonts w:ascii="Arial"/>
          <w:b/>
          <w:spacing w:val="40"/>
          <w:w w:val="110"/>
        </w:rPr>
        <w:t xml:space="preserve"> </w:t>
      </w:r>
      <w:r>
        <w:rPr>
          <w:w w:val="110"/>
        </w:rPr>
        <w:t xml:space="preserve">Extract, transform, load (ETL) is a three-phase computing process where data is extracted from an input source, transformed (including cleaning), and loaded into an output data container.. </w:t>
      </w:r>
      <w:hyperlink w:anchor="_bookmark16" w:history="1">
        <w:r>
          <w:rPr>
            <w:w w:val="110"/>
          </w:rPr>
          <w:t>8,</w:t>
        </w:r>
      </w:hyperlink>
      <w:r>
        <w:rPr>
          <w:w w:val="110"/>
        </w:rPr>
        <w:t xml:space="preserve"> </w:t>
      </w:r>
      <w:hyperlink w:anchor="_bookmark28" w:history="1">
        <w:r>
          <w:rPr>
            <w:w w:val="110"/>
          </w:rPr>
          <w:t>13</w:t>
        </w:r>
      </w:hyperlink>
    </w:p>
    <w:p w14:paraId="077BB5CE"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5CF" w14:textId="77777777" w:rsidR="00C220EB" w:rsidRDefault="00C220EB">
      <w:pPr>
        <w:pStyle w:val="BodyText"/>
        <w:spacing w:before="158"/>
      </w:pPr>
    </w:p>
    <w:p w14:paraId="077BB5D0" w14:textId="77777777" w:rsidR="00C220EB" w:rsidRDefault="00000000">
      <w:pPr>
        <w:pStyle w:val="BodyText"/>
        <w:spacing w:line="256" w:lineRule="auto"/>
        <w:ind w:left="687" w:right="848" w:hanging="546"/>
        <w:jc w:val="both"/>
      </w:pPr>
      <w:bookmarkStart w:id="437" w:name="_bookmark149"/>
      <w:bookmarkEnd w:id="437"/>
      <w:r>
        <w:rPr>
          <w:rFonts w:ascii="Arial" w:hAnsi="Arial"/>
          <w:b/>
          <w:w w:val="110"/>
        </w:rPr>
        <w:t xml:space="preserve">Greenfield </w:t>
      </w:r>
      <w:r>
        <w:rPr>
          <w:w w:val="110"/>
        </w:rPr>
        <w:t>A greenfield refers to a system landscape where no prior system exists.</w:t>
      </w:r>
      <w:r>
        <w:rPr>
          <w:spacing w:val="40"/>
          <w:w w:val="110"/>
        </w:rPr>
        <w:t xml:space="preserve"> </w:t>
      </w:r>
      <w:r>
        <w:rPr>
          <w:w w:val="110"/>
        </w:rPr>
        <w:t>In IT, a greenfield project means that a new system is built from scratch, without having to consider or integrate with any</w:t>
      </w:r>
      <w:r>
        <w:rPr>
          <w:spacing w:val="-14"/>
          <w:w w:val="110"/>
        </w:rPr>
        <w:t xml:space="preserve"> </w:t>
      </w:r>
      <w:r>
        <w:rPr>
          <w:w w:val="110"/>
        </w:rPr>
        <w:t>existing</w:t>
      </w:r>
      <w:r>
        <w:rPr>
          <w:spacing w:val="-14"/>
          <w:w w:val="110"/>
        </w:rPr>
        <w:t xml:space="preserve"> </w:t>
      </w:r>
      <w:r>
        <w:rPr>
          <w:w w:val="110"/>
        </w:rPr>
        <w:t>legacy</w:t>
      </w:r>
      <w:r>
        <w:rPr>
          <w:spacing w:val="-14"/>
          <w:w w:val="110"/>
        </w:rPr>
        <w:t xml:space="preserve"> </w:t>
      </w:r>
      <w:r>
        <w:rPr>
          <w:w w:val="110"/>
        </w:rPr>
        <w:t>systems.</w:t>
      </w:r>
      <w:r>
        <w:rPr>
          <w:spacing w:val="7"/>
          <w:w w:val="110"/>
        </w:rPr>
        <w:t xml:space="preserve"> </w:t>
      </w:r>
      <w:r>
        <w:rPr>
          <w:w w:val="110"/>
        </w:rPr>
        <w:t>Because</w:t>
      </w:r>
      <w:r>
        <w:rPr>
          <w:spacing w:val="-14"/>
          <w:w w:val="110"/>
        </w:rPr>
        <w:t xml:space="preserve"> </w:t>
      </w:r>
      <w:r>
        <w:rPr>
          <w:w w:val="110"/>
        </w:rPr>
        <w:t>there</w:t>
      </w:r>
      <w:r>
        <w:rPr>
          <w:spacing w:val="-14"/>
          <w:w w:val="110"/>
        </w:rPr>
        <w:t xml:space="preserve"> </w:t>
      </w:r>
      <w:r>
        <w:rPr>
          <w:w w:val="110"/>
        </w:rPr>
        <w:t>is</w:t>
      </w:r>
      <w:r>
        <w:rPr>
          <w:spacing w:val="-14"/>
          <w:w w:val="110"/>
        </w:rPr>
        <w:t xml:space="preserve"> </w:t>
      </w:r>
      <w:r>
        <w:rPr>
          <w:w w:val="110"/>
        </w:rPr>
        <w:t>no</w:t>
      </w:r>
      <w:r>
        <w:rPr>
          <w:spacing w:val="-14"/>
          <w:w w:val="110"/>
        </w:rPr>
        <w:t xml:space="preserve"> </w:t>
      </w:r>
      <w:r>
        <w:rPr>
          <w:w w:val="110"/>
        </w:rPr>
        <w:t>predecessor</w:t>
      </w:r>
      <w:r>
        <w:rPr>
          <w:spacing w:val="-14"/>
          <w:w w:val="110"/>
        </w:rPr>
        <w:t xml:space="preserve"> </w:t>
      </w:r>
      <w:r>
        <w:rPr>
          <w:w w:val="110"/>
        </w:rPr>
        <w:t>system,</w:t>
      </w:r>
      <w:r>
        <w:rPr>
          <w:spacing w:val="-10"/>
          <w:w w:val="110"/>
        </w:rPr>
        <w:t xml:space="preserve"> </w:t>
      </w:r>
      <w:r>
        <w:rPr>
          <w:w w:val="110"/>
        </w:rPr>
        <w:t>development</w:t>
      </w:r>
      <w:r>
        <w:rPr>
          <w:spacing w:val="-14"/>
          <w:w w:val="110"/>
        </w:rPr>
        <w:t xml:space="preserve"> </w:t>
      </w:r>
      <w:r>
        <w:rPr>
          <w:w w:val="110"/>
        </w:rPr>
        <w:t>can</w:t>
      </w:r>
      <w:r>
        <w:rPr>
          <w:spacing w:val="-14"/>
          <w:w w:val="110"/>
        </w:rPr>
        <w:t xml:space="preserve"> </w:t>
      </w:r>
      <w:r>
        <w:rPr>
          <w:w w:val="110"/>
        </w:rPr>
        <w:t>proceed</w:t>
      </w:r>
      <w:r>
        <w:rPr>
          <w:spacing w:val="-14"/>
          <w:w w:val="110"/>
        </w:rPr>
        <w:t xml:space="preserve"> </w:t>
      </w:r>
      <w:r>
        <w:rPr>
          <w:w w:val="110"/>
        </w:rPr>
        <w:t>more freely,</w:t>
      </w:r>
      <w:r>
        <w:rPr>
          <w:spacing w:val="-10"/>
          <w:w w:val="110"/>
        </w:rPr>
        <w:t xml:space="preserve"> </w:t>
      </w:r>
      <w:r>
        <w:rPr>
          <w:w w:val="110"/>
        </w:rPr>
        <w:t>without</w:t>
      </w:r>
      <w:r>
        <w:rPr>
          <w:spacing w:val="-12"/>
          <w:w w:val="110"/>
        </w:rPr>
        <w:t xml:space="preserve"> </w:t>
      </w:r>
      <w:r>
        <w:rPr>
          <w:w w:val="110"/>
        </w:rPr>
        <w:t>compatibility</w:t>
      </w:r>
      <w:r>
        <w:rPr>
          <w:spacing w:val="-12"/>
          <w:w w:val="110"/>
        </w:rPr>
        <w:t xml:space="preserve"> </w:t>
      </w:r>
      <w:r>
        <w:rPr>
          <w:w w:val="110"/>
        </w:rPr>
        <w:t>constraints</w:t>
      </w:r>
      <w:r>
        <w:rPr>
          <w:spacing w:val="-12"/>
          <w:w w:val="110"/>
        </w:rPr>
        <w:t xml:space="preserve"> </w:t>
      </w:r>
      <w:r>
        <w:rPr>
          <w:w w:val="110"/>
        </w:rPr>
        <w:t>—</w:t>
      </w:r>
      <w:r>
        <w:rPr>
          <w:spacing w:val="-12"/>
          <w:w w:val="110"/>
        </w:rPr>
        <w:t xml:space="preserve"> </w:t>
      </w:r>
      <w:r>
        <w:rPr>
          <w:w w:val="110"/>
        </w:rPr>
        <w:t>which</w:t>
      </w:r>
      <w:r>
        <w:rPr>
          <w:spacing w:val="-12"/>
          <w:w w:val="110"/>
        </w:rPr>
        <w:t xml:space="preserve"> </w:t>
      </w:r>
      <w:r>
        <w:rPr>
          <w:w w:val="110"/>
        </w:rPr>
        <w:t>often</w:t>
      </w:r>
      <w:r>
        <w:rPr>
          <w:spacing w:val="-12"/>
          <w:w w:val="110"/>
        </w:rPr>
        <w:t xml:space="preserve"> </w:t>
      </w:r>
      <w:r>
        <w:rPr>
          <w:w w:val="110"/>
        </w:rPr>
        <w:t>makes</w:t>
      </w:r>
      <w:r>
        <w:rPr>
          <w:spacing w:val="-12"/>
          <w:w w:val="110"/>
        </w:rPr>
        <w:t xml:space="preserve"> </w:t>
      </w:r>
      <w:r>
        <w:rPr>
          <w:w w:val="110"/>
        </w:rPr>
        <w:t>the</w:t>
      </w:r>
      <w:r>
        <w:rPr>
          <w:spacing w:val="-12"/>
          <w:w w:val="110"/>
        </w:rPr>
        <w:t xml:space="preserve"> </w:t>
      </w:r>
      <w:r>
        <w:rPr>
          <w:w w:val="110"/>
        </w:rPr>
        <w:t>implementation</w:t>
      </w:r>
      <w:r>
        <w:rPr>
          <w:spacing w:val="-12"/>
          <w:w w:val="110"/>
        </w:rPr>
        <w:t xml:space="preserve"> </w:t>
      </w:r>
      <w:r>
        <w:rPr>
          <w:w w:val="110"/>
        </w:rPr>
        <w:t>simpler</w:t>
      </w:r>
      <w:r>
        <w:rPr>
          <w:spacing w:val="-12"/>
          <w:w w:val="110"/>
        </w:rPr>
        <w:t xml:space="preserve"> </w:t>
      </w:r>
      <w:r>
        <w:rPr>
          <w:w w:val="110"/>
        </w:rPr>
        <w:t>and</w:t>
      </w:r>
      <w:r>
        <w:rPr>
          <w:spacing w:val="-12"/>
          <w:w w:val="110"/>
        </w:rPr>
        <w:t xml:space="preserve"> </w:t>
      </w:r>
      <w:r>
        <w:rPr>
          <w:w w:val="110"/>
        </w:rPr>
        <w:t xml:space="preserve">more flexible compared to a migration or redesign of an existing system (a brownfield).. </w:t>
      </w:r>
      <w:hyperlink w:anchor="_bookmark13" w:history="1">
        <w:r>
          <w:rPr>
            <w:w w:val="110"/>
          </w:rPr>
          <w:t>7</w:t>
        </w:r>
      </w:hyperlink>
    </w:p>
    <w:p w14:paraId="077BB5D1" w14:textId="77777777" w:rsidR="00C220EB" w:rsidRDefault="00C220EB">
      <w:pPr>
        <w:pStyle w:val="BodyText"/>
        <w:spacing w:before="84"/>
      </w:pPr>
    </w:p>
    <w:p w14:paraId="077BB5D2" w14:textId="77777777" w:rsidR="00C220EB" w:rsidRDefault="00000000">
      <w:pPr>
        <w:pStyle w:val="BodyText"/>
        <w:spacing w:line="256" w:lineRule="auto"/>
        <w:ind w:left="687" w:right="848" w:hanging="546"/>
        <w:jc w:val="both"/>
      </w:pPr>
      <w:bookmarkStart w:id="438" w:name="_bookmark150"/>
      <w:bookmarkEnd w:id="438"/>
      <w:r>
        <w:rPr>
          <w:rFonts w:ascii="Arial"/>
          <w:b/>
          <w:w w:val="110"/>
        </w:rPr>
        <w:t>High</w:t>
      </w:r>
      <w:r>
        <w:rPr>
          <w:rFonts w:ascii="Arial"/>
          <w:b/>
          <w:spacing w:val="-9"/>
          <w:w w:val="110"/>
        </w:rPr>
        <w:t xml:space="preserve"> </w:t>
      </w:r>
      <w:r>
        <w:rPr>
          <w:rFonts w:ascii="Arial"/>
          <w:b/>
          <w:w w:val="110"/>
        </w:rPr>
        <w:t>Level</w:t>
      </w:r>
      <w:r>
        <w:rPr>
          <w:rFonts w:ascii="Arial"/>
          <w:b/>
          <w:spacing w:val="40"/>
          <w:w w:val="110"/>
        </w:rPr>
        <w:t xml:space="preserve"> </w:t>
      </w:r>
      <w:r>
        <w:rPr>
          <w:w w:val="110"/>
        </w:rPr>
        <w:t>High</w:t>
      </w:r>
      <w:r>
        <w:rPr>
          <w:spacing w:val="-9"/>
          <w:w w:val="110"/>
        </w:rPr>
        <w:t xml:space="preserve"> </w:t>
      </w:r>
      <w:r>
        <w:rPr>
          <w:w w:val="110"/>
        </w:rPr>
        <w:t>level</w:t>
      </w:r>
      <w:r>
        <w:rPr>
          <w:spacing w:val="-9"/>
          <w:w w:val="110"/>
        </w:rPr>
        <w:t xml:space="preserve"> </w:t>
      </w:r>
      <w:r>
        <w:rPr>
          <w:w w:val="110"/>
        </w:rPr>
        <w:t>refers</w:t>
      </w:r>
      <w:r>
        <w:rPr>
          <w:spacing w:val="-9"/>
          <w:w w:val="110"/>
        </w:rPr>
        <w:t xml:space="preserve"> </w:t>
      </w:r>
      <w:r>
        <w:rPr>
          <w:w w:val="110"/>
        </w:rPr>
        <w:t>to</w:t>
      </w:r>
      <w:r>
        <w:rPr>
          <w:spacing w:val="-9"/>
          <w:w w:val="110"/>
        </w:rPr>
        <w:t xml:space="preserve"> </w:t>
      </w:r>
      <w:r>
        <w:rPr>
          <w:w w:val="110"/>
        </w:rPr>
        <w:t>viewing</w:t>
      </w:r>
      <w:r>
        <w:rPr>
          <w:spacing w:val="-9"/>
          <w:w w:val="110"/>
        </w:rPr>
        <w:t xml:space="preserve"> </w:t>
      </w:r>
      <w:r>
        <w:rPr>
          <w:w w:val="110"/>
        </w:rPr>
        <w:t>a</w:t>
      </w:r>
      <w:r>
        <w:rPr>
          <w:spacing w:val="-9"/>
          <w:w w:val="110"/>
        </w:rPr>
        <w:t xml:space="preserve"> </w:t>
      </w:r>
      <w:r>
        <w:rPr>
          <w:w w:val="110"/>
        </w:rPr>
        <w:t>use</w:t>
      </w:r>
      <w:r>
        <w:rPr>
          <w:spacing w:val="-9"/>
          <w:w w:val="110"/>
        </w:rPr>
        <w:t xml:space="preserve"> </w:t>
      </w:r>
      <w:r>
        <w:rPr>
          <w:w w:val="110"/>
        </w:rPr>
        <w:t>case</w:t>
      </w:r>
      <w:r>
        <w:rPr>
          <w:spacing w:val="-9"/>
          <w:w w:val="110"/>
        </w:rPr>
        <w:t xml:space="preserve"> </w:t>
      </w:r>
      <w:r>
        <w:rPr>
          <w:w w:val="110"/>
        </w:rPr>
        <w:t>from</w:t>
      </w:r>
      <w:r>
        <w:rPr>
          <w:spacing w:val="-9"/>
          <w:w w:val="110"/>
        </w:rPr>
        <w:t xml:space="preserve"> </w:t>
      </w:r>
      <w:r>
        <w:rPr>
          <w:w w:val="110"/>
        </w:rPr>
        <w:t>a</w:t>
      </w:r>
      <w:r>
        <w:rPr>
          <w:spacing w:val="-9"/>
          <w:w w:val="110"/>
        </w:rPr>
        <w:t xml:space="preserve"> </w:t>
      </w:r>
      <w:r>
        <w:rPr>
          <w:w w:val="110"/>
        </w:rPr>
        <w:t>general</w:t>
      </w:r>
      <w:r>
        <w:rPr>
          <w:spacing w:val="-9"/>
          <w:w w:val="110"/>
        </w:rPr>
        <w:t xml:space="preserve"> </w:t>
      </w:r>
      <w:r>
        <w:rPr>
          <w:w w:val="110"/>
        </w:rPr>
        <w:t>or</w:t>
      </w:r>
      <w:r>
        <w:rPr>
          <w:spacing w:val="-9"/>
          <w:w w:val="110"/>
        </w:rPr>
        <w:t xml:space="preserve"> </w:t>
      </w:r>
      <w:r>
        <w:rPr>
          <w:w w:val="110"/>
        </w:rPr>
        <w:t>abstract</w:t>
      </w:r>
      <w:r>
        <w:rPr>
          <w:spacing w:val="-9"/>
          <w:w w:val="110"/>
        </w:rPr>
        <w:t xml:space="preserve"> </w:t>
      </w:r>
      <w:r>
        <w:rPr>
          <w:w w:val="110"/>
        </w:rPr>
        <w:t>perspective,</w:t>
      </w:r>
      <w:r>
        <w:rPr>
          <w:spacing w:val="-9"/>
          <w:w w:val="110"/>
        </w:rPr>
        <w:t xml:space="preserve"> </w:t>
      </w:r>
      <w:r>
        <w:rPr>
          <w:w w:val="110"/>
        </w:rPr>
        <w:t>rather</w:t>
      </w:r>
      <w:r>
        <w:rPr>
          <w:spacing w:val="-9"/>
          <w:w w:val="110"/>
        </w:rPr>
        <w:t xml:space="preserve"> </w:t>
      </w:r>
      <w:r>
        <w:rPr>
          <w:w w:val="110"/>
        </w:rPr>
        <w:t>than</w:t>
      </w:r>
      <w:r>
        <w:rPr>
          <w:spacing w:val="-9"/>
          <w:w w:val="110"/>
        </w:rPr>
        <w:t xml:space="preserve"> </w:t>
      </w:r>
      <w:r>
        <w:rPr>
          <w:w w:val="110"/>
        </w:rPr>
        <w:t>an-alyzing</w:t>
      </w:r>
      <w:r>
        <w:rPr>
          <w:spacing w:val="-1"/>
          <w:w w:val="110"/>
        </w:rPr>
        <w:t xml:space="preserve"> </w:t>
      </w:r>
      <w:r>
        <w:rPr>
          <w:w w:val="110"/>
        </w:rPr>
        <w:t>all</w:t>
      </w:r>
      <w:r>
        <w:rPr>
          <w:spacing w:val="-1"/>
          <w:w w:val="110"/>
        </w:rPr>
        <w:t xml:space="preserve"> </w:t>
      </w:r>
      <w:r>
        <w:rPr>
          <w:w w:val="110"/>
        </w:rPr>
        <w:t>details. It</w:t>
      </w:r>
      <w:r>
        <w:rPr>
          <w:spacing w:val="-1"/>
          <w:w w:val="110"/>
        </w:rPr>
        <w:t xml:space="preserve"> </w:t>
      </w:r>
      <w:r>
        <w:rPr>
          <w:w w:val="110"/>
        </w:rPr>
        <w:t>focuses</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overall</w:t>
      </w:r>
      <w:r>
        <w:rPr>
          <w:spacing w:val="-1"/>
          <w:w w:val="110"/>
        </w:rPr>
        <w:t xml:space="preserve"> </w:t>
      </w:r>
      <w:r>
        <w:rPr>
          <w:w w:val="110"/>
        </w:rPr>
        <w:t>picture</w:t>
      </w:r>
      <w:r>
        <w:rPr>
          <w:spacing w:val="-1"/>
          <w:w w:val="110"/>
        </w:rPr>
        <w:t xml:space="preserve"> </w:t>
      </w:r>
      <w:r>
        <w:rPr>
          <w:w w:val="110"/>
        </w:rPr>
        <w:t>instead</w:t>
      </w:r>
      <w:r>
        <w:rPr>
          <w:spacing w:val="-1"/>
          <w:w w:val="110"/>
        </w:rPr>
        <w:t xml:space="preserve"> </w:t>
      </w:r>
      <w:r>
        <w:rPr>
          <w:w w:val="110"/>
        </w:rPr>
        <w:t>of</w:t>
      </w:r>
      <w:r>
        <w:rPr>
          <w:spacing w:val="-1"/>
          <w:w w:val="110"/>
        </w:rPr>
        <w:t xml:space="preserve"> </w:t>
      </w:r>
      <w:r>
        <w:rPr>
          <w:w w:val="110"/>
        </w:rPr>
        <w:t>individual</w:t>
      </w:r>
      <w:r>
        <w:rPr>
          <w:spacing w:val="-1"/>
          <w:w w:val="110"/>
        </w:rPr>
        <w:t xml:space="preserve"> </w:t>
      </w:r>
      <w:r>
        <w:rPr>
          <w:w w:val="110"/>
        </w:rPr>
        <w:t>elements. Instead</w:t>
      </w:r>
      <w:r>
        <w:rPr>
          <w:spacing w:val="-1"/>
          <w:w w:val="110"/>
        </w:rPr>
        <w:t xml:space="preserve"> </w:t>
      </w:r>
      <w:r>
        <w:rPr>
          <w:w w:val="110"/>
        </w:rPr>
        <w:t>of</w:t>
      </w:r>
      <w:r>
        <w:rPr>
          <w:spacing w:val="-1"/>
          <w:w w:val="110"/>
        </w:rPr>
        <w:t xml:space="preserve"> </w:t>
      </w:r>
      <w:r>
        <w:rPr>
          <w:w w:val="110"/>
        </w:rPr>
        <w:t>exam-ining</w:t>
      </w:r>
      <w:r>
        <w:rPr>
          <w:spacing w:val="-9"/>
          <w:w w:val="110"/>
        </w:rPr>
        <w:t xml:space="preserve"> </w:t>
      </w:r>
      <w:r>
        <w:rPr>
          <w:w w:val="110"/>
        </w:rPr>
        <w:t>every</w:t>
      </w:r>
      <w:r>
        <w:rPr>
          <w:spacing w:val="-9"/>
          <w:w w:val="110"/>
        </w:rPr>
        <w:t xml:space="preserve"> </w:t>
      </w:r>
      <w:r>
        <w:rPr>
          <w:w w:val="110"/>
        </w:rPr>
        <w:t>single</w:t>
      </w:r>
      <w:r>
        <w:rPr>
          <w:spacing w:val="-9"/>
          <w:w w:val="110"/>
        </w:rPr>
        <w:t xml:space="preserve"> </w:t>
      </w:r>
      <w:r>
        <w:rPr>
          <w:w w:val="110"/>
        </w:rPr>
        <w:t>event</w:t>
      </w:r>
      <w:r>
        <w:rPr>
          <w:spacing w:val="-9"/>
          <w:w w:val="110"/>
        </w:rPr>
        <w:t xml:space="preserve"> </w:t>
      </w:r>
      <w:r>
        <w:rPr>
          <w:w w:val="110"/>
        </w:rPr>
        <w:t>during</w:t>
      </w:r>
      <w:r>
        <w:rPr>
          <w:spacing w:val="-9"/>
          <w:w w:val="110"/>
        </w:rPr>
        <w:t xml:space="preserve"> </w:t>
      </w:r>
      <w:r>
        <w:rPr>
          <w:w w:val="110"/>
        </w:rPr>
        <w:t>a</w:t>
      </w:r>
      <w:r>
        <w:rPr>
          <w:spacing w:val="-9"/>
          <w:w w:val="110"/>
        </w:rPr>
        <w:t xml:space="preserve"> </w:t>
      </w:r>
      <w:r>
        <w:rPr>
          <w:w w:val="110"/>
        </w:rPr>
        <w:t>day,</w:t>
      </w:r>
      <w:r>
        <w:rPr>
          <w:spacing w:val="-9"/>
          <w:w w:val="110"/>
        </w:rPr>
        <w:t xml:space="preserve"> </w:t>
      </w:r>
      <w:r>
        <w:rPr>
          <w:w w:val="110"/>
        </w:rPr>
        <w:t>a</w:t>
      </w:r>
      <w:r>
        <w:rPr>
          <w:spacing w:val="-9"/>
          <w:w w:val="110"/>
        </w:rPr>
        <w:t xml:space="preserve"> </w:t>
      </w:r>
      <w:r>
        <w:rPr>
          <w:w w:val="110"/>
        </w:rPr>
        <w:t>high-level</w:t>
      </w:r>
      <w:r>
        <w:rPr>
          <w:spacing w:val="-9"/>
          <w:w w:val="110"/>
        </w:rPr>
        <w:t xml:space="preserve"> </w:t>
      </w:r>
      <w:r>
        <w:rPr>
          <w:w w:val="110"/>
        </w:rPr>
        <w:t>analysis</w:t>
      </w:r>
      <w:r>
        <w:rPr>
          <w:spacing w:val="-9"/>
          <w:w w:val="110"/>
        </w:rPr>
        <w:t xml:space="preserve"> </w:t>
      </w:r>
      <w:r>
        <w:rPr>
          <w:w w:val="110"/>
        </w:rPr>
        <w:t>would</w:t>
      </w:r>
      <w:r>
        <w:rPr>
          <w:spacing w:val="-9"/>
          <w:w w:val="110"/>
        </w:rPr>
        <w:t xml:space="preserve"> </w:t>
      </w:r>
      <w:r>
        <w:rPr>
          <w:w w:val="110"/>
        </w:rPr>
        <w:t>simply</w:t>
      </w:r>
      <w:r>
        <w:rPr>
          <w:spacing w:val="-9"/>
          <w:w w:val="110"/>
        </w:rPr>
        <w:t xml:space="preserve"> </w:t>
      </w:r>
      <w:r>
        <w:rPr>
          <w:w w:val="110"/>
        </w:rPr>
        <w:t>check</w:t>
      </w:r>
      <w:r>
        <w:rPr>
          <w:spacing w:val="-9"/>
          <w:w w:val="110"/>
        </w:rPr>
        <w:t xml:space="preserve"> </w:t>
      </w:r>
      <w:r>
        <w:rPr>
          <w:w w:val="110"/>
        </w:rPr>
        <w:t>whether</w:t>
      </w:r>
      <w:r>
        <w:rPr>
          <w:spacing w:val="-9"/>
          <w:w w:val="110"/>
        </w:rPr>
        <w:t xml:space="preserve"> </w:t>
      </w:r>
      <w:r>
        <w:rPr>
          <w:w w:val="110"/>
        </w:rPr>
        <w:t>most</w:t>
      </w:r>
      <w:r>
        <w:rPr>
          <w:spacing w:val="-9"/>
          <w:w w:val="110"/>
        </w:rPr>
        <w:t xml:space="preserve"> </w:t>
      </w:r>
      <w:r>
        <w:rPr>
          <w:w w:val="110"/>
        </w:rPr>
        <w:t xml:space="preserve">events fall within the expected range during that day. </w:t>
      </w:r>
      <w:hyperlink w:anchor="_bookmark16" w:history="1">
        <w:r>
          <w:rPr>
            <w:w w:val="110"/>
          </w:rPr>
          <w:t>8</w:t>
        </w:r>
      </w:hyperlink>
    </w:p>
    <w:p w14:paraId="077BB5D3" w14:textId="77777777" w:rsidR="00C220EB" w:rsidRDefault="00C220EB">
      <w:pPr>
        <w:pStyle w:val="BodyText"/>
        <w:spacing w:before="84"/>
      </w:pPr>
    </w:p>
    <w:p w14:paraId="077BB5D4" w14:textId="77777777" w:rsidR="00C220EB" w:rsidRDefault="00000000">
      <w:pPr>
        <w:pStyle w:val="BodyText"/>
        <w:spacing w:line="256" w:lineRule="auto"/>
        <w:ind w:left="687" w:right="848" w:hanging="546"/>
        <w:jc w:val="both"/>
      </w:pPr>
      <w:bookmarkStart w:id="439" w:name="_bookmark151"/>
      <w:bookmarkEnd w:id="439"/>
      <w:r>
        <w:rPr>
          <w:rFonts w:ascii="Arial"/>
          <w:b/>
          <w:spacing w:val="-2"/>
          <w:w w:val="110"/>
        </w:rPr>
        <w:t>Infoblock</w:t>
      </w:r>
      <w:r>
        <w:rPr>
          <w:rFonts w:ascii="Arial"/>
          <w:b/>
          <w:spacing w:val="22"/>
          <w:w w:val="110"/>
        </w:rPr>
        <w:t xml:space="preserve"> </w:t>
      </w:r>
      <w:r>
        <w:rPr>
          <w:spacing w:val="-2"/>
          <w:w w:val="110"/>
        </w:rPr>
        <w:t>Infoblock</w:t>
      </w:r>
      <w:r>
        <w:rPr>
          <w:spacing w:val="-13"/>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w:t>
      </w:r>
      <w:r>
        <w:rPr>
          <w:spacing w:val="-13"/>
          <w:w w:val="110"/>
        </w:rPr>
        <w:t xml:space="preserve"> </w:t>
      </w:r>
      <w:r>
        <w:rPr>
          <w:spacing w:val="-2"/>
          <w:w w:val="110"/>
        </w:rPr>
        <w:t>in</w:t>
      </w:r>
      <w:r>
        <w:rPr>
          <w:spacing w:val="-13"/>
          <w:w w:val="110"/>
        </w:rPr>
        <w:t xml:space="preserve"> </w:t>
      </w:r>
      <w:r>
        <w:rPr>
          <w:spacing w:val="-2"/>
          <w:w w:val="110"/>
        </w:rPr>
        <w:t>the</w:t>
      </w:r>
      <w:r>
        <w:rPr>
          <w:spacing w:val="-14"/>
          <w:w w:val="110"/>
        </w:rPr>
        <w:t xml:space="preserve"> </w:t>
      </w:r>
      <w:r>
        <w:rPr>
          <w:spacing w:val="-2"/>
          <w:w w:val="110"/>
        </w:rPr>
        <w:t>context</w:t>
      </w:r>
      <w:r>
        <w:rPr>
          <w:spacing w:val="-13"/>
          <w:w w:val="110"/>
        </w:rPr>
        <w:t xml:space="preserve"> </w:t>
      </w:r>
      <w:r>
        <w:rPr>
          <w:spacing w:val="-2"/>
          <w:w w:val="110"/>
        </w:rPr>
        <w:t>of</w:t>
      </w:r>
      <w:r>
        <w:rPr>
          <w:spacing w:val="-13"/>
          <w:w w:val="110"/>
        </w:rPr>
        <w:t xml:space="preserve"> </w:t>
      </w:r>
      <w:r>
        <w:rPr>
          <w:spacing w:val="-2"/>
          <w:w w:val="110"/>
        </w:rPr>
        <w:t>AWS</w:t>
      </w:r>
      <w:r>
        <w:rPr>
          <w:spacing w:val="-13"/>
          <w:w w:val="110"/>
        </w:rPr>
        <w:t xml:space="preserve"> </w:t>
      </w:r>
      <w:r>
        <w:rPr>
          <w:spacing w:val="-2"/>
          <w:w w:val="110"/>
        </w:rPr>
        <w:t>data</w:t>
      </w:r>
      <w:r>
        <w:rPr>
          <w:spacing w:val="-13"/>
          <w:w w:val="110"/>
        </w:rPr>
        <w:t xml:space="preserve"> </w:t>
      </w:r>
      <w:r>
        <w:rPr>
          <w:spacing w:val="-2"/>
          <w:w w:val="110"/>
        </w:rPr>
        <w:t>storage)</w:t>
      </w:r>
      <w:r>
        <w:rPr>
          <w:spacing w:val="-13"/>
          <w:w w:val="110"/>
        </w:rPr>
        <w:t xml:space="preserve"> </w:t>
      </w:r>
      <w:r>
        <w:rPr>
          <w:spacing w:val="-2"/>
          <w:w w:val="110"/>
        </w:rPr>
        <w:t>An</w:t>
      </w:r>
      <w:r>
        <w:rPr>
          <w:spacing w:val="-13"/>
          <w:w w:val="110"/>
        </w:rPr>
        <w:t xml:space="preserve"> </w:t>
      </w:r>
      <w:r>
        <w:rPr>
          <w:spacing w:val="-2"/>
          <w:w w:val="110"/>
        </w:rPr>
        <w:t>Infoblock</w:t>
      </w:r>
      <w:r>
        <w:rPr>
          <w:spacing w:val="-13"/>
          <w:w w:val="110"/>
        </w:rPr>
        <w:t xml:space="preserve"> </w:t>
      </w:r>
      <w:r>
        <w:rPr>
          <w:spacing w:val="-2"/>
          <w:w w:val="110"/>
        </w:rPr>
        <w:t>is</w:t>
      </w:r>
      <w:r>
        <w:rPr>
          <w:spacing w:val="-14"/>
          <w:w w:val="110"/>
        </w:rPr>
        <w:t xml:space="preserve"> </w:t>
      </w:r>
      <w:r>
        <w:rPr>
          <w:spacing w:val="-2"/>
          <w:w w:val="110"/>
        </w:rPr>
        <w:t>a</w:t>
      </w:r>
      <w:r>
        <w:rPr>
          <w:spacing w:val="-13"/>
          <w:w w:val="110"/>
        </w:rPr>
        <w:t xml:space="preserve"> </w:t>
      </w:r>
      <w:r>
        <w:rPr>
          <w:spacing w:val="-2"/>
          <w:w w:val="110"/>
        </w:rPr>
        <w:t>standardized</w:t>
      </w:r>
      <w:r>
        <w:rPr>
          <w:spacing w:val="-13"/>
          <w:w w:val="110"/>
        </w:rPr>
        <w:t xml:space="preserve"> </w:t>
      </w:r>
      <w:r>
        <w:rPr>
          <w:spacing w:val="-2"/>
          <w:w w:val="110"/>
        </w:rPr>
        <w:t xml:space="preserve">data </w:t>
      </w:r>
      <w:r>
        <w:rPr>
          <w:w w:val="115"/>
        </w:rPr>
        <w:t>product</w:t>
      </w:r>
      <w:r>
        <w:rPr>
          <w:spacing w:val="-12"/>
          <w:w w:val="115"/>
        </w:rPr>
        <w:t xml:space="preserve"> </w:t>
      </w:r>
      <w:r>
        <w:rPr>
          <w:w w:val="115"/>
        </w:rPr>
        <w:t>that</w:t>
      </w:r>
      <w:r>
        <w:rPr>
          <w:spacing w:val="-12"/>
          <w:w w:val="115"/>
        </w:rPr>
        <w:t xml:space="preserve"> </w:t>
      </w:r>
      <w:r>
        <w:rPr>
          <w:w w:val="115"/>
        </w:rPr>
        <w:t>is</w:t>
      </w:r>
      <w:r>
        <w:rPr>
          <w:spacing w:val="-12"/>
          <w:w w:val="115"/>
        </w:rPr>
        <w:t xml:space="preserve"> </w:t>
      </w:r>
      <w:r>
        <w:rPr>
          <w:w w:val="115"/>
        </w:rPr>
        <w:t>provided</w:t>
      </w:r>
      <w:r>
        <w:rPr>
          <w:spacing w:val="-12"/>
          <w:w w:val="115"/>
        </w:rPr>
        <w:t xml:space="preserve"> </w:t>
      </w:r>
      <w:r>
        <w:rPr>
          <w:w w:val="115"/>
        </w:rPr>
        <w:t>within</w:t>
      </w:r>
      <w:r>
        <w:rPr>
          <w:spacing w:val="-12"/>
          <w:w w:val="115"/>
        </w:rPr>
        <w:t xml:space="preserve"> </w:t>
      </w:r>
      <w:r>
        <w:rPr>
          <w:w w:val="115"/>
        </w:rPr>
        <w:t>the</w:t>
      </w:r>
      <w:r>
        <w:rPr>
          <w:spacing w:val="-12"/>
          <w:w w:val="115"/>
        </w:rPr>
        <w:t xml:space="preserve"> </w:t>
      </w:r>
      <w:r>
        <w:rPr>
          <w:w w:val="115"/>
        </w:rPr>
        <w:t>data</w:t>
      </w:r>
      <w:r>
        <w:rPr>
          <w:spacing w:val="-12"/>
          <w:w w:val="115"/>
        </w:rPr>
        <w:t xml:space="preserve"> </w:t>
      </w:r>
      <w:r>
        <w:rPr>
          <w:w w:val="115"/>
        </w:rPr>
        <w:t>architecture</w:t>
      </w:r>
      <w:r>
        <w:rPr>
          <w:spacing w:val="-12"/>
          <w:w w:val="115"/>
        </w:rPr>
        <w:t xml:space="preserve"> </w:t>
      </w:r>
      <w:r>
        <w:rPr>
          <w:w w:val="115"/>
        </w:rPr>
        <w:t>of</w:t>
      </w:r>
      <w:r>
        <w:rPr>
          <w:spacing w:val="-12"/>
          <w:w w:val="115"/>
        </w:rPr>
        <w:t xml:space="preserve"> </w:t>
      </w:r>
      <w:r>
        <w:rPr>
          <w:w w:val="115"/>
        </w:rPr>
        <w:t>Swiss</w:t>
      </w:r>
      <w:r>
        <w:rPr>
          <w:spacing w:val="-12"/>
          <w:w w:val="115"/>
        </w:rPr>
        <w:t xml:space="preserve"> </w:t>
      </w:r>
      <w:r>
        <w:rPr>
          <w:w w:val="115"/>
        </w:rPr>
        <w:t>Post</w:t>
      </w:r>
      <w:r>
        <w:rPr>
          <w:spacing w:val="-12"/>
          <w:w w:val="115"/>
        </w:rPr>
        <w:t xml:space="preserve"> </w:t>
      </w:r>
      <w:r>
        <w:rPr>
          <w:w w:val="115"/>
        </w:rPr>
        <w:t>for</w:t>
      </w:r>
      <w:r>
        <w:rPr>
          <w:spacing w:val="-12"/>
          <w:w w:val="115"/>
        </w:rPr>
        <w:t xml:space="preserve"> </w:t>
      </w:r>
      <w:r>
        <w:rPr>
          <w:w w:val="115"/>
        </w:rPr>
        <w:t>reporting</w:t>
      </w:r>
      <w:r>
        <w:rPr>
          <w:spacing w:val="-12"/>
          <w:w w:val="115"/>
        </w:rPr>
        <w:t xml:space="preserve"> </w:t>
      </w:r>
      <w:r>
        <w:rPr>
          <w:w w:val="115"/>
        </w:rPr>
        <w:t>and</w:t>
      </w:r>
      <w:r>
        <w:rPr>
          <w:spacing w:val="-12"/>
          <w:w w:val="115"/>
        </w:rPr>
        <w:t xml:space="preserve"> </w:t>
      </w:r>
      <w:r>
        <w:rPr>
          <w:w w:val="115"/>
        </w:rPr>
        <w:t>analysis</w:t>
      </w:r>
      <w:r>
        <w:rPr>
          <w:spacing w:val="-12"/>
          <w:w w:val="115"/>
        </w:rPr>
        <w:t xml:space="preserve"> </w:t>
      </w:r>
      <w:r>
        <w:rPr>
          <w:w w:val="115"/>
        </w:rPr>
        <w:t>pur-</w:t>
      </w:r>
      <w:r>
        <w:rPr>
          <w:w w:val="110"/>
        </w:rPr>
        <w:t>poses. It</w:t>
      </w:r>
      <w:r>
        <w:rPr>
          <w:spacing w:val="-10"/>
          <w:w w:val="110"/>
        </w:rPr>
        <w:t xml:space="preserve"> </w:t>
      </w:r>
      <w:r>
        <w:rPr>
          <w:w w:val="110"/>
        </w:rPr>
        <w:t>serves</w:t>
      </w:r>
      <w:r>
        <w:rPr>
          <w:spacing w:val="-10"/>
          <w:w w:val="110"/>
        </w:rPr>
        <w:t xml:space="preserve"> </w:t>
      </w:r>
      <w:r>
        <w:rPr>
          <w:w w:val="110"/>
        </w:rPr>
        <w:t>as</w:t>
      </w:r>
      <w:r>
        <w:rPr>
          <w:spacing w:val="-9"/>
          <w:w w:val="110"/>
        </w:rPr>
        <w:t xml:space="preserve"> </w:t>
      </w:r>
      <w:r>
        <w:rPr>
          <w:w w:val="110"/>
        </w:rPr>
        <w:t>a</w:t>
      </w:r>
      <w:r>
        <w:rPr>
          <w:spacing w:val="-10"/>
          <w:w w:val="110"/>
        </w:rPr>
        <w:t xml:space="preserve"> </w:t>
      </w:r>
      <w:r>
        <w:rPr>
          <w:w w:val="110"/>
        </w:rPr>
        <w:t>logical</w:t>
      </w:r>
      <w:r>
        <w:rPr>
          <w:spacing w:val="-10"/>
          <w:w w:val="110"/>
        </w:rPr>
        <w:t xml:space="preserve"> </w:t>
      </w:r>
      <w:r>
        <w:rPr>
          <w:w w:val="110"/>
        </w:rPr>
        <w:t>unit</w:t>
      </w:r>
      <w:r>
        <w:rPr>
          <w:spacing w:val="-10"/>
          <w:w w:val="110"/>
        </w:rPr>
        <w:t xml:space="preserve"> </w:t>
      </w:r>
      <w:r>
        <w:rPr>
          <w:w w:val="110"/>
        </w:rPr>
        <w:t>of</w:t>
      </w:r>
      <w:r>
        <w:rPr>
          <w:spacing w:val="-9"/>
          <w:w w:val="110"/>
        </w:rPr>
        <w:t xml:space="preserve"> </w:t>
      </w:r>
      <w:r>
        <w:rPr>
          <w:w w:val="110"/>
        </w:rPr>
        <w:t>processed</w:t>
      </w:r>
      <w:r>
        <w:rPr>
          <w:spacing w:val="-10"/>
          <w:w w:val="110"/>
        </w:rPr>
        <w:t xml:space="preserve"> </w:t>
      </w:r>
      <w:r>
        <w:rPr>
          <w:w w:val="110"/>
        </w:rPr>
        <w:t>and</w:t>
      </w:r>
      <w:r>
        <w:rPr>
          <w:spacing w:val="-10"/>
          <w:w w:val="110"/>
        </w:rPr>
        <w:t xml:space="preserve"> </w:t>
      </w:r>
      <w:r>
        <w:rPr>
          <w:w w:val="110"/>
        </w:rPr>
        <w:t>quality-assured</w:t>
      </w:r>
      <w:r>
        <w:rPr>
          <w:spacing w:val="-10"/>
          <w:w w:val="110"/>
        </w:rPr>
        <w:t xml:space="preserve"> </w:t>
      </w:r>
      <w:r>
        <w:rPr>
          <w:w w:val="110"/>
        </w:rPr>
        <w:t>data</w:t>
      </w:r>
      <w:r>
        <w:rPr>
          <w:spacing w:val="-9"/>
          <w:w w:val="110"/>
        </w:rPr>
        <w:t xml:space="preserve"> </w:t>
      </w:r>
      <w:r>
        <w:rPr>
          <w:w w:val="110"/>
        </w:rPr>
        <w:t>that</w:t>
      </w:r>
      <w:r>
        <w:rPr>
          <w:spacing w:val="-10"/>
          <w:w w:val="110"/>
        </w:rPr>
        <w:t xml:space="preserve"> </w:t>
      </w:r>
      <w:r>
        <w:rPr>
          <w:w w:val="110"/>
        </w:rPr>
        <w:t>is</w:t>
      </w:r>
      <w:r>
        <w:rPr>
          <w:spacing w:val="-10"/>
          <w:w w:val="110"/>
        </w:rPr>
        <w:t xml:space="preserve"> </w:t>
      </w:r>
      <w:r>
        <w:rPr>
          <w:w w:val="110"/>
        </w:rPr>
        <w:t>extracted</w:t>
      </w:r>
      <w:r>
        <w:rPr>
          <w:spacing w:val="-10"/>
          <w:w w:val="110"/>
        </w:rPr>
        <w:t xml:space="preserve"> </w:t>
      </w:r>
      <w:r>
        <w:rPr>
          <w:w w:val="110"/>
        </w:rPr>
        <w:t>from</w:t>
      </w:r>
      <w:r>
        <w:rPr>
          <w:spacing w:val="-9"/>
          <w:w w:val="110"/>
        </w:rPr>
        <w:t xml:space="preserve"> </w:t>
      </w:r>
      <w:r>
        <w:rPr>
          <w:w w:val="110"/>
        </w:rPr>
        <w:t>different source</w:t>
      </w:r>
      <w:r>
        <w:rPr>
          <w:spacing w:val="-1"/>
          <w:w w:val="110"/>
        </w:rPr>
        <w:t xml:space="preserve"> </w:t>
      </w:r>
      <w:r>
        <w:rPr>
          <w:w w:val="110"/>
        </w:rPr>
        <w:t>systems, transformed, and</w:t>
      </w:r>
      <w:r>
        <w:rPr>
          <w:spacing w:val="-1"/>
          <w:w w:val="110"/>
        </w:rPr>
        <w:t xml:space="preserve"> </w:t>
      </w:r>
      <w:r>
        <w:rPr>
          <w:w w:val="110"/>
        </w:rPr>
        <w:t>stored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consistent</w:t>
      </w:r>
      <w:r>
        <w:rPr>
          <w:spacing w:val="-1"/>
          <w:w w:val="110"/>
        </w:rPr>
        <w:t xml:space="preserve"> </w:t>
      </w:r>
      <w:r>
        <w:rPr>
          <w:w w:val="110"/>
        </w:rPr>
        <w:t>structure</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AWS</w:t>
      </w:r>
      <w:r>
        <w:rPr>
          <w:spacing w:val="-1"/>
          <w:w w:val="110"/>
        </w:rPr>
        <w:t xml:space="preserve"> </w:t>
      </w:r>
      <w:r>
        <w:rPr>
          <w:w w:val="110"/>
        </w:rPr>
        <w:t>cloud. This</w:t>
      </w:r>
      <w:r>
        <w:rPr>
          <w:spacing w:val="-1"/>
          <w:w w:val="110"/>
        </w:rPr>
        <w:t xml:space="preserve"> </w:t>
      </w:r>
      <w:r>
        <w:rPr>
          <w:w w:val="110"/>
        </w:rPr>
        <w:t>concept</w:t>
      </w:r>
      <w:r>
        <w:rPr>
          <w:spacing w:val="-1"/>
          <w:w w:val="110"/>
        </w:rPr>
        <w:t xml:space="preserve"> </w:t>
      </w:r>
      <w:r>
        <w:rPr>
          <w:w w:val="110"/>
        </w:rPr>
        <w:t xml:space="preserve">is </w:t>
      </w:r>
      <w:r>
        <w:rPr>
          <w:w w:val="115"/>
        </w:rPr>
        <w:t>similar</w:t>
      </w:r>
      <w:r>
        <w:rPr>
          <w:spacing w:val="-15"/>
          <w:w w:val="115"/>
        </w:rPr>
        <w:t xml:space="preserve"> </w:t>
      </w:r>
      <w:r>
        <w:rPr>
          <w:w w:val="115"/>
        </w:rPr>
        <w:t>to</w:t>
      </w:r>
      <w:r>
        <w:rPr>
          <w:spacing w:val="-15"/>
          <w:w w:val="115"/>
        </w:rPr>
        <w:t xml:space="preserve"> </w:t>
      </w:r>
      <w:r>
        <w:rPr>
          <w:w w:val="115"/>
        </w:rPr>
        <w:t>data</w:t>
      </w:r>
      <w:r>
        <w:rPr>
          <w:spacing w:val="-15"/>
          <w:w w:val="115"/>
        </w:rPr>
        <w:t xml:space="preserve"> </w:t>
      </w:r>
      <w:r>
        <w:rPr>
          <w:w w:val="115"/>
        </w:rPr>
        <w:t>products</w:t>
      </w:r>
      <w:r>
        <w:rPr>
          <w:spacing w:val="-15"/>
          <w:w w:val="115"/>
        </w:rPr>
        <w:t xml:space="preserve"> </w:t>
      </w:r>
      <w:r>
        <w:rPr>
          <w:w w:val="115"/>
        </w:rPr>
        <w:t>as</w:t>
      </w:r>
      <w:r>
        <w:rPr>
          <w:spacing w:val="-15"/>
          <w:w w:val="115"/>
        </w:rPr>
        <w:t xml:space="preserve"> </w:t>
      </w:r>
      <w:r>
        <w:rPr>
          <w:w w:val="115"/>
        </w:rPr>
        <w:t>defined</w:t>
      </w:r>
      <w:r>
        <w:rPr>
          <w:spacing w:val="-15"/>
          <w:w w:val="115"/>
        </w:rPr>
        <w:t xml:space="preserve"> </w:t>
      </w:r>
      <w:r>
        <w:rPr>
          <w:w w:val="115"/>
        </w:rPr>
        <w:t>in</w:t>
      </w:r>
      <w:r>
        <w:rPr>
          <w:spacing w:val="-15"/>
          <w:w w:val="115"/>
        </w:rPr>
        <w:t xml:space="preserve"> </w:t>
      </w:r>
      <w:r>
        <w:rPr>
          <w:w w:val="115"/>
        </w:rPr>
        <w:t>modern</w:t>
      </w:r>
      <w:r>
        <w:rPr>
          <w:spacing w:val="-15"/>
          <w:w w:val="115"/>
        </w:rPr>
        <w:t xml:space="preserve"> </w:t>
      </w:r>
      <w:r>
        <w:rPr>
          <w:w w:val="115"/>
        </w:rPr>
        <w:t>data</w:t>
      </w:r>
      <w:r>
        <w:rPr>
          <w:spacing w:val="-15"/>
          <w:w w:val="115"/>
        </w:rPr>
        <w:t xml:space="preserve"> </w:t>
      </w:r>
      <w:r>
        <w:rPr>
          <w:w w:val="115"/>
        </w:rPr>
        <w:t>management</w:t>
      </w:r>
      <w:r>
        <w:rPr>
          <w:spacing w:val="-15"/>
          <w:w w:val="115"/>
        </w:rPr>
        <w:t xml:space="preserve"> </w:t>
      </w:r>
      <w:r>
        <w:rPr>
          <w:w w:val="115"/>
        </w:rPr>
        <w:t>practices..</w:t>
      </w:r>
      <w:r>
        <w:rPr>
          <w:spacing w:val="-7"/>
          <w:w w:val="115"/>
        </w:rPr>
        <w:t xml:space="preserve"> </w:t>
      </w:r>
      <w:hyperlink w:anchor="_bookmark98" w:history="1">
        <w:r>
          <w:rPr>
            <w:w w:val="115"/>
          </w:rPr>
          <w:t>49,</w:t>
        </w:r>
      </w:hyperlink>
      <w:r>
        <w:rPr>
          <w:spacing w:val="-15"/>
          <w:w w:val="115"/>
        </w:rPr>
        <w:t xml:space="preserve"> </w:t>
      </w:r>
      <w:hyperlink w:anchor="_bookmark104" w:history="1">
        <w:r>
          <w:rPr>
            <w:w w:val="115"/>
          </w:rPr>
          <w:t>54</w:t>
        </w:r>
      </w:hyperlink>
    </w:p>
    <w:p w14:paraId="077BB5D5" w14:textId="77777777" w:rsidR="00C220EB" w:rsidRDefault="00C220EB">
      <w:pPr>
        <w:pStyle w:val="BodyText"/>
        <w:spacing w:before="84"/>
      </w:pPr>
    </w:p>
    <w:p w14:paraId="077BB5D6" w14:textId="77777777" w:rsidR="00C220EB" w:rsidRDefault="00000000">
      <w:pPr>
        <w:pStyle w:val="BodyText"/>
        <w:spacing w:line="256" w:lineRule="auto"/>
        <w:ind w:left="687" w:right="848" w:hanging="546"/>
        <w:jc w:val="both"/>
      </w:pPr>
      <w:bookmarkStart w:id="440" w:name="_bookmark152"/>
      <w:bookmarkEnd w:id="440"/>
      <w:r>
        <w:rPr>
          <w:rFonts w:ascii="Arial"/>
          <w:b/>
          <w:w w:val="110"/>
        </w:rPr>
        <w:t>Jour</w:t>
      </w:r>
      <w:r>
        <w:rPr>
          <w:rFonts w:ascii="Arial"/>
          <w:b/>
          <w:spacing w:val="-14"/>
          <w:w w:val="110"/>
        </w:rPr>
        <w:t xml:space="preserve"> </w:t>
      </w:r>
      <w:r>
        <w:rPr>
          <w:rFonts w:ascii="Arial"/>
          <w:b/>
          <w:w w:val="110"/>
        </w:rPr>
        <w:t>Fixe</w:t>
      </w:r>
      <w:r>
        <w:rPr>
          <w:rFonts w:ascii="Arial"/>
          <w:b/>
          <w:spacing w:val="31"/>
          <w:w w:val="110"/>
        </w:rPr>
        <w:t xml:space="preserve"> </w:t>
      </w:r>
      <w:r>
        <w:rPr>
          <w:w w:val="110"/>
        </w:rPr>
        <w:t>A Jour Fixe is a weekly meeting used in project management to provide updates on progress, issues encountered during work, and problems that remain unresolved and require assistance.</w:t>
      </w:r>
      <w:r>
        <w:rPr>
          <w:spacing w:val="40"/>
          <w:w w:val="110"/>
        </w:rPr>
        <w:t xml:space="preserve"> </w:t>
      </w:r>
      <w:r>
        <w:rPr>
          <w:w w:val="110"/>
        </w:rPr>
        <w:t xml:space="preserve">It serves to maintain communication and alignment with stakeholders.. </w:t>
      </w:r>
      <w:hyperlink w:anchor="_bookmark43" w:history="1">
        <w:r>
          <w:rPr>
            <w:w w:val="110"/>
          </w:rPr>
          <w:t>18</w:t>
        </w:r>
      </w:hyperlink>
    </w:p>
    <w:p w14:paraId="077BB5D7" w14:textId="77777777" w:rsidR="00C220EB" w:rsidRDefault="00C220EB">
      <w:pPr>
        <w:pStyle w:val="BodyText"/>
        <w:spacing w:before="83"/>
      </w:pPr>
    </w:p>
    <w:p w14:paraId="077BB5D8" w14:textId="77777777" w:rsidR="00C220EB" w:rsidRDefault="00000000">
      <w:pPr>
        <w:pStyle w:val="BodyText"/>
        <w:spacing w:line="256" w:lineRule="auto"/>
        <w:ind w:left="687" w:right="848" w:hanging="546"/>
        <w:jc w:val="both"/>
      </w:pPr>
      <w:bookmarkStart w:id="441" w:name="_bookmark153"/>
      <w:bookmarkEnd w:id="441"/>
      <w:r>
        <w:rPr>
          <w:rFonts w:ascii="Arial"/>
          <w:b/>
          <w:w w:val="110"/>
        </w:rPr>
        <w:t>Kafka</w:t>
      </w:r>
      <w:r>
        <w:rPr>
          <w:rFonts w:ascii="Arial"/>
          <w:b/>
          <w:spacing w:val="-17"/>
          <w:w w:val="110"/>
        </w:rPr>
        <w:t xml:space="preserve"> </w:t>
      </w:r>
      <w:r>
        <w:rPr>
          <w:rFonts w:ascii="Arial"/>
          <w:b/>
          <w:w w:val="110"/>
        </w:rPr>
        <w:t>Topics</w:t>
      </w:r>
      <w:r>
        <w:rPr>
          <w:rFonts w:ascii="Arial"/>
          <w:b/>
          <w:spacing w:val="19"/>
          <w:w w:val="110"/>
        </w:rPr>
        <w:t xml:space="preserve"> </w:t>
      </w:r>
      <w:r>
        <w:rPr>
          <w:w w:val="110"/>
        </w:rPr>
        <w:t>A</w:t>
      </w:r>
      <w:r>
        <w:rPr>
          <w:spacing w:val="-13"/>
          <w:w w:val="110"/>
        </w:rPr>
        <w:t xml:space="preserve"> </w:t>
      </w:r>
      <w:r>
        <w:rPr>
          <w:w w:val="110"/>
        </w:rPr>
        <w:t>Kafka</w:t>
      </w:r>
      <w:r>
        <w:rPr>
          <w:spacing w:val="-13"/>
          <w:w w:val="110"/>
        </w:rPr>
        <w:t xml:space="preserve"> </w:t>
      </w:r>
      <w:r>
        <w:rPr>
          <w:w w:val="110"/>
        </w:rPr>
        <w:t>topic</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core</w:t>
      </w:r>
      <w:r>
        <w:rPr>
          <w:spacing w:val="-13"/>
          <w:w w:val="110"/>
        </w:rPr>
        <w:t xml:space="preserve"> </w:t>
      </w:r>
      <w:r>
        <w:rPr>
          <w:w w:val="110"/>
        </w:rPr>
        <w:t>component</w:t>
      </w:r>
      <w:r>
        <w:rPr>
          <w:spacing w:val="-13"/>
          <w:w w:val="110"/>
        </w:rPr>
        <w:t xml:space="preserve"> </w:t>
      </w:r>
      <w:r>
        <w:rPr>
          <w:w w:val="110"/>
        </w:rPr>
        <w:t>of</w:t>
      </w:r>
      <w:r>
        <w:rPr>
          <w:spacing w:val="-13"/>
          <w:w w:val="110"/>
        </w:rPr>
        <w:t xml:space="preserve"> </w:t>
      </w:r>
      <w:r>
        <w:rPr>
          <w:w w:val="110"/>
        </w:rPr>
        <w:t>Apache</w:t>
      </w:r>
      <w:r>
        <w:rPr>
          <w:spacing w:val="-13"/>
          <w:w w:val="110"/>
        </w:rPr>
        <w:t xml:space="preserve"> </w:t>
      </w:r>
      <w:r>
        <w:rPr>
          <w:w w:val="110"/>
        </w:rPr>
        <w:t>Kafka.</w:t>
      </w:r>
      <w:r>
        <w:rPr>
          <w:spacing w:val="8"/>
          <w:w w:val="110"/>
        </w:rPr>
        <w:t xml:space="preserve"> </w:t>
      </w:r>
      <w:r>
        <w:rPr>
          <w:w w:val="110"/>
        </w:rPr>
        <w:t>It</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named</w:t>
      </w:r>
      <w:r>
        <w:rPr>
          <w:spacing w:val="-13"/>
          <w:w w:val="110"/>
        </w:rPr>
        <w:t xml:space="preserve"> </w:t>
      </w:r>
      <w:r>
        <w:rPr>
          <w:w w:val="110"/>
        </w:rPr>
        <w:t>storage</w:t>
      </w:r>
      <w:r>
        <w:rPr>
          <w:spacing w:val="-13"/>
          <w:w w:val="110"/>
        </w:rPr>
        <w:t xml:space="preserve"> </w:t>
      </w:r>
      <w:r>
        <w:rPr>
          <w:w w:val="110"/>
        </w:rPr>
        <w:t>structure</w:t>
      </w:r>
      <w:r>
        <w:rPr>
          <w:spacing w:val="-13"/>
          <w:w w:val="110"/>
        </w:rPr>
        <w:t xml:space="preserve"> </w:t>
      </w:r>
      <w:r>
        <w:rPr>
          <w:w w:val="110"/>
        </w:rPr>
        <w:t xml:space="preserve">where </w:t>
      </w:r>
      <w:r>
        <w:rPr>
          <w:spacing w:val="-2"/>
          <w:w w:val="115"/>
        </w:rPr>
        <w:t>producers</w:t>
      </w:r>
      <w:r>
        <w:rPr>
          <w:spacing w:val="-11"/>
          <w:w w:val="115"/>
        </w:rPr>
        <w:t xml:space="preserve"> </w:t>
      </w:r>
      <w:r>
        <w:rPr>
          <w:spacing w:val="-2"/>
          <w:w w:val="115"/>
        </w:rPr>
        <w:t>write</w:t>
      </w:r>
      <w:r>
        <w:rPr>
          <w:spacing w:val="-11"/>
          <w:w w:val="115"/>
        </w:rPr>
        <w:t xml:space="preserve"> </w:t>
      </w:r>
      <w:r>
        <w:rPr>
          <w:spacing w:val="-2"/>
          <w:w w:val="115"/>
        </w:rPr>
        <w:t>messages</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streams. The</w:t>
      </w:r>
      <w:r>
        <w:rPr>
          <w:spacing w:val="-11"/>
          <w:w w:val="115"/>
        </w:rPr>
        <w:t xml:space="preserve"> </w:t>
      </w:r>
      <w:r>
        <w:rPr>
          <w:spacing w:val="-2"/>
          <w:w w:val="115"/>
        </w:rPr>
        <w:t>content</w:t>
      </w:r>
      <w:r>
        <w:rPr>
          <w:spacing w:val="-11"/>
          <w:w w:val="115"/>
        </w:rPr>
        <w:t xml:space="preserve"> </w:t>
      </w:r>
      <w:r>
        <w:rPr>
          <w:spacing w:val="-2"/>
          <w:w w:val="115"/>
        </w:rPr>
        <w:t>of</w:t>
      </w:r>
      <w:r>
        <w:rPr>
          <w:spacing w:val="-11"/>
          <w:w w:val="115"/>
        </w:rPr>
        <w:t xml:space="preserve"> </w:t>
      </w:r>
      <w:r>
        <w:rPr>
          <w:spacing w:val="-2"/>
          <w:w w:val="115"/>
        </w:rPr>
        <w:t>the</w:t>
      </w:r>
      <w:r>
        <w:rPr>
          <w:spacing w:val="-11"/>
          <w:w w:val="115"/>
        </w:rPr>
        <w:t xml:space="preserve"> </w:t>
      </w:r>
      <w:r>
        <w:rPr>
          <w:spacing w:val="-2"/>
          <w:w w:val="115"/>
        </w:rPr>
        <w:t>topic</w:t>
      </w:r>
      <w:r>
        <w:rPr>
          <w:spacing w:val="-11"/>
          <w:w w:val="115"/>
        </w:rPr>
        <w:t xml:space="preserve"> </w:t>
      </w:r>
      <w:r>
        <w:rPr>
          <w:spacing w:val="-2"/>
          <w:w w:val="115"/>
        </w:rPr>
        <w:t>can</w:t>
      </w:r>
      <w:r>
        <w:rPr>
          <w:spacing w:val="-11"/>
          <w:w w:val="115"/>
        </w:rPr>
        <w:t xml:space="preserve"> </w:t>
      </w:r>
      <w:r>
        <w:rPr>
          <w:spacing w:val="-2"/>
          <w:w w:val="115"/>
        </w:rPr>
        <w:t>then</w:t>
      </w:r>
      <w:r>
        <w:rPr>
          <w:spacing w:val="-11"/>
          <w:w w:val="115"/>
        </w:rPr>
        <w:t xml:space="preserve"> </w:t>
      </w:r>
      <w:r>
        <w:rPr>
          <w:spacing w:val="-2"/>
          <w:w w:val="115"/>
        </w:rPr>
        <w:t>be</w:t>
      </w:r>
      <w:r>
        <w:rPr>
          <w:spacing w:val="-11"/>
          <w:w w:val="115"/>
        </w:rPr>
        <w:t xml:space="preserve"> </w:t>
      </w:r>
      <w:r>
        <w:rPr>
          <w:spacing w:val="-2"/>
          <w:w w:val="115"/>
        </w:rPr>
        <w:t>read</w:t>
      </w:r>
      <w:r>
        <w:rPr>
          <w:spacing w:val="-11"/>
          <w:w w:val="115"/>
        </w:rPr>
        <w:t xml:space="preserve"> </w:t>
      </w:r>
      <w:r>
        <w:rPr>
          <w:spacing w:val="-2"/>
          <w:w w:val="115"/>
        </w:rPr>
        <w:t>and</w:t>
      </w:r>
      <w:r>
        <w:rPr>
          <w:spacing w:val="-11"/>
          <w:w w:val="115"/>
        </w:rPr>
        <w:t xml:space="preserve"> </w:t>
      </w:r>
      <w:r>
        <w:rPr>
          <w:spacing w:val="-2"/>
          <w:w w:val="115"/>
        </w:rPr>
        <w:t xml:space="preserve">processed </w:t>
      </w:r>
      <w:r>
        <w:rPr>
          <w:w w:val="115"/>
        </w:rPr>
        <w:t xml:space="preserve">by consumers.. </w:t>
      </w:r>
      <w:hyperlink w:anchor="_bookmark16" w:history="1">
        <w:r>
          <w:rPr>
            <w:w w:val="115"/>
          </w:rPr>
          <w:t>8</w:t>
        </w:r>
      </w:hyperlink>
    </w:p>
    <w:p w14:paraId="077BB5D9" w14:textId="77777777" w:rsidR="00C220EB" w:rsidRDefault="00000000">
      <w:pPr>
        <w:pStyle w:val="BodyText"/>
        <w:spacing w:before="136" w:line="256" w:lineRule="auto"/>
        <w:ind w:left="687" w:right="848" w:hanging="546"/>
        <w:jc w:val="both"/>
      </w:pPr>
      <w:bookmarkStart w:id="442" w:name="_bookmark154"/>
      <w:bookmarkEnd w:id="442"/>
      <w:r>
        <w:rPr>
          <w:rFonts w:ascii="Arial"/>
          <w:b/>
          <w:spacing w:val="-2"/>
          <w:w w:val="110"/>
        </w:rPr>
        <w:t>Kanban</w:t>
      </w:r>
      <w:r>
        <w:rPr>
          <w:rFonts w:ascii="Arial"/>
          <w:b/>
          <w:spacing w:val="45"/>
          <w:w w:val="110"/>
        </w:rPr>
        <w:t xml:space="preserve"> </w:t>
      </w:r>
      <w:r>
        <w:rPr>
          <w:spacing w:val="-2"/>
          <w:w w:val="110"/>
        </w:rPr>
        <w:t>Kanban</w:t>
      </w:r>
      <w:r>
        <w:rPr>
          <w:spacing w:val="-13"/>
          <w:w w:val="110"/>
        </w:rPr>
        <w:t xml:space="preserve"> </w:t>
      </w:r>
      <w:r>
        <w:rPr>
          <w:spacing w:val="-2"/>
          <w:w w:val="110"/>
        </w:rPr>
        <w:t>(Japanese:</w:t>
      </w:r>
      <w:r>
        <w:rPr>
          <w:spacing w:val="6"/>
          <w:w w:val="110"/>
        </w:rPr>
        <w:t xml:space="preserve"> </w:t>
      </w:r>
      <w:r>
        <w:rPr>
          <w:spacing w:val="-2"/>
          <w:w w:val="110"/>
        </w:rPr>
        <w:t>meaning</w:t>
      </w:r>
      <w:r>
        <w:rPr>
          <w:spacing w:val="-14"/>
          <w:w w:val="110"/>
        </w:rPr>
        <w:t xml:space="preserve"> </w:t>
      </w:r>
      <w:r>
        <w:rPr>
          <w:spacing w:val="-2"/>
          <w:w w:val="110"/>
        </w:rPr>
        <w:t>signboard)</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scheduling</w:t>
      </w:r>
      <w:r>
        <w:rPr>
          <w:spacing w:val="-13"/>
          <w:w w:val="110"/>
        </w:rPr>
        <w:t xml:space="preserve"> </w:t>
      </w:r>
      <w:r>
        <w:rPr>
          <w:spacing w:val="-2"/>
          <w:w w:val="110"/>
        </w:rPr>
        <w:t>system</w:t>
      </w:r>
      <w:r>
        <w:rPr>
          <w:spacing w:val="-13"/>
          <w:w w:val="110"/>
        </w:rPr>
        <w:t xml:space="preserve"> </w:t>
      </w:r>
      <w:r>
        <w:rPr>
          <w:spacing w:val="-2"/>
          <w:w w:val="110"/>
        </w:rPr>
        <w:t>for</w:t>
      </w:r>
      <w:r>
        <w:rPr>
          <w:spacing w:val="-13"/>
          <w:w w:val="110"/>
        </w:rPr>
        <w:t xml:space="preserve"> </w:t>
      </w:r>
      <w:r>
        <w:rPr>
          <w:spacing w:val="-2"/>
          <w:w w:val="110"/>
        </w:rPr>
        <w:t>lean</w:t>
      </w:r>
      <w:r>
        <w:rPr>
          <w:spacing w:val="-13"/>
          <w:w w:val="110"/>
        </w:rPr>
        <w:t xml:space="preserve"> </w:t>
      </w:r>
      <w:r>
        <w:rPr>
          <w:spacing w:val="-2"/>
          <w:w w:val="110"/>
        </w:rPr>
        <w:t>manufacturing</w:t>
      </w:r>
      <w:r>
        <w:rPr>
          <w:spacing w:val="-14"/>
          <w:w w:val="110"/>
        </w:rPr>
        <w:t xml:space="preserve"> </w:t>
      </w:r>
      <w:r>
        <w:rPr>
          <w:spacing w:val="-2"/>
          <w:w w:val="110"/>
        </w:rPr>
        <w:t>(also</w:t>
      </w:r>
      <w:r>
        <w:rPr>
          <w:spacing w:val="-13"/>
          <w:w w:val="110"/>
        </w:rPr>
        <w:t xml:space="preserve"> </w:t>
      </w:r>
      <w:r>
        <w:rPr>
          <w:spacing w:val="-2"/>
          <w:w w:val="110"/>
        </w:rPr>
        <w:t xml:space="preserve">called </w:t>
      </w:r>
      <w:r>
        <w:rPr>
          <w:spacing w:val="-2"/>
          <w:w w:val="115"/>
        </w:rPr>
        <w:t>just-in-time</w:t>
      </w:r>
      <w:r>
        <w:rPr>
          <w:spacing w:val="-8"/>
          <w:w w:val="115"/>
        </w:rPr>
        <w:t xml:space="preserve"> </w:t>
      </w:r>
      <w:r>
        <w:rPr>
          <w:spacing w:val="-2"/>
          <w:w w:val="115"/>
        </w:rPr>
        <w:t>manufacturing).</w:t>
      </w:r>
      <w:r>
        <w:rPr>
          <w:spacing w:val="28"/>
          <w:w w:val="115"/>
        </w:rPr>
        <w:t xml:space="preserve"> </w:t>
      </w:r>
      <w:r>
        <w:rPr>
          <w:spacing w:val="-2"/>
          <w:w w:val="115"/>
        </w:rPr>
        <w:t>Taiichi</w:t>
      </w:r>
      <w:r>
        <w:rPr>
          <w:spacing w:val="-8"/>
          <w:w w:val="115"/>
        </w:rPr>
        <w:t xml:space="preserve"> </w:t>
      </w:r>
      <w:r>
        <w:rPr>
          <w:spacing w:val="-2"/>
          <w:w w:val="115"/>
        </w:rPr>
        <w:t>Ohno,</w:t>
      </w:r>
      <w:r>
        <w:rPr>
          <w:spacing w:val="-4"/>
          <w:w w:val="115"/>
        </w:rPr>
        <w:t xml:space="preserve"> </w:t>
      </w:r>
      <w:r>
        <w:rPr>
          <w:spacing w:val="-2"/>
          <w:w w:val="115"/>
        </w:rPr>
        <w:t>an</w:t>
      </w:r>
      <w:r>
        <w:rPr>
          <w:spacing w:val="-8"/>
          <w:w w:val="115"/>
        </w:rPr>
        <w:t xml:space="preserve"> </w:t>
      </w:r>
      <w:r>
        <w:rPr>
          <w:spacing w:val="-2"/>
          <w:w w:val="115"/>
        </w:rPr>
        <w:t>industrial</w:t>
      </w:r>
      <w:r>
        <w:rPr>
          <w:spacing w:val="-8"/>
          <w:w w:val="115"/>
        </w:rPr>
        <w:t xml:space="preserve"> </w:t>
      </w:r>
      <w:r>
        <w:rPr>
          <w:spacing w:val="-2"/>
          <w:w w:val="115"/>
        </w:rPr>
        <w:t>engineer</w:t>
      </w:r>
      <w:r>
        <w:rPr>
          <w:spacing w:val="-8"/>
          <w:w w:val="115"/>
        </w:rPr>
        <w:t xml:space="preserve"> </w:t>
      </w:r>
      <w:r>
        <w:rPr>
          <w:spacing w:val="-2"/>
          <w:w w:val="115"/>
        </w:rPr>
        <w:t>at</w:t>
      </w:r>
      <w:r>
        <w:rPr>
          <w:spacing w:val="-8"/>
          <w:w w:val="115"/>
        </w:rPr>
        <w:t xml:space="preserve"> </w:t>
      </w:r>
      <w:r>
        <w:rPr>
          <w:spacing w:val="-2"/>
          <w:w w:val="115"/>
        </w:rPr>
        <w:t>Toyota,</w:t>
      </w:r>
      <w:r>
        <w:rPr>
          <w:spacing w:val="-4"/>
          <w:w w:val="115"/>
        </w:rPr>
        <w:t xml:space="preserve"> </w:t>
      </w:r>
      <w:r>
        <w:rPr>
          <w:spacing w:val="-2"/>
          <w:w w:val="115"/>
        </w:rPr>
        <w:t>developed</w:t>
      </w:r>
      <w:r>
        <w:rPr>
          <w:spacing w:val="-8"/>
          <w:w w:val="115"/>
        </w:rPr>
        <w:t xml:space="preserve"> </w:t>
      </w:r>
      <w:r>
        <w:rPr>
          <w:spacing w:val="-2"/>
          <w:w w:val="115"/>
        </w:rPr>
        <w:t>kanban</w:t>
      </w:r>
      <w:r>
        <w:rPr>
          <w:spacing w:val="-8"/>
          <w:w w:val="115"/>
        </w:rPr>
        <w:t xml:space="preserve"> </w:t>
      </w:r>
      <w:r>
        <w:rPr>
          <w:spacing w:val="-2"/>
          <w:w w:val="115"/>
        </w:rPr>
        <w:t>to improve</w:t>
      </w:r>
      <w:r>
        <w:rPr>
          <w:spacing w:val="-13"/>
          <w:w w:val="115"/>
        </w:rPr>
        <w:t xml:space="preserve"> </w:t>
      </w:r>
      <w:r>
        <w:rPr>
          <w:spacing w:val="-2"/>
          <w:w w:val="115"/>
        </w:rPr>
        <w:t>manufacturing</w:t>
      </w:r>
      <w:r>
        <w:rPr>
          <w:spacing w:val="-13"/>
          <w:w w:val="115"/>
        </w:rPr>
        <w:t xml:space="preserve"> </w:t>
      </w:r>
      <w:r>
        <w:rPr>
          <w:spacing w:val="-2"/>
          <w:w w:val="115"/>
        </w:rPr>
        <w:t>efficiency.</w:t>
      </w:r>
      <w:r>
        <w:rPr>
          <w:spacing w:val="8"/>
          <w:w w:val="115"/>
        </w:rPr>
        <w:t xml:space="preserve"> </w:t>
      </w:r>
      <w:r>
        <w:rPr>
          <w:spacing w:val="-2"/>
          <w:w w:val="115"/>
        </w:rPr>
        <w:t>The</w:t>
      </w:r>
      <w:r>
        <w:rPr>
          <w:spacing w:val="-13"/>
          <w:w w:val="115"/>
        </w:rPr>
        <w:t xml:space="preserve"> </w:t>
      </w:r>
      <w:r>
        <w:rPr>
          <w:spacing w:val="-2"/>
          <w:w w:val="115"/>
        </w:rPr>
        <w:t>system</w:t>
      </w:r>
      <w:r>
        <w:rPr>
          <w:spacing w:val="-13"/>
          <w:w w:val="115"/>
        </w:rPr>
        <w:t xml:space="preserve"> </w:t>
      </w:r>
      <w:r>
        <w:rPr>
          <w:spacing w:val="-2"/>
          <w:w w:val="115"/>
        </w:rPr>
        <w:t>takes</w:t>
      </w:r>
      <w:r>
        <w:rPr>
          <w:spacing w:val="-13"/>
          <w:w w:val="115"/>
        </w:rPr>
        <w:t xml:space="preserve"> </w:t>
      </w:r>
      <w:r>
        <w:rPr>
          <w:spacing w:val="-2"/>
          <w:w w:val="115"/>
        </w:rPr>
        <w:t>its</w:t>
      </w:r>
      <w:r>
        <w:rPr>
          <w:spacing w:val="-13"/>
          <w:w w:val="115"/>
        </w:rPr>
        <w:t xml:space="preserve"> </w:t>
      </w:r>
      <w:r>
        <w:rPr>
          <w:spacing w:val="-2"/>
          <w:w w:val="115"/>
        </w:rPr>
        <w:t>name</w:t>
      </w:r>
      <w:r>
        <w:rPr>
          <w:spacing w:val="-13"/>
          <w:w w:val="115"/>
        </w:rPr>
        <w:t xml:space="preserve"> </w:t>
      </w:r>
      <w:r>
        <w:rPr>
          <w:spacing w:val="-2"/>
          <w:w w:val="115"/>
        </w:rPr>
        <w:t>from</w:t>
      </w:r>
      <w:r>
        <w:rPr>
          <w:spacing w:val="-13"/>
          <w:w w:val="115"/>
        </w:rPr>
        <w:t xml:space="preserve"> </w:t>
      </w:r>
      <w:r>
        <w:rPr>
          <w:spacing w:val="-2"/>
          <w:w w:val="115"/>
        </w:rPr>
        <w:t>the</w:t>
      </w:r>
      <w:r>
        <w:rPr>
          <w:spacing w:val="-13"/>
          <w:w w:val="115"/>
        </w:rPr>
        <w:t xml:space="preserve"> </w:t>
      </w:r>
      <w:r>
        <w:rPr>
          <w:spacing w:val="-2"/>
          <w:w w:val="115"/>
        </w:rPr>
        <w:t>cards</w:t>
      </w:r>
      <w:r>
        <w:rPr>
          <w:spacing w:val="-13"/>
          <w:w w:val="115"/>
        </w:rPr>
        <w:t xml:space="preserve"> </w:t>
      </w:r>
      <w:r>
        <w:rPr>
          <w:spacing w:val="-2"/>
          <w:w w:val="115"/>
        </w:rPr>
        <w:t>that</w:t>
      </w:r>
      <w:r>
        <w:rPr>
          <w:spacing w:val="-13"/>
          <w:w w:val="115"/>
        </w:rPr>
        <w:t xml:space="preserve"> </w:t>
      </w:r>
      <w:r>
        <w:rPr>
          <w:spacing w:val="-2"/>
          <w:w w:val="115"/>
        </w:rPr>
        <w:t>track</w:t>
      </w:r>
      <w:r>
        <w:rPr>
          <w:spacing w:val="-13"/>
          <w:w w:val="115"/>
        </w:rPr>
        <w:t xml:space="preserve"> </w:t>
      </w:r>
      <w:r>
        <w:rPr>
          <w:spacing w:val="-2"/>
          <w:w w:val="115"/>
        </w:rPr>
        <w:t xml:space="preserve">production </w:t>
      </w:r>
      <w:r>
        <w:rPr>
          <w:w w:val="115"/>
        </w:rPr>
        <w:t>within</w:t>
      </w:r>
      <w:r>
        <w:rPr>
          <w:spacing w:val="-1"/>
          <w:w w:val="115"/>
        </w:rPr>
        <w:t xml:space="preserve"> </w:t>
      </w:r>
      <w:r>
        <w:rPr>
          <w:w w:val="115"/>
        </w:rPr>
        <w:t>a</w:t>
      </w:r>
      <w:r>
        <w:rPr>
          <w:spacing w:val="-1"/>
          <w:w w:val="115"/>
        </w:rPr>
        <w:t xml:space="preserve"> </w:t>
      </w:r>
      <w:r>
        <w:rPr>
          <w:w w:val="115"/>
        </w:rPr>
        <w:t xml:space="preserve">factory.. </w:t>
      </w:r>
      <w:hyperlink w:anchor="_bookmark40" w:history="1">
        <w:r>
          <w:rPr>
            <w:w w:val="115"/>
          </w:rPr>
          <w:t>17</w:t>
        </w:r>
      </w:hyperlink>
    </w:p>
    <w:p w14:paraId="077BB5DA" w14:textId="77777777" w:rsidR="00C220EB" w:rsidRDefault="00000000">
      <w:pPr>
        <w:pStyle w:val="BodyText"/>
        <w:spacing w:before="137" w:line="256" w:lineRule="auto"/>
        <w:ind w:left="687" w:right="848" w:hanging="546"/>
        <w:jc w:val="both"/>
      </w:pPr>
      <w:bookmarkStart w:id="443" w:name="_bookmark155"/>
      <w:bookmarkEnd w:id="443"/>
      <w:r>
        <w:rPr>
          <w:rFonts w:ascii="Arial"/>
          <w:b/>
        </w:rPr>
        <w:t>KPI, key performance indicator</w:t>
      </w:r>
      <w:r>
        <w:rPr>
          <w:rFonts w:ascii="Arial"/>
          <w:b/>
          <w:spacing w:val="40"/>
        </w:rPr>
        <w:t xml:space="preserve"> </w:t>
      </w:r>
      <w:r>
        <w:t xml:space="preserve">A performance indicator or key performance indicator (KPI) is a type of </w:t>
      </w:r>
      <w:r>
        <w:rPr>
          <w:spacing w:val="-2"/>
          <w:w w:val="115"/>
        </w:rPr>
        <w:t>performance</w:t>
      </w:r>
      <w:r>
        <w:rPr>
          <w:spacing w:val="-11"/>
          <w:w w:val="115"/>
        </w:rPr>
        <w:t xml:space="preserve"> </w:t>
      </w:r>
      <w:r>
        <w:rPr>
          <w:spacing w:val="-2"/>
          <w:w w:val="115"/>
        </w:rPr>
        <w:t>measurement.</w:t>
      </w:r>
      <w:r>
        <w:rPr>
          <w:spacing w:val="13"/>
          <w:w w:val="115"/>
        </w:rPr>
        <w:t xml:space="preserve"> </w:t>
      </w:r>
      <w:r>
        <w:rPr>
          <w:spacing w:val="-2"/>
          <w:w w:val="115"/>
        </w:rPr>
        <w:t>KPIs</w:t>
      </w:r>
      <w:r>
        <w:rPr>
          <w:spacing w:val="-11"/>
          <w:w w:val="115"/>
        </w:rPr>
        <w:t xml:space="preserve"> </w:t>
      </w:r>
      <w:r>
        <w:rPr>
          <w:spacing w:val="-2"/>
          <w:w w:val="115"/>
        </w:rPr>
        <w:t>evaluate</w:t>
      </w:r>
      <w:r>
        <w:rPr>
          <w:spacing w:val="-11"/>
          <w:w w:val="115"/>
        </w:rPr>
        <w:t xml:space="preserve"> </w:t>
      </w:r>
      <w:r>
        <w:rPr>
          <w:spacing w:val="-2"/>
          <w:w w:val="115"/>
        </w:rPr>
        <w:t>the</w:t>
      </w:r>
      <w:r>
        <w:rPr>
          <w:spacing w:val="-11"/>
          <w:w w:val="115"/>
        </w:rPr>
        <w:t xml:space="preserve"> </w:t>
      </w:r>
      <w:r>
        <w:rPr>
          <w:spacing w:val="-2"/>
          <w:w w:val="115"/>
        </w:rPr>
        <w:t>success</w:t>
      </w:r>
      <w:r>
        <w:rPr>
          <w:spacing w:val="-11"/>
          <w:w w:val="115"/>
        </w:rPr>
        <w:t xml:space="preserve"> </w:t>
      </w:r>
      <w:r>
        <w:rPr>
          <w:spacing w:val="-2"/>
          <w:w w:val="115"/>
        </w:rPr>
        <w:t>of</w:t>
      </w:r>
      <w:r>
        <w:rPr>
          <w:spacing w:val="-11"/>
          <w:w w:val="115"/>
        </w:rPr>
        <w:t xml:space="preserve"> </w:t>
      </w:r>
      <w:r>
        <w:rPr>
          <w:spacing w:val="-2"/>
          <w:w w:val="115"/>
        </w:rPr>
        <w:t>an</w:t>
      </w:r>
      <w:r>
        <w:rPr>
          <w:spacing w:val="-11"/>
          <w:w w:val="115"/>
        </w:rPr>
        <w:t xml:space="preserve"> </w:t>
      </w:r>
      <w:r>
        <w:rPr>
          <w:spacing w:val="-2"/>
          <w:w w:val="115"/>
        </w:rPr>
        <w:t>organization</w:t>
      </w:r>
      <w:r>
        <w:rPr>
          <w:spacing w:val="-11"/>
          <w:w w:val="115"/>
        </w:rPr>
        <w:t xml:space="preserve"> </w:t>
      </w:r>
      <w:r>
        <w:rPr>
          <w:spacing w:val="-2"/>
          <w:w w:val="115"/>
        </w:rPr>
        <w:t>or</w:t>
      </w:r>
      <w:r>
        <w:rPr>
          <w:spacing w:val="-11"/>
          <w:w w:val="115"/>
        </w:rPr>
        <w:t xml:space="preserve"> </w:t>
      </w:r>
      <w:r>
        <w:rPr>
          <w:spacing w:val="-2"/>
          <w:w w:val="115"/>
        </w:rPr>
        <w:t>of</w:t>
      </w:r>
      <w:r>
        <w:rPr>
          <w:spacing w:val="-11"/>
          <w:w w:val="115"/>
        </w:rPr>
        <w:t xml:space="preserve"> </w:t>
      </w:r>
      <w:r>
        <w:rPr>
          <w:spacing w:val="-2"/>
          <w:w w:val="115"/>
        </w:rPr>
        <w:t>a</w:t>
      </w:r>
      <w:r>
        <w:rPr>
          <w:spacing w:val="-11"/>
          <w:w w:val="115"/>
        </w:rPr>
        <w:t xml:space="preserve"> </w:t>
      </w:r>
      <w:r>
        <w:rPr>
          <w:spacing w:val="-2"/>
          <w:w w:val="115"/>
        </w:rPr>
        <w:t>particular</w:t>
      </w:r>
      <w:r>
        <w:rPr>
          <w:spacing w:val="-11"/>
          <w:w w:val="115"/>
        </w:rPr>
        <w:t xml:space="preserve"> </w:t>
      </w:r>
      <w:r>
        <w:rPr>
          <w:spacing w:val="-2"/>
          <w:w w:val="115"/>
        </w:rPr>
        <w:t xml:space="preserve">activity </w:t>
      </w:r>
      <w:r>
        <w:rPr>
          <w:w w:val="110"/>
        </w:rPr>
        <w:t>(such</w:t>
      </w:r>
      <w:r>
        <w:rPr>
          <w:spacing w:val="-10"/>
          <w:w w:val="110"/>
        </w:rPr>
        <w:t xml:space="preserve"> </w:t>
      </w:r>
      <w:r>
        <w:rPr>
          <w:w w:val="110"/>
        </w:rPr>
        <w:t>as</w:t>
      </w:r>
      <w:r>
        <w:rPr>
          <w:spacing w:val="-10"/>
          <w:w w:val="110"/>
        </w:rPr>
        <w:t xml:space="preserve"> </w:t>
      </w:r>
      <w:r>
        <w:rPr>
          <w:w w:val="110"/>
        </w:rPr>
        <w:t>projects,</w:t>
      </w:r>
      <w:r>
        <w:rPr>
          <w:spacing w:val="-9"/>
          <w:w w:val="110"/>
        </w:rPr>
        <w:t xml:space="preserve"> </w:t>
      </w:r>
      <w:r>
        <w:rPr>
          <w:w w:val="110"/>
        </w:rPr>
        <w:t>programs,</w:t>
      </w:r>
      <w:r>
        <w:rPr>
          <w:spacing w:val="-9"/>
          <w:w w:val="110"/>
        </w:rPr>
        <w:t xml:space="preserve"> </w:t>
      </w:r>
      <w:r>
        <w:rPr>
          <w:w w:val="110"/>
        </w:rPr>
        <w:t>products</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initiatives)</w:t>
      </w:r>
      <w:r>
        <w:rPr>
          <w:spacing w:val="-10"/>
          <w:w w:val="110"/>
        </w:rPr>
        <w:t xml:space="preserve"> </w:t>
      </w:r>
      <w:r>
        <w:rPr>
          <w:w w:val="110"/>
        </w:rPr>
        <w:t>in</w:t>
      </w:r>
      <w:r>
        <w:rPr>
          <w:spacing w:val="-10"/>
          <w:w w:val="110"/>
        </w:rPr>
        <w:t xml:space="preserve"> </w:t>
      </w:r>
      <w:r>
        <w:rPr>
          <w:w w:val="110"/>
        </w:rPr>
        <w:t>which</w:t>
      </w:r>
      <w:r>
        <w:rPr>
          <w:spacing w:val="-10"/>
          <w:w w:val="110"/>
        </w:rPr>
        <w:t xml:space="preserve"> </w:t>
      </w:r>
      <w:r>
        <w:rPr>
          <w:w w:val="110"/>
        </w:rPr>
        <w:t>it</w:t>
      </w:r>
      <w:r>
        <w:rPr>
          <w:spacing w:val="-10"/>
          <w:w w:val="110"/>
        </w:rPr>
        <w:t xml:space="preserve"> </w:t>
      </w:r>
      <w:r>
        <w:rPr>
          <w:w w:val="110"/>
        </w:rPr>
        <w:t>engages. KPIs</w:t>
      </w:r>
      <w:r>
        <w:rPr>
          <w:spacing w:val="-10"/>
          <w:w w:val="110"/>
        </w:rPr>
        <w:t xml:space="preserve"> </w:t>
      </w:r>
      <w:r>
        <w:rPr>
          <w:w w:val="110"/>
        </w:rPr>
        <w:t>provide</w:t>
      </w:r>
      <w:r>
        <w:rPr>
          <w:spacing w:val="-10"/>
          <w:w w:val="110"/>
        </w:rPr>
        <w:t xml:space="preserve"> </w:t>
      </w:r>
      <w:r>
        <w:rPr>
          <w:w w:val="110"/>
        </w:rPr>
        <w:t>a</w:t>
      </w:r>
      <w:r>
        <w:rPr>
          <w:spacing w:val="-10"/>
          <w:w w:val="110"/>
        </w:rPr>
        <w:t xml:space="preserve"> </w:t>
      </w:r>
      <w:r>
        <w:rPr>
          <w:w w:val="110"/>
        </w:rPr>
        <w:t xml:space="preserve">focus for strategic and operational improvement, create an analytical basis for decision making and help </w:t>
      </w:r>
      <w:r>
        <w:rPr>
          <w:w w:val="115"/>
        </w:rPr>
        <w:t>focus</w:t>
      </w:r>
      <w:r>
        <w:rPr>
          <w:spacing w:val="-4"/>
          <w:w w:val="115"/>
        </w:rPr>
        <w:t xml:space="preserve"> </w:t>
      </w:r>
      <w:r>
        <w:rPr>
          <w:w w:val="115"/>
        </w:rPr>
        <w:t>attention</w:t>
      </w:r>
      <w:r>
        <w:rPr>
          <w:spacing w:val="-4"/>
          <w:w w:val="115"/>
        </w:rPr>
        <w:t xml:space="preserve"> </w:t>
      </w:r>
      <w:r>
        <w:rPr>
          <w:w w:val="115"/>
        </w:rPr>
        <w:t>on</w:t>
      </w:r>
      <w:r>
        <w:rPr>
          <w:spacing w:val="-4"/>
          <w:w w:val="115"/>
        </w:rPr>
        <w:t xml:space="preserve"> </w:t>
      </w:r>
      <w:r>
        <w:rPr>
          <w:w w:val="115"/>
        </w:rPr>
        <w:t>what</w:t>
      </w:r>
      <w:r>
        <w:rPr>
          <w:spacing w:val="-4"/>
          <w:w w:val="115"/>
        </w:rPr>
        <w:t xml:space="preserve"> </w:t>
      </w:r>
      <w:r>
        <w:rPr>
          <w:w w:val="115"/>
        </w:rPr>
        <w:t>matters</w:t>
      </w:r>
      <w:r>
        <w:rPr>
          <w:spacing w:val="-4"/>
          <w:w w:val="115"/>
        </w:rPr>
        <w:t xml:space="preserve"> </w:t>
      </w:r>
      <w:r>
        <w:rPr>
          <w:w w:val="115"/>
        </w:rPr>
        <w:t xml:space="preserve">most.. </w:t>
      </w:r>
      <w:hyperlink w:anchor="_bookmark28" w:history="1">
        <w:r>
          <w:rPr>
            <w:w w:val="115"/>
          </w:rPr>
          <w:t>13</w:t>
        </w:r>
      </w:hyperlink>
    </w:p>
    <w:p w14:paraId="077BB5DB" w14:textId="77777777" w:rsidR="00C220EB" w:rsidRDefault="00C220EB">
      <w:pPr>
        <w:pStyle w:val="BodyText"/>
        <w:spacing w:before="83"/>
      </w:pPr>
    </w:p>
    <w:p w14:paraId="077BB5DC" w14:textId="77777777" w:rsidR="00C220EB" w:rsidRDefault="00000000">
      <w:pPr>
        <w:pStyle w:val="BodyText"/>
        <w:spacing w:before="1" w:line="256" w:lineRule="auto"/>
        <w:ind w:left="687" w:right="848" w:hanging="546"/>
        <w:jc w:val="both"/>
      </w:pPr>
      <w:bookmarkStart w:id="444" w:name="_bookmark156"/>
      <w:bookmarkEnd w:id="444"/>
      <w:r>
        <w:rPr>
          <w:rFonts w:ascii="Arial" w:hAnsi="Arial"/>
          <w:b/>
          <w:spacing w:val="-2"/>
          <w:w w:val="110"/>
        </w:rPr>
        <w:t>LS,</w:t>
      </w:r>
      <w:r>
        <w:rPr>
          <w:rFonts w:ascii="Arial" w:hAnsi="Arial"/>
          <w:b/>
          <w:spacing w:val="-15"/>
          <w:w w:val="110"/>
        </w:rPr>
        <w:t xml:space="preserve"> </w:t>
      </w:r>
      <w:r>
        <w:rPr>
          <w:rFonts w:ascii="Arial" w:hAnsi="Arial"/>
          <w:b/>
          <w:spacing w:val="-2"/>
          <w:w w:val="110"/>
        </w:rPr>
        <w:t>Logistics</w:t>
      </w:r>
      <w:r>
        <w:rPr>
          <w:rFonts w:ascii="Arial" w:hAnsi="Arial"/>
          <w:b/>
          <w:spacing w:val="-15"/>
          <w:w w:val="110"/>
        </w:rPr>
        <w:t xml:space="preserve"> </w:t>
      </w:r>
      <w:r>
        <w:rPr>
          <w:rFonts w:ascii="Arial" w:hAnsi="Arial"/>
          <w:b/>
          <w:spacing w:val="-2"/>
          <w:w w:val="110"/>
        </w:rPr>
        <w:t>Services</w:t>
      </w:r>
      <w:r>
        <w:rPr>
          <w:rFonts w:ascii="Arial" w:hAnsi="Arial"/>
          <w:b/>
          <w:spacing w:val="-1"/>
          <w:w w:val="110"/>
        </w:rPr>
        <w:t xml:space="preserve"> </w:t>
      </w:r>
      <w:r>
        <w:rPr>
          <w:spacing w:val="-2"/>
          <w:w w:val="110"/>
        </w:rPr>
        <w:t>Logistics</w:t>
      </w:r>
      <w:r>
        <w:rPr>
          <w:spacing w:val="-4"/>
          <w:w w:val="110"/>
        </w:rPr>
        <w:t xml:space="preserve"> </w:t>
      </w:r>
      <w:r>
        <w:rPr>
          <w:spacing w:val="-2"/>
          <w:w w:val="110"/>
        </w:rPr>
        <w:t>Services</w:t>
      </w:r>
      <w:r>
        <w:rPr>
          <w:spacing w:val="-4"/>
          <w:w w:val="110"/>
        </w:rPr>
        <w:t xml:space="preserve"> </w:t>
      </w:r>
      <w:r>
        <w:rPr>
          <w:spacing w:val="-2"/>
          <w:w w:val="110"/>
        </w:rPr>
        <w:t>(LS)</w:t>
      </w:r>
      <w:r>
        <w:rPr>
          <w:spacing w:val="-4"/>
          <w:w w:val="110"/>
        </w:rPr>
        <w:t xml:space="preserve"> </w:t>
      </w:r>
      <w:r>
        <w:rPr>
          <w:spacing w:val="-2"/>
          <w:w w:val="110"/>
        </w:rPr>
        <w:t>is</w:t>
      </w:r>
      <w:r>
        <w:rPr>
          <w:spacing w:val="-4"/>
          <w:w w:val="110"/>
        </w:rPr>
        <w:t xml:space="preserve"> </w:t>
      </w:r>
      <w:r>
        <w:rPr>
          <w:spacing w:val="-2"/>
          <w:w w:val="110"/>
        </w:rPr>
        <w:t>responsible</w:t>
      </w:r>
      <w:r>
        <w:rPr>
          <w:spacing w:val="-4"/>
          <w:w w:val="110"/>
        </w:rPr>
        <w:t xml:space="preserve"> </w:t>
      </w:r>
      <w:r>
        <w:rPr>
          <w:spacing w:val="-2"/>
          <w:w w:val="110"/>
        </w:rPr>
        <w:t>for</w:t>
      </w:r>
      <w:r>
        <w:rPr>
          <w:spacing w:val="-4"/>
          <w:w w:val="110"/>
        </w:rPr>
        <w:t xml:space="preserve"> </w:t>
      </w:r>
      <w:r>
        <w:rPr>
          <w:spacing w:val="-2"/>
          <w:w w:val="110"/>
        </w:rPr>
        <w:t>efficient</w:t>
      </w:r>
      <w:r>
        <w:rPr>
          <w:spacing w:val="-4"/>
          <w:w w:val="110"/>
        </w:rPr>
        <w:t xml:space="preserve"> </w:t>
      </w:r>
      <w:r>
        <w:rPr>
          <w:spacing w:val="-2"/>
          <w:w w:val="110"/>
        </w:rPr>
        <w:t>and</w:t>
      </w:r>
      <w:r>
        <w:rPr>
          <w:spacing w:val="-4"/>
          <w:w w:val="110"/>
        </w:rPr>
        <w:t xml:space="preserve"> </w:t>
      </w:r>
      <w:r>
        <w:rPr>
          <w:spacing w:val="-2"/>
          <w:w w:val="110"/>
        </w:rPr>
        <w:t>secure</w:t>
      </w:r>
      <w:r>
        <w:rPr>
          <w:spacing w:val="-4"/>
          <w:w w:val="110"/>
        </w:rPr>
        <w:t xml:space="preserve"> </w:t>
      </w:r>
      <w:r>
        <w:rPr>
          <w:spacing w:val="-2"/>
          <w:w w:val="110"/>
        </w:rPr>
        <w:t>logistics</w:t>
      </w:r>
      <w:r>
        <w:rPr>
          <w:spacing w:val="-4"/>
          <w:w w:val="110"/>
        </w:rPr>
        <w:t xml:space="preserve"> </w:t>
      </w:r>
      <w:r>
        <w:rPr>
          <w:spacing w:val="-2"/>
          <w:w w:val="110"/>
        </w:rPr>
        <w:t>of</w:t>
      </w:r>
      <w:r>
        <w:rPr>
          <w:spacing w:val="-4"/>
          <w:w w:val="110"/>
        </w:rPr>
        <w:t xml:space="preserve"> </w:t>
      </w:r>
      <w:r>
        <w:rPr>
          <w:spacing w:val="-2"/>
          <w:w w:val="110"/>
        </w:rPr>
        <w:t xml:space="preserve">letters, </w:t>
      </w:r>
      <w:r>
        <w:rPr>
          <w:w w:val="110"/>
        </w:rPr>
        <w:t>printed matter and newspapers, as well as parcels, goods and merchandise in Switzerland and in-ternationally.</w:t>
      </w:r>
      <w:r>
        <w:rPr>
          <w:spacing w:val="40"/>
          <w:w w:val="110"/>
        </w:rPr>
        <w:t xml:space="preserve"> </w:t>
      </w:r>
      <w:r>
        <w:rPr>
          <w:w w:val="110"/>
        </w:rPr>
        <w:t>Logistics Services is the largest business unit of Swiss Post and makes a substantial contribution</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company’s</w:t>
      </w:r>
      <w:r>
        <w:rPr>
          <w:spacing w:val="-5"/>
          <w:w w:val="110"/>
        </w:rPr>
        <w:t xml:space="preserve"> </w:t>
      </w:r>
      <w:r>
        <w:rPr>
          <w:w w:val="110"/>
        </w:rPr>
        <w:t>success</w:t>
      </w:r>
      <w:r>
        <w:rPr>
          <w:spacing w:val="-5"/>
          <w:w w:val="110"/>
        </w:rPr>
        <w:t xml:space="preserve"> </w:t>
      </w:r>
      <w:r>
        <w:rPr>
          <w:w w:val="110"/>
        </w:rPr>
        <w:t>with</w:t>
      </w:r>
      <w:r>
        <w:rPr>
          <w:spacing w:val="-5"/>
          <w:w w:val="110"/>
        </w:rPr>
        <w:t xml:space="preserve"> </w:t>
      </w:r>
      <w:r>
        <w:rPr>
          <w:w w:val="110"/>
        </w:rPr>
        <w:t>over</w:t>
      </w:r>
      <w:r>
        <w:rPr>
          <w:spacing w:val="-5"/>
          <w:w w:val="110"/>
        </w:rPr>
        <w:t xml:space="preserve"> </w:t>
      </w:r>
      <w:r>
        <w:rPr>
          <w:w w:val="110"/>
        </w:rPr>
        <w:t>21</w:t>
      </w:r>
      <w:r>
        <w:rPr>
          <w:spacing w:val="-5"/>
          <w:w w:val="110"/>
        </w:rPr>
        <w:t xml:space="preserve"> </w:t>
      </w:r>
      <w:r>
        <w:rPr>
          <w:w w:val="110"/>
        </w:rPr>
        <w:t>000</w:t>
      </w:r>
      <w:r>
        <w:rPr>
          <w:spacing w:val="-5"/>
          <w:w w:val="110"/>
        </w:rPr>
        <w:t xml:space="preserve"> </w:t>
      </w:r>
      <w:r>
        <w:rPr>
          <w:w w:val="110"/>
        </w:rPr>
        <w:t xml:space="preserve">employees.. </w:t>
      </w:r>
      <w:hyperlink w:anchor="_bookmark21" w:history="1">
        <w:r>
          <w:rPr>
            <w:w w:val="110"/>
          </w:rPr>
          <w:t>11</w:t>
        </w:r>
      </w:hyperlink>
    </w:p>
    <w:p w14:paraId="077BB5DD" w14:textId="77777777" w:rsidR="00C220EB" w:rsidRDefault="00C220EB">
      <w:pPr>
        <w:pStyle w:val="BodyText"/>
        <w:spacing w:before="83"/>
      </w:pPr>
    </w:p>
    <w:p w14:paraId="077BB5DE" w14:textId="77777777" w:rsidR="00C220EB" w:rsidRDefault="00000000">
      <w:pPr>
        <w:pStyle w:val="BodyText"/>
        <w:spacing w:line="256" w:lineRule="auto"/>
        <w:ind w:left="687" w:right="848" w:hanging="546"/>
        <w:jc w:val="both"/>
      </w:pPr>
      <w:bookmarkStart w:id="445" w:name="_bookmark157"/>
      <w:bookmarkEnd w:id="445"/>
      <w:r>
        <w:rPr>
          <w:rFonts w:ascii="Arial"/>
          <w:b/>
          <w:w w:val="110"/>
        </w:rPr>
        <w:t>MIAR</w:t>
      </w:r>
      <w:r>
        <w:rPr>
          <w:rFonts w:ascii="Arial"/>
          <w:b/>
          <w:spacing w:val="40"/>
          <w:w w:val="110"/>
        </w:rPr>
        <w:t xml:space="preserve"> </w:t>
      </w:r>
      <w:r>
        <w:rPr>
          <w:w w:val="110"/>
        </w:rPr>
        <w:t>MIAR</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internal</w:t>
      </w:r>
      <w:r>
        <w:rPr>
          <w:spacing w:val="-14"/>
          <w:w w:val="110"/>
        </w:rPr>
        <w:t xml:space="preserve"> </w:t>
      </w:r>
      <w:r>
        <w:rPr>
          <w:w w:val="110"/>
        </w:rPr>
        <w:t>reporting</w:t>
      </w:r>
      <w:r>
        <w:rPr>
          <w:spacing w:val="-14"/>
          <w:w w:val="110"/>
        </w:rPr>
        <w:t xml:space="preserve"> </w:t>
      </w:r>
      <w:r>
        <w:rPr>
          <w:w w:val="110"/>
        </w:rPr>
        <w:t>and</w:t>
      </w:r>
      <w:r>
        <w:rPr>
          <w:spacing w:val="-14"/>
          <w:w w:val="110"/>
        </w:rPr>
        <w:t xml:space="preserve"> </w:t>
      </w:r>
      <w:r>
        <w:rPr>
          <w:w w:val="110"/>
        </w:rPr>
        <w:t>project</w:t>
      </w:r>
      <w:r>
        <w:rPr>
          <w:spacing w:val="-14"/>
          <w:w w:val="110"/>
        </w:rPr>
        <w:t xml:space="preserve"> </w:t>
      </w:r>
      <w:r>
        <w:rPr>
          <w:w w:val="110"/>
        </w:rPr>
        <w:t>effort</w:t>
      </w:r>
      <w:r>
        <w:rPr>
          <w:spacing w:val="-14"/>
          <w:w w:val="110"/>
        </w:rPr>
        <w:t xml:space="preserve"> </w:t>
      </w:r>
      <w:r>
        <w:rPr>
          <w:w w:val="110"/>
        </w:rPr>
        <w:t>tracking</w:t>
      </w:r>
      <w:r>
        <w:rPr>
          <w:spacing w:val="-14"/>
          <w:w w:val="110"/>
        </w:rPr>
        <w:t xml:space="preserve"> </w:t>
      </w:r>
      <w:r>
        <w:rPr>
          <w:w w:val="110"/>
        </w:rPr>
        <w:t>system</w:t>
      </w:r>
      <w:r>
        <w:rPr>
          <w:spacing w:val="-14"/>
          <w:w w:val="110"/>
        </w:rPr>
        <w:t xml:space="preserve"> </w:t>
      </w:r>
      <w:r>
        <w:rPr>
          <w:w w:val="110"/>
        </w:rPr>
        <w:t>used</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3"/>
          <w:w w:val="110"/>
        </w:rPr>
        <w:t xml:space="preserve"> </w:t>
      </w:r>
      <w:r>
        <w:rPr>
          <w:w w:val="110"/>
        </w:rPr>
        <w:t>It</w:t>
      </w:r>
      <w:r>
        <w:rPr>
          <w:spacing w:val="-14"/>
          <w:w w:val="110"/>
        </w:rPr>
        <w:t xml:space="preserve"> </w:t>
      </w:r>
      <w:r>
        <w:rPr>
          <w:w w:val="110"/>
        </w:rPr>
        <w:t>is</w:t>
      </w:r>
      <w:r>
        <w:rPr>
          <w:spacing w:val="-14"/>
          <w:w w:val="110"/>
        </w:rPr>
        <w:t xml:space="preserve"> </w:t>
      </w:r>
      <w:r>
        <w:rPr>
          <w:w w:val="110"/>
        </w:rPr>
        <w:t>integrated with applications for working time recording, such as check-in and check-out.</w:t>
      </w:r>
      <w:r>
        <w:rPr>
          <w:spacing w:val="31"/>
          <w:w w:val="110"/>
        </w:rPr>
        <w:t xml:space="preserve"> </w:t>
      </w:r>
      <w:r>
        <w:rPr>
          <w:w w:val="110"/>
        </w:rPr>
        <w:t xml:space="preserve">It allows employees to allocate worked hours to projects, which in turn enables monitoring of project efforts.. </w:t>
      </w:r>
      <w:hyperlink w:anchor="_bookmark56" w:history="1">
        <w:r>
          <w:rPr>
            <w:w w:val="110"/>
          </w:rPr>
          <w:t>28</w:t>
        </w:r>
      </w:hyperlink>
    </w:p>
    <w:p w14:paraId="077BB5DF" w14:textId="77777777" w:rsidR="00C220EB" w:rsidRDefault="00000000">
      <w:pPr>
        <w:pStyle w:val="BodyText"/>
        <w:spacing w:before="136" w:line="256" w:lineRule="auto"/>
        <w:ind w:left="687" w:right="848" w:hanging="546"/>
        <w:jc w:val="both"/>
      </w:pPr>
      <w:bookmarkStart w:id="446" w:name="_bookmark158"/>
      <w:bookmarkEnd w:id="446"/>
      <w:r>
        <w:rPr>
          <w:rFonts w:ascii="Arial"/>
          <w:b/>
        </w:rPr>
        <w:t>Microsoft Copilot</w:t>
      </w:r>
      <w:r>
        <w:rPr>
          <w:rFonts w:ascii="Arial"/>
          <w:b/>
          <w:spacing w:val="40"/>
        </w:rPr>
        <w:t xml:space="preserve"> </w:t>
      </w:r>
      <w:r>
        <w:t xml:space="preserve">AI-assisted productivity tool by Microsoft that supports users with code generation, text </w:t>
      </w:r>
      <w:r>
        <w:rPr>
          <w:w w:val="110"/>
        </w:rPr>
        <w:t xml:space="preserve">generation, and problem-solving based on large language models. </w:t>
      </w:r>
      <w:hyperlink w:anchor="_bookmark106" w:history="1">
        <w:r>
          <w:rPr>
            <w:w w:val="110"/>
          </w:rPr>
          <w:t>55</w:t>
        </w:r>
      </w:hyperlink>
    </w:p>
    <w:p w14:paraId="077BB5E0" w14:textId="77777777" w:rsidR="00C220EB" w:rsidRDefault="00000000">
      <w:pPr>
        <w:pStyle w:val="BodyText"/>
        <w:spacing w:before="136" w:line="256" w:lineRule="auto"/>
        <w:ind w:left="687" w:right="744" w:hanging="546"/>
      </w:pPr>
      <w:bookmarkStart w:id="447" w:name="_bookmark159"/>
      <w:bookmarkEnd w:id="447"/>
      <w:r>
        <w:rPr>
          <w:rFonts w:ascii="Arial"/>
          <w:b/>
        </w:rPr>
        <w:t>Microsoft</w:t>
      </w:r>
      <w:r>
        <w:rPr>
          <w:rFonts w:ascii="Arial"/>
          <w:b/>
          <w:spacing w:val="53"/>
        </w:rPr>
        <w:t xml:space="preserve"> </w:t>
      </w:r>
      <w:r>
        <w:rPr>
          <w:rFonts w:ascii="Arial"/>
          <w:b/>
        </w:rPr>
        <w:t>Fabric</w:t>
      </w:r>
      <w:r>
        <w:rPr>
          <w:rFonts w:ascii="Arial"/>
          <w:b/>
          <w:spacing w:val="43"/>
        </w:rPr>
        <w:t xml:space="preserve">  </w:t>
      </w:r>
      <w:r>
        <w:t>A</w:t>
      </w:r>
      <w:r>
        <w:rPr>
          <w:spacing w:val="10"/>
        </w:rPr>
        <w:t xml:space="preserve"> </w:t>
      </w:r>
      <w:r>
        <w:t>cloud-based</w:t>
      </w:r>
      <w:r>
        <w:rPr>
          <w:spacing w:val="8"/>
        </w:rPr>
        <w:t xml:space="preserve"> </w:t>
      </w:r>
      <w:r>
        <w:t>analytics</w:t>
      </w:r>
      <w:r>
        <w:rPr>
          <w:spacing w:val="11"/>
        </w:rPr>
        <w:t xml:space="preserve"> </w:t>
      </w:r>
      <w:r>
        <w:t>platform</w:t>
      </w:r>
      <w:r>
        <w:rPr>
          <w:spacing w:val="9"/>
        </w:rPr>
        <w:t xml:space="preserve"> </w:t>
      </w:r>
      <w:r>
        <w:t>by</w:t>
      </w:r>
      <w:r>
        <w:rPr>
          <w:spacing w:val="9"/>
        </w:rPr>
        <w:t xml:space="preserve"> </w:t>
      </w:r>
      <w:r>
        <w:t>Microsoft</w:t>
      </w:r>
      <w:r>
        <w:rPr>
          <w:spacing w:val="11"/>
        </w:rPr>
        <w:t xml:space="preserve"> </w:t>
      </w:r>
      <w:r>
        <w:t>that</w:t>
      </w:r>
      <w:r>
        <w:rPr>
          <w:spacing w:val="9"/>
        </w:rPr>
        <w:t xml:space="preserve"> </w:t>
      </w:r>
      <w:r>
        <w:t>integrates</w:t>
      </w:r>
      <w:r>
        <w:rPr>
          <w:spacing w:val="8"/>
        </w:rPr>
        <w:t xml:space="preserve"> </w:t>
      </w:r>
      <w:r>
        <w:t>data</w:t>
      </w:r>
      <w:r>
        <w:rPr>
          <w:spacing w:val="11"/>
        </w:rPr>
        <w:t xml:space="preserve"> </w:t>
      </w:r>
      <w:r>
        <w:t>engineering,</w:t>
      </w:r>
      <w:r>
        <w:rPr>
          <w:spacing w:val="17"/>
        </w:rPr>
        <w:t xml:space="preserve"> </w:t>
      </w:r>
      <w:r>
        <w:t>data</w:t>
      </w:r>
      <w:r>
        <w:rPr>
          <w:spacing w:val="11"/>
        </w:rPr>
        <w:t xml:space="preserve"> </w:t>
      </w:r>
      <w:r>
        <w:t>ware-</w:t>
      </w:r>
      <w:r>
        <w:rPr>
          <w:w w:val="110"/>
        </w:rPr>
        <w:t>housing, data science, real-time analytics, and business intelligence in a unified environment.</w:t>
      </w:r>
      <w:r>
        <w:rPr>
          <w:spacing w:val="40"/>
          <w:w w:val="110"/>
        </w:rPr>
        <w:t xml:space="preserve"> </w:t>
      </w:r>
      <w:r>
        <w:rPr>
          <w:w w:val="110"/>
        </w:rPr>
        <w:t xml:space="preserve">It is used to manage, analyse, and visualise data across different workloads.. </w:t>
      </w:r>
      <w:hyperlink w:anchor="_bookmark106" w:history="1">
        <w:r>
          <w:rPr>
            <w:w w:val="110"/>
          </w:rPr>
          <w:t>55</w:t>
        </w:r>
      </w:hyperlink>
    </w:p>
    <w:p w14:paraId="077BB5E1" w14:textId="77777777" w:rsidR="00C220EB" w:rsidRDefault="00C220EB">
      <w:pPr>
        <w:pStyle w:val="BodyText"/>
        <w:spacing w:line="256" w:lineRule="auto"/>
        <w:sectPr w:rsidR="00C220EB">
          <w:headerReference w:type="even" r:id="rId168"/>
          <w:headerReference w:type="default" r:id="rId169"/>
          <w:footerReference w:type="even" r:id="rId170"/>
          <w:footerReference w:type="default" r:id="rId171"/>
          <w:pgSz w:w="11910" w:h="16840"/>
          <w:pgMar w:top="440" w:right="0" w:bottom="1720" w:left="708" w:header="227" w:footer="1540" w:gutter="0"/>
          <w:pgNumType w:start="73"/>
          <w:cols w:space="720"/>
        </w:sectPr>
      </w:pPr>
    </w:p>
    <w:p w14:paraId="077BB5E2" w14:textId="77777777" w:rsidR="00C220EB" w:rsidRDefault="00C220EB">
      <w:pPr>
        <w:pStyle w:val="BodyText"/>
        <w:spacing w:before="158"/>
      </w:pPr>
    </w:p>
    <w:p w14:paraId="077BB5E3" w14:textId="77777777" w:rsidR="00C220EB" w:rsidRDefault="00000000">
      <w:pPr>
        <w:pStyle w:val="BodyText"/>
        <w:spacing w:line="256" w:lineRule="auto"/>
        <w:ind w:left="687" w:right="848" w:hanging="546"/>
        <w:jc w:val="both"/>
      </w:pPr>
      <w:bookmarkStart w:id="448" w:name="_bookmark160"/>
      <w:bookmarkEnd w:id="448"/>
      <w:r>
        <w:rPr>
          <w:rFonts w:ascii="Arial"/>
          <w:b/>
          <w:spacing w:val="-2"/>
          <w:w w:val="110"/>
        </w:rPr>
        <w:t>Microsoft</w:t>
      </w:r>
      <w:r>
        <w:rPr>
          <w:rFonts w:ascii="Arial"/>
          <w:b/>
          <w:spacing w:val="-15"/>
          <w:w w:val="110"/>
        </w:rPr>
        <w:t xml:space="preserve"> </w:t>
      </w:r>
      <w:r>
        <w:rPr>
          <w:rFonts w:ascii="Arial"/>
          <w:b/>
          <w:spacing w:val="-2"/>
          <w:w w:val="110"/>
        </w:rPr>
        <w:t>Power</w:t>
      </w:r>
      <w:r>
        <w:rPr>
          <w:rFonts w:ascii="Arial"/>
          <w:b/>
          <w:spacing w:val="-15"/>
          <w:w w:val="110"/>
        </w:rPr>
        <w:t xml:space="preserve"> </w:t>
      </w:r>
      <w:r>
        <w:rPr>
          <w:rFonts w:ascii="Arial"/>
          <w:b/>
          <w:spacing w:val="-2"/>
          <w:w w:val="110"/>
        </w:rPr>
        <w:t>BI</w:t>
      </w:r>
      <w:r>
        <w:rPr>
          <w:rFonts w:ascii="Arial"/>
          <w:b/>
          <w:spacing w:val="-15"/>
          <w:w w:val="110"/>
        </w:rPr>
        <w:t xml:space="preserve"> </w:t>
      </w:r>
      <w:r>
        <w:rPr>
          <w:rFonts w:ascii="Arial"/>
          <w:b/>
          <w:spacing w:val="-2"/>
          <w:w w:val="110"/>
        </w:rPr>
        <w:t>(PBI)</w:t>
      </w:r>
      <w:r>
        <w:rPr>
          <w:rFonts w:ascii="Arial"/>
          <w:b/>
          <w:spacing w:val="1"/>
          <w:w w:val="110"/>
        </w:rPr>
        <w:t xml:space="preserve"> </w:t>
      </w:r>
      <w:r>
        <w:rPr>
          <w:spacing w:val="-2"/>
          <w:w w:val="110"/>
        </w:rPr>
        <w:t>Microsoft</w:t>
      </w:r>
      <w:r>
        <w:rPr>
          <w:spacing w:val="-8"/>
          <w:w w:val="110"/>
        </w:rPr>
        <w:t xml:space="preserve"> </w:t>
      </w:r>
      <w:r>
        <w:rPr>
          <w:spacing w:val="-2"/>
          <w:w w:val="110"/>
        </w:rPr>
        <w:t>Power</w:t>
      </w:r>
      <w:r>
        <w:rPr>
          <w:spacing w:val="-8"/>
          <w:w w:val="110"/>
        </w:rPr>
        <w:t xml:space="preserve"> </w:t>
      </w:r>
      <w:r>
        <w:rPr>
          <w:spacing w:val="-2"/>
          <w:w w:val="110"/>
        </w:rPr>
        <w:t>BI</w:t>
      </w:r>
      <w:r>
        <w:rPr>
          <w:spacing w:val="-8"/>
          <w:w w:val="110"/>
        </w:rPr>
        <w:t xml:space="preserve"> </w:t>
      </w:r>
      <w:r>
        <w:rPr>
          <w:spacing w:val="-2"/>
          <w:w w:val="110"/>
        </w:rPr>
        <w:t>(PBI)</w:t>
      </w:r>
      <w:r>
        <w:rPr>
          <w:spacing w:val="-8"/>
          <w:w w:val="110"/>
        </w:rPr>
        <w:t xml:space="preserve"> </w:t>
      </w:r>
      <w:r>
        <w:rPr>
          <w:spacing w:val="-2"/>
          <w:w w:val="110"/>
        </w:rPr>
        <w:t>is</w:t>
      </w:r>
      <w:r>
        <w:rPr>
          <w:spacing w:val="-8"/>
          <w:w w:val="110"/>
        </w:rPr>
        <w:t xml:space="preserve"> </w:t>
      </w:r>
      <w:r>
        <w:rPr>
          <w:spacing w:val="-2"/>
          <w:w w:val="110"/>
        </w:rPr>
        <w:t>an</w:t>
      </w:r>
      <w:r>
        <w:rPr>
          <w:spacing w:val="-8"/>
          <w:w w:val="110"/>
        </w:rPr>
        <w:t xml:space="preserve"> </w:t>
      </w:r>
      <w:r>
        <w:rPr>
          <w:spacing w:val="-2"/>
          <w:w w:val="110"/>
        </w:rPr>
        <w:t>interactive</w:t>
      </w:r>
      <w:r>
        <w:rPr>
          <w:spacing w:val="-8"/>
          <w:w w:val="110"/>
        </w:rPr>
        <w:t xml:space="preserve"> </w:t>
      </w:r>
      <w:r>
        <w:rPr>
          <w:spacing w:val="-2"/>
          <w:w w:val="110"/>
        </w:rPr>
        <w:t>data</w:t>
      </w:r>
      <w:r>
        <w:rPr>
          <w:spacing w:val="-8"/>
          <w:w w:val="110"/>
        </w:rPr>
        <w:t xml:space="preserve"> </w:t>
      </w:r>
      <w:r>
        <w:rPr>
          <w:spacing w:val="-2"/>
          <w:w w:val="110"/>
        </w:rPr>
        <w:t>visualization</w:t>
      </w:r>
      <w:r>
        <w:rPr>
          <w:spacing w:val="-8"/>
          <w:w w:val="110"/>
        </w:rPr>
        <w:t xml:space="preserve"> </w:t>
      </w:r>
      <w:r>
        <w:rPr>
          <w:spacing w:val="-2"/>
          <w:w w:val="110"/>
        </w:rPr>
        <w:t>software</w:t>
      </w:r>
      <w:r>
        <w:rPr>
          <w:spacing w:val="-8"/>
          <w:w w:val="110"/>
        </w:rPr>
        <w:t xml:space="preserve"> </w:t>
      </w:r>
      <w:r>
        <w:rPr>
          <w:spacing w:val="-2"/>
          <w:w w:val="110"/>
        </w:rPr>
        <w:t xml:space="preserve">product </w:t>
      </w:r>
      <w:r>
        <w:rPr>
          <w:w w:val="110"/>
        </w:rPr>
        <w:t>developed</w:t>
      </w:r>
      <w:r>
        <w:rPr>
          <w:spacing w:val="-10"/>
          <w:w w:val="110"/>
        </w:rPr>
        <w:t xml:space="preserve"> </w:t>
      </w:r>
      <w:r>
        <w:rPr>
          <w:w w:val="110"/>
        </w:rPr>
        <w:t>by</w:t>
      </w:r>
      <w:r>
        <w:rPr>
          <w:spacing w:val="-10"/>
          <w:w w:val="110"/>
        </w:rPr>
        <w:t xml:space="preserve"> </w:t>
      </w:r>
      <w:r>
        <w:rPr>
          <w:w w:val="110"/>
        </w:rPr>
        <w:t>Microsoft</w:t>
      </w:r>
      <w:r>
        <w:rPr>
          <w:spacing w:val="-10"/>
          <w:w w:val="110"/>
        </w:rPr>
        <w:t xml:space="preserve"> </w:t>
      </w:r>
      <w:r>
        <w:rPr>
          <w:w w:val="110"/>
        </w:rPr>
        <w:t>with</w:t>
      </w:r>
      <w:r>
        <w:rPr>
          <w:spacing w:val="-10"/>
          <w:w w:val="110"/>
        </w:rPr>
        <w:t xml:space="preserve"> </w:t>
      </w:r>
      <w:r>
        <w:rPr>
          <w:w w:val="110"/>
        </w:rPr>
        <w:t>a</w:t>
      </w:r>
      <w:r>
        <w:rPr>
          <w:spacing w:val="-10"/>
          <w:w w:val="110"/>
        </w:rPr>
        <w:t xml:space="preserve"> </w:t>
      </w:r>
      <w:r>
        <w:rPr>
          <w:w w:val="110"/>
        </w:rPr>
        <w:t>primary</w:t>
      </w:r>
      <w:r>
        <w:rPr>
          <w:spacing w:val="-10"/>
          <w:w w:val="110"/>
        </w:rPr>
        <w:t xml:space="preserve"> </w:t>
      </w:r>
      <w:r>
        <w:rPr>
          <w:w w:val="110"/>
        </w:rPr>
        <w:t>focus</w:t>
      </w:r>
      <w:r>
        <w:rPr>
          <w:spacing w:val="-10"/>
          <w:w w:val="110"/>
        </w:rPr>
        <w:t xml:space="preserve"> </w:t>
      </w:r>
      <w:r>
        <w:rPr>
          <w:w w:val="110"/>
        </w:rPr>
        <w:t>on</w:t>
      </w:r>
      <w:r>
        <w:rPr>
          <w:spacing w:val="-10"/>
          <w:w w:val="110"/>
        </w:rPr>
        <w:t xml:space="preserve"> </w:t>
      </w:r>
      <w:r>
        <w:rPr>
          <w:w w:val="110"/>
        </w:rPr>
        <w:t>business</w:t>
      </w:r>
      <w:r>
        <w:rPr>
          <w:spacing w:val="-10"/>
          <w:w w:val="110"/>
        </w:rPr>
        <w:t xml:space="preserve"> </w:t>
      </w:r>
      <w:r>
        <w:rPr>
          <w:w w:val="110"/>
        </w:rPr>
        <w:t>intelligence</w:t>
      </w:r>
      <w:r>
        <w:rPr>
          <w:spacing w:val="-10"/>
          <w:w w:val="110"/>
        </w:rPr>
        <w:t xml:space="preserve"> </w:t>
      </w:r>
      <w:r>
        <w:rPr>
          <w:w w:val="110"/>
        </w:rPr>
        <w:t>(BI).</w:t>
      </w:r>
      <w:r>
        <w:rPr>
          <w:spacing w:val="-10"/>
          <w:w w:val="110"/>
        </w:rPr>
        <w:t xml:space="preserve"> </w:t>
      </w:r>
      <w:r>
        <w:rPr>
          <w:w w:val="110"/>
        </w:rPr>
        <w:t>It</w:t>
      </w:r>
      <w:r>
        <w:rPr>
          <w:spacing w:val="-10"/>
          <w:w w:val="110"/>
        </w:rPr>
        <w:t xml:space="preserve"> </w:t>
      </w:r>
      <w:r>
        <w:rPr>
          <w:w w:val="110"/>
        </w:rPr>
        <w:t>is</w:t>
      </w:r>
      <w:r>
        <w:rPr>
          <w:spacing w:val="-10"/>
          <w:w w:val="110"/>
        </w:rPr>
        <w:t xml:space="preserve"> </w:t>
      </w:r>
      <w:r>
        <w:rPr>
          <w:w w:val="110"/>
        </w:rPr>
        <w:t>part</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 xml:space="preserve">Microsoft </w:t>
      </w:r>
      <w:r>
        <w:rPr>
          <w:spacing w:val="-2"/>
          <w:w w:val="110"/>
        </w:rPr>
        <w:t>Power</w:t>
      </w:r>
      <w:r>
        <w:rPr>
          <w:spacing w:val="-13"/>
          <w:w w:val="110"/>
        </w:rPr>
        <w:t xml:space="preserve"> </w:t>
      </w:r>
      <w:r>
        <w:rPr>
          <w:spacing w:val="-2"/>
          <w:w w:val="110"/>
        </w:rPr>
        <w:t>Platform.</w:t>
      </w:r>
      <w:r>
        <w:rPr>
          <w:spacing w:val="15"/>
          <w:w w:val="110"/>
        </w:rPr>
        <w:t xml:space="preserve"> </w:t>
      </w:r>
      <w:r>
        <w:rPr>
          <w:spacing w:val="-2"/>
          <w:w w:val="110"/>
        </w:rPr>
        <w:t>Power</w:t>
      </w:r>
      <w:r>
        <w:rPr>
          <w:spacing w:val="-13"/>
          <w:w w:val="110"/>
        </w:rPr>
        <w:t xml:space="preserve"> </w:t>
      </w:r>
      <w:r>
        <w:rPr>
          <w:spacing w:val="-2"/>
          <w:w w:val="110"/>
        </w:rPr>
        <w:t>BI</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collection</w:t>
      </w:r>
      <w:r>
        <w:rPr>
          <w:spacing w:val="-13"/>
          <w:w w:val="110"/>
        </w:rPr>
        <w:t xml:space="preserve"> </w:t>
      </w:r>
      <w:r>
        <w:rPr>
          <w:spacing w:val="-2"/>
          <w:w w:val="110"/>
        </w:rPr>
        <w:t>of</w:t>
      </w:r>
      <w:r>
        <w:rPr>
          <w:spacing w:val="-13"/>
          <w:w w:val="110"/>
        </w:rPr>
        <w:t xml:space="preserve"> </w:t>
      </w:r>
      <w:r>
        <w:rPr>
          <w:spacing w:val="-2"/>
          <w:w w:val="110"/>
        </w:rPr>
        <w:t>software</w:t>
      </w:r>
      <w:r>
        <w:rPr>
          <w:spacing w:val="-13"/>
          <w:w w:val="110"/>
        </w:rPr>
        <w:t xml:space="preserve"> </w:t>
      </w:r>
      <w:r>
        <w:rPr>
          <w:spacing w:val="-2"/>
          <w:w w:val="110"/>
        </w:rPr>
        <w:t>services,</w:t>
      </w:r>
      <w:r>
        <w:rPr>
          <w:spacing w:val="-8"/>
          <w:w w:val="110"/>
        </w:rPr>
        <w:t xml:space="preserve"> </w:t>
      </w:r>
      <w:r>
        <w:rPr>
          <w:spacing w:val="-2"/>
          <w:w w:val="110"/>
        </w:rPr>
        <w:t>apps,</w:t>
      </w:r>
      <w:r>
        <w:rPr>
          <w:spacing w:val="-8"/>
          <w:w w:val="110"/>
        </w:rPr>
        <w:t xml:space="preserve"> </w:t>
      </w:r>
      <w:r>
        <w:rPr>
          <w:spacing w:val="-2"/>
          <w:w w:val="110"/>
        </w:rPr>
        <w:t>and</w:t>
      </w:r>
      <w:r>
        <w:rPr>
          <w:spacing w:val="-13"/>
          <w:w w:val="110"/>
        </w:rPr>
        <w:t xml:space="preserve"> </w:t>
      </w:r>
      <w:r>
        <w:rPr>
          <w:spacing w:val="-2"/>
          <w:w w:val="110"/>
        </w:rPr>
        <w:t>connectors</w:t>
      </w:r>
      <w:r>
        <w:rPr>
          <w:spacing w:val="-13"/>
          <w:w w:val="110"/>
        </w:rPr>
        <w:t xml:space="preserve"> </w:t>
      </w:r>
      <w:r>
        <w:rPr>
          <w:spacing w:val="-2"/>
          <w:w w:val="110"/>
        </w:rPr>
        <w:t>that</w:t>
      </w:r>
      <w:r>
        <w:rPr>
          <w:spacing w:val="-13"/>
          <w:w w:val="110"/>
        </w:rPr>
        <w:t xml:space="preserve"> </w:t>
      </w:r>
      <w:r>
        <w:rPr>
          <w:spacing w:val="-2"/>
          <w:w w:val="110"/>
        </w:rPr>
        <w:t>work</w:t>
      </w:r>
      <w:r>
        <w:rPr>
          <w:spacing w:val="-13"/>
          <w:w w:val="110"/>
        </w:rPr>
        <w:t xml:space="preserve"> </w:t>
      </w:r>
      <w:r>
        <w:rPr>
          <w:spacing w:val="-2"/>
          <w:w w:val="110"/>
        </w:rPr>
        <w:t xml:space="preserve">together </w:t>
      </w:r>
      <w:r>
        <w:rPr>
          <w:w w:val="110"/>
        </w:rPr>
        <w:t xml:space="preserve">to turn various sources of data into static and interactive data visualizations.. </w:t>
      </w:r>
      <w:hyperlink w:anchor="_bookmark102" w:history="1">
        <w:r>
          <w:rPr>
            <w:w w:val="110"/>
          </w:rPr>
          <w:t>53</w:t>
        </w:r>
      </w:hyperlink>
    </w:p>
    <w:p w14:paraId="077BB5E4" w14:textId="77777777" w:rsidR="00C220EB" w:rsidRDefault="00000000">
      <w:pPr>
        <w:pStyle w:val="BodyText"/>
        <w:spacing w:before="171" w:line="256" w:lineRule="auto"/>
        <w:ind w:left="687" w:right="415" w:hanging="546"/>
      </w:pPr>
      <w:bookmarkStart w:id="449" w:name="_bookmark161"/>
      <w:bookmarkEnd w:id="449"/>
      <w:r>
        <w:rPr>
          <w:rFonts w:ascii="Arial"/>
          <w:b/>
        </w:rPr>
        <w:t>MPP</w:t>
      </w:r>
      <w:r>
        <w:rPr>
          <w:rFonts w:ascii="Arial"/>
          <w:b/>
          <w:spacing w:val="29"/>
        </w:rPr>
        <w:t xml:space="preserve"> </w:t>
      </w:r>
      <w:r>
        <w:rPr>
          <w:rFonts w:ascii="Arial"/>
          <w:b/>
        </w:rPr>
        <w:t>Mengenplanung</w:t>
      </w:r>
      <w:r>
        <w:rPr>
          <w:rFonts w:ascii="Arial"/>
          <w:b/>
          <w:spacing w:val="29"/>
        </w:rPr>
        <w:t xml:space="preserve"> </w:t>
      </w:r>
      <w:r>
        <w:rPr>
          <w:rFonts w:ascii="Arial"/>
          <w:b/>
        </w:rPr>
        <w:t>und</w:t>
      </w:r>
      <w:r>
        <w:rPr>
          <w:rFonts w:ascii="Arial"/>
          <w:b/>
          <w:spacing w:val="29"/>
        </w:rPr>
        <w:t xml:space="preserve"> </w:t>
      </w:r>
      <w:r>
        <w:rPr>
          <w:rFonts w:ascii="Arial"/>
          <w:b/>
        </w:rPr>
        <w:t>Prognose</w:t>
      </w:r>
      <w:r>
        <w:rPr>
          <w:rFonts w:ascii="Arial"/>
          <w:b/>
          <w:spacing w:val="29"/>
        </w:rPr>
        <w:t xml:space="preserve"> </w:t>
      </w:r>
      <w:r>
        <w:rPr>
          <w:rFonts w:ascii="Arial"/>
          <w:b/>
        </w:rPr>
        <w:t>Pakete</w:t>
      </w:r>
      <w:r>
        <w:rPr>
          <w:rFonts w:ascii="Arial"/>
          <w:b/>
          <w:spacing w:val="80"/>
        </w:rPr>
        <w:t xml:space="preserve"> </w:t>
      </w:r>
      <w:r>
        <w:t>MPP</w:t>
      </w:r>
      <w:r>
        <w:rPr>
          <w:spacing w:val="-5"/>
        </w:rPr>
        <w:t xml:space="preserve"> </w:t>
      </w:r>
      <w:r>
        <w:t>Parcel</w:t>
      </w:r>
      <w:r>
        <w:rPr>
          <w:spacing w:val="-5"/>
        </w:rPr>
        <w:t xml:space="preserve"> </w:t>
      </w:r>
      <w:r>
        <w:t>Volume</w:t>
      </w:r>
      <w:r>
        <w:rPr>
          <w:spacing w:val="-3"/>
        </w:rPr>
        <w:t xml:space="preserve"> </w:t>
      </w:r>
      <w:r>
        <w:t>Planning</w:t>
      </w:r>
      <w:r>
        <w:rPr>
          <w:spacing w:val="-5"/>
        </w:rPr>
        <w:t xml:space="preserve"> </w:t>
      </w:r>
      <w:r>
        <w:t>and</w:t>
      </w:r>
      <w:r>
        <w:rPr>
          <w:spacing w:val="-5"/>
        </w:rPr>
        <w:t xml:space="preserve"> </w:t>
      </w:r>
      <w:r>
        <w:t>Forecasting</w:t>
      </w:r>
      <w:r>
        <w:rPr>
          <w:spacing w:val="-3"/>
        </w:rPr>
        <w:t xml:space="preserve"> </w:t>
      </w:r>
      <w:r>
        <w:t>is</w:t>
      </w:r>
      <w:r>
        <w:rPr>
          <w:spacing w:val="-5"/>
        </w:rPr>
        <w:t xml:space="preserve"> </w:t>
      </w:r>
      <w:r>
        <w:t>a</w:t>
      </w:r>
      <w:r>
        <w:rPr>
          <w:spacing w:val="-5"/>
        </w:rPr>
        <w:t xml:space="preserve"> </w:t>
      </w:r>
      <w:r>
        <w:t>team</w:t>
      </w:r>
      <w:r>
        <w:rPr>
          <w:spacing w:val="-3"/>
        </w:rPr>
        <w:t xml:space="preserve"> </w:t>
      </w:r>
      <w:r>
        <w:t xml:space="preserve">within </w:t>
      </w:r>
      <w:r>
        <w:rPr>
          <w:w w:val="110"/>
        </w:rPr>
        <w:t>Swiss Post. It is responsible for improving current planning and forecasting methods. Based on this information,</w:t>
      </w:r>
      <w:r>
        <w:rPr>
          <w:spacing w:val="40"/>
          <w:w w:val="110"/>
        </w:rPr>
        <w:t xml:space="preserve"> </w:t>
      </w:r>
      <w:r>
        <w:rPr>
          <w:w w:val="110"/>
        </w:rPr>
        <w:t>important</w:t>
      </w:r>
      <w:r>
        <w:rPr>
          <w:spacing w:val="40"/>
          <w:w w:val="110"/>
        </w:rPr>
        <w:t xml:space="preserve"> </w:t>
      </w:r>
      <w:r>
        <w:rPr>
          <w:w w:val="110"/>
        </w:rPr>
        <w:t>decisions</w:t>
      </w:r>
      <w:r>
        <w:rPr>
          <w:spacing w:val="40"/>
          <w:w w:val="110"/>
        </w:rPr>
        <w:t xml:space="preserve"> </w:t>
      </w:r>
      <w:r>
        <w:rPr>
          <w:w w:val="110"/>
        </w:rPr>
        <w:t>are</w:t>
      </w:r>
      <w:r>
        <w:rPr>
          <w:spacing w:val="40"/>
          <w:w w:val="110"/>
        </w:rPr>
        <w:t xml:space="preserve"> </w:t>
      </w:r>
      <w:r>
        <w:rPr>
          <w:w w:val="110"/>
        </w:rPr>
        <w:t>made,</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determining</w:t>
      </w:r>
      <w:r>
        <w:rPr>
          <w:spacing w:val="40"/>
          <w:w w:val="110"/>
        </w:rPr>
        <w:t xml:space="preserve"> </w:t>
      </w:r>
      <w:r>
        <w:rPr>
          <w:w w:val="110"/>
        </w:rPr>
        <w:t>the</w:t>
      </w:r>
      <w:r>
        <w:rPr>
          <w:spacing w:val="40"/>
          <w:w w:val="110"/>
        </w:rPr>
        <w:t xml:space="preserve"> </w:t>
      </w:r>
      <w:r>
        <w:rPr>
          <w:w w:val="110"/>
        </w:rPr>
        <w:t>personnel</w:t>
      </w:r>
      <w:r>
        <w:rPr>
          <w:spacing w:val="40"/>
          <w:w w:val="110"/>
        </w:rPr>
        <w:t xml:space="preserve"> </w:t>
      </w:r>
      <w:r>
        <w:rPr>
          <w:w w:val="110"/>
        </w:rPr>
        <w:t>required</w:t>
      </w:r>
      <w:r>
        <w:rPr>
          <w:spacing w:val="40"/>
          <w:w w:val="110"/>
        </w:rPr>
        <w:t xml:space="preserve"> </w:t>
      </w:r>
      <w:r>
        <w:rPr>
          <w:w w:val="110"/>
        </w:rPr>
        <w:t>for</w:t>
      </w:r>
      <w:r>
        <w:rPr>
          <w:spacing w:val="40"/>
          <w:w w:val="110"/>
        </w:rPr>
        <w:t xml:space="preserve"> </w:t>
      </w:r>
      <w:r>
        <w:rPr>
          <w:w w:val="110"/>
        </w:rPr>
        <w:t>peak periods like the Christmas season with increased parcel volumes.</w:t>
      </w:r>
      <w:r>
        <w:rPr>
          <w:spacing w:val="40"/>
          <w:w w:val="110"/>
        </w:rPr>
        <w:t xml:space="preserve"> </w:t>
      </w:r>
      <w:r>
        <w:rPr>
          <w:w w:val="110"/>
        </w:rPr>
        <w:t>The team analyses current data</w:t>
      </w:r>
      <w:r>
        <w:rPr>
          <w:spacing w:val="40"/>
          <w:w w:val="110"/>
        </w:rPr>
        <w:t xml:space="preserve"> </w:t>
      </w:r>
      <w:r>
        <w:rPr>
          <w:w w:val="110"/>
        </w:rPr>
        <w:t xml:space="preserve">sources and aims to provide more precise methods and data sources for the process.. </w:t>
      </w:r>
      <w:hyperlink w:anchor="_bookmark24" w:history="1">
        <w:r>
          <w:rPr>
            <w:w w:val="110"/>
          </w:rPr>
          <w:t>12</w:t>
        </w:r>
      </w:hyperlink>
    </w:p>
    <w:p w14:paraId="077BB5E5" w14:textId="77777777" w:rsidR="00C220EB" w:rsidRDefault="00000000">
      <w:pPr>
        <w:pStyle w:val="BodyText"/>
        <w:spacing w:before="171" w:line="256" w:lineRule="auto"/>
        <w:ind w:left="687" w:right="848" w:hanging="546"/>
        <w:jc w:val="both"/>
      </w:pPr>
      <w:bookmarkStart w:id="450" w:name="_bookmark162"/>
      <w:bookmarkEnd w:id="450"/>
      <w:r>
        <w:rPr>
          <w:rFonts w:ascii="Arial"/>
          <w:b/>
        </w:rPr>
        <w:t>MVP</w:t>
      </w:r>
      <w:r>
        <w:rPr>
          <w:rFonts w:ascii="Arial"/>
          <w:b/>
          <w:spacing w:val="80"/>
          <w:w w:val="150"/>
        </w:rPr>
        <w:t xml:space="preserve"> </w:t>
      </w:r>
      <w:r>
        <w:t>A</w:t>
      </w:r>
      <w:r>
        <w:rPr>
          <w:spacing w:val="24"/>
        </w:rPr>
        <w:t xml:space="preserve"> </w:t>
      </w:r>
      <w:r>
        <w:t>Minimal</w:t>
      </w:r>
      <w:r>
        <w:rPr>
          <w:spacing w:val="24"/>
        </w:rPr>
        <w:t xml:space="preserve"> </w:t>
      </w:r>
      <w:r>
        <w:t>Viable</w:t>
      </w:r>
      <w:r>
        <w:rPr>
          <w:spacing w:val="24"/>
        </w:rPr>
        <w:t xml:space="preserve"> </w:t>
      </w:r>
      <w:r>
        <w:t>Product</w:t>
      </w:r>
      <w:r>
        <w:rPr>
          <w:spacing w:val="24"/>
        </w:rPr>
        <w:t xml:space="preserve"> </w:t>
      </w:r>
      <w:r>
        <w:t>(MVP)</w:t>
      </w:r>
      <w:r>
        <w:rPr>
          <w:spacing w:val="24"/>
        </w:rPr>
        <w:t xml:space="preserve"> </w:t>
      </w:r>
      <w:r>
        <w:t>is</w:t>
      </w:r>
      <w:r>
        <w:rPr>
          <w:spacing w:val="24"/>
        </w:rPr>
        <w:t xml:space="preserve"> </w:t>
      </w:r>
      <w:r>
        <w:t>the</w:t>
      </w:r>
      <w:r>
        <w:rPr>
          <w:spacing w:val="24"/>
        </w:rPr>
        <w:t xml:space="preserve"> </w:t>
      </w:r>
      <w:r>
        <w:t>simplest</w:t>
      </w:r>
      <w:r>
        <w:rPr>
          <w:spacing w:val="24"/>
        </w:rPr>
        <w:t xml:space="preserve"> </w:t>
      </w:r>
      <w:r>
        <w:t>version</w:t>
      </w:r>
      <w:r>
        <w:rPr>
          <w:spacing w:val="24"/>
        </w:rPr>
        <w:t xml:space="preserve"> </w:t>
      </w:r>
      <w:r>
        <w:t>of</w:t>
      </w:r>
      <w:r>
        <w:rPr>
          <w:spacing w:val="24"/>
        </w:rPr>
        <w:t xml:space="preserve"> </w:t>
      </w:r>
      <w:r>
        <w:t>a</w:t>
      </w:r>
      <w:r>
        <w:rPr>
          <w:spacing w:val="24"/>
        </w:rPr>
        <w:t xml:space="preserve"> </w:t>
      </w:r>
      <w:r>
        <w:t>system</w:t>
      </w:r>
      <w:r>
        <w:rPr>
          <w:spacing w:val="24"/>
        </w:rPr>
        <w:t xml:space="preserve"> </w:t>
      </w:r>
      <w:r>
        <w:t>that</w:t>
      </w:r>
      <w:r>
        <w:rPr>
          <w:spacing w:val="24"/>
        </w:rPr>
        <w:t xml:space="preserve"> </w:t>
      </w:r>
      <w:r>
        <w:t>successfully</w:t>
      </w:r>
      <w:r>
        <w:rPr>
          <w:spacing w:val="24"/>
        </w:rPr>
        <w:t xml:space="preserve"> </w:t>
      </w:r>
      <w:r>
        <w:t>fulfils</w:t>
      </w:r>
      <w:r>
        <w:rPr>
          <w:spacing w:val="24"/>
        </w:rPr>
        <w:t xml:space="preserve"> </w:t>
      </w:r>
      <w:r>
        <w:t>a</w:t>
      </w:r>
      <w:r>
        <w:rPr>
          <w:spacing w:val="24"/>
        </w:rPr>
        <w:t xml:space="preserve"> </w:t>
      </w:r>
      <w:r>
        <w:t xml:space="preserve">specific </w:t>
      </w:r>
      <w:r>
        <w:rPr>
          <w:spacing w:val="-2"/>
          <w:w w:val="110"/>
        </w:rPr>
        <w:t>use</w:t>
      </w:r>
      <w:r>
        <w:rPr>
          <w:spacing w:val="-12"/>
          <w:w w:val="110"/>
        </w:rPr>
        <w:t xml:space="preserve"> </w:t>
      </w:r>
      <w:r>
        <w:rPr>
          <w:spacing w:val="-2"/>
          <w:w w:val="110"/>
        </w:rPr>
        <w:t>case.</w:t>
      </w:r>
      <w:r>
        <w:rPr>
          <w:spacing w:val="10"/>
          <w:w w:val="110"/>
        </w:rPr>
        <w:t xml:space="preserve"> </w:t>
      </w:r>
      <w:r>
        <w:rPr>
          <w:spacing w:val="-2"/>
          <w:w w:val="110"/>
        </w:rPr>
        <w:t>It</w:t>
      </w:r>
      <w:r>
        <w:rPr>
          <w:spacing w:val="-12"/>
          <w:w w:val="110"/>
        </w:rPr>
        <w:t xml:space="preserve"> </w:t>
      </w:r>
      <w:r>
        <w:rPr>
          <w:spacing w:val="-2"/>
          <w:w w:val="110"/>
        </w:rPr>
        <w:t>is</w:t>
      </w:r>
      <w:r>
        <w:rPr>
          <w:spacing w:val="-12"/>
          <w:w w:val="110"/>
        </w:rPr>
        <w:t xml:space="preserve"> </w:t>
      </w:r>
      <w:r>
        <w:rPr>
          <w:spacing w:val="-2"/>
          <w:w w:val="110"/>
        </w:rPr>
        <w:t>developed</w:t>
      </w:r>
      <w:r>
        <w:rPr>
          <w:spacing w:val="-12"/>
          <w:w w:val="110"/>
        </w:rPr>
        <w:t xml:space="preserve"> </w:t>
      </w:r>
      <w:r>
        <w:rPr>
          <w:spacing w:val="-2"/>
          <w:w w:val="110"/>
        </w:rPr>
        <w:t>with</w:t>
      </w:r>
      <w:r>
        <w:rPr>
          <w:spacing w:val="-12"/>
          <w:w w:val="110"/>
        </w:rPr>
        <w:t xml:space="preserve"> </w:t>
      </w:r>
      <w:r>
        <w:rPr>
          <w:spacing w:val="-2"/>
          <w:w w:val="110"/>
        </w:rPr>
        <w:t>just</w:t>
      </w:r>
      <w:r>
        <w:rPr>
          <w:spacing w:val="-12"/>
          <w:w w:val="110"/>
        </w:rPr>
        <w:t xml:space="preserve"> </w:t>
      </w:r>
      <w:r>
        <w:rPr>
          <w:spacing w:val="-2"/>
          <w:w w:val="110"/>
        </w:rPr>
        <w:t>the</w:t>
      </w:r>
      <w:r>
        <w:rPr>
          <w:spacing w:val="-12"/>
          <w:w w:val="110"/>
        </w:rPr>
        <w:t xml:space="preserve"> </w:t>
      </w:r>
      <w:r>
        <w:rPr>
          <w:spacing w:val="-2"/>
          <w:w w:val="110"/>
        </w:rPr>
        <w:t>core</w:t>
      </w:r>
      <w:r>
        <w:rPr>
          <w:spacing w:val="-12"/>
          <w:w w:val="110"/>
        </w:rPr>
        <w:t xml:space="preserve"> </w:t>
      </w:r>
      <w:r>
        <w:rPr>
          <w:spacing w:val="-2"/>
          <w:w w:val="110"/>
        </w:rPr>
        <w:t>functionality</w:t>
      </w:r>
      <w:r>
        <w:rPr>
          <w:spacing w:val="-12"/>
          <w:w w:val="110"/>
        </w:rPr>
        <w:t xml:space="preserve"> </w:t>
      </w:r>
      <w:r>
        <w:rPr>
          <w:spacing w:val="-2"/>
          <w:w w:val="110"/>
        </w:rPr>
        <w:t>needed</w:t>
      </w:r>
      <w:r>
        <w:rPr>
          <w:spacing w:val="-12"/>
          <w:w w:val="110"/>
        </w:rPr>
        <w:t xml:space="preserve"> </w:t>
      </w:r>
      <w:r>
        <w:rPr>
          <w:spacing w:val="-2"/>
          <w:w w:val="110"/>
        </w:rPr>
        <w:t>to</w:t>
      </w:r>
      <w:r>
        <w:rPr>
          <w:spacing w:val="-12"/>
          <w:w w:val="110"/>
        </w:rPr>
        <w:t xml:space="preserve"> </w:t>
      </w:r>
      <w:r>
        <w:rPr>
          <w:spacing w:val="-2"/>
          <w:w w:val="110"/>
        </w:rPr>
        <w:t>provide</w:t>
      </w:r>
      <w:r>
        <w:rPr>
          <w:spacing w:val="-12"/>
          <w:w w:val="110"/>
        </w:rPr>
        <w:t xml:space="preserve"> </w:t>
      </w:r>
      <w:r>
        <w:rPr>
          <w:spacing w:val="-2"/>
          <w:w w:val="110"/>
        </w:rPr>
        <w:t>value</w:t>
      </w:r>
      <w:r>
        <w:rPr>
          <w:spacing w:val="-12"/>
          <w:w w:val="110"/>
        </w:rPr>
        <w:t xml:space="preserve"> </w:t>
      </w:r>
      <w:r>
        <w:rPr>
          <w:spacing w:val="-2"/>
          <w:w w:val="110"/>
        </w:rPr>
        <w:t>to</w:t>
      </w:r>
      <w:r>
        <w:rPr>
          <w:spacing w:val="-12"/>
          <w:w w:val="110"/>
        </w:rPr>
        <w:t xml:space="preserve"> </w:t>
      </w:r>
      <w:r>
        <w:rPr>
          <w:spacing w:val="-2"/>
          <w:w w:val="110"/>
        </w:rPr>
        <w:t>users.</w:t>
      </w:r>
      <w:r>
        <w:rPr>
          <w:spacing w:val="10"/>
          <w:w w:val="110"/>
        </w:rPr>
        <w:t xml:space="preserve"> </w:t>
      </w:r>
      <w:r>
        <w:rPr>
          <w:spacing w:val="-2"/>
          <w:w w:val="110"/>
        </w:rPr>
        <w:t>An</w:t>
      </w:r>
      <w:r>
        <w:rPr>
          <w:spacing w:val="-12"/>
          <w:w w:val="110"/>
        </w:rPr>
        <w:t xml:space="preserve"> </w:t>
      </w:r>
      <w:r>
        <w:rPr>
          <w:spacing w:val="-2"/>
          <w:w w:val="110"/>
        </w:rPr>
        <w:t>MVP</w:t>
      </w:r>
      <w:r>
        <w:rPr>
          <w:spacing w:val="-12"/>
          <w:w w:val="110"/>
        </w:rPr>
        <w:t xml:space="preserve"> </w:t>
      </w:r>
      <w:r>
        <w:rPr>
          <w:spacing w:val="-2"/>
          <w:w w:val="110"/>
        </w:rPr>
        <w:t xml:space="preserve">can </w:t>
      </w:r>
      <w:r>
        <w:rPr>
          <w:w w:val="110"/>
        </w:rPr>
        <w:t xml:space="preserve">serve two main purposes: to demonstrate that a concept or method is feasible (proof of concept), or </w:t>
      </w:r>
      <w:r>
        <w:rPr>
          <w:spacing w:val="-2"/>
          <w:w w:val="115"/>
        </w:rPr>
        <w:t>as</w:t>
      </w:r>
      <w:r>
        <w:rPr>
          <w:spacing w:val="-11"/>
          <w:w w:val="115"/>
        </w:rPr>
        <w:t xml:space="preserve"> </w:t>
      </w:r>
      <w:r>
        <w:rPr>
          <w:spacing w:val="-2"/>
          <w:w w:val="115"/>
        </w:rPr>
        <w:t>an</w:t>
      </w:r>
      <w:r>
        <w:rPr>
          <w:spacing w:val="-11"/>
          <w:w w:val="115"/>
        </w:rPr>
        <w:t xml:space="preserve"> </w:t>
      </w:r>
      <w:r>
        <w:rPr>
          <w:spacing w:val="-2"/>
          <w:w w:val="115"/>
        </w:rPr>
        <w:t>initial</w:t>
      </w:r>
      <w:r>
        <w:rPr>
          <w:spacing w:val="-11"/>
          <w:w w:val="115"/>
        </w:rPr>
        <w:t xml:space="preserve"> </w:t>
      </w:r>
      <w:r>
        <w:rPr>
          <w:spacing w:val="-2"/>
          <w:w w:val="115"/>
        </w:rPr>
        <w:t>implementation</w:t>
      </w:r>
      <w:r>
        <w:rPr>
          <w:spacing w:val="-11"/>
          <w:w w:val="115"/>
        </w:rPr>
        <w:t xml:space="preserve"> </w:t>
      </w:r>
      <w:r>
        <w:rPr>
          <w:spacing w:val="-2"/>
          <w:w w:val="115"/>
        </w:rPr>
        <w:t>that</w:t>
      </w:r>
      <w:r>
        <w:rPr>
          <w:spacing w:val="-11"/>
          <w:w w:val="115"/>
        </w:rPr>
        <w:t xml:space="preserve"> </w:t>
      </w:r>
      <w:r>
        <w:rPr>
          <w:spacing w:val="-2"/>
          <w:w w:val="115"/>
        </w:rPr>
        <w:t>will</w:t>
      </w:r>
      <w:r>
        <w:rPr>
          <w:spacing w:val="-11"/>
          <w:w w:val="115"/>
        </w:rPr>
        <w:t xml:space="preserve"> </w:t>
      </w:r>
      <w:r>
        <w:rPr>
          <w:spacing w:val="-2"/>
          <w:w w:val="115"/>
        </w:rPr>
        <w:t>later</w:t>
      </w:r>
      <w:r>
        <w:rPr>
          <w:spacing w:val="-11"/>
          <w:w w:val="115"/>
        </w:rPr>
        <w:t xml:space="preserve"> </w:t>
      </w:r>
      <w:r>
        <w:rPr>
          <w:spacing w:val="-2"/>
          <w:w w:val="115"/>
        </w:rPr>
        <w:t>be</w:t>
      </w:r>
      <w:r>
        <w:rPr>
          <w:spacing w:val="-11"/>
          <w:w w:val="115"/>
        </w:rPr>
        <w:t xml:space="preserve"> </w:t>
      </w:r>
      <w:r>
        <w:rPr>
          <w:spacing w:val="-2"/>
          <w:w w:val="115"/>
        </w:rPr>
        <w:t>improved</w:t>
      </w:r>
      <w:r>
        <w:rPr>
          <w:spacing w:val="-11"/>
          <w:w w:val="115"/>
        </w:rPr>
        <w:t xml:space="preserve"> </w:t>
      </w:r>
      <w:r>
        <w:rPr>
          <w:spacing w:val="-2"/>
          <w:w w:val="115"/>
        </w:rPr>
        <w:t>through</w:t>
      </w:r>
      <w:r>
        <w:rPr>
          <w:spacing w:val="-11"/>
          <w:w w:val="115"/>
        </w:rPr>
        <w:t xml:space="preserve"> </w:t>
      </w:r>
      <w:r>
        <w:rPr>
          <w:spacing w:val="-2"/>
          <w:w w:val="115"/>
        </w:rPr>
        <w:t>further</w:t>
      </w:r>
      <w:r>
        <w:rPr>
          <w:spacing w:val="-11"/>
          <w:w w:val="115"/>
        </w:rPr>
        <w:t xml:space="preserve"> </w:t>
      </w:r>
      <w:r>
        <w:rPr>
          <w:spacing w:val="-2"/>
          <w:w w:val="115"/>
        </w:rPr>
        <w:t>development</w:t>
      </w:r>
      <w:r>
        <w:rPr>
          <w:spacing w:val="-11"/>
          <w:w w:val="115"/>
        </w:rPr>
        <w:t xml:space="preserve"> </w:t>
      </w:r>
      <w:r>
        <w:rPr>
          <w:spacing w:val="-2"/>
          <w:w w:val="115"/>
        </w:rPr>
        <w:t>and</w:t>
      </w:r>
      <w:r>
        <w:rPr>
          <w:spacing w:val="-11"/>
          <w:w w:val="115"/>
        </w:rPr>
        <w:t xml:space="preserve"> </w:t>
      </w:r>
      <w:r>
        <w:rPr>
          <w:spacing w:val="-2"/>
          <w:w w:val="115"/>
        </w:rPr>
        <w:t xml:space="preserve">updates.. </w:t>
      </w:r>
      <w:hyperlink w:anchor="_bookmark13" w:history="1">
        <w:r>
          <w:rPr>
            <w:w w:val="115"/>
          </w:rPr>
          <w:t>7,</w:t>
        </w:r>
      </w:hyperlink>
      <w:r>
        <w:rPr>
          <w:spacing w:val="-4"/>
          <w:w w:val="115"/>
        </w:rPr>
        <w:t xml:space="preserve"> </w:t>
      </w:r>
      <w:hyperlink w:anchor="_bookmark73" w:history="1">
        <w:r>
          <w:rPr>
            <w:w w:val="115"/>
          </w:rPr>
          <w:t>37</w:t>
        </w:r>
      </w:hyperlink>
    </w:p>
    <w:p w14:paraId="077BB5E6" w14:textId="77777777" w:rsidR="00C220EB" w:rsidRDefault="00C220EB">
      <w:pPr>
        <w:pStyle w:val="BodyText"/>
        <w:spacing w:before="204"/>
      </w:pPr>
    </w:p>
    <w:p w14:paraId="077BB5E7" w14:textId="77777777" w:rsidR="00C220EB" w:rsidRDefault="00000000">
      <w:pPr>
        <w:pStyle w:val="BodyText"/>
        <w:spacing w:line="256" w:lineRule="auto"/>
        <w:ind w:left="687" w:right="848" w:hanging="546"/>
        <w:jc w:val="both"/>
      </w:pPr>
      <w:bookmarkStart w:id="451" w:name="_bookmark163"/>
      <w:bookmarkEnd w:id="451"/>
      <w:r>
        <w:rPr>
          <w:rFonts w:ascii="Arial"/>
          <w:b/>
        </w:rPr>
        <w:t>One</w:t>
      </w:r>
      <w:r>
        <w:rPr>
          <w:rFonts w:ascii="Arial"/>
          <w:b/>
          <w:spacing w:val="40"/>
        </w:rPr>
        <w:t xml:space="preserve"> </w:t>
      </w:r>
      <w:r>
        <w:rPr>
          <w:rFonts w:ascii="Arial"/>
          <w:b/>
        </w:rPr>
        <w:t>to</w:t>
      </w:r>
      <w:r>
        <w:rPr>
          <w:rFonts w:ascii="Arial"/>
          <w:b/>
          <w:spacing w:val="40"/>
        </w:rPr>
        <w:t xml:space="preserve"> </w:t>
      </w:r>
      <w:r>
        <w:rPr>
          <w:rFonts w:ascii="Arial"/>
          <w:b/>
        </w:rPr>
        <w:t>One</w:t>
      </w:r>
      <w:r>
        <w:rPr>
          <w:rFonts w:ascii="Arial"/>
          <w:b/>
          <w:spacing w:val="40"/>
        </w:rPr>
        <w:t xml:space="preserve"> </w:t>
      </w:r>
      <w:r>
        <w:rPr>
          <w:rFonts w:ascii="Arial"/>
          <w:b/>
        </w:rPr>
        <w:t>Migrations</w:t>
      </w:r>
      <w:r>
        <w:rPr>
          <w:rFonts w:ascii="Arial"/>
          <w:b/>
          <w:spacing w:val="80"/>
        </w:rPr>
        <w:t xml:space="preserve"> </w:t>
      </w:r>
      <w:r>
        <w:t xml:space="preserve">In the context of reporting, a one-to-one migration refers to rebuilding an existing </w:t>
      </w:r>
      <w:r>
        <w:rPr>
          <w:w w:val="110"/>
        </w:rPr>
        <w:t>report exactly as it is, but on a different software or hardware platform.</w:t>
      </w:r>
      <w:r>
        <w:rPr>
          <w:spacing w:val="40"/>
          <w:w w:val="110"/>
        </w:rPr>
        <w:t xml:space="preserve"> </w:t>
      </w:r>
      <w:r>
        <w:rPr>
          <w:w w:val="110"/>
        </w:rPr>
        <w:t xml:space="preserve">The structure, logic, and content of the report remain unchanged only the underlying technology is replaced.. </w:t>
      </w:r>
      <w:hyperlink w:anchor="_bookmark13" w:history="1">
        <w:r>
          <w:rPr>
            <w:w w:val="110"/>
          </w:rPr>
          <w:t>7</w:t>
        </w:r>
      </w:hyperlink>
    </w:p>
    <w:p w14:paraId="077BB5E8" w14:textId="77777777" w:rsidR="00C220EB" w:rsidRDefault="00C220EB">
      <w:pPr>
        <w:pStyle w:val="BodyText"/>
        <w:spacing w:before="203"/>
      </w:pPr>
    </w:p>
    <w:p w14:paraId="077BB5E9" w14:textId="77777777" w:rsidR="00C220EB" w:rsidRDefault="00000000">
      <w:pPr>
        <w:pStyle w:val="BodyText"/>
        <w:spacing w:before="1" w:line="256" w:lineRule="auto"/>
        <w:ind w:left="687" w:right="848" w:hanging="546"/>
        <w:jc w:val="both"/>
      </w:pPr>
      <w:bookmarkStart w:id="452" w:name="_bookmark164"/>
      <w:bookmarkEnd w:id="452"/>
      <w:r>
        <w:rPr>
          <w:rFonts w:ascii="Arial"/>
          <w:b/>
          <w:spacing w:val="-2"/>
          <w:w w:val="110"/>
        </w:rPr>
        <w:t>Parcel</w:t>
      </w:r>
      <w:r>
        <w:rPr>
          <w:rFonts w:ascii="Arial"/>
          <w:b/>
          <w:spacing w:val="-15"/>
          <w:w w:val="110"/>
        </w:rPr>
        <w:t xml:space="preserve"> </w:t>
      </w:r>
      <w:r>
        <w:rPr>
          <w:rFonts w:ascii="Arial"/>
          <w:b/>
          <w:spacing w:val="-2"/>
          <w:w w:val="110"/>
        </w:rPr>
        <w:t>center</w:t>
      </w:r>
      <w:r>
        <w:rPr>
          <w:rFonts w:ascii="Arial"/>
          <w:b/>
          <w:spacing w:val="39"/>
          <w:w w:val="110"/>
        </w:rPr>
        <w:t xml:space="preserve"> </w:t>
      </w:r>
      <w:r>
        <w:rPr>
          <w:spacing w:val="-2"/>
          <w:w w:val="110"/>
        </w:rPr>
        <w:t>A</w:t>
      </w:r>
      <w:r>
        <w:rPr>
          <w:spacing w:val="-13"/>
          <w:w w:val="110"/>
        </w:rPr>
        <w:t xml:space="preserve"> </w:t>
      </w:r>
      <w:r>
        <w:rPr>
          <w:spacing w:val="-2"/>
          <w:w w:val="110"/>
        </w:rPr>
        <w:t>parcel</w:t>
      </w:r>
      <w:r>
        <w:rPr>
          <w:spacing w:val="-14"/>
          <w:w w:val="110"/>
        </w:rPr>
        <w:t xml:space="preserve"> </w:t>
      </w:r>
      <w:r>
        <w:rPr>
          <w:spacing w:val="-2"/>
          <w:w w:val="110"/>
        </w:rPr>
        <w:t>center</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large</w:t>
      </w:r>
      <w:r>
        <w:rPr>
          <w:spacing w:val="-13"/>
          <w:w w:val="110"/>
        </w:rPr>
        <w:t xml:space="preserve"> </w:t>
      </w:r>
      <w:r>
        <w:rPr>
          <w:spacing w:val="-2"/>
          <w:w w:val="110"/>
        </w:rPr>
        <w:t>sorting</w:t>
      </w:r>
      <w:r>
        <w:rPr>
          <w:spacing w:val="-13"/>
          <w:w w:val="110"/>
        </w:rPr>
        <w:t xml:space="preserve"> </w:t>
      </w:r>
      <w:r>
        <w:rPr>
          <w:spacing w:val="-2"/>
          <w:w w:val="110"/>
        </w:rPr>
        <w:t>center</w:t>
      </w:r>
      <w:r>
        <w:rPr>
          <w:spacing w:val="-13"/>
          <w:w w:val="110"/>
        </w:rPr>
        <w:t xml:space="preserve"> </w:t>
      </w:r>
      <w:r>
        <w:rPr>
          <w:spacing w:val="-2"/>
          <w:w w:val="110"/>
        </w:rPr>
        <w:t>for</w:t>
      </w:r>
      <w:r>
        <w:rPr>
          <w:spacing w:val="-13"/>
          <w:w w:val="110"/>
        </w:rPr>
        <w:t xml:space="preserve"> </w:t>
      </w:r>
      <w:r>
        <w:rPr>
          <w:spacing w:val="-2"/>
          <w:w w:val="110"/>
        </w:rPr>
        <w:t>parcels</w:t>
      </w:r>
      <w:r>
        <w:rPr>
          <w:spacing w:val="-14"/>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 Each</w:t>
      </w:r>
      <w:r>
        <w:rPr>
          <w:spacing w:val="-14"/>
          <w:w w:val="110"/>
        </w:rPr>
        <w:t xml:space="preserve"> </w:t>
      </w:r>
      <w:r>
        <w:rPr>
          <w:spacing w:val="-2"/>
          <w:w w:val="110"/>
        </w:rPr>
        <w:t>region</w:t>
      </w:r>
      <w:r>
        <w:rPr>
          <w:spacing w:val="-13"/>
          <w:w w:val="110"/>
        </w:rPr>
        <w:t xml:space="preserve"> </w:t>
      </w:r>
      <w:r>
        <w:rPr>
          <w:spacing w:val="-2"/>
          <w:w w:val="110"/>
        </w:rPr>
        <w:t>has</w:t>
      </w:r>
      <w:r>
        <w:rPr>
          <w:spacing w:val="-13"/>
          <w:w w:val="110"/>
        </w:rPr>
        <w:t xml:space="preserve"> </w:t>
      </w:r>
      <w:r>
        <w:rPr>
          <w:spacing w:val="-2"/>
          <w:w w:val="110"/>
        </w:rPr>
        <w:t>one</w:t>
      </w:r>
      <w:r>
        <w:rPr>
          <w:spacing w:val="-13"/>
          <w:w w:val="110"/>
        </w:rPr>
        <w:t xml:space="preserve"> </w:t>
      </w:r>
      <w:r>
        <w:rPr>
          <w:spacing w:val="-2"/>
          <w:w w:val="110"/>
        </w:rPr>
        <w:t xml:space="preserve">parcel </w:t>
      </w:r>
      <w:r>
        <w:rPr>
          <w:w w:val="115"/>
        </w:rPr>
        <w:t>center,</w:t>
      </w:r>
      <w:r>
        <w:rPr>
          <w:spacing w:val="-2"/>
          <w:w w:val="115"/>
        </w:rPr>
        <w:t xml:space="preserve"> </w:t>
      </w:r>
      <w:r>
        <w:rPr>
          <w:w w:val="115"/>
        </w:rPr>
        <w:t>which</w:t>
      </w:r>
      <w:r>
        <w:rPr>
          <w:spacing w:val="-6"/>
          <w:w w:val="115"/>
        </w:rPr>
        <w:t xml:space="preserve"> </w:t>
      </w:r>
      <w:r>
        <w:rPr>
          <w:w w:val="115"/>
        </w:rPr>
        <w:t>serves</w:t>
      </w:r>
      <w:r>
        <w:rPr>
          <w:spacing w:val="-6"/>
          <w:w w:val="115"/>
        </w:rPr>
        <w:t xml:space="preserve"> </w:t>
      </w:r>
      <w:r>
        <w:rPr>
          <w:w w:val="115"/>
        </w:rPr>
        <w:t>as</w:t>
      </w:r>
      <w:r>
        <w:rPr>
          <w:spacing w:val="-6"/>
          <w:w w:val="115"/>
        </w:rPr>
        <w:t xml:space="preserve"> </w:t>
      </w:r>
      <w:r>
        <w:rPr>
          <w:w w:val="115"/>
        </w:rPr>
        <w:t>the</w:t>
      </w:r>
      <w:r>
        <w:rPr>
          <w:spacing w:val="-6"/>
          <w:w w:val="115"/>
        </w:rPr>
        <w:t xml:space="preserve"> </w:t>
      </w:r>
      <w:r>
        <w:rPr>
          <w:w w:val="115"/>
        </w:rPr>
        <w:t>main</w:t>
      </w:r>
      <w:r>
        <w:rPr>
          <w:spacing w:val="-6"/>
          <w:w w:val="115"/>
        </w:rPr>
        <w:t xml:space="preserve"> </w:t>
      </w:r>
      <w:r>
        <w:rPr>
          <w:w w:val="115"/>
        </w:rPr>
        <w:t>hub</w:t>
      </w:r>
      <w:r>
        <w:rPr>
          <w:spacing w:val="-6"/>
          <w:w w:val="115"/>
        </w:rPr>
        <w:t xml:space="preserve"> </w:t>
      </w:r>
      <w:r>
        <w:rPr>
          <w:w w:val="115"/>
        </w:rPr>
        <w:t>for</w:t>
      </w:r>
      <w:r>
        <w:rPr>
          <w:spacing w:val="-6"/>
          <w:w w:val="115"/>
        </w:rPr>
        <w:t xml:space="preserve"> </w:t>
      </w:r>
      <w:r>
        <w:rPr>
          <w:w w:val="115"/>
        </w:rPr>
        <w:t>parcel</w:t>
      </w:r>
      <w:r>
        <w:rPr>
          <w:spacing w:val="-6"/>
          <w:w w:val="115"/>
        </w:rPr>
        <w:t xml:space="preserve"> </w:t>
      </w:r>
      <w:r>
        <w:rPr>
          <w:w w:val="115"/>
        </w:rPr>
        <w:t>sorting.</w:t>
      </w:r>
      <w:r>
        <w:rPr>
          <w:spacing w:val="35"/>
          <w:w w:val="115"/>
        </w:rPr>
        <w:t xml:space="preserve"> </w:t>
      </w:r>
      <w:r>
        <w:rPr>
          <w:w w:val="115"/>
        </w:rPr>
        <w:t>Every</w:t>
      </w:r>
      <w:r>
        <w:rPr>
          <w:spacing w:val="-6"/>
          <w:w w:val="115"/>
        </w:rPr>
        <w:t xml:space="preserve"> </w:t>
      </w:r>
      <w:r>
        <w:rPr>
          <w:w w:val="115"/>
        </w:rPr>
        <w:t>parcel</w:t>
      </w:r>
      <w:r>
        <w:rPr>
          <w:spacing w:val="-6"/>
          <w:w w:val="115"/>
        </w:rPr>
        <w:t xml:space="preserve"> </w:t>
      </w:r>
      <w:r>
        <w:rPr>
          <w:w w:val="115"/>
        </w:rPr>
        <w:t>is</w:t>
      </w:r>
      <w:r>
        <w:rPr>
          <w:spacing w:val="-6"/>
          <w:w w:val="115"/>
        </w:rPr>
        <w:t xml:space="preserve"> </w:t>
      </w:r>
      <w:r>
        <w:rPr>
          <w:w w:val="115"/>
        </w:rPr>
        <w:t>first</w:t>
      </w:r>
      <w:r>
        <w:rPr>
          <w:spacing w:val="-6"/>
          <w:w w:val="115"/>
        </w:rPr>
        <w:t xml:space="preserve"> </w:t>
      </w:r>
      <w:r>
        <w:rPr>
          <w:w w:val="115"/>
        </w:rPr>
        <w:t>gathered</w:t>
      </w:r>
      <w:r>
        <w:rPr>
          <w:spacing w:val="-6"/>
          <w:w w:val="115"/>
        </w:rPr>
        <w:t xml:space="preserve"> </w:t>
      </w:r>
      <w:r>
        <w:rPr>
          <w:w w:val="115"/>
        </w:rPr>
        <w:t>at</w:t>
      </w:r>
      <w:r>
        <w:rPr>
          <w:spacing w:val="-6"/>
          <w:w w:val="115"/>
        </w:rPr>
        <w:t xml:space="preserve"> </w:t>
      </w:r>
      <w:r>
        <w:rPr>
          <w:w w:val="115"/>
        </w:rPr>
        <w:t>a</w:t>
      </w:r>
      <w:r>
        <w:rPr>
          <w:spacing w:val="-6"/>
          <w:w w:val="115"/>
        </w:rPr>
        <w:t xml:space="preserve"> </w:t>
      </w:r>
      <w:r>
        <w:rPr>
          <w:w w:val="115"/>
        </w:rPr>
        <w:t xml:space="preserve">parcel </w:t>
      </w:r>
      <w:r>
        <w:rPr>
          <w:w w:val="110"/>
        </w:rPr>
        <w:t xml:space="preserve">center and later distributed to smaller regional parcel centers if its delivery is not scheduled for the </w:t>
      </w:r>
      <w:r>
        <w:rPr>
          <w:w w:val="115"/>
        </w:rPr>
        <w:t>immediate</w:t>
      </w:r>
      <w:r>
        <w:rPr>
          <w:spacing w:val="-6"/>
          <w:w w:val="115"/>
        </w:rPr>
        <w:t xml:space="preserve"> </w:t>
      </w:r>
      <w:r>
        <w:rPr>
          <w:w w:val="115"/>
        </w:rPr>
        <w:t>vicinity</w:t>
      </w:r>
      <w:r>
        <w:rPr>
          <w:spacing w:val="-6"/>
          <w:w w:val="115"/>
        </w:rPr>
        <w:t xml:space="preserve"> </w:t>
      </w:r>
      <w:r>
        <w:rPr>
          <w:w w:val="115"/>
        </w:rPr>
        <w:t>of</w:t>
      </w:r>
      <w:r>
        <w:rPr>
          <w:spacing w:val="-6"/>
          <w:w w:val="115"/>
        </w:rPr>
        <w:t xml:space="preserve"> </w:t>
      </w:r>
      <w:r>
        <w:rPr>
          <w:w w:val="115"/>
        </w:rPr>
        <w:t>the</w:t>
      </w:r>
      <w:r>
        <w:rPr>
          <w:spacing w:val="-6"/>
          <w:w w:val="115"/>
        </w:rPr>
        <w:t xml:space="preserve"> </w:t>
      </w:r>
      <w:r>
        <w:rPr>
          <w:w w:val="115"/>
        </w:rPr>
        <w:t xml:space="preserve">center.. </w:t>
      </w:r>
      <w:hyperlink w:anchor="_bookmark81" w:history="1">
        <w:r>
          <w:rPr>
            <w:w w:val="115"/>
          </w:rPr>
          <w:t>40</w:t>
        </w:r>
      </w:hyperlink>
    </w:p>
    <w:p w14:paraId="077BB5EA" w14:textId="77777777" w:rsidR="00C220EB" w:rsidRDefault="00000000">
      <w:pPr>
        <w:pStyle w:val="BodyText"/>
        <w:spacing w:before="170" w:line="256" w:lineRule="auto"/>
        <w:ind w:left="687" w:right="744" w:hanging="546"/>
      </w:pPr>
      <w:bookmarkStart w:id="453" w:name="_bookmark165"/>
      <w:bookmarkEnd w:id="453"/>
      <w:r>
        <w:rPr>
          <w:rFonts w:ascii="Arial"/>
          <w:b/>
          <w:w w:val="110"/>
        </w:rPr>
        <w:t>Post</w:t>
      </w:r>
      <w:r>
        <w:rPr>
          <w:rFonts w:ascii="Arial"/>
          <w:b/>
          <w:spacing w:val="-17"/>
          <w:w w:val="110"/>
        </w:rPr>
        <w:t xml:space="preserve"> </w:t>
      </w:r>
      <w:r>
        <w:rPr>
          <w:rFonts w:ascii="Arial"/>
          <w:b/>
          <w:w w:val="110"/>
        </w:rPr>
        <w:t>day</w:t>
      </w:r>
      <w:r>
        <w:rPr>
          <w:rFonts w:ascii="Arial"/>
          <w:b/>
          <w:spacing w:val="20"/>
          <w:w w:val="110"/>
        </w:rPr>
        <w:t xml:space="preserve"> </w:t>
      </w:r>
      <w:r>
        <w:rPr>
          <w:w w:val="110"/>
        </w:rPr>
        <w:t>The</w:t>
      </w:r>
      <w:r>
        <w:rPr>
          <w:spacing w:val="-13"/>
          <w:w w:val="110"/>
        </w:rPr>
        <w:t xml:space="preserve"> </w:t>
      </w:r>
      <w:r>
        <w:rPr>
          <w:w w:val="110"/>
        </w:rPr>
        <w:t>post</w:t>
      </w:r>
      <w:r>
        <w:rPr>
          <w:spacing w:val="-13"/>
          <w:w w:val="110"/>
        </w:rPr>
        <w:t xml:space="preserve"> </w:t>
      </w:r>
      <w:r>
        <w:rPr>
          <w:w w:val="110"/>
        </w:rPr>
        <w:t>day</w:t>
      </w:r>
      <w:r>
        <w:rPr>
          <w:spacing w:val="-13"/>
          <w:w w:val="110"/>
        </w:rPr>
        <w:t xml:space="preserve"> </w:t>
      </w:r>
      <w:r>
        <w:rPr>
          <w:w w:val="110"/>
        </w:rPr>
        <w:t>starts</w:t>
      </w:r>
      <w:r>
        <w:rPr>
          <w:spacing w:val="-13"/>
          <w:w w:val="110"/>
        </w:rPr>
        <w:t xml:space="preserve"> </w:t>
      </w:r>
      <w:r>
        <w:rPr>
          <w:w w:val="110"/>
        </w:rPr>
        <w:t>at</w:t>
      </w:r>
      <w:r>
        <w:rPr>
          <w:spacing w:val="-13"/>
          <w:w w:val="110"/>
        </w:rPr>
        <w:t xml:space="preserve"> </w:t>
      </w:r>
      <w:r>
        <w:rPr>
          <w:w w:val="110"/>
        </w:rPr>
        <w:t>06:00</w:t>
      </w:r>
      <w:r>
        <w:rPr>
          <w:spacing w:val="-13"/>
          <w:w w:val="110"/>
        </w:rPr>
        <w:t xml:space="preserve"> </w:t>
      </w:r>
      <w:r>
        <w:rPr>
          <w:w w:val="110"/>
        </w:rPr>
        <w:t>AM</w:t>
      </w:r>
      <w:r>
        <w:rPr>
          <w:spacing w:val="-13"/>
          <w:w w:val="110"/>
        </w:rPr>
        <w:t xml:space="preserve"> </w:t>
      </w:r>
      <w:r>
        <w:rPr>
          <w:w w:val="110"/>
        </w:rPr>
        <w:t>and</w:t>
      </w:r>
      <w:r>
        <w:rPr>
          <w:spacing w:val="-13"/>
          <w:w w:val="110"/>
        </w:rPr>
        <w:t xml:space="preserve"> </w:t>
      </w:r>
      <w:r>
        <w:rPr>
          <w:w w:val="110"/>
        </w:rPr>
        <w:t>lasts</w:t>
      </w:r>
      <w:r>
        <w:rPr>
          <w:spacing w:val="-13"/>
          <w:w w:val="110"/>
        </w:rPr>
        <w:t xml:space="preserve"> </w:t>
      </w:r>
      <w:r>
        <w:rPr>
          <w:w w:val="110"/>
        </w:rPr>
        <w:t>until</w:t>
      </w:r>
      <w:r>
        <w:rPr>
          <w:spacing w:val="-13"/>
          <w:w w:val="110"/>
        </w:rPr>
        <w:t xml:space="preserve"> </w:t>
      </w:r>
      <w:r>
        <w:rPr>
          <w:w w:val="110"/>
        </w:rPr>
        <w:t>05:59</w:t>
      </w:r>
      <w:r>
        <w:rPr>
          <w:spacing w:val="-13"/>
          <w:w w:val="110"/>
        </w:rPr>
        <w:t xml:space="preserve"> </w:t>
      </w:r>
      <w:r>
        <w:rPr>
          <w:w w:val="110"/>
        </w:rPr>
        <w:t>AM</w:t>
      </w:r>
      <w:r>
        <w:rPr>
          <w:spacing w:val="-13"/>
          <w:w w:val="110"/>
        </w:rPr>
        <w:t xml:space="preserve"> </w:t>
      </w:r>
      <w:r>
        <w:rPr>
          <w:w w:val="110"/>
        </w:rPr>
        <w:t>the</w:t>
      </w:r>
      <w:r>
        <w:rPr>
          <w:spacing w:val="-13"/>
          <w:w w:val="110"/>
        </w:rPr>
        <w:t xml:space="preserve"> </w:t>
      </w:r>
      <w:r>
        <w:rPr>
          <w:w w:val="110"/>
        </w:rPr>
        <w:t>next</w:t>
      </w:r>
      <w:r>
        <w:rPr>
          <w:spacing w:val="-13"/>
          <w:w w:val="110"/>
        </w:rPr>
        <w:t xml:space="preserve"> </w:t>
      </w:r>
      <w:r>
        <w:rPr>
          <w:w w:val="110"/>
        </w:rPr>
        <w:t>day.</w:t>
      </w:r>
      <w:r>
        <w:rPr>
          <w:spacing w:val="6"/>
          <w:w w:val="110"/>
        </w:rPr>
        <w:t xml:space="preserve"> </w:t>
      </w:r>
      <w:r>
        <w:rPr>
          <w:w w:val="110"/>
        </w:rPr>
        <w:t>This</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essential</w:t>
      </w:r>
      <w:r>
        <w:rPr>
          <w:spacing w:val="-13"/>
          <w:w w:val="110"/>
        </w:rPr>
        <w:t xml:space="preserve"> </w:t>
      </w:r>
      <w:r>
        <w:rPr>
          <w:w w:val="110"/>
        </w:rPr>
        <w:t xml:space="preserve">date format used by Swiss Post for reporting.. </w:t>
      </w:r>
      <w:hyperlink w:anchor="_bookmark98" w:history="1">
        <w:r>
          <w:rPr>
            <w:w w:val="110"/>
          </w:rPr>
          <w:t>49,</w:t>
        </w:r>
      </w:hyperlink>
      <w:r>
        <w:rPr>
          <w:w w:val="110"/>
        </w:rPr>
        <w:t xml:space="preserve"> </w:t>
      </w:r>
      <w:hyperlink w:anchor="_bookmark100" w:history="1">
        <w:r>
          <w:rPr>
            <w:w w:val="110"/>
          </w:rPr>
          <w:t>51</w:t>
        </w:r>
      </w:hyperlink>
    </w:p>
    <w:p w14:paraId="077BB5EB" w14:textId="77777777" w:rsidR="00C220EB" w:rsidRDefault="00000000">
      <w:pPr>
        <w:pStyle w:val="BodyText"/>
        <w:spacing w:before="170" w:line="256" w:lineRule="auto"/>
        <w:ind w:left="687" w:right="848" w:hanging="546"/>
        <w:jc w:val="both"/>
      </w:pPr>
      <w:bookmarkStart w:id="454" w:name="_bookmark166"/>
      <w:bookmarkEnd w:id="454"/>
      <w:r>
        <w:rPr>
          <w:rFonts w:ascii="Arial"/>
          <w:b/>
          <w:w w:val="110"/>
        </w:rPr>
        <w:t>Power</w:t>
      </w:r>
      <w:r>
        <w:rPr>
          <w:rFonts w:ascii="Arial"/>
          <w:b/>
          <w:spacing w:val="-17"/>
          <w:w w:val="110"/>
        </w:rPr>
        <w:t xml:space="preserve"> </w:t>
      </w:r>
      <w:r>
        <w:rPr>
          <w:rFonts w:ascii="Arial"/>
          <w:b/>
          <w:w w:val="110"/>
        </w:rPr>
        <w:t>Query</w:t>
      </w:r>
      <w:r>
        <w:rPr>
          <w:rFonts w:ascii="Arial"/>
          <w:b/>
          <w:spacing w:val="-17"/>
          <w:w w:val="110"/>
        </w:rPr>
        <w:t xml:space="preserve"> </w:t>
      </w:r>
      <w:r>
        <w:rPr>
          <w:rFonts w:ascii="Arial"/>
          <w:b/>
          <w:w w:val="110"/>
        </w:rPr>
        <w:t>M</w:t>
      </w:r>
      <w:r>
        <w:rPr>
          <w:rFonts w:ascii="Arial"/>
          <w:b/>
          <w:spacing w:val="12"/>
          <w:w w:val="110"/>
        </w:rPr>
        <w:t xml:space="preserve"> </w:t>
      </w:r>
      <w:r>
        <w:rPr>
          <w:w w:val="110"/>
        </w:rPr>
        <w:t>A</w:t>
      </w:r>
      <w:r>
        <w:rPr>
          <w:spacing w:val="-5"/>
          <w:w w:val="110"/>
        </w:rPr>
        <w:t xml:space="preserve"> </w:t>
      </w:r>
      <w:r>
        <w:rPr>
          <w:w w:val="110"/>
        </w:rPr>
        <w:t>functional,</w:t>
      </w:r>
      <w:r>
        <w:rPr>
          <w:spacing w:val="-1"/>
          <w:w w:val="110"/>
        </w:rPr>
        <w:t xml:space="preserve"> </w:t>
      </w:r>
      <w:r>
        <w:rPr>
          <w:w w:val="110"/>
        </w:rPr>
        <w:t>case-sensitive</w:t>
      </w:r>
      <w:r>
        <w:rPr>
          <w:spacing w:val="-5"/>
          <w:w w:val="110"/>
        </w:rPr>
        <w:t xml:space="preserve"> </w:t>
      </w:r>
      <w:r>
        <w:rPr>
          <w:w w:val="110"/>
        </w:rPr>
        <w:t>programming</w:t>
      </w:r>
      <w:r>
        <w:rPr>
          <w:spacing w:val="-5"/>
          <w:w w:val="110"/>
        </w:rPr>
        <w:t xml:space="preserve"> </w:t>
      </w:r>
      <w:r>
        <w:rPr>
          <w:w w:val="110"/>
        </w:rPr>
        <w:t>language</w:t>
      </w:r>
      <w:r>
        <w:rPr>
          <w:spacing w:val="-5"/>
          <w:w w:val="110"/>
        </w:rPr>
        <w:t xml:space="preserve"> </w:t>
      </w:r>
      <w:r>
        <w:rPr>
          <w:w w:val="110"/>
        </w:rPr>
        <w:t>used</w:t>
      </w:r>
      <w:r>
        <w:rPr>
          <w:spacing w:val="-5"/>
          <w:w w:val="110"/>
        </w:rPr>
        <w:t xml:space="preserve"> </w:t>
      </w:r>
      <w:r>
        <w:rPr>
          <w:w w:val="110"/>
        </w:rPr>
        <w:t>by</w:t>
      </w:r>
      <w:r>
        <w:rPr>
          <w:spacing w:val="-5"/>
          <w:w w:val="110"/>
        </w:rPr>
        <w:t xml:space="preserve"> </w:t>
      </w:r>
      <w:r>
        <w:rPr>
          <w:w w:val="110"/>
        </w:rPr>
        <w:t>Microsoft</w:t>
      </w:r>
      <w:r>
        <w:rPr>
          <w:spacing w:val="-5"/>
          <w:w w:val="110"/>
        </w:rPr>
        <w:t xml:space="preserve"> </w:t>
      </w:r>
      <w:r>
        <w:rPr>
          <w:w w:val="110"/>
        </w:rPr>
        <w:t>Power</w:t>
      </w:r>
      <w:r>
        <w:rPr>
          <w:spacing w:val="-5"/>
          <w:w w:val="110"/>
        </w:rPr>
        <w:t xml:space="preserve"> </w:t>
      </w:r>
      <w:r>
        <w:rPr>
          <w:w w:val="110"/>
        </w:rPr>
        <w:t>Query</w:t>
      </w:r>
      <w:r>
        <w:rPr>
          <w:spacing w:val="-5"/>
          <w:w w:val="110"/>
        </w:rPr>
        <w:t xml:space="preserve"> </w:t>
      </w:r>
      <w:r>
        <w:rPr>
          <w:w w:val="110"/>
        </w:rPr>
        <w:t xml:space="preserve">to import, transform, combine, and prepare data from multiple data sources for analytics and report-ing.. </w:t>
      </w:r>
      <w:hyperlink w:anchor="_bookmark106" w:history="1">
        <w:r>
          <w:rPr>
            <w:w w:val="110"/>
          </w:rPr>
          <w:t>55</w:t>
        </w:r>
      </w:hyperlink>
    </w:p>
    <w:p w14:paraId="077BB5EC" w14:textId="77777777" w:rsidR="00C220EB" w:rsidRDefault="00000000">
      <w:pPr>
        <w:pStyle w:val="BodyText"/>
        <w:spacing w:before="171" w:line="256" w:lineRule="auto"/>
        <w:ind w:left="687" w:right="848" w:hanging="546"/>
        <w:jc w:val="both"/>
      </w:pPr>
      <w:bookmarkStart w:id="455" w:name="_bookmark167"/>
      <w:bookmarkEnd w:id="455"/>
      <w:r>
        <w:rPr>
          <w:rFonts w:ascii="Arial" w:hAnsi="Arial"/>
          <w:b/>
          <w:w w:val="110"/>
        </w:rPr>
        <w:t>Product</w:t>
      </w:r>
      <w:r>
        <w:rPr>
          <w:rFonts w:ascii="Arial" w:hAnsi="Arial"/>
          <w:b/>
          <w:spacing w:val="-14"/>
          <w:w w:val="110"/>
        </w:rPr>
        <w:t xml:space="preserve"> </w:t>
      </w:r>
      <w:r>
        <w:rPr>
          <w:rFonts w:ascii="Arial" w:hAnsi="Arial"/>
          <w:b/>
          <w:w w:val="110"/>
        </w:rPr>
        <w:t>Owner</w:t>
      </w:r>
      <w:r>
        <w:rPr>
          <w:rFonts w:ascii="Arial" w:hAnsi="Arial"/>
          <w:b/>
          <w:spacing w:val="-14"/>
          <w:w w:val="110"/>
        </w:rPr>
        <w:t xml:space="preserve"> </w:t>
      </w:r>
      <w:r>
        <w:rPr>
          <w:rFonts w:ascii="Arial" w:hAnsi="Arial"/>
          <w:b/>
          <w:w w:val="110"/>
        </w:rPr>
        <w:t>(PO)</w:t>
      </w:r>
      <w:r>
        <w:rPr>
          <w:rFonts w:ascii="Arial" w:hAnsi="Arial"/>
          <w:b/>
          <w:spacing w:val="30"/>
          <w:w w:val="110"/>
        </w:rPr>
        <w:t xml:space="preserve"> </w:t>
      </w:r>
      <w:r>
        <w:rPr>
          <w:w w:val="110"/>
        </w:rPr>
        <w:t>Each</w:t>
      </w:r>
      <w:r>
        <w:rPr>
          <w:spacing w:val="-9"/>
          <w:w w:val="110"/>
        </w:rPr>
        <w:t xml:space="preserve"> </w:t>
      </w:r>
      <w:r>
        <w:rPr>
          <w:w w:val="110"/>
        </w:rPr>
        <w:t>scrum</w:t>
      </w:r>
      <w:r>
        <w:rPr>
          <w:spacing w:val="-9"/>
          <w:w w:val="110"/>
        </w:rPr>
        <w:t xml:space="preserve"> </w:t>
      </w:r>
      <w:r>
        <w:rPr>
          <w:w w:val="110"/>
        </w:rPr>
        <w:t>team</w:t>
      </w:r>
      <w:r>
        <w:rPr>
          <w:spacing w:val="-9"/>
          <w:w w:val="110"/>
        </w:rPr>
        <w:t xml:space="preserve"> </w:t>
      </w:r>
      <w:r>
        <w:rPr>
          <w:w w:val="110"/>
        </w:rPr>
        <w:t>has</w:t>
      </w:r>
      <w:r>
        <w:rPr>
          <w:spacing w:val="-9"/>
          <w:w w:val="110"/>
        </w:rPr>
        <w:t xml:space="preserve"> </w:t>
      </w:r>
      <w:r>
        <w:rPr>
          <w:w w:val="110"/>
        </w:rPr>
        <w:t>one</w:t>
      </w:r>
      <w:r>
        <w:rPr>
          <w:spacing w:val="-9"/>
          <w:w w:val="110"/>
        </w:rPr>
        <w:t xml:space="preserve"> </w:t>
      </w:r>
      <w:r>
        <w:rPr>
          <w:w w:val="110"/>
        </w:rPr>
        <w:t>product</w:t>
      </w:r>
      <w:r>
        <w:rPr>
          <w:spacing w:val="-9"/>
          <w:w w:val="110"/>
        </w:rPr>
        <w:t xml:space="preserve"> </w:t>
      </w:r>
      <w:r>
        <w:rPr>
          <w:w w:val="110"/>
        </w:rPr>
        <w:t>owner.</w:t>
      </w:r>
      <w:r>
        <w:rPr>
          <w:spacing w:val="13"/>
          <w:w w:val="110"/>
        </w:rPr>
        <w:t xml:space="preserve"> </w:t>
      </w:r>
      <w:r>
        <w:rPr>
          <w:w w:val="110"/>
        </w:rPr>
        <w:t>The</w:t>
      </w:r>
      <w:r>
        <w:rPr>
          <w:spacing w:val="-9"/>
          <w:w w:val="110"/>
        </w:rPr>
        <w:t xml:space="preserve"> </w:t>
      </w:r>
      <w:r>
        <w:rPr>
          <w:w w:val="110"/>
        </w:rPr>
        <w:t>product</w:t>
      </w:r>
      <w:r>
        <w:rPr>
          <w:spacing w:val="-9"/>
          <w:w w:val="110"/>
        </w:rPr>
        <w:t xml:space="preserve"> </w:t>
      </w:r>
      <w:r>
        <w:rPr>
          <w:w w:val="110"/>
        </w:rPr>
        <w:t>owner</w:t>
      </w:r>
      <w:r>
        <w:rPr>
          <w:spacing w:val="-9"/>
          <w:w w:val="110"/>
        </w:rPr>
        <w:t xml:space="preserve"> </w:t>
      </w:r>
      <w:r>
        <w:rPr>
          <w:w w:val="110"/>
        </w:rPr>
        <w:t>focuses</w:t>
      </w:r>
      <w:r>
        <w:rPr>
          <w:spacing w:val="-9"/>
          <w:w w:val="110"/>
        </w:rPr>
        <w:t xml:space="preserve"> </w:t>
      </w:r>
      <w:r>
        <w:rPr>
          <w:w w:val="110"/>
        </w:rPr>
        <w:t>on</w:t>
      </w:r>
      <w:r>
        <w:rPr>
          <w:spacing w:val="-9"/>
          <w:w w:val="110"/>
        </w:rPr>
        <w:t xml:space="preserve"> </w:t>
      </w:r>
      <w:r>
        <w:rPr>
          <w:w w:val="110"/>
        </w:rPr>
        <w:t>the</w:t>
      </w:r>
      <w:r>
        <w:rPr>
          <w:spacing w:val="-9"/>
          <w:w w:val="110"/>
        </w:rPr>
        <w:t xml:space="preserve"> </w:t>
      </w:r>
      <w:r>
        <w:rPr>
          <w:w w:val="110"/>
        </w:rPr>
        <w:t>busi-ness</w:t>
      </w:r>
      <w:r>
        <w:rPr>
          <w:spacing w:val="-2"/>
          <w:w w:val="110"/>
        </w:rPr>
        <w:t xml:space="preserve"> </w:t>
      </w:r>
      <w:r>
        <w:rPr>
          <w:w w:val="110"/>
        </w:rPr>
        <w:t>side</w:t>
      </w:r>
      <w:r>
        <w:rPr>
          <w:spacing w:val="-3"/>
          <w:w w:val="110"/>
        </w:rPr>
        <w:t xml:space="preserve"> </w:t>
      </w:r>
      <w:r>
        <w:rPr>
          <w:w w:val="110"/>
        </w:rPr>
        <w:t>of</w:t>
      </w:r>
      <w:r>
        <w:rPr>
          <w:spacing w:val="-2"/>
          <w:w w:val="110"/>
        </w:rPr>
        <w:t xml:space="preserve"> </w:t>
      </w:r>
      <w:r>
        <w:rPr>
          <w:w w:val="110"/>
        </w:rPr>
        <w:t>product</w:t>
      </w:r>
      <w:r>
        <w:rPr>
          <w:spacing w:val="-3"/>
          <w:w w:val="110"/>
        </w:rPr>
        <w:t xml:space="preserve"> </w:t>
      </w:r>
      <w:r>
        <w:rPr>
          <w:w w:val="110"/>
        </w:rPr>
        <w:t>development</w:t>
      </w:r>
      <w:r>
        <w:rPr>
          <w:spacing w:val="-2"/>
          <w:w w:val="110"/>
        </w:rPr>
        <w:t xml:space="preserve"> </w:t>
      </w:r>
      <w:r>
        <w:rPr>
          <w:w w:val="110"/>
        </w:rPr>
        <w:t>and</w:t>
      </w:r>
      <w:r>
        <w:rPr>
          <w:spacing w:val="-2"/>
          <w:w w:val="110"/>
        </w:rPr>
        <w:t xml:space="preserve"> </w:t>
      </w:r>
      <w:r>
        <w:rPr>
          <w:w w:val="110"/>
        </w:rPr>
        <w:t>spends</w:t>
      </w:r>
      <w:r>
        <w:rPr>
          <w:spacing w:val="-3"/>
          <w:w w:val="110"/>
        </w:rPr>
        <w:t xml:space="preserve"> </w:t>
      </w:r>
      <w:r>
        <w:rPr>
          <w:w w:val="110"/>
        </w:rPr>
        <w:t>the</w:t>
      </w:r>
      <w:r>
        <w:rPr>
          <w:spacing w:val="-2"/>
          <w:w w:val="110"/>
        </w:rPr>
        <w:t xml:space="preserve"> </w:t>
      </w:r>
      <w:r>
        <w:rPr>
          <w:w w:val="110"/>
        </w:rPr>
        <w:t>majority</w:t>
      </w:r>
      <w:r>
        <w:rPr>
          <w:spacing w:val="-3"/>
          <w:w w:val="110"/>
        </w:rPr>
        <w:t xml:space="preserve"> </w:t>
      </w:r>
      <w:r>
        <w:rPr>
          <w:w w:val="110"/>
        </w:rPr>
        <w:t>of</w:t>
      </w:r>
      <w:r>
        <w:rPr>
          <w:spacing w:val="-2"/>
          <w:w w:val="110"/>
        </w:rPr>
        <w:t xml:space="preserve"> </w:t>
      </w:r>
      <w:r>
        <w:rPr>
          <w:w w:val="110"/>
        </w:rPr>
        <w:t>time</w:t>
      </w:r>
      <w:r>
        <w:rPr>
          <w:spacing w:val="-3"/>
          <w:w w:val="110"/>
        </w:rPr>
        <w:t xml:space="preserve"> </w:t>
      </w:r>
      <w:r>
        <w:rPr>
          <w:w w:val="110"/>
        </w:rPr>
        <w:t>liaising</w:t>
      </w:r>
      <w:r>
        <w:rPr>
          <w:spacing w:val="-2"/>
          <w:w w:val="110"/>
        </w:rPr>
        <w:t xml:space="preserve"> </w:t>
      </w:r>
      <w:r>
        <w:rPr>
          <w:w w:val="110"/>
        </w:rPr>
        <w:t>with</w:t>
      </w:r>
      <w:r>
        <w:rPr>
          <w:spacing w:val="-2"/>
          <w:w w:val="110"/>
        </w:rPr>
        <w:t xml:space="preserve"> </w:t>
      </w:r>
      <w:r>
        <w:rPr>
          <w:w w:val="110"/>
        </w:rPr>
        <w:t>stakeholders</w:t>
      </w:r>
      <w:r>
        <w:rPr>
          <w:spacing w:val="-3"/>
          <w:w w:val="110"/>
        </w:rPr>
        <w:t xml:space="preserve"> </w:t>
      </w:r>
      <w:r>
        <w:rPr>
          <w:w w:val="110"/>
        </w:rPr>
        <w:t>and</w:t>
      </w:r>
      <w:r>
        <w:rPr>
          <w:spacing w:val="-2"/>
          <w:w w:val="110"/>
        </w:rPr>
        <w:t xml:space="preserve"> </w:t>
      </w:r>
      <w:r>
        <w:rPr>
          <w:w w:val="110"/>
        </w:rPr>
        <w:t>the team.</w:t>
      </w:r>
      <w:r>
        <w:rPr>
          <w:spacing w:val="40"/>
          <w:w w:val="110"/>
        </w:rPr>
        <w:t xml:space="preserve"> </w:t>
      </w:r>
      <w:r>
        <w:rPr>
          <w:w w:val="110"/>
        </w:rPr>
        <w:t>The role is intended to primarily represent the product’s stakeholders, the voice of the cus-tomer, or the desires of a committee, and bears responsibility for the delivery of business results..</w:t>
      </w:r>
      <w:r>
        <w:rPr>
          <w:spacing w:val="40"/>
          <w:w w:val="110"/>
        </w:rPr>
        <w:t xml:space="preserve"> </w:t>
      </w:r>
      <w:hyperlink w:anchor="_bookmark69" w:history="1">
        <w:r>
          <w:rPr>
            <w:spacing w:val="-6"/>
            <w:w w:val="110"/>
          </w:rPr>
          <w:t>36</w:t>
        </w:r>
      </w:hyperlink>
    </w:p>
    <w:p w14:paraId="077BB5ED" w14:textId="77777777" w:rsidR="00C220EB" w:rsidRDefault="00000000">
      <w:pPr>
        <w:pStyle w:val="BodyText"/>
        <w:spacing w:before="170" w:line="256" w:lineRule="auto"/>
        <w:ind w:left="687" w:right="848" w:hanging="546"/>
        <w:jc w:val="both"/>
      </w:pPr>
      <w:bookmarkStart w:id="456" w:name="_bookmark168"/>
      <w:bookmarkEnd w:id="456"/>
      <w:r>
        <w:rPr>
          <w:rFonts w:ascii="Arial"/>
          <w:b/>
          <w:w w:val="110"/>
        </w:rPr>
        <w:t>Proof</w:t>
      </w:r>
      <w:r>
        <w:rPr>
          <w:rFonts w:ascii="Arial"/>
          <w:b/>
          <w:spacing w:val="-17"/>
          <w:w w:val="110"/>
        </w:rPr>
        <w:t xml:space="preserve"> </w:t>
      </w:r>
      <w:r>
        <w:rPr>
          <w:rFonts w:ascii="Arial"/>
          <w:b/>
          <w:w w:val="110"/>
        </w:rPr>
        <w:t>of</w:t>
      </w:r>
      <w:r>
        <w:rPr>
          <w:rFonts w:ascii="Arial"/>
          <w:b/>
          <w:spacing w:val="-17"/>
          <w:w w:val="110"/>
        </w:rPr>
        <w:t xml:space="preserve"> </w:t>
      </w:r>
      <w:r>
        <w:rPr>
          <w:rFonts w:ascii="Arial"/>
          <w:b/>
          <w:w w:val="110"/>
        </w:rPr>
        <w:t>concept</w:t>
      </w:r>
      <w:r>
        <w:rPr>
          <w:rFonts w:ascii="Arial"/>
          <w:b/>
          <w:spacing w:val="-17"/>
          <w:w w:val="110"/>
        </w:rPr>
        <w:t xml:space="preserve"> </w:t>
      </w:r>
      <w:r>
        <w:rPr>
          <w:rFonts w:ascii="Arial"/>
          <w:b/>
          <w:w w:val="110"/>
        </w:rPr>
        <w:t>(POC)</w:t>
      </w:r>
      <w:r>
        <w:rPr>
          <w:rFonts w:ascii="Arial"/>
          <w:b/>
          <w:spacing w:val="-2"/>
          <w:w w:val="110"/>
        </w:rPr>
        <w:t xml:space="preserve"> </w:t>
      </w:r>
      <w:r>
        <w:rPr>
          <w:w w:val="110"/>
        </w:rPr>
        <w:t>Proof</w:t>
      </w:r>
      <w:r>
        <w:rPr>
          <w:spacing w:val="-3"/>
          <w:w w:val="110"/>
        </w:rPr>
        <w:t xml:space="preserve"> </w:t>
      </w:r>
      <w:r>
        <w:rPr>
          <w:w w:val="110"/>
        </w:rPr>
        <w:t>of</w:t>
      </w:r>
      <w:r>
        <w:rPr>
          <w:spacing w:val="-4"/>
          <w:w w:val="110"/>
        </w:rPr>
        <w:t xml:space="preserve"> </w:t>
      </w:r>
      <w:r>
        <w:rPr>
          <w:w w:val="110"/>
        </w:rPr>
        <w:t>concept</w:t>
      </w:r>
      <w:r>
        <w:rPr>
          <w:spacing w:val="-4"/>
          <w:w w:val="110"/>
        </w:rPr>
        <w:t xml:space="preserve"> </w:t>
      </w:r>
      <w:r>
        <w:rPr>
          <w:w w:val="110"/>
        </w:rPr>
        <w:t>(POC),</w:t>
      </w:r>
      <w:r>
        <w:rPr>
          <w:spacing w:val="-4"/>
          <w:w w:val="110"/>
        </w:rPr>
        <w:t xml:space="preserve"> </w:t>
      </w:r>
      <w:r>
        <w:rPr>
          <w:w w:val="110"/>
        </w:rPr>
        <w:t>also</w:t>
      </w:r>
      <w:r>
        <w:rPr>
          <w:spacing w:val="-4"/>
          <w:w w:val="110"/>
        </w:rPr>
        <w:t xml:space="preserve"> </w:t>
      </w:r>
      <w:r>
        <w:rPr>
          <w:w w:val="110"/>
        </w:rPr>
        <w:t>known</w:t>
      </w:r>
      <w:r>
        <w:rPr>
          <w:spacing w:val="-4"/>
          <w:w w:val="110"/>
        </w:rPr>
        <w:t xml:space="preserve"> </w:t>
      </w:r>
      <w:r>
        <w:rPr>
          <w:w w:val="110"/>
        </w:rPr>
        <w:t>as</w:t>
      </w:r>
      <w:r>
        <w:rPr>
          <w:spacing w:val="-4"/>
          <w:w w:val="110"/>
        </w:rPr>
        <w:t xml:space="preserve"> </w:t>
      </w:r>
      <w:r>
        <w:rPr>
          <w:w w:val="110"/>
        </w:rPr>
        <w:t>proof</w:t>
      </w:r>
      <w:r>
        <w:rPr>
          <w:spacing w:val="-4"/>
          <w:w w:val="110"/>
        </w:rPr>
        <w:t xml:space="preserve"> </w:t>
      </w:r>
      <w:r>
        <w:rPr>
          <w:w w:val="110"/>
        </w:rPr>
        <w:t>of</w:t>
      </w:r>
      <w:r>
        <w:rPr>
          <w:spacing w:val="-4"/>
          <w:w w:val="110"/>
        </w:rPr>
        <w:t xml:space="preserve"> </w:t>
      </w:r>
      <w:r>
        <w:rPr>
          <w:w w:val="110"/>
        </w:rPr>
        <w:t>principle, is</w:t>
      </w:r>
      <w:r>
        <w:rPr>
          <w:spacing w:val="-4"/>
          <w:w w:val="110"/>
        </w:rPr>
        <w:t xml:space="preserve"> </w:t>
      </w:r>
      <w:r>
        <w:rPr>
          <w:w w:val="110"/>
        </w:rPr>
        <w:t>a</w:t>
      </w:r>
      <w:r>
        <w:rPr>
          <w:spacing w:val="-4"/>
          <w:w w:val="110"/>
        </w:rPr>
        <w:t xml:space="preserve"> </w:t>
      </w:r>
      <w:r>
        <w:rPr>
          <w:w w:val="110"/>
        </w:rPr>
        <w:t>realization</w:t>
      </w:r>
      <w:r>
        <w:rPr>
          <w:spacing w:val="-4"/>
          <w:w w:val="110"/>
        </w:rPr>
        <w:t xml:space="preserve"> </w:t>
      </w:r>
      <w:r>
        <w:rPr>
          <w:w w:val="110"/>
        </w:rPr>
        <w:t>of</w:t>
      </w:r>
      <w:r>
        <w:rPr>
          <w:spacing w:val="-4"/>
          <w:w w:val="110"/>
        </w:rPr>
        <w:t xml:space="preserve"> </w:t>
      </w:r>
      <w:r>
        <w:rPr>
          <w:w w:val="110"/>
        </w:rPr>
        <w:t xml:space="preserve">a </w:t>
      </w:r>
      <w:r>
        <w:rPr>
          <w:w w:val="115"/>
        </w:rPr>
        <w:t>certain</w:t>
      </w:r>
      <w:r>
        <w:rPr>
          <w:spacing w:val="-14"/>
          <w:w w:val="115"/>
        </w:rPr>
        <w:t xml:space="preserve"> </w:t>
      </w:r>
      <w:r>
        <w:rPr>
          <w:w w:val="115"/>
        </w:rPr>
        <w:t>method</w:t>
      </w:r>
      <w:r>
        <w:rPr>
          <w:spacing w:val="-14"/>
          <w:w w:val="115"/>
        </w:rPr>
        <w:t xml:space="preserve"> </w:t>
      </w:r>
      <w:r>
        <w:rPr>
          <w:w w:val="115"/>
        </w:rPr>
        <w:t>or</w:t>
      </w:r>
      <w:r>
        <w:rPr>
          <w:spacing w:val="-14"/>
          <w:w w:val="115"/>
        </w:rPr>
        <w:t xml:space="preserve"> </w:t>
      </w:r>
      <w:r>
        <w:rPr>
          <w:w w:val="115"/>
        </w:rPr>
        <w:t>idea</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demonstrate</w:t>
      </w:r>
      <w:r>
        <w:rPr>
          <w:spacing w:val="-14"/>
          <w:w w:val="115"/>
        </w:rPr>
        <w:t xml:space="preserve"> </w:t>
      </w:r>
      <w:r>
        <w:rPr>
          <w:w w:val="115"/>
        </w:rPr>
        <w:t>its</w:t>
      </w:r>
      <w:r>
        <w:rPr>
          <w:spacing w:val="-14"/>
          <w:w w:val="115"/>
        </w:rPr>
        <w:t xml:space="preserve"> </w:t>
      </w:r>
      <w:r>
        <w:rPr>
          <w:w w:val="115"/>
        </w:rPr>
        <w:t>feasibility,</w:t>
      </w:r>
      <w:r>
        <w:rPr>
          <w:spacing w:val="-12"/>
          <w:w w:val="115"/>
        </w:rPr>
        <w:t xml:space="preserve"> </w:t>
      </w:r>
      <w:r>
        <w:rPr>
          <w:w w:val="115"/>
        </w:rPr>
        <w:t>or</w:t>
      </w:r>
      <w:r>
        <w:rPr>
          <w:spacing w:val="-14"/>
          <w:w w:val="115"/>
        </w:rPr>
        <w:t xml:space="preserve"> </w:t>
      </w:r>
      <w:r>
        <w:rPr>
          <w:w w:val="115"/>
        </w:rPr>
        <w:t>a</w:t>
      </w:r>
      <w:r>
        <w:rPr>
          <w:spacing w:val="-14"/>
          <w:w w:val="115"/>
        </w:rPr>
        <w:t xml:space="preserve"> </w:t>
      </w:r>
      <w:r>
        <w:rPr>
          <w:w w:val="115"/>
        </w:rPr>
        <w:t>demonstration</w:t>
      </w:r>
      <w:r>
        <w:rPr>
          <w:spacing w:val="-14"/>
          <w:w w:val="115"/>
        </w:rPr>
        <w:t xml:space="preserve"> </w:t>
      </w:r>
      <w:r>
        <w:rPr>
          <w:w w:val="115"/>
        </w:rPr>
        <w:t>in</w:t>
      </w:r>
      <w:r>
        <w:rPr>
          <w:spacing w:val="-14"/>
          <w:w w:val="115"/>
        </w:rPr>
        <w:t xml:space="preserve"> </w:t>
      </w:r>
      <w:r>
        <w:rPr>
          <w:w w:val="115"/>
        </w:rPr>
        <w:t>principle</w:t>
      </w:r>
      <w:r>
        <w:rPr>
          <w:spacing w:val="-14"/>
          <w:w w:val="115"/>
        </w:rPr>
        <w:t xml:space="preserve"> </w:t>
      </w:r>
      <w:r>
        <w:rPr>
          <w:w w:val="115"/>
        </w:rPr>
        <w:t xml:space="preserve">with </w:t>
      </w:r>
      <w:r>
        <w:rPr>
          <w:w w:val="110"/>
        </w:rPr>
        <w:t>the</w:t>
      </w:r>
      <w:r>
        <w:rPr>
          <w:spacing w:val="-12"/>
          <w:w w:val="110"/>
        </w:rPr>
        <w:t xml:space="preserve"> </w:t>
      </w:r>
      <w:r>
        <w:rPr>
          <w:w w:val="110"/>
        </w:rPr>
        <w:t>aim</w:t>
      </w:r>
      <w:r>
        <w:rPr>
          <w:spacing w:val="-12"/>
          <w:w w:val="110"/>
        </w:rPr>
        <w:t xml:space="preserve"> </w:t>
      </w:r>
      <w:r>
        <w:rPr>
          <w:w w:val="110"/>
        </w:rPr>
        <w:t>of</w:t>
      </w:r>
      <w:r>
        <w:rPr>
          <w:spacing w:val="-12"/>
          <w:w w:val="110"/>
        </w:rPr>
        <w:t xml:space="preserve"> </w:t>
      </w:r>
      <w:r>
        <w:rPr>
          <w:w w:val="110"/>
        </w:rPr>
        <w:t>verifying</w:t>
      </w:r>
      <w:r>
        <w:rPr>
          <w:spacing w:val="-12"/>
          <w:w w:val="110"/>
        </w:rPr>
        <w:t xml:space="preserve"> </w:t>
      </w:r>
      <w:r>
        <w:rPr>
          <w:w w:val="110"/>
        </w:rPr>
        <w:t>that</w:t>
      </w:r>
      <w:r>
        <w:rPr>
          <w:spacing w:val="-12"/>
          <w:w w:val="110"/>
        </w:rPr>
        <w:t xml:space="preserve"> </w:t>
      </w:r>
      <w:r>
        <w:rPr>
          <w:w w:val="110"/>
        </w:rPr>
        <w:t>some</w:t>
      </w:r>
      <w:r>
        <w:rPr>
          <w:spacing w:val="-12"/>
          <w:w w:val="110"/>
        </w:rPr>
        <w:t xml:space="preserve"> </w:t>
      </w:r>
      <w:r>
        <w:rPr>
          <w:w w:val="110"/>
        </w:rPr>
        <w:t>concept</w:t>
      </w:r>
      <w:r>
        <w:rPr>
          <w:spacing w:val="-12"/>
          <w:w w:val="110"/>
        </w:rPr>
        <w:t xml:space="preserve"> </w:t>
      </w:r>
      <w:r>
        <w:rPr>
          <w:w w:val="110"/>
        </w:rPr>
        <w:t>or</w:t>
      </w:r>
      <w:r>
        <w:rPr>
          <w:spacing w:val="-12"/>
          <w:w w:val="110"/>
        </w:rPr>
        <w:t xml:space="preserve"> </w:t>
      </w:r>
      <w:r>
        <w:rPr>
          <w:w w:val="110"/>
        </w:rPr>
        <w:t>theory</w:t>
      </w:r>
      <w:r>
        <w:rPr>
          <w:spacing w:val="-12"/>
          <w:w w:val="110"/>
        </w:rPr>
        <w:t xml:space="preserve"> </w:t>
      </w:r>
      <w:r>
        <w:rPr>
          <w:w w:val="110"/>
        </w:rPr>
        <w:t>has</w:t>
      </w:r>
      <w:r>
        <w:rPr>
          <w:spacing w:val="-12"/>
          <w:w w:val="110"/>
        </w:rPr>
        <w:t xml:space="preserve"> </w:t>
      </w:r>
      <w:r>
        <w:rPr>
          <w:w w:val="110"/>
        </w:rPr>
        <w:t>practical</w:t>
      </w:r>
      <w:r>
        <w:rPr>
          <w:spacing w:val="-12"/>
          <w:w w:val="110"/>
        </w:rPr>
        <w:t xml:space="preserve"> </w:t>
      </w:r>
      <w:r>
        <w:rPr>
          <w:w w:val="110"/>
        </w:rPr>
        <w:t>potential. A</w:t>
      </w:r>
      <w:r>
        <w:rPr>
          <w:spacing w:val="-12"/>
          <w:w w:val="110"/>
        </w:rPr>
        <w:t xml:space="preserve"> </w:t>
      </w:r>
      <w:r>
        <w:rPr>
          <w:w w:val="110"/>
        </w:rPr>
        <w:t>proof</w:t>
      </w:r>
      <w:r>
        <w:rPr>
          <w:spacing w:val="-12"/>
          <w:w w:val="110"/>
        </w:rPr>
        <w:t xml:space="preserve"> </w:t>
      </w:r>
      <w:r>
        <w:rPr>
          <w:w w:val="110"/>
        </w:rPr>
        <w:t>of</w:t>
      </w:r>
      <w:r>
        <w:rPr>
          <w:spacing w:val="-12"/>
          <w:w w:val="110"/>
        </w:rPr>
        <w:t xml:space="preserve"> </w:t>
      </w:r>
      <w:r>
        <w:rPr>
          <w:w w:val="110"/>
        </w:rPr>
        <w:t>concept</w:t>
      </w:r>
      <w:r>
        <w:rPr>
          <w:spacing w:val="-12"/>
          <w:w w:val="110"/>
        </w:rPr>
        <w:t xml:space="preserve"> </w:t>
      </w:r>
      <w:r>
        <w:rPr>
          <w:w w:val="110"/>
        </w:rPr>
        <w:t>is</w:t>
      </w:r>
      <w:r>
        <w:rPr>
          <w:spacing w:val="-12"/>
          <w:w w:val="110"/>
        </w:rPr>
        <w:t xml:space="preserve"> </w:t>
      </w:r>
      <w:r>
        <w:rPr>
          <w:w w:val="110"/>
        </w:rPr>
        <w:t xml:space="preserve">usually </w:t>
      </w:r>
      <w:r>
        <w:rPr>
          <w:w w:val="115"/>
        </w:rPr>
        <w:t>small</w:t>
      </w:r>
      <w:r>
        <w:rPr>
          <w:spacing w:val="-7"/>
          <w:w w:val="115"/>
        </w:rPr>
        <w:t xml:space="preserve"> </w:t>
      </w:r>
      <w:r>
        <w:rPr>
          <w:w w:val="115"/>
        </w:rPr>
        <w:t>and</w:t>
      </w:r>
      <w:r>
        <w:rPr>
          <w:spacing w:val="-7"/>
          <w:w w:val="115"/>
        </w:rPr>
        <w:t xml:space="preserve"> </w:t>
      </w:r>
      <w:r>
        <w:rPr>
          <w:w w:val="115"/>
        </w:rPr>
        <w:t>may</w:t>
      </w:r>
      <w:r>
        <w:rPr>
          <w:spacing w:val="-7"/>
          <w:w w:val="115"/>
        </w:rPr>
        <w:t xml:space="preserve"> </w:t>
      </w:r>
      <w:r>
        <w:rPr>
          <w:w w:val="115"/>
        </w:rPr>
        <w:t>or</w:t>
      </w:r>
      <w:r>
        <w:rPr>
          <w:spacing w:val="-7"/>
          <w:w w:val="115"/>
        </w:rPr>
        <w:t xml:space="preserve"> </w:t>
      </w:r>
      <w:r>
        <w:rPr>
          <w:w w:val="115"/>
        </w:rPr>
        <w:t>may</w:t>
      </w:r>
      <w:r>
        <w:rPr>
          <w:spacing w:val="-7"/>
          <w:w w:val="115"/>
        </w:rPr>
        <w:t xml:space="preserve"> </w:t>
      </w:r>
      <w:r>
        <w:rPr>
          <w:w w:val="115"/>
        </w:rPr>
        <w:t>not</w:t>
      </w:r>
      <w:r>
        <w:rPr>
          <w:spacing w:val="-7"/>
          <w:w w:val="115"/>
        </w:rPr>
        <w:t xml:space="preserve"> </w:t>
      </w:r>
      <w:r>
        <w:rPr>
          <w:w w:val="115"/>
        </w:rPr>
        <w:t>be</w:t>
      </w:r>
      <w:r>
        <w:rPr>
          <w:spacing w:val="-7"/>
          <w:w w:val="115"/>
        </w:rPr>
        <w:t xml:space="preserve"> </w:t>
      </w:r>
      <w:r>
        <w:rPr>
          <w:w w:val="115"/>
        </w:rPr>
        <w:t xml:space="preserve">complete. </w:t>
      </w:r>
      <w:hyperlink w:anchor="_bookmark16" w:history="1">
        <w:r>
          <w:rPr>
            <w:w w:val="115"/>
          </w:rPr>
          <w:t>8</w:t>
        </w:r>
      </w:hyperlink>
    </w:p>
    <w:p w14:paraId="077BB5EE" w14:textId="77777777" w:rsidR="00C220EB" w:rsidRDefault="00000000">
      <w:pPr>
        <w:pStyle w:val="BodyText"/>
        <w:spacing w:before="171" w:line="256" w:lineRule="auto"/>
        <w:ind w:left="687" w:right="848" w:hanging="546"/>
        <w:jc w:val="both"/>
      </w:pPr>
      <w:bookmarkStart w:id="457" w:name="_bookmark169"/>
      <w:bookmarkEnd w:id="457"/>
      <w:r>
        <w:rPr>
          <w:rFonts w:ascii="Arial"/>
          <w:b/>
        </w:rPr>
        <w:t>PyDeequ</w:t>
      </w:r>
      <w:r>
        <w:rPr>
          <w:rFonts w:ascii="Arial"/>
          <w:b/>
          <w:spacing w:val="80"/>
          <w:w w:val="150"/>
        </w:rPr>
        <w:t xml:space="preserve"> </w:t>
      </w:r>
      <w:r>
        <w:t>PyDeequ</w:t>
      </w:r>
      <w:r>
        <w:rPr>
          <w:spacing w:val="19"/>
        </w:rPr>
        <w:t xml:space="preserve"> </w:t>
      </w:r>
      <w:r>
        <w:t>is</w:t>
      </w:r>
      <w:r>
        <w:rPr>
          <w:spacing w:val="19"/>
        </w:rPr>
        <w:t xml:space="preserve"> </w:t>
      </w:r>
      <w:r>
        <w:t>a</w:t>
      </w:r>
      <w:r>
        <w:rPr>
          <w:spacing w:val="19"/>
        </w:rPr>
        <w:t xml:space="preserve"> </w:t>
      </w:r>
      <w:r>
        <w:t>Python</w:t>
      </w:r>
      <w:r>
        <w:rPr>
          <w:spacing w:val="19"/>
        </w:rPr>
        <w:t xml:space="preserve"> </w:t>
      </w:r>
      <w:r>
        <w:t>API</w:t>
      </w:r>
      <w:r>
        <w:rPr>
          <w:spacing w:val="19"/>
        </w:rPr>
        <w:t xml:space="preserve"> </w:t>
      </w:r>
      <w:r>
        <w:t>for</w:t>
      </w:r>
      <w:r>
        <w:rPr>
          <w:spacing w:val="19"/>
        </w:rPr>
        <w:t xml:space="preserve"> </w:t>
      </w:r>
      <w:r>
        <w:t>Deequ,</w:t>
      </w:r>
      <w:r>
        <w:rPr>
          <w:spacing w:val="23"/>
        </w:rPr>
        <w:t xml:space="preserve"> </w:t>
      </w:r>
      <w:r>
        <w:t>a</w:t>
      </w:r>
      <w:r>
        <w:rPr>
          <w:spacing w:val="19"/>
        </w:rPr>
        <w:t xml:space="preserve"> </w:t>
      </w:r>
      <w:r>
        <w:t>library</w:t>
      </w:r>
      <w:r>
        <w:rPr>
          <w:spacing w:val="19"/>
        </w:rPr>
        <w:t xml:space="preserve"> </w:t>
      </w:r>
      <w:r>
        <w:t>built</w:t>
      </w:r>
      <w:r>
        <w:rPr>
          <w:spacing w:val="19"/>
        </w:rPr>
        <w:t xml:space="preserve"> </w:t>
      </w:r>
      <w:r>
        <w:t>on</w:t>
      </w:r>
      <w:r>
        <w:rPr>
          <w:spacing w:val="19"/>
        </w:rPr>
        <w:t xml:space="preserve"> </w:t>
      </w:r>
      <w:r>
        <w:t>top</w:t>
      </w:r>
      <w:r>
        <w:rPr>
          <w:spacing w:val="19"/>
        </w:rPr>
        <w:t xml:space="preserve"> </w:t>
      </w:r>
      <w:r>
        <w:t>of</w:t>
      </w:r>
      <w:r>
        <w:rPr>
          <w:spacing w:val="19"/>
        </w:rPr>
        <w:t xml:space="preserve"> </w:t>
      </w:r>
      <w:r>
        <w:t>Apache</w:t>
      </w:r>
      <w:r>
        <w:rPr>
          <w:spacing w:val="19"/>
        </w:rPr>
        <w:t xml:space="preserve"> </w:t>
      </w:r>
      <w:r>
        <w:t>Spark</w:t>
      </w:r>
      <w:r>
        <w:rPr>
          <w:spacing w:val="19"/>
        </w:rPr>
        <w:t xml:space="preserve"> </w:t>
      </w:r>
      <w:r>
        <w:t>for</w:t>
      </w:r>
      <w:r>
        <w:rPr>
          <w:spacing w:val="19"/>
        </w:rPr>
        <w:t xml:space="preserve"> </w:t>
      </w:r>
      <w:r>
        <w:t>defining</w:t>
      </w:r>
      <w:r>
        <w:rPr>
          <w:spacing w:val="19"/>
        </w:rPr>
        <w:t xml:space="preserve"> </w:t>
      </w:r>
      <w:r>
        <w:t>"unit</w:t>
      </w:r>
      <w:r>
        <w:rPr>
          <w:spacing w:val="19"/>
        </w:rPr>
        <w:t xml:space="preserve"> </w:t>
      </w:r>
      <w:r>
        <w:t xml:space="preserve">tests </w:t>
      </w:r>
      <w:r>
        <w:rPr>
          <w:w w:val="110"/>
        </w:rPr>
        <w:t>for</w:t>
      </w:r>
      <w:r>
        <w:rPr>
          <w:spacing w:val="-13"/>
          <w:w w:val="110"/>
        </w:rPr>
        <w:t xml:space="preserve"> </w:t>
      </w:r>
      <w:r>
        <w:rPr>
          <w:w w:val="110"/>
        </w:rPr>
        <w:t>data",</w:t>
      </w:r>
      <w:r>
        <w:rPr>
          <w:spacing w:val="-12"/>
          <w:w w:val="110"/>
        </w:rPr>
        <w:t xml:space="preserve"> </w:t>
      </w:r>
      <w:r>
        <w:rPr>
          <w:w w:val="110"/>
        </w:rPr>
        <w:t>which</w:t>
      </w:r>
      <w:r>
        <w:rPr>
          <w:spacing w:val="-13"/>
          <w:w w:val="110"/>
        </w:rPr>
        <w:t xml:space="preserve"> </w:t>
      </w:r>
      <w:r>
        <w:rPr>
          <w:w w:val="110"/>
        </w:rPr>
        <w:t>measure</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w w:val="110"/>
        </w:rPr>
        <w:t>in</w:t>
      </w:r>
      <w:r>
        <w:rPr>
          <w:spacing w:val="-13"/>
          <w:w w:val="110"/>
        </w:rPr>
        <w:t xml:space="preserve"> </w:t>
      </w:r>
      <w:r>
        <w:rPr>
          <w:w w:val="110"/>
        </w:rPr>
        <w:t>large</w:t>
      </w:r>
      <w:r>
        <w:rPr>
          <w:spacing w:val="-13"/>
          <w:w w:val="110"/>
        </w:rPr>
        <w:t xml:space="preserve"> </w:t>
      </w:r>
      <w:r>
        <w:rPr>
          <w:w w:val="110"/>
        </w:rPr>
        <w:t>datasets. PyDeequ</w:t>
      </w:r>
      <w:r>
        <w:rPr>
          <w:spacing w:val="-13"/>
          <w:w w:val="110"/>
        </w:rPr>
        <w:t xml:space="preserve"> </w:t>
      </w:r>
      <w:r>
        <w:rPr>
          <w:w w:val="110"/>
        </w:rPr>
        <w:t>is</w:t>
      </w:r>
      <w:r>
        <w:rPr>
          <w:spacing w:val="-13"/>
          <w:w w:val="110"/>
        </w:rPr>
        <w:t xml:space="preserve"> </w:t>
      </w:r>
      <w:r>
        <w:rPr>
          <w:w w:val="110"/>
        </w:rPr>
        <w:t>written</w:t>
      </w:r>
      <w:r>
        <w:rPr>
          <w:spacing w:val="-13"/>
          <w:w w:val="110"/>
        </w:rPr>
        <w:t xml:space="preserve"> </w:t>
      </w:r>
      <w:r>
        <w:rPr>
          <w:w w:val="110"/>
        </w:rPr>
        <w:t>to</w:t>
      </w:r>
      <w:r>
        <w:rPr>
          <w:spacing w:val="-13"/>
          <w:w w:val="110"/>
        </w:rPr>
        <w:t xml:space="preserve"> </w:t>
      </w:r>
      <w:r>
        <w:rPr>
          <w:w w:val="110"/>
        </w:rPr>
        <w:t>support</w:t>
      </w:r>
      <w:r>
        <w:rPr>
          <w:spacing w:val="-13"/>
          <w:w w:val="110"/>
        </w:rPr>
        <w:t xml:space="preserve"> </w:t>
      </w:r>
      <w:r>
        <w:rPr>
          <w:w w:val="110"/>
        </w:rPr>
        <w:t>usage</w:t>
      </w:r>
      <w:r>
        <w:rPr>
          <w:spacing w:val="-13"/>
          <w:w w:val="110"/>
        </w:rPr>
        <w:t xml:space="preserve"> </w:t>
      </w:r>
      <w:r>
        <w:rPr>
          <w:w w:val="110"/>
        </w:rPr>
        <w:t>of</w:t>
      </w:r>
      <w:r>
        <w:rPr>
          <w:spacing w:val="-13"/>
          <w:w w:val="110"/>
        </w:rPr>
        <w:t xml:space="preserve"> </w:t>
      </w:r>
      <w:r>
        <w:rPr>
          <w:w w:val="110"/>
        </w:rPr>
        <w:t xml:space="preserve">Deequ in Python.. </w:t>
      </w:r>
      <w:hyperlink w:anchor="_bookmark78" w:history="1">
        <w:r>
          <w:rPr>
            <w:w w:val="110"/>
          </w:rPr>
          <w:t>39</w:t>
        </w:r>
      </w:hyperlink>
    </w:p>
    <w:p w14:paraId="077BB5EF" w14:textId="77777777" w:rsidR="00C220EB" w:rsidRDefault="00C220EB">
      <w:pPr>
        <w:pStyle w:val="BodyText"/>
        <w:spacing w:before="204"/>
      </w:pPr>
    </w:p>
    <w:p w14:paraId="077BB5F0" w14:textId="77777777" w:rsidR="00C220EB" w:rsidRDefault="00000000">
      <w:pPr>
        <w:pStyle w:val="BodyText"/>
        <w:spacing w:line="256" w:lineRule="auto"/>
        <w:ind w:left="687" w:right="848" w:hanging="546"/>
        <w:jc w:val="both"/>
      </w:pPr>
      <w:bookmarkStart w:id="458" w:name="_bookmark170"/>
      <w:bookmarkEnd w:id="458"/>
      <w:r>
        <w:rPr>
          <w:rFonts w:ascii="Arial"/>
          <w:b/>
          <w:spacing w:val="-2"/>
          <w:w w:val="110"/>
        </w:rPr>
        <w:t>Region</w:t>
      </w:r>
      <w:r>
        <w:rPr>
          <w:rFonts w:ascii="Arial"/>
          <w:b/>
          <w:spacing w:val="40"/>
          <w:w w:val="110"/>
        </w:rPr>
        <w:t xml:space="preserve"> </w:t>
      </w:r>
      <w:r>
        <w:rPr>
          <w:spacing w:val="-2"/>
          <w:w w:val="110"/>
        </w:rPr>
        <w:t>Swiss</w:t>
      </w:r>
      <w:r>
        <w:rPr>
          <w:spacing w:val="-11"/>
          <w:w w:val="110"/>
        </w:rPr>
        <w:t xml:space="preserve"> </w:t>
      </w:r>
      <w:r>
        <w:rPr>
          <w:spacing w:val="-2"/>
          <w:w w:val="110"/>
        </w:rPr>
        <w:t>Post</w:t>
      </w:r>
      <w:r>
        <w:rPr>
          <w:spacing w:val="-11"/>
          <w:w w:val="110"/>
        </w:rPr>
        <w:t xml:space="preserve"> </w:t>
      </w:r>
      <w:r>
        <w:rPr>
          <w:spacing w:val="-2"/>
          <w:w w:val="110"/>
        </w:rPr>
        <w:t>organises</w:t>
      </w:r>
      <w:r>
        <w:rPr>
          <w:spacing w:val="-11"/>
          <w:w w:val="110"/>
        </w:rPr>
        <w:t xml:space="preserve"> </w:t>
      </w:r>
      <w:r>
        <w:rPr>
          <w:spacing w:val="-2"/>
          <w:w w:val="110"/>
        </w:rPr>
        <w:t>its</w:t>
      </w:r>
      <w:r>
        <w:rPr>
          <w:spacing w:val="-11"/>
          <w:w w:val="110"/>
        </w:rPr>
        <w:t xml:space="preserve"> </w:t>
      </w:r>
      <w:r>
        <w:rPr>
          <w:spacing w:val="-2"/>
          <w:w w:val="110"/>
        </w:rPr>
        <w:t>postal</w:t>
      </w:r>
      <w:r>
        <w:rPr>
          <w:spacing w:val="-11"/>
          <w:w w:val="110"/>
        </w:rPr>
        <w:t xml:space="preserve"> </w:t>
      </w:r>
      <w:r>
        <w:rPr>
          <w:spacing w:val="-2"/>
          <w:w w:val="110"/>
        </w:rPr>
        <w:t>services</w:t>
      </w:r>
      <w:r>
        <w:rPr>
          <w:spacing w:val="-11"/>
          <w:w w:val="110"/>
        </w:rPr>
        <w:t xml:space="preserve"> </w:t>
      </w:r>
      <w:r>
        <w:rPr>
          <w:spacing w:val="-2"/>
          <w:w w:val="110"/>
        </w:rPr>
        <w:t>into</w:t>
      </w:r>
      <w:r>
        <w:rPr>
          <w:spacing w:val="-11"/>
          <w:w w:val="110"/>
        </w:rPr>
        <w:t xml:space="preserve"> </w:t>
      </w:r>
      <w:r>
        <w:rPr>
          <w:spacing w:val="-2"/>
          <w:w w:val="110"/>
        </w:rPr>
        <w:t>four</w:t>
      </w:r>
      <w:r>
        <w:rPr>
          <w:spacing w:val="-11"/>
          <w:w w:val="110"/>
        </w:rPr>
        <w:t xml:space="preserve"> </w:t>
      </w:r>
      <w:r>
        <w:rPr>
          <w:spacing w:val="-2"/>
          <w:w w:val="110"/>
        </w:rPr>
        <w:t>regions</w:t>
      </w:r>
      <w:r>
        <w:rPr>
          <w:spacing w:val="-11"/>
          <w:w w:val="110"/>
        </w:rPr>
        <w:t xml:space="preserve"> </w:t>
      </w:r>
      <w:r>
        <w:rPr>
          <w:spacing w:val="-2"/>
          <w:w w:val="110"/>
        </w:rPr>
        <w:t>covering</w:t>
      </w:r>
      <w:r>
        <w:rPr>
          <w:spacing w:val="-11"/>
          <w:w w:val="110"/>
        </w:rPr>
        <w:t xml:space="preserve"> </w:t>
      </w:r>
      <w:r>
        <w:rPr>
          <w:spacing w:val="-2"/>
          <w:w w:val="110"/>
        </w:rPr>
        <w:t>the</w:t>
      </w:r>
      <w:r>
        <w:rPr>
          <w:spacing w:val="-11"/>
          <w:w w:val="110"/>
        </w:rPr>
        <w:t xml:space="preserve"> </w:t>
      </w:r>
      <w:r>
        <w:rPr>
          <w:spacing w:val="-2"/>
          <w:w w:val="110"/>
        </w:rPr>
        <w:t>whole</w:t>
      </w:r>
      <w:r>
        <w:rPr>
          <w:spacing w:val="-11"/>
          <w:w w:val="110"/>
        </w:rPr>
        <w:t xml:space="preserve"> </w:t>
      </w:r>
      <w:r>
        <w:rPr>
          <w:spacing w:val="-2"/>
          <w:w w:val="110"/>
        </w:rPr>
        <w:t>of</w:t>
      </w:r>
      <w:r>
        <w:rPr>
          <w:spacing w:val="-11"/>
          <w:w w:val="110"/>
        </w:rPr>
        <w:t xml:space="preserve"> </w:t>
      </w:r>
      <w:r>
        <w:rPr>
          <w:spacing w:val="-2"/>
          <w:w w:val="110"/>
        </w:rPr>
        <w:t xml:space="preserve">Switzerland. These </w:t>
      </w:r>
      <w:r>
        <w:rPr>
          <w:w w:val="110"/>
        </w:rPr>
        <w:t>regions are West, Middle, East, and South.</w:t>
      </w:r>
      <w:r>
        <w:rPr>
          <w:spacing w:val="27"/>
          <w:w w:val="110"/>
        </w:rPr>
        <w:t xml:space="preserve"> </w:t>
      </w:r>
      <w:r>
        <w:rPr>
          <w:w w:val="110"/>
        </w:rPr>
        <w:t xml:space="preserve">The regions are not based on cantonal borders and may split cantons between regions.. </w:t>
      </w:r>
      <w:hyperlink w:anchor="_bookmark81" w:history="1">
        <w:r>
          <w:rPr>
            <w:w w:val="110"/>
          </w:rPr>
          <w:t>40</w:t>
        </w:r>
      </w:hyperlink>
    </w:p>
    <w:p w14:paraId="077BB5F1"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5F2" w14:textId="77777777" w:rsidR="00C220EB" w:rsidRDefault="00C220EB">
      <w:pPr>
        <w:pStyle w:val="BodyText"/>
        <w:spacing w:before="158"/>
      </w:pPr>
    </w:p>
    <w:p w14:paraId="077BB5F3" w14:textId="77777777" w:rsidR="00C220EB" w:rsidRDefault="00000000">
      <w:pPr>
        <w:pStyle w:val="BodyText"/>
        <w:spacing w:line="256" w:lineRule="auto"/>
        <w:ind w:left="687" w:right="848" w:hanging="546"/>
        <w:jc w:val="both"/>
      </w:pPr>
      <w:bookmarkStart w:id="459" w:name="_bookmark171"/>
      <w:bookmarkEnd w:id="459"/>
      <w:r>
        <w:rPr>
          <w:rFonts w:ascii="Arial"/>
          <w:b/>
        </w:rPr>
        <w:t>Regional</w:t>
      </w:r>
      <w:r>
        <w:rPr>
          <w:rFonts w:ascii="Arial"/>
          <w:b/>
          <w:spacing w:val="37"/>
        </w:rPr>
        <w:t xml:space="preserve"> </w:t>
      </w:r>
      <w:r>
        <w:rPr>
          <w:rFonts w:ascii="Arial"/>
          <w:b/>
        </w:rPr>
        <w:t>parcel</w:t>
      </w:r>
      <w:r>
        <w:rPr>
          <w:rFonts w:ascii="Arial"/>
          <w:b/>
          <w:spacing w:val="37"/>
        </w:rPr>
        <w:t xml:space="preserve"> </w:t>
      </w:r>
      <w:r>
        <w:rPr>
          <w:rFonts w:ascii="Arial"/>
          <w:b/>
        </w:rPr>
        <w:t>center</w:t>
      </w:r>
      <w:r>
        <w:rPr>
          <w:rFonts w:ascii="Arial"/>
          <w:b/>
          <w:spacing w:val="80"/>
        </w:rPr>
        <w:t xml:space="preserve"> </w:t>
      </w:r>
      <w:r>
        <w:t>A</w:t>
      </w:r>
      <w:r>
        <w:rPr>
          <w:spacing w:val="24"/>
        </w:rPr>
        <w:t xml:space="preserve"> </w:t>
      </w:r>
      <w:r>
        <w:t>regional</w:t>
      </w:r>
      <w:r>
        <w:rPr>
          <w:spacing w:val="24"/>
        </w:rPr>
        <w:t xml:space="preserve"> </w:t>
      </w:r>
      <w:r>
        <w:t>parcel</w:t>
      </w:r>
      <w:r>
        <w:rPr>
          <w:spacing w:val="26"/>
        </w:rPr>
        <w:t xml:space="preserve"> </w:t>
      </w:r>
      <w:r>
        <w:t>center</w:t>
      </w:r>
      <w:r>
        <w:rPr>
          <w:spacing w:val="24"/>
        </w:rPr>
        <w:t xml:space="preserve"> </w:t>
      </w:r>
      <w:r>
        <w:t>is</w:t>
      </w:r>
      <w:r>
        <w:rPr>
          <w:spacing w:val="24"/>
        </w:rPr>
        <w:t xml:space="preserve"> </w:t>
      </w:r>
      <w:r>
        <w:t>a</w:t>
      </w:r>
      <w:r>
        <w:rPr>
          <w:spacing w:val="24"/>
        </w:rPr>
        <w:t xml:space="preserve"> </w:t>
      </w:r>
      <w:r>
        <w:t>smaller</w:t>
      </w:r>
      <w:r>
        <w:rPr>
          <w:spacing w:val="26"/>
        </w:rPr>
        <w:t xml:space="preserve"> </w:t>
      </w:r>
      <w:r>
        <w:t>sorting</w:t>
      </w:r>
      <w:r>
        <w:rPr>
          <w:spacing w:val="24"/>
        </w:rPr>
        <w:t xml:space="preserve"> </w:t>
      </w:r>
      <w:r>
        <w:t>center</w:t>
      </w:r>
      <w:r>
        <w:rPr>
          <w:spacing w:val="24"/>
        </w:rPr>
        <w:t xml:space="preserve"> </w:t>
      </w:r>
      <w:r>
        <w:t>for</w:t>
      </w:r>
      <w:r>
        <w:rPr>
          <w:spacing w:val="24"/>
        </w:rPr>
        <w:t xml:space="preserve"> </w:t>
      </w:r>
      <w:r>
        <w:t>parcels</w:t>
      </w:r>
      <w:r>
        <w:rPr>
          <w:spacing w:val="24"/>
        </w:rPr>
        <w:t xml:space="preserve"> </w:t>
      </w:r>
      <w:r>
        <w:t>at</w:t>
      </w:r>
      <w:r>
        <w:rPr>
          <w:spacing w:val="26"/>
        </w:rPr>
        <w:t xml:space="preserve"> </w:t>
      </w:r>
      <w:r>
        <w:t>Swiss</w:t>
      </w:r>
      <w:r>
        <w:rPr>
          <w:spacing w:val="24"/>
        </w:rPr>
        <w:t xml:space="preserve"> </w:t>
      </w:r>
      <w:r>
        <w:t>Post.</w:t>
      </w:r>
      <w:r>
        <w:rPr>
          <w:spacing w:val="40"/>
        </w:rPr>
        <w:t xml:space="preserve"> </w:t>
      </w:r>
      <w:r>
        <w:t>Mul-</w:t>
      </w:r>
      <w:r>
        <w:rPr>
          <w:w w:val="110"/>
        </w:rPr>
        <w:t>tiple</w:t>
      </w:r>
      <w:r>
        <w:rPr>
          <w:spacing w:val="-4"/>
          <w:w w:val="110"/>
        </w:rPr>
        <w:t xml:space="preserve"> </w:t>
      </w:r>
      <w:r>
        <w:rPr>
          <w:w w:val="110"/>
        </w:rPr>
        <w:t>regional</w:t>
      </w:r>
      <w:r>
        <w:rPr>
          <w:spacing w:val="-4"/>
          <w:w w:val="110"/>
        </w:rPr>
        <w:t xml:space="preserve"> </w:t>
      </w:r>
      <w:r>
        <w:rPr>
          <w:w w:val="110"/>
        </w:rPr>
        <w:t>parcel</w:t>
      </w:r>
      <w:r>
        <w:rPr>
          <w:spacing w:val="-4"/>
          <w:w w:val="110"/>
        </w:rPr>
        <w:t xml:space="preserve"> </w:t>
      </w:r>
      <w:r>
        <w:rPr>
          <w:w w:val="110"/>
        </w:rPr>
        <w:t>centers</w:t>
      </w:r>
      <w:r>
        <w:rPr>
          <w:spacing w:val="-4"/>
          <w:w w:val="110"/>
        </w:rPr>
        <w:t xml:space="preserve"> </w:t>
      </w:r>
      <w:r>
        <w:rPr>
          <w:w w:val="110"/>
        </w:rPr>
        <w:t>are</w:t>
      </w:r>
      <w:r>
        <w:rPr>
          <w:spacing w:val="-4"/>
          <w:w w:val="110"/>
        </w:rPr>
        <w:t xml:space="preserve"> </w:t>
      </w:r>
      <w:r>
        <w:rPr>
          <w:w w:val="110"/>
        </w:rPr>
        <w:t>located</w:t>
      </w:r>
      <w:r>
        <w:rPr>
          <w:spacing w:val="-4"/>
          <w:w w:val="110"/>
        </w:rPr>
        <w:t xml:space="preserve"> </w:t>
      </w:r>
      <w:r>
        <w:rPr>
          <w:w w:val="110"/>
        </w:rPr>
        <w:t>within</w:t>
      </w:r>
      <w:r>
        <w:rPr>
          <w:spacing w:val="-4"/>
          <w:w w:val="110"/>
        </w:rPr>
        <w:t xml:space="preserve"> </w:t>
      </w:r>
      <w:r>
        <w:rPr>
          <w:w w:val="110"/>
        </w:rPr>
        <w:t>one</w:t>
      </w:r>
      <w:r>
        <w:rPr>
          <w:spacing w:val="-4"/>
          <w:w w:val="110"/>
        </w:rPr>
        <w:t xml:space="preserve"> </w:t>
      </w:r>
      <w:r>
        <w:rPr>
          <w:w w:val="110"/>
        </w:rPr>
        <w:t>region</w:t>
      </w:r>
      <w:r>
        <w:rPr>
          <w:spacing w:val="-4"/>
          <w:w w:val="110"/>
        </w:rPr>
        <w:t xml:space="preserve"> </w:t>
      </w:r>
      <w:r>
        <w:rPr>
          <w:w w:val="110"/>
        </w:rPr>
        <w:t>and</w:t>
      </w:r>
      <w:r>
        <w:rPr>
          <w:spacing w:val="-4"/>
          <w:w w:val="110"/>
        </w:rPr>
        <w:t xml:space="preserve"> </w:t>
      </w:r>
      <w:r>
        <w:rPr>
          <w:w w:val="110"/>
        </w:rPr>
        <w:t>handle</w:t>
      </w:r>
      <w:r>
        <w:rPr>
          <w:spacing w:val="-4"/>
          <w:w w:val="110"/>
        </w:rPr>
        <w:t xml:space="preserve"> </w:t>
      </w:r>
      <w:r>
        <w:rPr>
          <w:w w:val="110"/>
        </w:rPr>
        <w:t>parcels</w:t>
      </w:r>
      <w:r>
        <w:rPr>
          <w:spacing w:val="-4"/>
          <w:w w:val="110"/>
        </w:rPr>
        <w:t xml:space="preserve"> </w:t>
      </w:r>
      <w:r>
        <w:rPr>
          <w:w w:val="110"/>
        </w:rPr>
        <w:t>for</w:t>
      </w:r>
      <w:r>
        <w:rPr>
          <w:spacing w:val="-4"/>
          <w:w w:val="110"/>
        </w:rPr>
        <w:t xml:space="preserve"> </w:t>
      </w:r>
      <w:r>
        <w:rPr>
          <w:w w:val="110"/>
        </w:rPr>
        <w:t>smaller</w:t>
      </w:r>
      <w:r>
        <w:rPr>
          <w:spacing w:val="-4"/>
          <w:w w:val="110"/>
        </w:rPr>
        <w:t xml:space="preserve"> </w:t>
      </w:r>
      <w:r>
        <w:rPr>
          <w:w w:val="110"/>
        </w:rPr>
        <w:t xml:space="preserve">geographic areas.. </w:t>
      </w:r>
      <w:hyperlink w:anchor="_bookmark81" w:history="1">
        <w:r>
          <w:rPr>
            <w:w w:val="110"/>
          </w:rPr>
          <w:t>40</w:t>
        </w:r>
      </w:hyperlink>
    </w:p>
    <w:p w14:paraId="077BB5F4" w14:textId="77777777" w:rsidR="00C220EB" w:rsidRDefault="00000000">
      <w:pPr>
        <w:pStyle w:val="BodyText"/>
        <w:spacing w:before="135" w:line="256" w:lineRule="auto"/>
        <w:ind w:left="687" w:right="848" w:hanging="546"/>
        <w:jc w:val="both"/>
      </w:pPr>
      <w:bookmarkStart w:id="460" w:name="_bookmark172"/>
      <w:bookmarkEnd w:id="460"/>
      <w:r>
        <w:rPr>
          <w:rFonts w:ascii="Arial" w:hAnsi="Arial"/>
          <w:b/>
          <w:w w:val="110"/>
        </w:rPr>
        <w:t>Risk</w:t>
      </w:r>
      <w:r>
        <w:rPr>
          <w:rFonts w:ascii="Arial" w:hAnsi="Arial"/>
          <w:b/>
          <w:spacing w:val="-12"/>
          <w:w w:val="110"/>
        </w:rPr>
        <w:t xml:space="preserve"> </w:t>
      </w:r>
      <w:r>
        <w:rPr>
          <w:rFonts w:ascii="Arial" w:hAnsi="Arial"/>
          <w:b/>
          <w:w w:val="110"/>
        </w:rPr>
        <w:t>Appetite</w:t>
      </w:r>
      <w:r>
        <w:rPr>
          <w:rFonts w:ascii="Arial" w:hAnsi="Arial"/>
          <w:b/>
          <w:spacing w:val="34"/>
          <w:w w:val="110"/>
        </w:rPr>
        <w:t xml:space="preserve"> </w:t>
      </w:r>
      <w:r>
        <w:rPr>
          <w:w w:val="110"/>
        </w:rPr>
        <w:t>Risk appetite is a term used in risk management.</w:t>
      </w:r>
      <w:r>
        <w:rPr>
          <w:spacing w:val="40"/>
          <w:w w:val="110"/>
        </w:rPr>
        <w:t xml:space="preserve"> </w:t>
      </w:r>
      <w:r>
        <w:rPr>
          <w:w w:val="110"/>
        </w:rPr>
        <w:t>It describes an individual’s perception and</w:t>
      </w:r>
      <w:r>
        <w:rPr>
          <w:spacing w:val="-4"/>
          <w:w w:val="110"/>
        </w:rPr>
        <w:t xml:space="preserve"> </w:t>
      </w:r>
      <w:r>
        <w:rPr>
          <w:w w:val="110"/>
        </w:rPr>
        <w:t>tolerance</w:t>
      </w:r>
      <w:r>
        <w:rPr>
          <w:spacing w:val="-4"/>
          <w:w w:val="110"/>
        </w:rPr>
        <w:t xml:space="preserve"> </w:t>
      </w:r>
      <w:r>
        <w:rPr>
          <w:w w:val="110"/>
        </w:rPr>
        <w:t>of</w:t>
      </w:r>
      <w:r>
        <w:rPr>
          <w:spacing w:val="-4"/>
          <w:w w:val="110"/>
        </w:rPr>
        <w:t xml:space="preserve"> </w:t>
      </w:r>
      <w:r>
        <w:rPr>
          <w:w w:val="110"/>
        </w:rPr>
        <w:t>risk. Even</w:t>
      </w:r>
      <w:r>
        <w:rPr>
          <w:spacing w:val="-4"/>
          <w:w w:val="110"/>
        </w:rPr>
        <w:t xml:space="preserve"> </w:t>
      </w:r>
      <w:r>
        <w:rPr>
          <w:w w:val="110"/>
        </w:rPr>
        <w:t>when</w:t>
      </w:r>
      <w:r>
        <w:rPr>
          <w:spacing w:val="-4"/>
          <w:w w:val="110"/>
        </w:rPr>
        <w:t xml:space="preserve"> </w:t>
      </w:r>
      <w:r>
        <w:rPr>
          <w:w w:val="110"/>
        </w:rPr>
        <w:t>two</w:t>
      </w:r>
      <w:r>
        <w:rPr>
          <w:spacing w:val="-4"/>
          <w:w w:val="110"/>
        </w:rPr>
        <w:t xml:space="preserve"> </w:t>
      </w:r>
      <w:r>
        <w:rPr>
          <w:w w:val="110"/>
        </w:rPr>
        <w:t>people</w:t>
      </w:r>
      <w:r>
        <w:rPr>
          <w:spacing w:val="-4"/>
          <w:w w:val="110"/>
        </w:rPr>
        <w:t xml:space="preserve"> </w:t>
      </w:r>
      <w:r>
        <w:rPr>
          <w:w w:val="110"/>
        </w:rPr>
        <w:t>are</w:t>
      </w:r>
      <w:r>
        <w:rPr>
          <w:spacing w:val="-4"/>
          <w:w w:val="110"/>
        </w:rPr>
        <w:t xml:space="preserve"> </w:t>
      </w:r>
      <w:r>
        <w:rPr>
          <w:w w:val="110"/>
        </w:rPr>
        <w:t>facing</w:t>
      </w:r>
      <w:r>
        <w:rPr>
          <w:spacing w:val="-4"/>
          <w:w w:val="110"/>
        </w:rPr>
        <w:t xml:space="preserve"> </w:t>
      </w:r>
      <w:r>
        <w:rPr>
          <w:w w:val="110"/>
        </w:rPr>
        <w:t>the</w:t>
      </w:r>
      <w:r>
        <w:rPr>
          <w:spacing w:val="-4"/>
          <w:w w:val="110"/>
        </w:rPr>
        <w:t xml:space="preserve"> </w:t>
      </w:r>
      <w:r>
        <w:rPr>
          <w:w w:val="110"/>
        </w:rPr>
        <w:t>same</w:t>
      </w:r>
      <w:r>
        <w:rPr>
          <w:spacing w:val="-4"/>
          <w:w w:val="110"/>
        </w:rPr>
        <w:t xml:space="preserve"> </w:t>
      </w:r>
      <w:r>
        <w:rPr>
          <w:w w:val="110"/>
        </w:rPr>
        <w:t>risk,</w:t>
      </w:r>
      <w:r>
        <w:rPr>
          <w:spacing w:val="-4"/>
          <w:w w:val="110"/>
        </w:rPr>
        <w:t xml:space="preserve"> </w:t>
      </w:r>
      <w:r>
        <w:rPr>
          <w:w w:val="110"/>
        </w:rPr>
        <w:t>they</w:t>
      </w:r>
      <w:r>
        <w:rPr>
          <w:spacing w:val="-4"/>
          <w:w w:val="110"/>
        </w:rPr>
        <w:t xml:space="preserve"> </w:t>
      </w:r>
      <w:r>
        <w:rPr>
          <w:w w:val="110"/>
        </w:rPr>
        <w:t>may</w:t>
      </w:r>
      <w:r>
        <w:rPr>
          <w:spacing w:val="-4"/>
          <w:w w:val="110"/>
        </w:rPr>
        <w:t xml:space="preserve"> </w:t>
      </w:r>
      <w:r>
        <w:rPr>
          <w:w w:val="110"/>
        </w:rPr>
        <w:t>perceive</w:t>
      </w:r>
      <w:r>
        <w:rPr>
          <w:spacing w:val="-4"/>
          <w:w w:val="110"/>
        </w:rPr>
        <w:t xml:space="preserve"> </w:t>
      </w:r>
      <w:r>
        <w:rPr>
          <w:w w:val="110"/>
        </w:rPr>
        <w:t>its</w:t>
      </w:r>
      <w:r>
        <w:rPr>
          <w:spacing w:val="-4"/>
          <w:w w:val="110"/>
        </w:rPr>
        <w:t xml:space="preserve"> </w:t>
      </w:r>
      <w:r>
        <w:rPr>
          <w:w w:val="110"/>
        </w:rPr>
        <w:t xml:space="preserve">severity and probability differently, based on their personal risk appetite.. </w:t>
      </w:r>
      <w:hyperlink w:anchor="_bookmark56" w:history="1">
        <w:r>
          <w:rPr>
            <w:w w:val="110"/>
          </w:rPr>
          <w:t>28,</w:t>
        </w:r>
      </w:hyperlink>
      <w:r>
        <w:rPr>
          <w:w w:val="110"/>
        </w:rPr>
        <w:t xml:space="preserve"> </w:t>
      </w:r>
      <w:hyperlink w:anchor="_bookmark60" w:history="1">
        <w:r>
          <w:rPr>
            <w:w w:val="110"/>
          </w:rPr>
          <w:t>30</w:t>
        </w:r>
      </w:hyperlink>
    </w:p>
    <w:p w14:paraId="077BB5F5" w14:textId="77777777" w:rsidR="00C220EB" w:rsidRDefault="00000000">
      <w:pPr>
        <w:pStyle w:val="BodyText"/>
        <w:spacing w:before="136" w:line="256" w:lineRule="auto"/>
        <w:ind w:left="687" w:right="848" w:hanging="546"/>
        <w:jc w:val="both"/>
      </w:pPr>
      <w:bookmarkStart w:id="461" w:name="_bookmark173"/>
      <w:bookmarkEnd w:id="461"/>
      <w:r>
        <w:rPr>
          <w:rFonts w:ascii="Arial"/>
          <w:b/>
          <w:w w:val="110"/>
        </w:rPr>
        <w:t>Rollbox</w:t>
      </w:r>
      <w:r>
        <w:rPr>
          <w:rFonts w:ascii="Arial"/>
          <w:b/>
          <w:spacing w:val="-17"/>
          <w:w w:val="110"/>
        </w:rPr>
        <w:t xml:space="preserve"> </w:t>
      </w:r>
      <w:r>
        <w:rPr>
          <w:rFonts w:ascii="Arial"/>
          <w:b/>
          <w:w w:val="110"/>
        </w:rPr>
        <w:t>(RX)</w:t>
      </w:r>
      <w:r>
        <w:rPr>
          <w:rFonts w:ascii="Arial"/>
          <w:b/>
          <w:spacing w:val="23"/>
          <w:w w:val="110"/>
        </w:rPr>
        <w:t xml:space="preserve"> </w:t>
      </w:r>
      <w:r>
        <w:rPr>
          <w:w w:val="110"/>
        </w:rPr>
        <w:t>The</w:t>
      </w:r>
      <w:r>
        <w:rPr>
          <w:spacing w:val="-8"/>
          <w:w w:val="110"/>
        </w:rPr>
        <w:t xml:space="preserve"> </w:t>
      </w:r>
      <w:r>
        <w:rPr>
          <w:w w:val="110"/>
        </w:rPr>
        <w:t>rollbox</w:t>
      </w:r>
      <w:r>
        <w:rPr>
          <w:spacing w:val="-8"/>
          <w:w w:val="110"/>
        </w:rPr>
        <w:t xml:space="preserve"> </w:t>
      </w:r>
      <w:r>
        <w:rPr>
          <w:w w:val="110"/>
        </w:rPr>
        <w:t>(RX)</w:t>
      </w:r>
      <w:r>
        <w:rPr>
          <w:spacing w:val="-8"/>
          <w:w w:val="110"/>
        </w:rPr>
        <w:t xml:space="preserve"> </w:t>
      </w:r>
      <w:r>
        <w:rPr>
          <w:w w:val="110"/>
        </w:rPr>
        <w:t>is</w:t>
      </w:r>
      <w:r>
        <w:rPr>
          <w:spacing w:val="-8"/>
          <w:w w:val="110"/>
        </w:rPr>
        <w:t xml:space="preserve"> </w:t>
      </w:r>
      <w:r>
        <w:rPr>
          <w:w w:val="110"/>
        </w:rPr>
        <w:t>used</w:t>
      </w:r>
      <w:r>
        <w:rPr>
          <w:spacing w:val="-8"/>
          <w:w w:val="110"/>
        </w:rPr>
        <w:t xml:space="preserve"> </w:t>
      </w:r>
      <w:r>
        <w:rPr>
          <w:w w:val="110"/>
        </w:rPr>
        <w:t>to</w:t>
      </w:r>
      <w:r>
        <w:rPr>
          <w:spacing w:val="-8"/>
          <w:w w:val="110"/>
        </w:rPr>
        <w:t xml:space="preserve"> </w:t>
      </w:r>
      <w:r>
        <w:rPr>
          <w:w w:val="110"/>
        </w:rPr>
        <w:t>temporarily</w:t>
      </w:r>
      <w:r>
        <w:rPr>
          <w:spacing w:val="-8"/>
          <w:w w:val="110"/>
        </w:rPr>
        <w:t xml:space="preserve"> </w:t>
      </w:r>
      <w:r>
        <w:rPr>
          <w:w w:val="110"/>
        </w:rPr>
        <w:t>transport</w:t>
      </w:r>
      <w:r>
        <w:rPr>
          <w:spacing w:val="-8"/>
          <w:w w:val="110"/>
        </w:rPr>
        <w:t xml:space="preserve"> </w:t>
      </w:r>
      <w:r>
        <w:rPr>
          <w:w w:val="110"/>
        </w:rPr>
        <w:t>parcels</w:t>
      </w:r>
      <w:r>
        <w:rPr>
          <w:spacing w:val="-8"/>
          <w:w w:val="110"/>
        </w:rPr>
        <w:t xml:space="preserve"> </w:t>
      </w:r>
      <w:r>
        <w:rPr>
          <w:w w:val="110"/>
        </w:rPr>
        <w:t>throughout</w:t>
      </w:r>
      <w:r>
        <w:rPr>
          <w:spacing w:val="-8"/>
          <w:w w:val="110"/>
        </w:rPr>
        <w:t xml:space="preserve"> </w:t>
      </w:r>
      <w:r>
        <w:rPr>
          <w:w w:val="110"/>
        </w:rPr>
        <w:t>the</w:t>
      </w:r>
      <w:r>
        <w:rPr>
          <w:spacing w:val="-8"/>
          <w:w w:val="110"/>
        </w:rPr>
        <w:t xml:space="preserve"> </w:t>
      </w:r>
      <w:r>
        <w:rPr>
          <w:w w:val="110"/>
        </w:rPr>
        <w:t>Swiss</w:t>
      </w:r>
      <w:r>
        <w:rPr>
          <w:spacing w:val="-8"/>
          <w:w w:val="110"/>
        </w:rPr>
        <w:t xml:space="preserve"> </w:t>
      </w:r>
      <w:r>
        <w:rPr>
          <w:w w:val="110"/>
        </w:rPr>
        <w:t>Post</w:t>
      </w:r>
      <w:r>
        <w:rPr>
          <w:spacing w:val="-8"/>
          <w:w w:val="110"/>
        </w:rPr>
        <w:t xml:space="preserve"> </w:t>
      </w:r>
      <w:r>
        <w:rPr>
          <w:w w:val="110"/>
        </w:rPr>
        <w:t>work-flow.</w:t>
      </w:r>
      <w:r>
        <w:rPr>
          <w:spacing w:val="40"/>
          <w:w w:val="110"/>
        </w:rPr>
        <w:t xml:space="preserve"> </w:t>
      </w:r>
      <w:r>
        <w:rPr>
          <w:w w:val="110"/>
        </w:rPr>
        <w:t xml:space="preserve">It can hold many mail pieces and is used to move them between different processing areas, making it an essential component of parcel handling at Swiss Post.. </w:t>
      </w:r>
      <w:hyperlink w:anchor="_bookmark83" w:history="1">
        <w:r>
          <w:rPr>
            <w:w w:val="110"/>
          </w:rPr>
          <w:t>41</w:t>
        </w:r>
      </w:hyperlink>
    </w:p>
    <w:p w14:paraId="077BB5F6" w14:textId="77777777" w:rsidR="00C220EB" w:rsidRDefault="00C220EB">
      <w:pPr>
        <w:pStyle w:val="BodyText"/>
        <w:spacing w:before="81"/>
      </w:pPr>
    </w:p>
    <w:p w14:paraId="077BB5F7" w14:textId="77777777" w:rsidR="00C220EB" w:rsidRDefault="00000000">
      <w:pPr>
        <w:pStyle w:val="BodyText"/>
        <w:spacing w:before="1" w:line="256" w:lineRule="auto"/>
        <w:ind w:left="687" w:right="848" w:hanging="546"/>
        <w:jc w:val="both"/>
      </w:pPr>
      <w:bookmarkStart w:id="462" w:name="_bookmark174"/>
      <w:bookmarkEnd w:id="462"/>
      <w:r>
        <w:rPr>
          <w:rFonts w:ascii="Arial"/>
          <w:b/>
        </w:rPr>
        <w:t>SAC, SAP Analytics Cloud</w:t>
      </w:r>
      <w:r>
        <w:rPr>
          <w:rFonts w:ascii="Arial"/>
          <w:b/>
          <w:spacing w:val="80"/>
        </w:rPr>
        <w:t xml:space="preserve"> </w:t>
      </w:r>
      <w:r>
        <w:t>SAC, SAP Analytics Cloud is a plattform for online analytical reporting.</w:t>
      </w:r>
      <w:r>
        <w:rPr>
          <w:spacing w:val="40"/>
        </w:rPr>
        <w:t xml:space="preserve"> </w:t>
      </w:r>
      <w:r>
        <w:t>It al-</w:t>
      </w:r>
      <w:r>
        <w:rPr>
          <w:w w:val="110"/>
        </w:rPr>
        <w:t>lows</w:t>
      </w:r>
      <w:r>
        <w:rPr>
          <w:spacing w:val="-11"/>
          <w:w w:val="110"/>
        </w:rPr>
        <w:t xml:space="preserve"> </w:t>
      </w:r>
      <w:r>
        <w:rPr>
          <w:w w:val="110"/>
        </w:rPr>
        <w:t>to</w:t>
      </w:r>
      <w:r>
        <w:rPr>
          <w:spacing w:val="-11"/>
          <w:w w:val="110"/>
        </w:rPr>
        <w:t xml:space="preserve"> </w:t>
      </w:r>
      <w:r>
        <w:rPr>
          <w:w w:val="110"/>
        </w:rPr>
        <w:t>show</w:t>
      </w:r>
      <w:r>
        <w:rPr>
          <w:spacing w:val="-11"/>
          <w:w w:val="110"/>
        </w:rPr>
        <w:t xml:space="preserve"> </w:t>
      </w:r>
      <w:r>
        <w:rPr>
          <w:w w:val="110"/>
        </w:rPr>
        <w:t>data</w:t>
      </w:r>
      <w:r>
        <w:rPr>
          <w:spacing w:val="-11"/>
          <w:w w:val="110"/>
        </w:rPr>
        <w:t xml:space="preserve"> </w:t>
      </w:r>
      <w:r>
        <w:rPr>
          <w:w w:val="110"/>
        </w:rPr>
        <w:t>in</w:t>
      </w:r>
      <w:r>
        <w:rPr>
          <w:spacing w:val="-11"/>
          <w:w w:val="110"/>
        </w:rPr>
        <w:t xml:space="preserve"> </w:t>
      </w:r>
      <w:r>
        <w:rPr>
          <w:w w:val="110"/>
        </w:rPr>
        <w:t>tables</w:t>
      </w:r>
      <w:r>
        <w:rPr>
          <w:spacing w:val="-11"/>
          <w:w w:val="110"/>
        </w:rPr>
        <w:t xml:space="preserve"> </w:t>
      </w:r>
      <w:r>
        <w:rPr>
          <w:w w:val="110"/>
        </w:rPr>
        <w:t>and</w:t>
      </w:r>
      <w:r>
        <w:rPr>
          <w:spacing w:val="-11"/>
          <w:w w:val="110"/>
        </w:rPr>
        <w:t xml:space="preserve"> </w:t>
      </w:r>
      <w:r>
        <w:rPr>
          <w:w w:val="110"/>
        </w:rPr>
        <w:t>dashboards</w:t>
      </w:r>
      <w:r>
        <w:rPr>
          <w:spacing w:val="-11"/>
          <w:w w:val="110"/>
        </w:rPr>
        <w:t xml:space="preserve"> </w:t>
      </w:r>
      <w:r>
        <w:rPr>
          <w:w w:val="110"/>
        </w:rPr>
        <w:t>and</w:t>
      </w:r>
      <w:r>
        <w:rPr>
          <w:spacing w:val="-11"/>
          <w:w w:val="110"/>
        </w:rPr>
        <w:t xml:space="preserve"> </w:t>
      </w:r>
      <w:r>
        <w:rPr>
          <w:w w:val="110"/>
        </w:rPr>
        <w:t>allows</w:t>
      </w:r>
      <w:r>
        <w:rPr>
          <w:spacing w:val="-11"/>
          <w:w w:val="110"/>
        </w:rPr>
        <w:t xml:space="preserve"> </w:t>
      </w:r>
      <w:r>
        <w:rPr>
          <w:w w:val="110"/>
        </w:rPr>
        <w:t>Reporting</w:t>
      </w:r>
      <w:r>
        <w:rPr>
          <w:spacing w:val="-11"/>
          <w:w w:val="110"/>
        </w:rPr>
        <w:t xml:space="preserve"> </w:t>
      </w:r>
      <w:r>
        <w:rPr>
          <w:w w:val="110"/>
        </w:rPr>
        <w:t>and</w:t>
      </w:r>
      <w:r>
        <w:rPr>
          <w:spacing w:val="-11"/>
          <w:w w:val="110"/>
        </w:rPr>
        <w:t xml:space="preserve"> </w:t>
      </w:r>
      <w:r>
        <w:rPr>
          <w:w w:val="110"/>
        </w:rPr>
        <w:t>predictive</w:t>
      </w:r>
      <w:r>
        <w:rPr>
          <w:spacing w:val="-11"/>
          <w:w w:val="110"/>
        </w:rPr>
        <w:t xml:space="preserve"> </w:t>
      </w:r>
      <w:r>
        <w:rPr>
          <w:w w:val="110"/>
        </w:rPr>
        <w:t>analysis..</w:t>
      </w:r>
      <w:r>
        <w:rPr>
          <w:spacing w:val="-1"/>
          <w:w w:val="110"/>
        </w:rPr>
        <w:t xml:space="preserve"> </w:t>
      </w:r>
      <w:hyperlink w:anchor="_bookmark95" w:history="1">
        <w:r>
          <w:rPr>
            <w:w w:val="110"/>
          </w:rPr>
          <w:t>47,</w:t>
        </w:r>
      </w:hyperlink>
      <w:r>
        <w:rPr>
          <w:spacing w:val="-11"/>
          <w:w w:val="110"/>
        </w:rPr>
        <w:t xml:space="preserve"> </w:t>
      </w:r>
      <w:hyperlink w:anchor="_bookmark98" w:history="1">
        <w:r>
          <w:rPr>
            <w:w w:val="110"/>
          </w:rPr>
          <w:t>49,</w:t>
        </w:r>
      </w:hyperlink>
      <w:r>
        <w:rPr>
          <w:spacing w:val="-11"/>
          <w:w w:val="110"/>
        </w:rPr>
        <w:t xml:space="preserve"> </w:t>
      </w:r>
      <w:hyperlink w:anchor="_bookmark99" w:history="1">
        <w:r>
          <w:rPr>
            <w:w w:val="110"/>
          </w:rPr>
          <w:t>50,</w:t>
        </w:r>
      </w:hyperlink>
      <w:r>
        <w:rPr>
          <w:w w:val="110"/>
        </w:rPr>
        <w:t xml:space="preserve"> </w:t>
      </w:r>
      <w:hyperlink w:anchor="_bookmark106" w:history="1">
        <w:r>
          <w:rPr>
            <w:spacing w:val="-6"/>
            <w:w w:val="110"/>
          </w:rPr>
          <w:t>55</w:t>
        </w:r>
      </w:hyperlink>
    </w:p>
    <w:p w14:paraId="077BB5F8" w14:textId="77777777" w:rsidR="00C220EB" w:rsidRDefault="00000000">
      <w:pPr>
        <w:pStyle w:val="BodyText"/>
        <w:spacing w:before="135" w:line="256" w:lineRule="auto"/>
        <w:ind w:left="687" w:right="848" w:hanging="546"/>
        <w:jc w:val="both"/>
      </w:pPr>
      <w:bookmarkStart w:id="463" w:name="_bookmark175"/>
      <w:bookmarkEnd w:id="463"/>
      <w:r>
        <w:rPr>
          <w:rFonts w:ascii="Arial"/>
          <w:b/>
          <w:w w:val="110"/>
        </w:rPr>
        <w:t xml:space="preserve">Scrum </w:t>
      </w:r>
      <w:r>
        <w:rPr>
          <w:w w:val="110"/>
        </w:rPr>
        <w:t xml:space="preserve">Scrum is an agile team collaboration framework commonly used in software development and other industries. Scrum prescribes for teams to break work into goals to be completed within time-boxed iterations, called sprints.. </w:t>
      </w:r>
      <w:hyperlink w:anchor="_bookmark38" w:history="1">
        <w:r>
          <w:rPr>
            <w:w w:val="110"/>
          </w:rPr>
          <w:t>16</w:t>
        </w:r>
      </w:hyperlink>
    </w:p>
    <w:p w14:paraId="077BB5F9" w14:textId="77777777" w:rsidR="00C220EB" w:rsidRDefault="00000000">
      <w:pPr>
        <w:pStyle w:val="BodyText"/>
        <w:spacing w:before="135" w:line="256" w:lineRule="auto"/>
        <w:ind w:left="687" w:right="848" w:hanging="546"/>
        <w:jc w:val="both"/>
      </w:pPr>
      <w:bookmarkStart w:id="464" w:name="_bookmark176"/>
      <w:bookmarkEnd w:id="464"/>
      <w:r>
        <w:rPr>
          <w:rFonts w:ascii="Arial"/>
          <w:b/>
          <w:w w:val="110"/>
        </w:rPr>
        <w:t>Smart</w:t>
      </w:r>
      <w:r>
        <w:rPr>
          <w:rFonts w:ascii="Arial"/>
          <w:b/>
          <w:spacing w:val="-17"/>
          <w:w w:val="110"/>
        </w:rPr>
        <w:t xml:space="preserve"> </w:t>
      </w:r>
      <w:r>
        <w:rPr>
          <w:rFonts w:ascii="Arial"/>
          <w:b/>
          <w:w w:val="110"/>
        </w:rPr>
        <w:t>Goals</w:t>
      </w:r>
      <w:r>
        <w:rPr>
          <w:rFonts w:ascii="Arial"/>
          <w:b/>
          <w:spacing w:val="6"/>
          <w:w w:val="110"/>
        </w:rPr>
        <w:t xml:space="preserve"> </w:t>
      </w:r>
      <w:r>
        <w:rPr>
          <w:w w:val="110"/>
        </w:rPr>
        <w:t>S.M.A.R.T.</w:t>
      </w:r>
      <w:r>
        <w:rPr>
          <w:spacing w:val="-10"/>
          <w:w w:val="110"/>
        </w:rPr>
        <w:t xml:space="preserve"> </w:t>
      </w:r>
      <w:r>
        <w:rPr>
          <w:w w:val="110"/>
        </w:rPr>
        <w:t>(or</w:t>
      </w:r>
      <w:r>
        <w:rPr>
          <w:spacing w:val="-10"/>
          <w:w w:val="110"/>
        </w:rPr>
        <w:t xml:space="preserve"> </w:t>
      </w:r>
      <w:r>
        <w:rPr>
          <w:w w:val="110"/>
        </w:rPr>
        <w:t>SMART)</w:t>
      </w:r>
      <w:r>
        <w:rPr>
          <w:spacing w:val="-10"/>
          <w:w w:val="110"/>
        </w:rPr>
        <w:t xml:space="preserve"> </w:t>
      </w:r>
      <w:r>
        <w:rPr>
          <w:w w:val="110"/>
        </w:rPr>
        <w:t>is</w:t>
      </w:r>
      <w:r>
        <w:rPr>
          <w:spacing w:val="-10"/>
          <w:w w:val="110"/>
        </w:rPr>
        <w:t xml:space="preserve"> </w:t>
      </w:r>
      <w:r>
        <w:rPr>
          <w:w w:val="110"/>
        </w:rPr>
        <w:t>an</w:t>
      </w:r>
      <w:r>
        <w:rPr>
          <w:spacing w:val="-10"/>
          <w:w w:val="110"/>
        </w:rPr>
        <w:t xml:space="preserve"> </w:t>
      </w:r>
      <w:r>
        <w:rPr>
          <w:w w:val="110"/>
        </w:rPr>
        <w:t>acronym</w:t>
      </w:r>
      <w:r>
        <w:rPr>
          <w:spacing w:val="-10"/>
          <w:w w:val="110"/>
        </w:rPr>
        <w:t xml:space="preserve"> </w:t>
      </w:r>
      <w:r>
        <w:rPr>
          <w:w w:val="110"/>
        </w:rPr>
        <w:t>used</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mnemonic</w:t>
      </w:r>
      <w:r>
        <w:rPr>
          <w:spacing w:val="-10"/>
          <w:w w:val="110"/>
        </w:rPr>
        <w:t xml:space="preserve"> </w:t>
      </w:r>
      <w:r>
        <w:rPr>
          <w:w w:val="110"/>
        </w:rPr>
        <w:t>device</w:t>
      </w:r>
      <w:r>
        <w:rPr>
          <w:spacing w:val="-10"/>
          <w:w w:val="110"/>
        </w:rPr>
        <w:t xml:space="preserve"> </w:t>
      </w:r>
      <w:r>
        <w:rPr>
          <w:w w:val="110"/>
        </w:rPr>
        <w:t>to</w:t>
      </w:r>
      <w:r>
        <w:rPr>
          <w:spacing w:val="-10"/>
          <w:w w:val="110"/>
        </w:rPr>
        <w:t xml:space="preserve"> </w:t>
      </w:r>
      <w:r>
        <w:rPr>
          <w:w w:val="110"/>
        </w:rPr>
        <w:t>establish</w:t>
      </w:r>
      <w:r>
        <w:rPr>
          <w:spacing w:val="-10"/>
          <w:w w:val="110"/>
        </w:rPr>
        <w:t xml:space="preserve"> </w:t>
      </w:r>
      <w:r>
        <w:rPr>
          <w:w w:val="110"/>
        </w:rPr>
        <w:t>criteria</w:t>
      </w:r>
      <w:r>
        <w:rPr>
          <w:spacing w:val="-10"/>
          <w:w w:val="110"/>
        </w:rPr>
        <w:t xml:space="preserve"> </w:t>
      </w:r>
      <w:r>
        <w:rPr>
          <w:w w:val="110"/>
        </w:rPr>
        <w:t>for effective</w:t>
      </w:r>
      <w:r>
        <w:rPr>
          <w:spacing w:val="-16"/>
          <w:w w:val="110"/>
        </w:rPr>
        <w:t xml:space="preserve"> </w:t>
      </w:r>
      <w:r>
        <w:rPr>
          <w:w w:val="110"/>
        </w:rPr>
        <w:t>goal-setting</w:t>
      </w:r>
      <w:r>
        <w:rPr>
          <w:spacing w:val="-15"/>
          <w:w w:val="110"/>
        </w:rPr>
        <w:t xml:space="preserve"> </w:t>
      </w:r>
      <w:r>
        <w:rPr>
          <w:w w:val="110"/>
        </w:rPr>
        <w:t>and</w:t>
      </w:r>
      <w:r>
        <w:rPr>
          <w:spacing w:val="-15"/>
          <w:w w:val="110"/>
        </w:rPr>
        <w:t xml:space="preserve"> </w:t>
      </w:r>
      <w:r>
        <w:rPr>
          <w:w w:val="110"/>
        </w:rPr>
        <w:t>objective</w:t>
      </w:r>
      <w:r>
        <w:rPr>
          <w:spacing w:val="-15"/>
          <w:w w:val="110"/>
        </w:rPr>
        <w:t xml:space="preserve"> </w:t>
      </w:r>
      <w:r>
        <w:rPr>
          <w:w w:val="110"/>
        </w:rPr>
        <w:t>development.</w:t>
      </w:r>
      <w:r>
        <w:rPr>
          <w:spacing w:val="-15"/>
          <w:w w:val="110"/>
        </w:rPr>
        <w:t xml:space="preserve"> </w:t>
      </w:r>
      <w:r>
        <w:rPr>
          <w:w w:val="110"/>
        </w:rPr>
        <w:t>The</w:t>
      </w:r>
      <w:r>
        <w:rPr>
          <w:spacing w:val="-15"/>
          <w:w w:val="110"/>
        </w:rPr>
        <w:t xml:space="preserve"> </w:t>
      </w:r>
      <w:r>
        <w:rPr>
          <w:w w:val="110"/>
        </w:rPr>
        <w:t>S.M.A.R.T.</w:t>
      </w:r>
      <w:r>
        <w:rPr>
          <w:spacing w:val="-15"/>
          <w:w w:val="110"/>
        </w:rPr>
        <w:t xml:space="preserve"> </w:t>
      </w:r>
      <w:r>
        <w:rPr>
          <w:w w:val="110"/>
        </w:rPr>
        <w:t>criteria</w:t>
      </w:r>
      <w:r>
        <w:rPr>
          <w:spacing w:val="-15"/>
          <w:w w:val="110"/>
        </w:rPr>
        <w:t xml:space="preserve"> </w:t>
      </w:r>
      <w:r>
        <w:rPr>
          <w:w w:val="110"/>
        </w:rPr>
        <w:t>he</w:t>
      </w:r>
      <w:r>
        <w:rPr>
          <w:spacing w:val="-16"/>
          <w:w w:val="110"/>
        </w:rPr>
        <w:t xml:space="preserve"> </w:t>
      </w:r>
      <w:r>
        <w:rPr>
          <w:w w:val="110"/>
        </w:rPr>
        <w:t>proposes</w:t>
      </w:r>
      <w:r>
        <w:rPr>
          <w:spacing w:val="-15"/>
          <w:w w:val="110"/>
        </w:rPr>
        <w:t xml:space="preserve"> </w:t>
      </w:r>
      <w:r>
        <w:rPr>
          <w:w w:val="110"/>
        </w:rPr>
        <w:t>are</w:t>
      </w:r>
      <w:r>
        <w:rPr>
          <w:spacing w:val="-15"/>
          <w:w w:val="110"/>
        </w:rPr>
        <w:t xml:space="preserve"> </w:t>
      </w:r>
      <w:r>
        <w:rPr>
          <w:w w:val="110"/>
        </w:rPr>
        <w:t>as</w:t>
      </w:r>
      <w:r>
        <w:rPr>
          <w:spacing w:val="-15"/>
          <w:w w:val="110"/>
        </w:rPr>
        <w:t xml:space="preserve"> </w:t>
      </w:r>
      <w:r>
        <w:rPr>
          <w:w w:val="110"/>
        </w:rPr>
        <w:t>follows: Specific: Targeting</w:t>
      </w:r>
      <w:r>
        <w:rPr>
          <w:spacing w:val="-4"/>
          <w:w w:val="110"/>
        </w:rPr>
        <w:t xml:space="preserve"> </w:t>
      </w:r>
      <w:r>
        <w:rPr>
          <w:w w:val="110"/>
        </w:rPr>
        <w:t>a</w:t>
      </w:r>
      <w:r>
        <w:rPr>
          <w:spacing w:val="-4"/>
          <w:w w:val="110"/>
        </w:rPr>
        <w:t xml:space="preserve"> </w:t>
      </w:r>
      <w:r>
        <w:rPr>
          <w:w w:val="110"/>
        </w:rPr>
        <w:t>particular</w:t>
      </w:r>
      <w:r>
        <w:rPr>
          <w:spacing w:val="-4"/>
          <w:w w:val="110"/>
        </w:rPr>
        <w:t xml:space="preserve"> </w:t>
      </w:r>
      <w:r>
        <w:rPr>
          <w:w w:val="110"/>
        </w:rPr>
        <w:t>area</w:t>
      </w:r>
      <w:r>
        <w:rPr>
          <w:spacing w:val="-4"/>
          <w:w w:val="110"/>
        </w:rPr>
        <w:t xml:space="preserve"> </w:t>
      </w:r>
      <w:r>
        <w:rPr>
          <w:w w:val="110"/>
        </w:rPr>
        <w:t>for</w:t>
      </w:r>
      <w:r>
        <w:rPr>
          <w:spacing w:val="-4"/>
          <w:w w:val="110"/>
        </w:rPr>
        <w:t xml:space="preserve"> </w:t>
      </w:r>
      <w:r>
        <w:rPr>
          <w:w w:val="110"/>
        </w:rPr>
        <w:t>improvement,</w:t>
      </w:r>
      <w:r>
        <w:rPr>
          <w:spacing w:val="-4"/>
          <w:w w:val="110"/>
        </w:rPr>
        <w:t xml:space="preserve"> </w:t>
      </w:r>
      <w:r>
        <w:rPr>
          <w:w w:val="110"/>
        </w:rPr>
        <w:t>Measurable: Quantifying,</w:t>
      </w:r>
      <w:r>
        <w:rPr>
          <w:spacing w:val="-4"/>
          <w:w w:val="110"/>
        </w:rPr>
        <w:t xml:space="preserve"> </w:t>
      </w:r>
      <w:r>
        <w:rPr>
          <w:w w:val="110"/>
        </w:rPr>
        <w:t>or</w:t>
      </w:r>
      <w:r>
        <w:rPr>
          <w:spacing w:val="-4"/>
          <w:w w:val="110"/>
        </w:rPr>
        <w:t xml:space="preserve"> </w:t>
      </w:r>
      <w:r>
        <w:rPr>
          <w:w w:val="110"/>
        </w:rPr>
        <w:t>at</w:t>
      </w:r>
      <w:r>
        <w:rPr>
          <w:spacing w:val="-4"/>
          <w:w w:val="110"/>
        </w:rPr>
        <w:t xml:space="preserve"> </w:t>
      </w:r>
      <w:r>
        <w:rPr>
          <w:w w:val="110"/>
        </w:rPr>
        <w:t>least</w:t>
      </w:r>
      <w:r>
        <w:rPr>
          <w:spacing w:val="-4"/>
          <w:w w:val="110"/>
        </w:rPr>
        <w:t xml:space="preserve"> </w:t>
      </w:r>
      <w:r>
        <w:rPr>
          <w:w w:val="110"/>
        </w:rPr>
        <w:t>suggest-ing,</w:t>
      </w:r>
      <w:r>
        <w:rPr>
          <w:spacing w:val="-10"/>
          <w:w w:val="110"/>
        </w:rPr>
        <w:t xml:space="preserve"> </w:t>
      </w:r>
      <w:r>
        <w:rPr>
          <w:w w:val="110"/>
        </w:rPr>
        <w:t>an</w:t>
      </w:r>
      <w:r>
        <w:rPr>
          <w:spacing w:val="-10"/>
          <w:w w:val="110"/>
        </w:rPr>
        <w:t xml:space="preserve"> </w:t>
      </w:r>
      <w:r>
        <w:rPr>
          <w:w w:val="110"/>
        </w:rPr>
        <w:t>indicator</w:t>
      </w:r>
      <w:r>
        <w:rPr>
          <w:spacing w:val="-10"/>
          <w:w w:val="110"/>
        </w:rPr>
        <w:t xml:space="preserve"> </w:t>
      </w:r>
      <w:r>
        <w:rPr>
          <w:w w:val="110"/>
        </w:rPr>
        <w:t>of</w:t>
      </w:r>
      <w:r>
        <w:rPr>
          <w:spacing w:val="-10"/>
          <w:w w:val="110"/>
        </w:rPr>
        <w:t xml:space="preserve"> </w:t>
      </w:r>
      <w:r>
        <w:rPr>
          <w:w w:val="110"/>
        </w:rPr>
        <w:t>progress,</w:t>
      </w:r>
      <w:r>
        <w:rPr>
          <w:spacing w:val="-10"/>
          <w:w w:val="110"/>
        </w:rPr>
        <w:t xml:space="preserve"> </w:t>
      </w:r>
      <w:r>
        <w:rPr>
          <w:w w:val="110"/>
        </w:rPr>
        <w:t>Assignable: Defining</w:t>
      </w:r>
      <w:r>
        <w:rPr>
          <w:spacing w:val="-10"/>
          <w:w w:val="110"/>
        </w:rPr>
        <w:t xml:space="preserve"> </w:t>
      </w:r>
      <w:r>
        <w:rPr>
          <w:w w:val="110"/>
        </w:rPr>
        <w:t>responsibility</w:t>
      </w:r>
      <w:r>
        <w:rPr>
          <w:spacing w:val="-10"/>
          <w:w w:val="110"/>
        </w:rPr>
        <w:t xml:space="preserve"> </w:t>
      </w:r>
      <w:r>
        <w:rPr>
          <w:w w:val="110"/>
        </w:rPr>
        <w:t>clearly,</w:t>
      </w:r>
      <w:r>
        <w:rPr>
          <w:spacing w:val="-10"/>
          <w:w w:val="110"/>
        </w:rPr>
        <w:t xml:space="preserve"> </w:t>
      </w:r>
      <w:r>
        <w:rPr>
          <w:w w:val="110"/>
        </w:rPr>
        <w:t>Realistic: Outlining</w:t>
      </w:r>
      <w:r>
        <w:rPr>
          <w:spacing w:val="-10"/>
          <w:w w:val="110"/>
        </w:rPr>
        <w:t xml:space="preserve"> </w:t>
      </w:r>
      <w:r>
        <w:rPr>
          <w:w w:val="110"/>
        </w:rPr>
        <w:t xml:space="preserve">attain-able results with available resources, Time-related: Including a timeline for expected results. </w:t>
      </w:r>
      <w:hyperlink w:anchor="_bookmark69" w:history="1">
        <w:r>
          <w:rPr>
            <w:w w:val="110"/>
          </w:rPr>
          <w:t>36</w:t>
        </w:r>
      </w:hyperlink>
    </w:p>
    <w:p w14:paraId="077BB5FA" w14:textId="77777777" w:rsidR="00C220EB" w:rsidRDefault="00000000">
      <w:pPr>
        <w:pStyle w:val="BodyText"/>
        <w:spacing w:before="136" w:line="256" w:lineRule="auto"/>
        <w:ind w:left="687" w:right="848" w:hanging="546"/>
        <w:jc w:val="both"/>
      </w:pPr>
      <w:bookmarkStart w:id="465" w:name="_bookmark177"/>
      <w:bookmarkEnd w:id="465"/>
      <w:r>
        <w:rPr>
          <w:rFonts w:ascii="Arial"/>
          <w:b/>
          <w:w w:val="110"/>
        </w:rPr>
        <w:t>Sorting</w:t>
      </w:r>
      <w:r>
        <w:rPr>
          <w:rFonts w:ascii="Arial"/>
          <w:b/>
          <w:spacing w:val="-12"/>
          <w:w w:val="110"/>
        </w:rPr>
        <w:t xml:space="preserve"> </w:t>
      </w:r>
      <w:r>
        <w:rPr>
          <w:rFonts w:ascii="Arial"/>
          <w:b/>
          <w:w w:val="110"/>
        </w:rPr>
        <w:t>Center</w:t>
      </w:r>
      <w:r>
        <w:rPr>
          <w:rFonts w:ascii="Arial"/>
          <w:b/>
          <w:spacing w:val="34"/>
          <w:w w:val="110"/>
        </w:rPr>
        <w:t xml:space="preserve"> </w:t>
      </w:r>
      <w:r>
        <w:rPr>
          <w:w w:val="110"/>
        </w:rPr>
        <w:t>In</w:t>
      </w:r>
      <w:r>
        <w:rPr>
          <w:spacing w:val="-1"/>
          <w:w w:val="110"/>
        </w:rPr>
        <w:t xml:space="preserve"> </w:t>
      </w:r>
      <w:r>
        <w:rPr>
          <w:w w:val="110"/>
        </w:rPr>
        <w:t>the postal</w:t>
      </w:r>
      <w:r>
        <w:rPr>
          <w:spacing w:val="-1"/>
          <w:w w:val="110"/>
        </w:rPr>
        <w:t xml:space="preserve"> </w:t>
      </w:r>
      <w:r>
        <w:rPr>
          <w:w w:val="110"/>
        </w:rPr>
        <w:t>services of Swiss</w:t>
      </w:r>
      <w:r>
        <w:rPr>
          <w:spacing w:val="-1"/>
          <w:w w:val="110"/>
        </w:rPr>
        <w:t xml:space="preserve"> </w:t>
      </w:r>
      <w:r>
        <w:rPr>
          <w:w w:val="110"/>
        </w:rPr>
        <w:t>Post, sorting</w:t>
      </w:r>
      <w:r>
        <w:rPr>
          <w:spacing w:val="-1"/>
          <w:w w:val="110"/>
        </w:rPr>
        <w:t xml:space="preserve"> </w:t>
      </w:r>
      <w:r>
        <w:rPr>
          <w:w w:val="110"/>
        </w:rPr>
        <w:t>centers are</w:t>
      </w:r>
      <w:r>
        <w:rPr>
          <w:spacing w:val="-1"/>
          <w:w w:val="110"/>
        </w:rPr>
        <w:t xml:space="preserve"> </w:t>
      </w:r>
      <w:r>
        <w:rPr>
          <w:w w:val="110"/>
        </w:rPr>
        <w:t>an essential</w:t>
      </w:r>
      <w:r>
        <w:rPr>
          <w:spacing w:val="-1"/>
          <w:w w:val="110"/>
        </w:rPr>
        <w:t xml:space="preserve"> </w:t>
      </w:r>
      <w:r>
        <w:rPr>
          <w:w w:val="110"/>
        </w:rPr>
        <w:t>part of</w:t>
      </w:r>
      <w:r>
        <w:rPr>
          <w:spacing w:val="-1"/>
          <w:w w:val="110"/>
        </w:rPr>
        <w:t xml:space="preserve"> </w:t>
      </w:r>
      <w:r>
        <w:rPr>
          <w:w w:val="110"/>
        </w:rPr>
        <w:t xml:space="preserve">the logistics </w:t>
      </w:r>
      <w:r>
        <w:rPr>
          <w:w w:val="115"/>
        </w:rPr>
        <w:t>process</w:t>
      </w:r>
      <w:r>
        <w:rPr>
          <w:spacing w:val="-7"/>
          <w:w w:val="115"/>
        </w:rPr>
        <w:t xml:space="preserve"> </w:t>
      </w:r>
      <w:r>
        <w:rPr>
          <w:w w:val="115"/>
        </w:rPr>
        <w:t>for</w:t>
      </w:r>
      <w:r>
        <w:rPr>
          <w:spacing w:val="-8"/>
          <w:w w:val="115"/>
        </w:rPr>
        <w:t xml:space="preserve"> </w:t>
      </w:r>
      <w:r>
        <w:rPr>
          <w:w w:val="115"/>
        </w:rPr>
        <w:t>handling</w:t>
      </w:r>
      <w:r>
        <w:rPr>
          <w:spacing w:val="-7"/>
          <w:w w:val="115"/>
        </w:rPr>
        <w:t xml:space="preserve"> </w:t>
      </w:r>
      <w:r>
        <w:rPr>
          <w:w w:val="115"/>
        </w:rPr>
        <w:t>letters</w:t>
      </w:r>
      <w:r>
        <w:rPr>
          <w:spacing w:val="-8"/>
          <w:w w:val="115"/>
        </w:rPr>
        <w:t xml:space="preserve"> </w:t>
      </w:r>
      <w:r>
        <w:rPr>
          <w:w w:val="115"/>
        </w:rPr>
        <w:t>and</w:t>
      </w:r>
      <w:r>
        <w:rPr>
          <w:spacing w:val="-7"/>
          <w:w w:val="115"/>
        </w:rPr>
        <w:t xml:space="preserve"> </w:t>
      </w:r>
      <w:r>
        <w:rPr>
          <w:w w:val="115"/>
        </w:rPr>
        <w:t>parcels.</w:t>
      </w:r>
      <w:r>
        <w:rPr>
          <w:spacing w:val="30"/>
          <w:w w:val="115"/>
        </w:rPr>
        <w:t xml:space="preserve"> </w:t>
      </w:r>
      <w:r>
        <w:rPr>
          <w:w w:val="115"/>
        </w:rPr>
        <w:t>Items</w:t>
      </w:r>
      <w:r>
        <w:rPr>
          <w:spacing w:val="-7"/>
          <w:w w:val="115"/>
        </w:rPr>
        <w:t xml:space="preserve"> </w:t>
      </w:r>
      <w:r>
        <w:rPr>
          <w:w w:val="115"/>
        </w:rPr>
        <w:t>are</w:t>
      </w:r>
      <w:r>
        <w:rPr>
          <w:spacing w:val="-8"/>
          <w:w w:val="115"/>
        </w:rPr>
        <w:t xml:space="preserve"> </w:t>
      </w:r>
      <w:r>
        <w:rPr>
          <w:w w:val="115"/>
        </w:rPr>
        <w:t>first</w:t>
      </w:r>
      <w:r>
        <w:rPr>
          <w:spacing w:val="-7"/>
          <w:w w:val="115"/>
        </w:rPr>
        <w:t xml:space="preserve"> </w:t>
      </w:r>
      <w:r>
        <w:rPr>
          <w:w w:val="115"/>
        </w:rPr>
        <w:t>collected</w:t>
      </w:r>
      <w:r>
        <w:rPr>
          <w:spacing w:val="-8"/>
          <w:w w:val="115"/>
        </w:rPr>
        <w:t xml:space="preserve"> </w:t>
      </w:r>
      <w:r>
        <w:rPr>
          <w:w w:val="115"/>
        </w:rPr>
        <w:t>and</w:t>
      </w:r>
      <w:r>
        <w:rPr>
          <w:spacing w:val="-7"/>
          <w:w w:val="115"/>
        </w:rPr>
        <w:t xml:space="preserve"> </w:t>
      </w:r>
      <w:r>
        <w:rPr>
          <w:w w:val="115"/>
        </w:rPr>
        <w:t>sent</w:t>
      </w:r>
      <w:r>
        <w:rPr>
          <w:spacing w:val="-8"/>
          <w:w w:val="115"/>
        </w:rPr>
        <w:t xml:space="preserve"> </w:t>
      </w:r>
      <w:r>
        <w:rPr>
          <w:w w:val="115"/>
        </w:rPr>
        <w:t>to</w:t>
      </w:r>
      <w:r>
        <w:rPr>
          <w:spacing w:val="-7"/>
          <w:w w:val="115"/>
        </w:rPr>
        <w:t xml:space="preserve"> </w:t>
      </w:r>
      <w:r>
        <w:rPr>
          <w:w w:val="115"/>
        </w:rPr>
        <w:t>regional</w:t>
      </w:r>
      <w:r>
        <w:rPr>
          <w:spacing w:val="-8"/>
          <w:w w:val="115"/>
        </w:rPr>
        <w:t xml:space="preserve"> </w:t>
      </w:r>
      <w:r>
        <w:rPr>
          <w:w w:val="115"/>
        </w:rPr>
        <w:t xml:space="preserve">centralized </w:t>
      </w:r>
      <w:r>
        <w:rPr>
          <w:spacing w:val="-2"/>
          <w:w w:val="115"/>
        </w:rPr>
        <w:t>facilities,</w:t>
      </w:r>
      <w:r>
        <w:rPr>
          <w:spacing w:val="-10"/>
          <w:w w:val="115"/>
        </w:rPr>
        <w:t xml:space="preserve"> </w:t>
      </w:r>
      <w:r>
        <w:rPr>
          <w:spacing w:val="-2"/>
          <w:w w:val="115"/>
        </w:rPr>
        <w:t>where</w:t>
      </w:r>
      <w:r>
        <w:rPr>
          <w:spacing w:val="-11"/>
          <w:w w:val="115"/>
        </w:rPr>
        <w:t xml:space="preserve"> </w:t>
      </w:r>
      <w:r>
        <w:rPr>
          <w:spacing w:val="-2"/>
          <w:w w:val="115"/>
        </w:rPr>
        <w:t>they</w:t>
      </w:r>
      <w:r>
        <w:rPr>
          <w:spacing w:val="-11"/>
          <w:w w:val="115"/>
        </w:rPr>
        <w:t xml:space="preserve"> </w:t>
      </w:r>
      <w:r>
        <w:rPr>
          <w:spacing w:val="-2"/>
          <w:w w:val="115"/>
        </w:rPr>
        <w:t>are</w:t>
      </w:r>
      <w:r>
        <w:rPr>
          <w:spacing w:val="-11"/>
          <w:w w:val="115"/>
        </w:rPr>
        <w:t xml:space="preserve"> </w:t>
      </w:r>
      <w:r>
        <w:rPr>
          <w:spacing w:val="-2"/>
          <w:w w:val="115"/>
        </w:rPr>
        <w:t>either: routed</w:t>
      </w:r>
      <w:r>
        <w:rPr>
          <w:spacing w:val="-11"/>
          <w:w w:val="115"/>
        </w:rPr>
        <w:t xml:space="preserve"> </w:t>
      </w:r>
      <w:r>
        <w:rPr>
          <w:spacing w:val="-2"/>
          <w:w w:val="115"/>
        </w:rPr>
        <w:t>to</w:t>
      </w:r>
      <w:r>
        <w:rPr>
          <w:spacing w:val="-11"/>
          <w:w w:val="115"/>
        </w:rPr>
        <w:t xml:space="preserve"> </w:t>
      </w:r>
      <w:r>
        <w:rPr>
          <w:spacing w:val="-2"/>
          <w:w w:val="115"/>
        </w:rPr>
        <w:t>sorting</w:t>
      </w:r>
      <w:r>
        <w:rPr>
          <w:spacing w:val="-11"/>
          <w:w w:val="115"/>
        </w:rPr>
        <w:t xml:space="preserve"> </w:t>
      </w:r>
      <w:r>
        <w:rPr>
          <w:spacing w:val="-2"/>
          <w:w w:val="115"/>
        </w:rPr>
        <w:t>centers</w:t>
      </w:r>
      <w:r>
        <w:rPr>
          <w:spacing w:val="-11"/>
          <w:w w:val="115"/>
        </w:rPr>
        <w:t xml:space="preserve"> </w:t>
      </w:r>
      <w:r>
        <w:rPr>
          <w:spacing w:val="-2"/>
          <w:w w:val="115"/>
        </w:rPr>
        <w:t>in</w:t>
      </w:r>
      <w:r>
        <w:rPr>
          <w:spacing w:val="-11"/>
          <w:w w:val="115"/>
        </w:rPr>
        <w:t xml:space="preserve"> </w:t>
      </w:r>
      <w:r>
        <w:rPr>
          <w:spacing w:val="-2"/>
          <w:w w:val="115"/>
        </w:rPr>
        <w:t>other</w:t>
      </w:r>
      <w:r>
        <w:rPr>
          <w:spacing w:val="-11"/>
          <w:w w:val="115"/>
        </w:rPr>
        <w:t xml:space="preserve"> </w:t>
      </w:r>
      <w:r>
        <w:rPr>
          <w:spacing w:val="-2"/>
          <w:w w:val="115"/>
        </w:rPr>
        <w:t>regions,</w:t>
      </w:r>
      <w:r>
        <w:rPr>
          <w:spacing w:val="-10"/>
          <w:w w:val="115"/>
        </w:rPr>
        <w:t xml:space="preserve"> </w:t>
      </w:r>
      <w:r>
        <w:rPr>
          <w:spacing w:val="-2"/>
          <w:w w:val="115"/>
        </w:rPr>
        <w:t>or</w:t>
      </w:r>
      <w:r>
        <w:rPr>
          <w:spacing w:val="-11"/>
          <w:w w:val="115"/>
        </w:rPr>
        <w:t xml:space="preserve"> </w:t>
      </w:r>
      <w:r>
        <w:rPr>
          <w:spacing w:val="-2"/>
          <w:w w:val="115"/>
        </w:rPr>
        <w:t>processed</w:t>
      </w:r>
      <w:r>
        <w:rPr>
          <w:spacing w:val="-11"/>
          <w:w w:val="115"/>
        </w:rPr>
        <w:t xml:space="preserve"> </w:t>
      </w:r>
      <w:r>
        <w:rPr>
          <w:spacing w:val="-2"/>
          <w:w w:val="115"/>
        </w:rPr>
        <w:t>locally</w:t>
      </w:r>
      <w:r>
        <w:rPr>
          <w:spacing w:val="-11"/>
          <w:w w:val="115"/>
        </w:rPr>
        <w:t xml:space="preserve"> </w:t>
      </w:r>
      <w:r>
        <w:rPr>
          <w:spacing w:val="-2"/>
          <w:w w:val="115"/>
        </w:rPr>
        <w:t xml:space="preserve">and </w:t>
      </w:r>
      <w:r>
        <w:rPr>
          <w:w w:val="110"/>
        </w:rPr>
        <w:t>dispatched to the distribution network of the current region. These centers enable efficient process-</w:t>
      </w:r>
      <w:r>
        <w:rPr>
          <w:w w:val="115"/>
        </w:rPr>
        <w:t>ing</w:t>
      </w:r>
      <w:r>
        <w:rPr>
          <w:spacing w:val="-16"/>
          <w:w w:val="115"/>
        </w:rPr>
        <w:t xml:space="preserve"> </w:t>
      </w:r>
      <w:r>
        <w:rPr>
          <w:w w:val="115"/>
        </w:rPr>
        <w:t>and</w:t>
      </w:r>
      <w:r>
        <w:rPr>
          <w:spacing w:val="-16"/>
          <w:w w:val="115"/>
        </w:rPr>
        <w:t xml:space="preserve"> </w:t>
      </w:r>
      <w:r>
        <w:rPr>
          <w:w w:val="115"/>
        </w:rPr>
        <w:t>routing</w:t>
      </w:r>
      <w:r>
        <w:rPr>
          <w:spacing w:val="-16"/>
          <w:w w:val="115"/>
        </w:rPr>
        <w:t xml:space="preserve"> </w:t>
      </w:r>
      <w:r>
        <w:rPr>
          <w:w w:val="115"/>
        </w:rPr>
        <w:t>of</w:t>
      </w:r>
      <w:r>
        <w:rPr>
          <w:spacing w:val="-16"/>
          <w:w w:val="115"/>
        </w:rPr>
        <w:t xml:space="preserve"> </w:t>
      </w:r>
      <w:r>
        <w:rPr>
          <w:w w:val="115"/>
        </w:rPr>
        <w:t>mail</w:t>
      </w:r>
      <w:r>
        <w:rPr>
          <w:spacing w:val="-16"/>
          <w:w w:val="115"/>
        </w:rPr>
        <w:t xml:space="preserve"> </w:t>
      </w:r>
      <w:r>
        <w:rPr>
          <w:w w:val="115"/>
        </w:rPr>
        <w:t>within</w:t>
      </w:r>
      <w:r>
        <w:rPr>
          <w:spacing w:val="-15"/>
          <w:w w:val="115"/>
        </w:rPr>
        <w:t xml:space="preserve"> </w:t>
      </w:r>
      <w:r>
        <w:rPr>
          <w:w w:val="115"/>
        </w:rPr>
        <w:t>Switzerland</w:t>
      </w:r>
      <w:r>
        <w:rPr>
          <w:spacing w:val="-16"/>
          <w:w w:val="115"/>
        </w:rPr>
        <w:t xml:space="preserve"> </w:t>
      </w:r>
      <w:r>
        <w:rPr>
          <w:w w:val="115"/>
        </w:rPr>
        <w:t>and</w:t>
      </w:r>
      <w:r>
        <w:rPr>
          <w:spacing w:val="-16"/>
          <w:w w:val="115"/>
        </w:rPr>
        <w:t xml:space="preserve"> </w:t>
      </w:r>
      <w:r>
        <w:rPr>
          <w:w w:val="115"/>
        </w:rPr>
        <w:t>across</w:t>
      </w:r>
      <w:r>
        <w:rPr>
          <w:spacing w:val="-16"/>
          <w:w w:val="115"/>
        </w:rPr>
        <w:t xml:space="preserve"> </w:t>
      </w:r>
      <w:r>
        <w:rPr>
          <w:w w:val="115"/>
        </w:rPr>
        <w:t>regions..</w:t>
      </w:r>
      <w:r>
        <w:rPr>
          <w:spacing w:val="-16"/>
          <w:w w:val="115"/>
        </w:rPr>
        <w:t xml:space="preserve"> </w:t>
      </w:r>
      <w:hyperlink w:anchor="_bookmark6" w:history="1">
        <w:r>
          <w:rPr>
            <w:w w:val="115"/>
          </w:rPr>
          <w:t>3</w:t>
        </w:r>
      </w:hyperlink>
    </w:p>
    <w:p w14:paraId="077BB5FB" w14:textId="77777777" w:rsidR="00C220EB" w:rsidRDefault="00000000">
      <w:pPr>
        <w:pStyle w:val="BodyText"/>
        <w:spacing w:before="136" w:line="256" w:lineRule="auto"/>
        <w:ind w:left="687" w:right="848" w:hanging="546"/>
        <w:jc w:val="both"/>
      </w:pPr>
      <w:bookmarkStart w:id="466" w:name="_bookmark178"/>
      <w:bookmarkEnd w:id="466"/>
      <w:r>
        <w:rPr>
          <w:rFonts w:ascii="Arial"/>
          <w:b/>
          <w:w w:val="110"/>
        </w:rPr>
        <w:t>Star</w:t>
      </w:r>
      <w:r>
        <w:rPr>
          <w:rFonts w:ascii="Arial"/>
          <w:b/>
          <w:spacing w:val="-17"/>
          <w:w w:val="110"/>
        </w:rPr>
        <w:t xml:space="preserve"> </w:t>
      </w:r>
      <w:r>
        <w:rPr>
          <w:rFonts w:ascii="Arial"/>
          <w:b/>
          <w:w w:val="110"/>
        </w:rPr>
        <w:t>Schema</w:t>
      </w:r>
      <w:r>
        <w:rPr>
          <w:rFonts w:ascii="Arial"/>
          <w:b/>
          <w:spacing w:val="11"/>
          <w:w w:val="110"/>
        </w:rPr>
        <w:t xml:space="preserve"> </w:t>
      </w:r>
      <w:r>
        <w:rPr>
          <w:w w:val="110"/>
        </w:rPr>
        <w:t>A</w:t>
      </w:r>
      <w:r>
        <w:rPr>
          <w:spacing w:val="-15"/>
          <w:w w:val="110"/>
        </w:rPr>
        <w:t xml:space="preserve"> </w:t>
      </w:r>
      <w:r>
        <w:rPr>
          <w:w w:val="110"/>
        </w:rPr>
        <w:t>dimensional</w:t>
      </w:r>
      <w:r>
        <w:rPr>
          <w:spacing w:val="-15"/>
          <w:w w:val="110"/>
        </w:rPr>
        <w:t xml:space="preserve"> </w:t>
      </w:r>
      <w:r>
        <w:rPr>
          <w:w w:val="110"/>
        </w:rPr>
        <w:t>data</w:t>
      </w:r>
      <w:r>
        <w:rPr>
          <w:spacing w:val="-15"/>
          <w:w w:val="110"/>
        </w:rPr>
        <w:t xml:space="preserve"> </w:t>
      </w:r>
      <w:r>
        <w:rPr>
          <w:w w:val="110"/>
        </w:rPr>
        <w:t>modelling</w:t>
      </w:r>
      <w:r>
        <w:rPr>
          <w:spacing w:val="-15"/>
          <w:w w:val="110"/>
        </w:rPr>
        <w:t xml:space="preserve"> </w:t>
      </w:r>
      <w:r>
        <w:rPr>
          <w:w w:val="110"/>
        </w:rPr>
        <w:t>approach</w:t>
      </w:r>
      <w:r>
        <w:rPr>
          <w:spacing w:val="-15"/>
          <w:w w:val="110"/>
        </w:rPr>
        <w:t xml:space="preserve"> </w:t>
      </w:r>
      <w:r>
        <w:rPr>
          <w:w w:val="110"/>
        </w:rPr>
        <w:t>following</w:t>
      </w:r>
      <w:r>
        <w:rPr>
          <w:spacing w:val="-15"/>
          <w:w w:val="110"/>
        </w:rPr>
        <w:t xml:space="preserve"> </w:t>
      </w:r>
      <w:r>
        <w:rPr>
          <w:w w:val="110"/>
        </w:rPr>
        <w:t>the</w:t>
      </w:r>
      <w:r>
        <w:rPr>
          <w:spacing w:val="-15"/>
          <w:w w:val="110"/>
        </w:rPr>
        <w:t xml:space="preserve"> </w:t>
      </w:r>
      <w:r>
        <w:rPr>
          <w:w w:val="110"/>
        </w:rPr>
        <w:t>Kimball</w:t>
      </w:r>
      <w:r>
        <w:rPr>
          <w:spacing w:val="-15"/>
          <w:w w:val="110"/>
        </w:rPr>
        <w:t xml:space="preserve"> </w:t>
      </w:r>
      <w:r>
        <w:rPr>
          <w:w w:val="110"/>
        </w:rPr>
        <w:t>methodology,</w:t>
      </w:r>
      <w:r>
        <w:rPr>
          <w:spacing w:val="-12"/>
          <w:w w:val="110"/>
        </w:rPr>
        <w:t xml:space="preserve"> </w:t>
      </w:r>
      <w:r>
        <w:rPr>
          <w:w w:val="110"/>
        </w:rPr>
        <w:t>consisting</w:t>
      </w:r>
      <w:r>
        <w:rPr>
          <w:spacing w:val="-15"/>
          <w:w w:val="110"/>
        </w:rPr>
        <w:t xml:space="preserve"> </w:t>
      </w:r>
      <w:r>
        <w:rPr>
          <w:w w:val="110"/>
        </w:rPr>
        <w:t xml:space="preserve">of </w:t>
      </w:r>
      <w:r>
        <w:rPr>
          <w:w w:val="115"/>
        </w:rPr>
        <w:t>a</w:t>
      </w:r>
      <w:r>
        <w:rPr>
          <w:spacing w:val="-16"/>
          <w:w w:val="115"/>
        </w:rPr>
        <w:t xml:space="preserve"> </w:t>
      </w:r>
      <w:r>
        <w:rPr>
          <w:w w:val="115"/>
        </w:rPr>
        <w:t>central</w:t>
      </w:r>
      <w:r>
        <w:rPr>
          <w:spacing w:val="-16"/>
          <w:w w:val="115"/>
        </w:rPr>
        <w:t xml:space="preserve"> </w:t>
      </w:r>
      <w:r>
        <w:rPr>
          <w:w w:val="115"/>
        </w:rPr>
        <w:t>fact</w:t>
      </w:r>
      <w:r>
        <w:rPr>
          <w:spacing w:val="-16"/>
          <w:w w:val="115"/>
        </w:rPr>
        <w:t xml:space="preserve"> </w:t>
      </w:r>
      <w:r>
        <w:rPr>
          <w:w w:val="115"/>
        </w:rPr>
        <w:t>table</w:t>
      </w:r>
      <w:r>
        <w:rPr>
          <w:spacing w:val="-16"/>
          <w:w w:val="115"/>
        </w:rPr>
        <w:t xml:space="preserve"> </w:t>
      </w:r>
      <w:r>
        <w:rPr>
          <w:w w:val="115"/>
        </w:rPr>
        <w:t>linked</w:t>
      </w:r>
      <w:r>
        <w:rPr>
          <w:spacing w:val="-16"/>
          <w:w w:val="115"/>
        </w:rPr>
        <w:t xml:space="preserve"> </w:t>
      </w:r>
      <w:r>
        <w:rPr>
          <w:w w:val="115"/>
        </w:rPr>
        <w:t>to</w:t>
      </w:r>
      <w:r>
        <w:rPr>
          <w:spacing w:val="-15"/>
          <w:w w:val="115"/>
        </w:rPr>
        <w:t xml:space="preserve"> </w:t>
      </w:r>
      <w:r>
        <w:rPr>
          <w:w w:val="115"/>
        </w:rPr>
        <w:t>multiple</w:t>
      </w:r>
      <w:r>
        <w:rPr>
          <w:spacing w:val="-16"/>
          <w:w w:val="115"/>
        </w:rPr>
        <w:t xml:space="preserve"> </w:t>
      </w:r>
      <w:r>
        <w:rPr>
          <w:w w:val="115"/>
        </w:rPr>
        <w:t>denormalised</w:t>
      </w:r>
      <w:r>
        <w:rPr>
          <w:spacing w:val="-16"/>
          <w:w w:val="115"/>
        </w:rPr>
        <w:t xml:space="preserve"> </w:t>
      </w:r>
      <w:r>
        <w:rPr>
          <w:w w:val="115"/>
        </w:rPr>
        <w:t>dimension</w:t>
      </w:r>
      <w:r>
        <w:rPr>
          <w:spacing w:val="-16"/>
          <w:w w:val="115"/>
        </w:rPr>
        <w:t xml:space="preserve"> </w:t>
      </w:r>
      <w:r>
        <w:rPr>
          <w:w w:val="115"/>
        </w:rPr>
        <w:t>tables.</w:t>
      </w:r>
      <w:r>
        <w:rPr>
          <w:spacing w:val="-16"/>
          <w:w w:val="115"/>
        </w:rPr>
        <w:t xml:space="preserve"> </w:t>
      </w:r>
      <w:r>
        <w:rPr>
          <w:w w:val="115"/>
        </w:rPr>
        <w:t>The</w:t>
      </w:r>
      <w:r>
        <w:rPr>
          <w:spacing w:val="-15"/>
          <w:w w:val="115"/>
        </w:rPr>
        <w:t xml:space="preserve"> </w:t>
      </w:r>
      <w:r>
        <w:rPr>
          <w:w w:val="115"/>
        </w:rPr>
        <w:t>denormalisation</w:t>
      </w:r>
      <w:r>
        <w:rPr>
          <w:spacing w:val="-16"/>
          <w:w w:val="115"/>
        </w:rPr>
        <w:t xml:space="preserve"> </w:t>
      </w:r>
      <w:r>
        <w:rPr>
          <w:w w:val="115"/>
        </w:rPr>
        <w:t>is</w:t>
      </w:r>
      <w:r>
        <w:rPr>
          <w:spacing w:val="-16"/>
          <w:w w:val="115"/>
        </w:rPr>
        <w:t xml:space="preserve"> </w:t>
      </w:r>
      <w:r>
        <w:rPr>
          <w:w w:val="115"/>
        </w:rPr>
        <w:t>per-</w:t>
      </w:r>
      <w:r>
        <w:rPr>
          <w:spacing w:val="-2"/>
          <w:w w:val="115"/>
        </w:rPr>
        <w:t>formed</w:t>
      </w:r>
      <w:r>
        <w:rPr>
          <w:spacing w:val="-11"/>
          <w:w w:val="115"/>
        </w:rPr>
        <w:t xml:space="preserve"> </w:t>
      </w:r>
      <w:r>
        <w:rPr>
          <w:spacing w:val="-2"/>
          <w:w w:val="115"/>
        </w:rPr>
        <w:t>to</w:t>
      </w:r>
      <w:r>
        <w:rPr>
          <w:spacing w:val="-12"/>
          <w:w w:val="115"/>
        </w:rPr>
        <w:t xml:space="preserve"> </w:t>
      </w:r>
      <w:r>
        <w:rPr>
          <w:spacing w:val="-2"/>
          <w:w w:val="115"/>
        </w:rPr>
        <w:t>improve</w:t>
      </w:r>
      <w:r>
        <w:rPr>
          <w:spacing w:val="-11"/>
          <w:w w:val="115"/>
        </w:rPr>
        <w:t xml:space="preserve"> </w:t>
      </w:r>
      <w:r>
        <w:rPr>
          <w:spacing w:val="-2"/>
          <w:w w:val="115"/>
        </w:rPr>
        <w:t>the</w:t>
      </w:r>
      <w:r>
        <w:rPr>
          <w:spacing w:val="-11"/>
          <w:w w:val="115"/>
        </w:rPr>
        <w:t xml:space="preserve"> </w:t>
      </w:r>
      <w:r>
        <w:rPr>
          <w:spacing w:val="-2"/>
          <w:w w:val="115"/>
        </w:rPr>
        <w:t>performance</w:t>
      </w:r>
      <w:r>
        <w:rPr>
          <w:spacing w:val="-11"/>
          <w:w w:val="115"/>
        </w:rPr>
        <w:t xml:space="preserve"> </w:t>
      </w:r>
      <w:r>
        <w:rPr>
          <w:spacing w:val="-2"/>
          <w:w w:val="115"/>
        </w:rPr>
        <w:t>of</w:t>
      </w:r>
      <w:r>
        <w:rPr>
          <w:spacing w:val="-12"/>
          <w:w w:val="115"/>
        </w:rPr>
        <w:t xml:space="preserve"> </w:t>
      </w:r>
      <w:r>
        <w:rPr>
          <w:spacing w:val="-2"/>
          <w:w w:val="115"/>
        </w:rPr>
        <w:t>analytical</w:t>
      </w:r>
      <w:r>
        <w:rPr>
          <w:spacing w:val="-11"/>
          <w:w w:val="115"/>
        </w:rPr>
        <w:t xml:space="preserve"> </w:t>
      </w:r>
      <w:r>
        <w:rPr>
          <w:spacing w:val="-2"/>
          <w:w w:val="115"/>
        </w:rPr>
        <w:t>queries.</w:t>
      </w:r>
      <w:r>
        <w:rPr>
          <w:spacing w:val="9"/>
          <w:w w:val="115"/>
        </w:rPr>
        <w:t xml:space="preserve"> </w:t>
      </w:r>
      <w:r>
        <w:rPr>
          <w:spacing w:val="-2"/>
          <w:w w:val="115"/>
        </w:rPr>
        <w:t>It</w:t>
      </w:r>
      <w:r>
        <w:rPr>
          <w:spacing w:val="-11"/>
          <w:w w:val="115"/>
        </w:rPr>
        <w:t xml:space="preserve"> </w:t>
      </w:r>
      <w:r>
        <w:rPr>
          <w:spacing w:val="-2"/>
          <w:w w:val="115"/>
        </w:rPr>
        <w:t>is</w:t>
      </w:r>
      <w:r>
        <w:rPr>
          <w:spacing w:val="-12"/>
          <w:w w:val="115"/>
        </w:rPr>
        <w:t xml:space="preserve"> </w:t>
      </w:r>
      <w:r>
        <w:rPr>
          <w:spacing w:val="-2"/>
          <w:w w:val="115"/>
        </w:rPr>
        <w:t>widely</w:t>
      </w:r>
      <w:r>
        <w:rPr>
          <w:spacing w:val="-11"/>
          <w:w w:val="115"/>
        </w:rPr>
        <w:t xml:space="preserve"> </w:t>
      </w:r>
      <w:r>
        <w:rPr>
          <w:spacing w:val="-2"/>
          <w:w w:val="115"/>
        </w:rPr>
        <w:t>used</w:t>
      </w:r>
      <w:r>
        <w:rPr>
          <w:spacing w:val="-11"/>
          <w:w w:val="115"/>
        </w:rPr>
        <w:t xml:space="preserve"> </w:t>
      </w:r>
      <w:r>
        <w:rPr>
          <w:spacing w:val="-2"/>
          <w:w w:val="115"/>
        </w:rPr>
        <w:t>in</w:t>
      </w:r>
      <w:r>
        <w:rPr>
          <w:spacing w:val="-12"/>
          <w:w w:val="115"/>
        </w:rPr>
        <w:t xml:space="preserve"> </w:t>
      </w:r>
      <w:r>
        <w:rPr>
          <w:spacing w:val="-2"/>
          <w:w w:val="115"/>
        </w:rPr>
        <w:t>data</w:t>
      </w:r>
      <w:r>
        <w:rPr>
          <w:spacing w:val="-11"/>
          <w:w w:val="115"/>
        </w:rPr>
        <w:t xml:space="preserve"> </w:t>
      </w:r>
      <w:r>
        <w:rPr>
          <w:spacing w:val="-2"/>
          <w:w w:val="115"/>
        </w:rPr>
        <w:t>warehouses</w:t>
      </w:r>
      <w:r>
        <w:rPr>
          <w:spacing w:val="-11"/>
          <w:w w:val="115"/>
        </w:rPr>
        <w:t xml:space="preserve"> </w:t>
      </w:r>
      <w:r>
        <w:rPr>
          <w:spacing w:val="-2"/>
          <w:w w:val="115"/>
        </w:rPr>
        <w:t xml:space="preserve">and </w:t>
      </w:r>
      <w:r>
        <w:rPr>
          <w:w w:val="115"/>
        </w:rPr>
        <w:t xml:space="preserve">business intelligence systems.. </w:t>
      </w:r>
      <w:hyperlink w:anchor="_bookmark102" w:history="1">
        <w:r>
          <w:rPr>
            <w:w w:val="115"/>
          </w:rPr>
          <w:t>53</w:t>
        </w:r>
      </w:hyperlink>
    </w:p>
    <w:p w14:paraId="077BB5FC" w14:textId="77777777" w:rsidR="00C220EB" w:rsidRDefault="00C220EB">
      <w:pPr>
        <w:pStyle w:val="BodyText"/>
        <w:spacing w:before="82"/>
      </w:pPr>
    </w:p>
    <w:p w14:paraId="077BB5FD" w14:textId="77777777" w:rsidR="00C220EB" w:rsidRDefault="00000000">
      <w:pPr>
        <w:pStyle w:val="BodyText"/>
        <w:spacing w:line="256" w:lineRule="auto"/>
        <w:ind w:left="687" w:right="848" w:hanging="546"/>
        <w:jc w:val="both"/>
      </w:pPr>
      <w:bookmarkStart w:id="467" w:name="_bookmark179"/>
      <w:bookmarkEnd w:id="467"/>
      <w:commentRangeStart w:id="468"/>
      <w:r>
        <w:rPr>
          <w:rFonts w:ascii="Arial"/>
          <w:b/>
        </w:rPr>
        <w:t>WYSIWYG (what you see is what you get)</w:t>
      </w:r>
      <w:r>
        <w:rPr>
          <w:rFonts w:ascii="Arial"/>
          <w:b/>
          <w:spacing w:val="40"/>
        </w:rPr>
        <w:t xml:space="preserve"> </w:t>
      </w:r>
      <w:r>
        <w:t xml:space="preserve">In computing, WYSIWYG (what you see is what you get) is </w:t>
      </w:r>
      <w:r>
        <w:rPr>
          <w:w w:val="110"/>
        </w:rPr>
        <w:t>software that allows content to be edited in a form that resembles its appearance when printed or displayed</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finished</w:t>
      </w:r>
      <w:r>
        <w:rPr>
          <w:spacing w:val="-6"/>
          <w:w w:val="110"/>
        </w:rPr>
        <w:t xml:space="preserve"> </w:t>
      </w:r>
      <w:r>
        <w:rPr>
          <w:w w:val="110"/>
        </w:rPr>
        <w:t>product,</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printed</w:t>
      </w:r>
      <w:r>
        <w:rPr>
          <w:spacing w:val="-6"/>
          <w:w w:val="110"/>
        </w:rPr>
        <w:t xml:space="preserve"> </w:t>
      </w:r>
      <w:r>
        <w:rPr>
          <w:w w:val="110"/>
        </w:rPr>
        <w:t>document,</w:t>
      </w:r>
      <w:r>
        <w:rPr>
          <w:spacing w:val="-6"/>
          <w:w w:val="110"/>
        </w:rPr>
        <w:t xml:space="preserve"> </w:t>
      </w:r>
      <w:r>
        <w:rPr>
          <w:w w:val="110"/>
        </w:rPr>
        <w:t>web</w:t>
      </w:r>
      <w:r>
        <w:rPr>
          <w:spacing w:val="-6"/>
          <w:w w:val="110"/>
        </w:rPr>
        <w:t xml:space="preserve"> </w:t>
      </w:r>
      <w:r>
        <w:rPr>
          <w:w w:val="110"/>
        </w:rPr>
        <w:t>page,</w:t>
      </w:r>
      <w:r>
        <w:rPr>
          <w:spacing w:val="-6"/>
          <w:w w:val="110"/>
        </w:rPr>
        <w:t xml:space="preserve"> </w:t>
      </w:r>
      <w:r>
        <w:rPr>
          <w:w w:val="110"/>
        </w:rPr>
        <w:t>or</w:t>
      </w:r>
      <w:r>
        <w:rPr>
          <w:spacing w:val="-6"/>
          <w:w w:val="110"/>
        </w:rPr>
        <w:t xml:space="preserve"> </w:t>
      </w:r>
      <w:r>
        <w:rPr>
          <w:w w:val="110"/>
        </w:rPr>
        <w:t>slide</w:t>
      </w:r>
      <w:r>
        <w:rPr>
          <w:spacing w:val="-6"/>
          <w:w w:val="110"/>
        </w:rPr>
        <w:t xml:space="preserve"> </w:t>
      </w:r>
      <w:r>
        <w:rPr>
          <w:w w:val="110"/>
        </w:rPr>
        <w:t>presentation. WYSI-WYG</w:t>
      </w:r>
      <w:r>
        <w:rPr>
          <w:spacing w:val="-5"/>
          <w:w w:val="110"/>
        </w:rPr>
        <w:t xml:space="preserve"> </w:t>
      </w:r>
      <w:r>
        <w:rPr>
          <w:w w:val="110"/>
        </w:rPr>
        <w:t>implies</w:t>
      </w:r>
      <w:r>
        <w:rPr>
          <w:spacing w:val="-5"/>
          <w:w w:val="110"/>
        </w:rPr>
        <w:t xml:space="preserve"> </w:t>
      </w:r>
      <w:r>
        <w:rPr>
          <w:w w:val="110"/>
        </w:rPr>
        <w:t>a</w:t>
      </w:r>
      <w:r>
        <w:rPr>
          <w:spacing w:val="-5"/>
          <w:w w:val="110"/>
        </w:rPr>
        <w:t xml:space="preserve"> </w:t>
      </w:r>
      <w:r>
        <w:rPr>
          <w:w w:val="110"/>
        </w:rPr>
        <w:t>user</w:t>
      </w:r>
      <w:r>
        <w:rPr>
          <w:spacing w:val="-5"/>
          <w:w w:val="110"/>
        </w:rPr>
        <w:t xml:space="preserve"> </w:t>
      </w:r>
      <w:r>
        <w:rPr>
          <w:w w:val="110"/>
        </w:rPr>
        <w:t>interface</w:t>
      </w:r>
      <w:r>
        <w:rPr>
          <w:spacing w:val="-5"/>
          <w:w w:val="110"/>
        </w:rPr>
        <w:t xml:space="preserve"> </w:t>
      </w:r>
      <w:r>
        <w:rPr>
          <w:w w:val="110"/>
        </w:rPr>
        <w:t>that</w:t>
      </w:r>
      <w:r>
        <w:rPr>
          <w:spacing w:val="-5"/>
          <w:w w:val="110"/>
        </w:rPr>
        <w:t xml:space="preserve"> </w:t>
      </w:r>
      <w:r>
        <w:rPr>
          <w:w w:val="110"/>
        </w:rPr>
        <w:t>allows</w:t>
      </w:r>
      <w:r>
        <w:rPr>
          <w:spacing w:val="-5"/>
          <w:w w:val="110"/>
        </w:rPr>
        <w:t xml:space="preserve"> </w:t>
      </w:r>
      <w:r>
        <w:rPr>
          <w:w w:val="110"/>
        </w:rPr>
        <w:t>the</w:t>
      </w:r>
      <w:r>
        <w:rPr>
          <w:spacing w:val="-5"/>
          <w:w w:val="110"/>
        </w:rPr>
        <w:t xml:space="preserve"> </w:t>
      </w:r>
      <w:r>
        <w:rPr>
          <w:w w:val="110"/>
        </w:rPr>
        <w:t>user</w:t>
      </w:r>
      <w:r>
        <w:rPr>
          <w:spacing w:val="-5"/>
          <w:w w:val="110"/>
        </w:rPr>
        <w:t xml:space="preserve"> </w:t>
      </w:r>
      <w:r>
        <w:rPr>
          <w:w w:val="110"/>
        </w:rPr>
        <w:t>to</w:t>
      </w:r>
      <w:r>
        <w:rPr>
          <w:spacing w:val="-5"/>
          <w:w w:val="110"/>
        </w:rPr>
        <w:t xml:space="preserve"> </w:t>
      </w:r>
      <w:r>
        <w:rPr>
          <w:w w:val="110"/>
        </w:rPr>
        <w:t>view</w:t>
      </w:r>
      <w:r>
        <w:rPr>
          <w:spacing w:val="-5"/>
          <w:w w:val="110"/>
        </w:rPr>
        <w:t xml:space="preserve"> </w:t>
      </w:r>
      <w:r>
        <w:rPr>
          <w:w w:val="110"/>
        </w:rPr>
        <w:t>something</w:t>
      </w:r>
      <w:r>
        <w:rPr>
          <w:spacing w:val="-5"/>
          <w:w w:val="110"/>
        </w:rPr>
        <w:t xml:space="preserve"> </w:t>
      </w:r>
      <w:r>
        <w:rPr>
          <w:w w:val="110"/>
        </w:rPr>
        <w:t>very</w:t>
      </w:r>
      <w:r>
        <w:rPr>
          <w:spacing w:val="-5"/>
          <w:w w:val="110"/>
        </w:rPr>
        <w:t xml:space="preserve"> </w:t>
      </w:r>
      <w:r>
        <w:rPr>
          <w:w w:val="110"/>
        </w:rPr>
        <w:t>similar</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result</w:t>
      </w:r>
      <w:r>
        <w:rPr>
          <w:spacing w:val="-5"/>
          <w:w w:val="110"/>
        </w:rPr>
        <w:t xml:space="preserve"> </w:t>
      </w:r>
      <w:r>
        <w:rPr>
          <w:w w:val="110"/>
        </w:rPr>
        <w:t xml:space="preserve">while the document is being created.. </w:t>
      </w:r>
      <w:hyperlink w:anchor="_bookmark54" w:history="1">
        <w:r>
          <w:rPr>
            <w:w w:val="110"/>
          </w:rPr>
          <w:t>26</w:t>
        </w:r>
      </w:hyperlink>
      <w:commentRangeEnd w:id="468"/>
      <w:r w:rsidR="000520DB">
        <w:rPr>
          <w:rStyle w:val="CommentReference"/>
          <w:sz w:val="22"/>
          <w:szCs w:val="22"/>
        </w:rPr>
        <w:commentReference w:id="468"/>
      </w:r>
    </w:p>
    <w:p w14:paraId="077BB5FE" w14:textId="77777777" w:rsidR="00C220EB" w:rsidRDefault="00C220EB">
      <w:pPr>
        <w:pStyle w:val="BodyText"/>
        <w:spacing w:line="256" w:lineRule="auto"/>
        <w:jc w:val="both"/>
        <w:sectPr w:rsidR="00C220EB">
          <w:pgSz w:w="11910" w:h="16840"/>
          <w:pgMar w:top="440" w:right="0" w:bottom="1720" w:left="708" w:header="227" w:footer="1540" w:gutter="0"/>
          <w:cols w:space="720"/>
        </w:sectPr>
      </w:pPr>
    </w:p>
    <w:p w14:paraId="077BB5FF" w14:textId="77777777" w:rsidR="00C220EB" w:rsidRDefault="00C220EB">
      <w:pPr>
        <w:pStyle w:val="BodyText"/>
        <w:spacing w:before="4"/>
        <w:rPr>
          <w:sz w:val="17"/>
        </w:rPr>
      </w:pPr>
    </w:p>
    <w:p w14:paraId="077BB600" w14:textId="77777777" w:rsidR="00C220EB" w:rsidRDefault="00C220EB">
      <w:pPr>
        <w:pStyle w:val="BodyText"/>
        <w:rPr>
          <w:sz w:val="17"/>
        </w:rPr>
        <w:sectPr w:rsidR="00C220EB">
          <w:headerReference w:type="even" r:id="rId172"/>
          <w:footerReference w:type="even" r:id="rId173"/>
          <w:pgSz w:w="11910" w:h="16840"/>
          <w:pgMar w:top="1920" w:right="0" w:bottom="280" w:left="708" w:header="0" w:footer="0" w:gutter="0"/>
          <w:cols w:space="720"/>
        </w:sectPr>
      </w:pPr>
    </w:p>
    <w:p w14:paraId="077BB601" w14:textId="77777777" w:rsidR="00C220EB" w:rsidRDefault="00C220EB">
      <w:pPr>
        <w:pStyle w:val="BodyText"/>
      </w:pPr>
    </w:p>
    <w:p w14:paraId="077BB602" w14:textId="77777777" w:rsidR="00C220EB" w:rsidRDefault="00C220EB">
      <w:pPr>
        <w:pStyle w:val="BodyText"/>
        <w:spacing w:before="49"/>
      </w:pPr>
    </w:p>
    <w:p w14:paraId="077BB603" w14:textId="77777777" w:rsidR="00C220EB" w:rsidRDefault="00000000">
      <w:pPr>
        <w:pStyle w:val="BodyText"/>
        <w:spacing w:line="242" w:lineRule="auto"/>
        <w:ind w:left="360" w:right="848" w:hanging="219"/>
        <w:jc w:val="both"/>
      </w:pPr>
      <w:bookmarkStart w:id="469" w:name="Bibliography"/>
      <w:bookmarkStart w:id="470" w:name="_bookmark180"/>
      <w:bookmarkStart w:id="471" w:name="_bookmark182"/>
      <w:bookmarkEnd w:id="469"/>
      <w:bookmarkEnd w:id="470"/>
      <w:bookmarkEnd w:id="471"/>
      <w:r>
        <w:t xml:space="preserve">Amazon Web Services (2025a). </w:t>
      </w:r>
      <w:r>
        <w:rPr>
          <w:rFonts w:ascii="Source Serif 4"/>
          <w:i/>
        </w:rPr>
        <w:t xml:space="preserve">What is Amazon Athena? </w:t>
      </w:r>
      <w:r>
        <w:t xml:space="preserve">Accessed for definition and conceptual overview of Amazon Athena. Amazon Web Services. URL: </w:t>
      </w:r>
      <w:hyperlink r:id="rId174">
        <w:r>
          <w:rPr>
            <w:rFonts w:ascii="Cambria"/>
            <w:color w:val="000098"/>
          </w:rPr>
          <w:t>https://docs.aws.amazon.com/athena/latest/ug/what-</w:t>
        </w:r>
        <w:bookmarkStart w:id="472" w:name="_bookmark181"/>
        <w:bookmarkEnd w:id="472"/>
      </w:hyperlink>
      <w:hyperlink r:id="rId175">
        <w:r>
          <w:rPr>
            <w:rFonts w:ascii="Cambria"/>
            <w:color w:val="000098"/>
            <w:spacing w:val="-1"/>
            <w:w w:val="154"/>
          </w:rPr>
          <w:t>i</w:t>
        </w:r>
        <w:r>
          <w:rPr>
            <w:rFonts w:ascii="Cambria"/>
            <w:color w:val="000098"/>
            <w:spacing w:val="-1"/>
            <w:w w:val="89"/>
          </w:rPr>
          <w:t>s</w:t>
        </w:r>
        <w:r>
          <w:rPr>
            <w:rFonts w:ascii="Cambria"/>
            <w:color w:val="000098"/>
            <w:spacing w:val="-1"/>
            <w:w w:val="220"/>
          </w:rPr>
          <w:t>.</w:t>
        </w:r>
        <w:r>
          <w:rPr>
            <w:rFonts w:ascii="Cambria"/>
            <w:color w:val="000098"/>
            <w:spacing w:val="-1"/>
            <w:w w:val="62"/>
          </w:rPr>
          <w:t>h</w:t>
        </w:r>
        <w:r>
          <w:rPr>
            <w:rFonts w:ascii="Cambria"/>
            <w:color w:val="000098"/>
            <w:spacing w:val="-1"/>
            <w:w w:val="121"/>
          </w:rPr>
          <w:t>t</w:t>
        </w:r>
        <w:r>
          <w:rPr>
            <w:rFonts w:ascii="Cambria"/>
            <w:color w:val="000098"/>
            <w:spacing w:val="-1"/>
            <w:w w:val="31"/>
          </w:rPr>
          <w:t>m</w:t>
        </w:r>
        <w:r>
          <w:rPr>
            <w:rFonts w:ascii="Cambria"/>
            <w:color w:val="000098"/>
            <w:w w:val="158"/>
          </w:rPr>
          <w:t>l</w:t>
        </w:r>
      </w:hyperlink>
      <w:r>
        <w:rPr>
          <w:rFonts w:ascii="Cambria"/>
          <w:color w:val="000098"/>
          <w:spacing w:val="-1"/>
          <w:w w:val="119"/>
        </w:rPr>
        <w:t xml:space="preserve"> </w:t>
      </w:r>
      <w:r>
        <w:rPr>
          <w:w w:val="110"/>
        </w:rPr>
        <w:t>(visited on 12/26/2025).</w:t>
      </w:r>
    </w:p>
    <w:p w14:paraId="077BB604" w14:textId="77777777" w:rsidR="00C220EB" w:rsidRDefault="00000000">
      <w:pPr>
        <w:pStyle w:val="BodyText"/>
        <w:spacing w:line="242" w:lineRule="auto"/>
        <w:ind w:left="360" w:right="848" w:hanging="219"/>
        <w:jc w:val="both"/>
      </w:pPr>
      <w:r>
        <w:t>–</w:t>
      </w:r>
      <w:r>
        <w:rPr>
          <w:spacing w:val="40"/>
        </w:rPr>
        <w:t xml:space="preserve"> </w:t>
      </w:r>
      <w:r>
        <w:t xml:space="preserve">(2025b). </w:t>
      </w:r>
      <w:r>
        <w:rPr>
          <w:rFonts w:ascii="Source Serif 4" w:hAnsi="Source Serif 4"/>
          <w:i/>
        </w:rPr>
        <w:t xml:space="preserve">What is Amazon S3? </w:t>
      </w:r>
      <w:r>
        <w:t xml:space="preserve">Accessed for definition of Amazon S3 object storage service. Amazon Web </w:t>
      </w:r>
      <w:r>
        <w:rPr>
          <w:w w:val="110"/>
        </w:rPr>
        <w:t xml:space="preserve">Services. URL: </w:t>
      </w:r>
      <w:hyperlink r:id="rId176">
        <w:r>
          <w:rPr>
            <w:rFonts w:ascii="Cambria" w:hAnsi="Cambria"/>
            <w:color w:val="000098"/>
            <w:spacing w:val="-1"/>
            <w:w w:val="86"/>
          </w:rPr>
          <w:t>h</w:t>
        </w:r>
        <w:r>
          <w:rPr>
            <w:rFonts w:ascii="Cambria" w:hAnsi="Cambria"/>
            <w:color w:val="000098"/>
            <w:spacing w:val="-1"/>
            <w:w w:val="145"/>
          </w:rPr>
          <w:t>tt</w:t>
        </w:r>
        <w:r>
          <w:rPr>
            <w:rFonts w:ascii="Cambria" w:hAnsi="Cambria"/>
            <w:color w:val="000098"/>
            <w:w w:val="86"/>
          </w:rPr>
          <w:t>p</w:t>
        </w:r>
        <w:r>
          <w:rPr>
            <w:rFonts w:ascii="Cambria" w:hAnsi="Cambria"/>
            <w:color w:val="000098"/>
            <w:spacing w:val="1"/>
            <w:w w:val="113"/>
          </w:rPr>
          <w:t>s</w:t>
        </w:r>
        <w:r>
          <w:rPr>
            <w:rFonts w:ascii="Cambria" w:hAnsi="Cambria"/>
            <w:color w:val="000098"/>
            <w:spacing w:val="1"/>
            <w:w w:val="188"/>
          </w:rPr>
          <w:t>:</w:t>
        </w:r>
        <w:r>
          <w:rPr>
            <w:rFonts w:ascii="Cambria" w:hAnsi="Cambria"/>
            <w:color w:val="000098"/>
            <w:spacing w:val="1"/>
            <w:w w:val="98"/>
          </w:rPr>
          <w:t>//</w:t>
        </w:r>
        <w:r>
          <w:rPr>
            <w:rFonts w:ascii="Cambria" w:hAnsi="Cambria"/>
            <w:color w:val="000098"/>
            <w:spacing w:val="-1"/>
            <w:w w:val="86"/>
          </w:rPr>
          <w:t>d</w:t>
        </w:r>
        <w:r>
          <w:rPr>
            <w:rFonts w:ascii="Cambria" w:hAnsi="Cambria"/>
            <w:color w:val="000098"/>
            <w:spacing w:val="-1"/>
            <w:w w:val="90"/>
          </w:rPr>
          <w:t>o</w:t>
        </w:r>
        <w:r>
          <w:rPr>
            <w:rFonts w:ascii="Cambria" w:hAnsi="Cambria"/>
            <w:color w:val="000098"/>
            <w:spacing w:val="-1"/>
            <w:w w:val="110"/>
          </w:rPr>
          <w:t>c</w:t>
        </w:r>
        <w:r>
          <w:rPr>
            <w:rFonts w:ascii="Cambria" w:hAnsi="Cambria"/>
            <w:color w:val="000098"/>
            <w:spacing w:val="1"/>
            <w:w w:val="113"/>
          </w:rPr>
          <w:t>s</w:t>
        </w:r>
        <w:r>
          <w:rPr>
            <w:rFonts w:ascii="Cambria" w:hAnsi="Cambria"/>
            <w:color w:val="000098"/>
            <w:spacing w:val="1"/>
            <w:w w:val="244"/>
          </w:rPr>
          <w:t>.</w:t>
        </w:r>
        <w:r>
          <w:rPr>
            <w:rFonts w:ascii="Cambria" w:hAnsi="Cambria"/>
            <w:color w:val="000098"/>
            <w:spacing w:val="-1"/>
            <w:w w:val="99"/>
          </w:rPr>
          <w:t>a</w:t>
        </w:r>
        <w:r>
          <w:rPr>
            <w:rFonts w:ascii="Cambria" w:hAnsi="Cambria"/>
            <w:color w:val="000098"/>
            <w:spacing w:val="-1"/>
            <w:w w:val="60"/>
          </w:rPr>
          <w:t>w</w:t>
        </w:r>
        <w:r>
          <w:rPr>
            <w:rFonts w:ascii="Cambria" w:hAnsi="Cambria"/>
            <w:color w:val="000098"/>
            <w:spacing w:val="1"/>
            <w:w w:val="113"/>
          </w:rPr>
          <w:t>s</w:t>
        </w:r>
        <w:r>
          <w:rPr>
            <w:rFonts w:ascii="Cambria" w:hAnsi="Cambria"/>
            <w:color w:val="000098"/>
            <w:spacing w:val="1"/>
            <w:w w:val="244"/>
          </w:rPr>
          <w:t>.</w:t>
        </w:r>
        <w:r>
          <w:rPr>
            <w:rFonts w:ascii="Cambria" w:hAnsi="Cambria"/>
            <w:color w:val="000098"/>
            <w:w w:val="71"/>
          </w:rPr>
          <w:t>am</w:t>
        </w:r>
        <w:r>
          <w:rPr>
            <w:rFonts w:ascii="Cambria" w:hAnsi="Cambria"/>
            <w:color w:val="000098"/>
            <w:w w:val="102"/>
          </w:rPr>
          <w:t>a</w:t>
        </w:r>
        <w:r>
          <w:rPr>
            <w:rFonts w:ascii="Cambria" w:hAnsi="Cambria"/>
            <w:color w:val="000098"/>
            <w:spacing w:val="-1"/>
            <w:w w:val="102"/>
          </w:rPr>
          <w:t>z</w:t>
        </w:r>
        <w:r>
          <w:rPr>
            <w:rFonts w:ascii="Cambria" w:hAnsi="Cambria"/>
            <w:color w:val="000098"/>
            <w:w w:val="88"/>
          </w:rPr>
          <w:t>o</w:t>
        </w:r>
        <w:r>
          <w:rPr>
            <w:rFonts w:ascii="Cambria" w:hAnsi="Cambria"/>
            <w:color w:val="000098"/>
            <w:spacing w:val="1"/>
            <w:w w:val="88"/>
          </w:rPr>
          <w:t>n</w:t>
        </w:r>
        <w:r>
          <w:rPr>
            <w:rFonts w:ascii="Cambria" w:hAnsi="Cambria"/>
            <w:color w:val="000098"/>
            <w:spacing w:val="1"/>
            <w:w w:val="244"/>
          </w:rPr>
          <w:t>.</w:t>
        </w:r>
        <w:r>
          <w:rPr>
            <w:rFonts w:ascii="Cambria" w:hAnsi="Cambria"/>
            <w:color w:val="000098"/>
            <w:w w:val="99"/>
          </w:rPr>
          <w:t>c</w:t>
        </w:r>
        <w:r>
          <w:rPr>
            <w:rFonts w:ascii="Cambria" w:hAnsi="Cambria"/>
            <w:color w:val="000098"/>
            <w:spacing w:val="-1"/>
            <w:w w:val="99"/>
          </w:rPr>
          <w:t>o</w:t>
        </w:r>
        <w:r>
          <w:rPr>
            <w:rFonts w:ascii="Cambria" w:hAnsi="Cambria"/>
            <w:color w:val="000098"/>
            <w:spacing w:val="1"/>
            <w:w w:val="55"/>
          </w:rPr>
          <w:t>m</w:t>
        </w:r>
        <w:r>
          <w:rPr>
            <w:rFonts w:ascii="Cambria" w:hAnsi="Cambria"/>
            <w:color w:val="000098"/>
            <w:spacing w:val="1"/>
            <w:w w:val="98"/>
          </w:rPr>
          <w:t>/</w:t>
        </w:r>
        <w:r>
          <w:rPr>
            <w:rFonts w:ascii="Cambria" w:hAnsi="Cambria"/>
            <w:color w:val="000098"/>
            <w:w w:val="64"/>
          </w:rPr>
          <w:t>A</w:t>
        </w:r>
        <w:r>
          <w:rPr>
            <w:rFonts w:ascii="Cambria" w:hAnsi="Cambria"/>
            <w:color w:val="000098"/>
            <w:spacing w:val="-1"/>
            <w:w w:val="64"/>
          </w:rPr>
          <w:t>m</w:t>
        </w:r>
        <w:r>
          <w:rPr>
            <w:rFonts w:ascii="Cambria" w:hAnsi="Cambria"/>
            <w:color w:val="000098"/>
            <w:w w:val="102"/>
          </w:rPr>
          <w:t>a</w:t>
        </w:r>
        <w:r>
          <w:rPr>
            <w:rFonts w:ascii="Cambria" w:hAnsi="Cambria"/>
            <w:color w:val="000098"/>
            <w:spacing w:val="-1"/>
            <w:w w:val="102"/>
          </w:rPr>
          <w:t>z</w:t>
        </w:r>
        <w:r>
          <w:rPr>
            <w:rFonts w:ascii="Cambria" w:hAnsi="Cambria"/>
            <w:color w:val="000098"/>
            <w:w w:val="88"/>
          </w:rPr>
          <w:t>o</w:t>
        </w:r>
        <w:r>
          <w:rPr>
            <w:rFonts w:ascii="Cambria" w:hAnsi="Cambria"/>
            <w:color w:val="000098"/>
            <w:spacing w:val="-1"/>
            <w:w w:val="88"/>
          </w:rPr>
          <w:t>n</w:t>
        </w:r>
        <w:r>
          <w:rPr>
            <w:rFonts w:ascii="Cambria" w:hAnsi="Cambria"/>
            <w:color w:val="000098"/>
            <w:w w:val="91"/>
          </w:rPr>
          <w:t>S</w:t>
        </w:r>
        <w:r>
          <w:rPr>
            <w:rFonts w:ascii="Cambria" w:hAnsi="Cambria"/>
            <w:color w:val="000098"/>
            <w:spacing w:val="1"/>
            <w:w w:val="91"/>
          </w:rPr>
          <w:t>3</w:t>
        </w:r>
        <w:r>
          <w:rPr>
            <w:rFonts w:ascii="Cambria" w:hAnsi="Cambria"/>
            <w:color w:val="000098"/>
            <w:spacing w:val="1"/>
            <w:w w:val="98"/>
          </w:rPr>
          <w:t>/</w:t>
        </w:r>
        <w:r>
          <w:rPr>
            <w:rFonts w:ascii="Cambria" w:hAnsi="Cambria"/>
            <w:color w:val="000098"/>
            <w:w w:val="128"/>
          </w:rPr>
          <w:t>l</w:t>
        </w:r>
        <w:r>
          <w:rPr>
            <w:rFonts w:ascii="Cambria" w:hAnsi="Cambria"/>
            <w:color w:val="000098"/>
            <w:spacing w:val="-1"/>
            <w:w w:val="128"/>
          </w:rPr>
          <w:t>a</w:t>
        </w:r>
        <w:r>
          <w:rPr>
            <w:rFonts w:ascii="Cambria" w:hAnsi="Cambria"/>
            <w:color w:val="000098"/>
            <w:w w:val="118"/>
          </w:rPr>
          <w:t>t</w:t>
        </w:r>
        <w:r>
          <w:rPr>
            <w:rFonts w:ascii="Cambria" w:hAnsi="Cambria"/>
            <w:color w:val="000098"/>
            <w:spacing w:val="-1"/>
            <w:w w:val="118"/>
          </w:rPr>
          <w:t>e</w:t>
        </w:r>
        <w:r>
          <w:rPr>
            <w:rFonts w:ascii="Cambria" w:hAnsi="Cambria"/>
            <w:color w:val="000098"/>
            <w:w w:val="127"/>
          </w:rPr>
          <w:t>s</w:t>
        </w:r>
        <w:r>
          <w:rPr>
            <w:rFonts w:ascii="Cambria" w:hAnsi="Cambria"/>
            <w:color w:val="000098"/>
            <w:spacing w:val="1"/>
            <w:w w:val="127"/>
          </w:rPr>
          <w:t>t</w:t>
        </w:r>
        <w:r>
          <w:rPr>
            <w:rFonts w:ascii="Cambria" w:hAnsi="Cambria"/>
            <w:color w:val="000098"/>
            <w:spacing w:val="1"/>
            <w:w w:val="98"/>
          </w:rPr>
          <w:t>/</w:t>
        </w:r>
        <w:r>
          <w:rPr>
            <w:rFonts w:ascii="Cambria" w:hAnsi="Cambria"/>
            <w:color w:val="000098"/>
            <w:w w:val="98"/>
          </w:rPr>
          <w:t>u</w:t>
        </w:r>
        <w:r>
          <w:rPr>
            <w:rFonts w:ascii="Cambria" w:hAnsi="Cambria"/>
            <w:color w:val="000098"/>
            <w:spacing w:val="-1"/>
            <w:w w:val="98"/>
          </w:rPr>
          <w:t>s</w:t>
        </w:r>
        <w:r>
          <w:rPr>
            <w:rFonts w:ascii="Cambria" w:hAnsi="Cambria"/>
            <w:color w:val="000098"/>
            <w:w w:val="107"/>
          </w:rPr>
          <w:t>e</w:t>
        </w:r>
        <w:r>
          <w:rPr>
            <w:rFonts w:ascii="Cambria" w:hAnsi="Cambria"/>
            <w:color w:val="000098"/>
            <w:spacing w:val="-1"/>
            <w:w w:val="107"/>
          </w:rPr>
          <w:t>r</w:t>
        </w:r>
        <w:r>
          <w:rPr>
            <w:rFonts w:ascii="Cambria" w:hAnsi="Cambria"/>
            <w:color w:val="000098"/>
            <w:w w:val="92"/>
          </w:rPr>
          <w:t>g</w:t>
        </w:r>
        <w:r>
          <w:rPr>
            <w:rFonts w:ascii="Cambria" w:hAnsi="Cambria"/>
            <w:color w:val="000098"/>
            <w:spacing w:val="-1"/>
            <w:w w:val="92"/>
          </w:rPr>
          <w:t>u</w:t>
        </w:r>
        <w:r>
          <w:rPr>
            <w:rFonts w:ascii="Cambria" w:hAnsi="Cambria"/>
            <w:color w:val="000098"/>
            <w:w w:val="117"/>
          </w:rPr>
          <w:t>i</w:t>
        </w:r>
        <w:r>
          <w:rPr>
            <w:rFonts w:ascii="Cambria" w:hAnsi="Cambria"/>
            <w:color w:val="000098"/>
            <w:spacing w:val="-1"/>
            <w:w w:val="117"/>
          </w:rPr>
          <w:t>d</w:t>
        </w:r>
        <w:r>
          <w:rPr>
            <w:rFonts w:ascii="Cambria" w:hAnsi="Cambria"/>
            <w:color w:val="000098"/>
            <w:spacing w:val="1"/>
            <w:w w:val="99"/>
          </w:rPr>
          <w:t>e</w:t>
        </w:r>
        <w:r>
          <w:rPr>
            <w:rFonts w:ascii="Cambria" w:hAnsi="Cambria"/>
            <w:color w:val="000098"/>
            <w:spacing w:val="1"/>
            <w:w w:val="98"/>
          </w:rPr>
          <w:t>/</w:t>
        </w:r>
        <w:r>
          <w:rPr>
            <w:rFonts w:ascii="Cambria" w:hAnsi="Cambria"/>
            <w:color w:val="000098"/>
            <w:spacing w:val="-1"/>
            <w:w w:val="49"/>
          </w:rPr>
          <w:t>W</w:t>
        </w:r>
        <w:r>
          <w:rPr>
            <w:rFonts w:ascii="Cambria" w:hAnsi="Cambria"/>
            <w:color w:val="000098"/>
            <w:w w:val="129"/>
          </w:rPr>
          <w:t>e</w:t>
        </w:r>
        <w:r>
          <w:rPr>
            <w:rFonts w:ascii="Cambria" w:hAnsi="Cambria"/>
            <w:color w:val="000098"/>
            <w:spacing w:val="-1"/>
            <w:w w:val="129"/>
          </w:rPr>
          <w:t>l</w:t>
        </w:r>
        <w:r>
          <w:rPr>
            <w:rFonts w:ascii="Cambria" w:hAnsi="Cambria"/>
            <w:color w:val="000098"/>
            <w:spacing w:val="-1"/>
            <w:w w:val="110"/>
          </w:rPr>
          <w:t>c</w:t>
        </w:r>
        <w:r>
          <w:rPr>
            <w:rFonts w:ascii="Cambria" w:hAnsi="Cambria"/>
            <w:color w:val="000098"/>
            <w:spacing w:val="-1"/>
            <w:w w:val="90"/>
          </w:rPr>
          <w:t>o</w:t>
        </w:r>
        <w:r>
          <w:rPr>
            <w:rFonts w:ascii="Cambria" w:hAnsi="Cambria"/>
            <w:color w:val="000098"/>
            <w:w w:val="71"/>
          </w:rPr>
          <w:t>m</w:t>
        </w:r>
        <w:r>
          <w:rPr>
            <w:rFonts w:ascii="Cambria" w:hAnsi="Cambria"/>
            <w:color w:val="000098"/>
            <w:spacing w:val="1"/>
            <w:w w:val="71"/>
          </w:rPr>
          <w:t>e</w:t>
        </w:r>
        <w:r>
          <w:rPr>
            <w:rFonts w:ascii="Cambria" w:hAnsi="Cambria"/>
            <w:color w:val="000098"/>
            <w:spacing w:val="1"/>
            <w:w w:val="244"/>
          </w:rPr>
          <w:t>.</w:t>
        </w:r>
        <w:r>
          <w:rPr>
            <w:rFonts w:ascii="Cambria" w:hAnsi="Cambria"/>
            <w:color w:val="000098"/>
            <w:spacing w:val="-1"/>
            <w:w w:val="86"/>
          </w:rPr>
          <w:t>h</w:t>
        </w:r>
        <w:r>
          <w:rPr>
            <w:rFonts w:ascii="Cambria" w:hAnsi="Cambria"/>
            <w:color w:val="000098"/>
            <w:w w:val="81"/>
          </w:rPr>
          <w:t>t</w:t>
        </w:r>
        <w:r>
          <w:rPr>
            <w:rFonts w:ascii="Cambria" w:hAnsi="Cambria"/>
            <w:color w:val="000098"/>
            <w:spacing w:val="-1"/>
            <w:w w:val="81"/>
          </w:rPr>
          <w:t>m</w:t>
        </w:r>
        <w:r>
          <w:rPr>
            <w:rFonts w:ascii="Cambria" w:hAnsi="Cambria"/>
            <w:color w:val="000098"/>
            <w:w w:val="182"/>
          </w:rPr>
          <w:t>l</w:t>
        </w:r>
      </w:hyperlink>
      <w:r>
        <w:rPr>
          <w:rFonts w:ascii="Cambria" w:hAnsi="Cambria"/>
          <w:color w:val="000098"/>
          <w:spacing w:val="-1"/>
          <w:w w:val="109"/>
        </w:rPr>
        <w:t xml:space="preserve"> </w:t>
      </w:r>
      <w:r>
        <w:rPr>
          <w:w w:val="110"/>
        </w:rPr>
        <w:t xml:space="preserve">(visited on </w:t>
      </w:r>
      <w:bookmarkStart w:id="473" w:name="_bookmark183"/>
      <w:bookmarkEnd w:id="473"/>
      <w:r>
        <w:rPr>
          <w:spacing w:val="-2"/>
          <w:w w:val="110"/>
        </w:rPr>
        <w:t>12/26/2025).</w:t>
      </w:r>
    </w:p>
    <w:p w14:paraId="077BB605" w14:textId="77777777" w:rsidR="00C220EB" w:rsidRDefault="00000000">
      <w:pPr>
        <w:pStyle w:val="BodyText"/>
        <w:spacing w:line="242" w:lineRule="auto"/>
        <w:ind w:left="360" w:right="846" w:hanging="219"/>
        <w:jc w:val="both"/>
      </w:pPr>
      <w:r>
        <w:t xml:space="preserve">Kimball Group (n.d.). </w:t>
      </w:r>
      <w:r>
        <w:rPr>
          <w:rFonts w:ascii="Source Serif 4"/>
          <w:i/>
        </w:rPr>
        <w:t>Kimball Technical DW/BI System Architecture</w:t>
      </w:r>
      <w:r>
        <w:t xml:space="preserve">. URL: </w:t>
      </w:r>
      <w:hyperlink r:id="rId177">
        <w:r>
          <w:rPr>
            <w:rFonts w:ascii="Cambria"/>
            <w:color w:val="000098"/>
          </w:rPr>
          <w:t>https://www.kimballgroup.com/</w:t>
        </w:r>
      </w:hyperlink>
      <w:r>
        <w:rPr>
          <w:rFonts w:ascii="Cambria"/>
          <w:color w:val="000098"/>
        </w:rPr>
        <w:t xml:space="preserve"> </w:t>
      </w:r>
      <w:hyperlink r:id="rId178">
        <w:r>
          <w:rPr>
            <w:rFonts w:ascii="Cambria"/>
            <w:color w:val="000098"/>
            <w:w w:val="110"/>
          </w:rPr>
          <w:t>data</w:t>
        </w:r>
        <w:r>
          <w:rPr>
            <w:rFonts w:ascii="Cambria"/>
            <w:color w:val="000098"/>
            <w:spacing w:val="-6"/>
            <w:w w:val="110"/>
          </w:rPr>
          <w:t xml:space="preserve"> </w:t>
        </w:r>
        <w:r>
          <w:rPr>
            <w:rFonts w:ascii="Cambria"/>
            <w:color w:val="000098"/>
            <w:w w:val="110"/>
          </w:rPr>
          <w:t>- warehouse</w:t>
        </w:r>
        <w:r>
          <w:rPr>
            <w:rFonts w:ascii="Cambria"/>
            <w:color w:val="000098"/>
            <w:spacing w:val="-6"/>
            <w:w w:val="110"/>
          </w:rPr>
          <w:t xml:space="preserve"> </w:t>
        </w:r>
        <w:r>
          <w:rPr>
            <w:rFonts w:ascii="Cambria"/>
            <w:color w:val="000098"/>
            <w:w w:val="110"/>
          </w:rPr>
          <w:t>- business</w:t>
        </w:r>
        <w:r>
          <w:rPr>
            <w:rFonts w:ascii="Cambria"/>
            <w:color w:val="000098"/>
            <w:spacing w:val="-6"/>
            <w:w w:val="110"/>
          </w:rPr>
          <w:t xml:space="preserve"> </w:t>
        </w:r>
        <w:r>
          <w:rPr>
            <w:rFonts w:ascii="Cambria"/>
            <w:color w:val="000098"/>
            <w:w w:val="110"/>
          </w:rPr>
          <w:t>- intelligence</w:t>
        </w:r>
        <w:r>
          <w:rPr>
            <w:rFonts w:ascii="Cambria"/>
            <w:color w:val="000098"/>
            <w:spacing w:val="-6"/>
            <w:w w:val="110"/>
          </w:rPr>
          <w:t xml:space="preserve"> </w:t>
        </w:r>
        <w:r>
          <w:rPr>
            <w:rFonts w:ascii="Cambria"/>
            <w:color w:val="000098"/>
            <w:w w:val="110"/>
          </w:rPr>
          <w:t>- resources</w:t>
        </w:r>
        <w:r>
          <w:rPr>
            <w:rFonts w:ascii="Cambria"/>
            <w:color w:val="000098"/>
            <w:spacing w:val="-6"/>
            <w:w w:val="110"/>
          </w:rPr>
          <w:t xml:space="preserve"> </w:t>
        </w:r>
        <w:r>
          <w:rPr>
            <w:rFonts w:ascii="Cambria"/>
            <w:color w:val="000098"/>
            <w:w w:val="110"/>
          </w:rPr>
          <w:t>/</w:t>
        </w:r>
        <w:r>
          <w:rPr>
            <w:rFonts w:ascii="Cambria"/>
            <w:color w:val="000098"/>
            <w:spacing w:val="-6"/>
            <w:w w:val="110"/>
          </w:rPr>
          <w:t xml:space="preserve"> </w:t>
        </w:r>
        <w:r>
          <w:rPr>
            <w:rFonts w:ascii="Cambria"/>
            <w:color w:val="000098"/>
            <w:w w:val="110"/>
          </w:rPr>
          <w:t>kimball</w:t>
        </w:r>
        <w:r>
          <w:rPr>
            <w:rFonts w:ascii="Cambria"/>
            <w:color w:val="000098"/>
            <w:spacing w:val="-6"/>
            <w:w w:val="110"/>
          </w:rPr>
          <w:t xml:space="preserve"> </w:t>
        </w:r>
        <w:r>
          <w:rPr>
            <w:rFonts w:ascii="Cambria"/>
            <w:color w:val="000098"/>
            <w:w w:val="110"/>
          </w:rPr>
          <w:t>- techniques</w:t>
        </w:r>
        <w:r>
          <w:rPr>
            <w:rFonts w:ascii="Cambria"/>
            <w:color w:val="000098"/>
            <w:spacing w:val="-6"/>
            <w:w w:val="110"/>
          </w:rPr>
          <w:t xml:space="preserve"> </w:t>
        </w:r>
        <w:r>
          <w:rPr>
            <w:rFonts w:ascii="Cambria"/>
            <w:color w:val="000098"/>
            <w:w w:val="110"/>
          </w:rPr>
          <w:t>/</w:t>
        </w:r>
        <w:r>
          <w:rPr>
            <w:rFonts w:ascii="Cambria"/>
            <w:color w:val="000098"/>
            <w:spacing w:val="-6"/>
            <w:w w:val="110"/>
          </w:rPr>
          <w:t xml:space="preserve"> </w:t>
        </w:r>
        <w:r>
          <w:rPr>
            <w:rFonts w:ascii="Cambria"/>
            <w:color w:val="000098"/>
            <w:w w:val="110"/>
          </w:rPr>
          <w:t>technical</w:t>
        </w:r>
        <w:r>
          <w:rPr>
            <w:rFonts w:ascii="Cambria"/>
            <w:color w:val="000098"/>
            <w:spacing w:val="-6"/>
            <w:w w:val="110"/>
          </w:rPr>
          <w:t xml:space="preserve"> </w:t>
        </w:r>
        <w:r>
          <w:rPr>
            <w:rFonts w:ascii="Cambria"/>
            <w:color w:val="000098"/>
            <w:w w:val="110"/>
          </w:rPr>
          <w:t>- dw</w:t>
        </w:r>
        <w:r>
          <w:rPr>
            <w:rFonts w:ascii="Cambria"/>
            <w:color w:val="000098"/>
            <w:spacing w:val="-6"/>
            <w:w w:val="110"/>
          </w:rPr>
          <w:t xml:space="preserve"> </w:t>
        </w:r>
        <w:r>
          <w:rPr>
            <w:rFonts w:ascii="Cambria"/>
            <w:color w:val="000098"/>
            <w:w w:val="110"/>
          </w:rPr>
          <w:t>- bi</w:t>
        </w:r>
        <w:r>
          <w:rPr>
            <w:rFonts w:ascii="Cambria"/>
            <w:color w:val="000098"/>
            <w:spacing w:val="-6"/>
            <w:w w:val="110"/>
          </w:rPr>
          <w:t xml:space="preserve"> </w:t>
        </w:r>
        <w:r>
          <w:rPr>
            <w:rFonts w:ascii="Cambria"/>
            <w:color w:val="000098"/>
            <w:w w:val="110"/>
          </w:rPr>
          <w:t>-</w:t>
        </w:r>
      </w:hyperlink>
      <w:r>
        <w:rPr>
          <w:rFonts w:ascii="Cambria"/>
          <w:color w:val="000098"/>
          <w:w w:val="110"/>
        </w:rPr>
        <w:t xml:space="preserve"> </w:t>
      </w:r>
      <w:bookmarkStart w:id="474" w:name="_bookmark184"/>
      <w:bookmarkEnd w:id="474"/>
      <w:r>
        <w:fldChar w:fldCharType="begin"/>
      </w:r>
      <w:r>
        <w:instrText>HYPERLINK "https://www.kimballgroup.com/data-warehouse-business-intelligence-resources/kimball-techniques/technical-dw-bi-system-architecture/" \h</w:instrText>
      </w:r>
      <w:r>
        <w:fldChar w:fldCharType="separate"/>
      </w:r>
      <w:r>
        <w:rPr>
          <w:rFonts w:ascii="Cambria"/>
          <w:color w:val="000098"/>
          <w:w w:val="110"/>
        </w:rPr>
        <w:t>system-architecture/</w:t>
      </w:r>
      <w:r>
        <w:fldChar w:fldCharType="end"/>
      </w:r>
      <w:r>
        <w:rPr>
          <w:rFonts w:ascii="Cambria"/>
          <w:color w:val="000098"/>
          <w:w w:val="110"/>
        </w:rPr>
        <w:t xml:space="preserve"> </w:t>
      </w:r>
      <w:r>
        <w:rPr>
          <w:w w:val="110"/>
        </w:rPr>
        <w:t>(visited on 12/25/2025).</w:t>
      </w:r>
    </w:p>
    <w:p w14:paraId="077BB606" w14:textId="77777777" w:rsidR="00C220EB" w:rsidRDefault="00000000">
      <w:pPr>
        <w:spacing w:line="242" w:lineRule="auto"/>
        <w:ind w:left="360" w:right="848" w:hanging="219"/>
        <w:jc w:val="both"/>
      </w:pPr>
      <w:r>
        <w:t>OpenAI</w:t>
      </w:r>
      <w:r>
        <w:rPr>
          <w:spacing w:val="-9"/>
        </w:rPr>
        <w:t xml:space="preserve"> </w:t>
      </w:r>
      <w:r>
        <w:t>(Sept.–Dec.</w:t>
      </w:r>
      <w:r>
        <w:rPr>
          <w:spacing w:val="-9"/>
        </w:rPr>
        <w:t xml:space="preserve"> </w:t>
      </w:r>
      <w:r>
        <w:t>2025).</w:t>
      </w:r>
      <w:r>
        <w:rPr>
          <w:spacing w:val="-9"/>
        </w:rPr>
        <w:t xml:space="preserve"> </w:t>
      </w:r>
      <w:r>
        <w:rPr>
          <w:rFonts w:ascii="Source Serif 4" w:hAnsi="Source Serif 4"/>
          <w:i/>
        </w:rPr>
        <w:t>ChatGPT</w:t>
      </w:r>
      <w:r>
        <w:rPr>
          <w:rFonts w:ascii="Source Serif 4" w:hAnsi="Source Serif 4"/>
          <w:i/>
          <w:spacing w:val="-6"/>
        </w:rPr>
        <w:t xml:space="preserve"> </w:t>
      </w:r>
      <w:r>
        <w:rPr>
          <w:rFonts w:ascii="Source Serif 4" w:hAnsi="Source Serif 4"/>
          <w:i/>
        </w:rPr>
        <w:t>(AI</w:t>
      </w:r>
      <w:r>
        <w:rPr>
          <w:rFonts w:ascii="Source Serif 4" w:hAnsi="Source Serif 4"/>
          <w:i/>
          <w:spacing w:val="-6"/>
        </w:rPr>
        <w:t xml:space="preserve"> </w:t>
      </w:r>
      <w:r>
        <w:rPr>
          <w:rFonts w:ascii="Source Serif 4" w:hAnsi="Source Serif 4"/>
          <w:i/>
        </w:rPr>
        <w:t>Language</w:t>
      </w:r>
      <w:r>
        <w:rPr>
          <w:rFonts w:ascii="Source Serif 4" w:hAnsi="Source Serif 4"/>
          <w:i/>
          <w:spacing w:val="-6"/>
        </w:rPr>
        <w:t xml:space="preserve"> </w:t>
      </w:r>
      <w:r>
        <w:rPr>
          <w:rFonts w:ascii="Source Serif 4" w:hAnsi="Source Serif 4"/>
          <w:i/>
        </w:rPr>
        <w:t>Model)</w:t>
      </w:r>
      <w:r>
        <w:rPr>
          <w:rFonts w:ascii="Source Serif 4" w:hAnsi="Source Serif 4"/>
          <w:i/>
          <w:spacing w:val="-6"/>
        </w:rPr>
        <w:t xml:space="preserve"> </w:t>
      </w:r>
      <w:r>
        <w:rPr>
          <w:rFonts w:ascii="Source Serif 4" w:hAnsi="Source Serif 4"/>
          <w:i/>
        </w:rPr>
        <w:t>—</w:t>
      </w:r>
      <w:r>
        <w:rPr>
          <w:rFonts w:ascii="Source Serif 4" w:hAnsi="Source Serif 4"/>
          <w:i/>
          <w:spacing w:val="-6"/>
        </w:rPr>
        <w:t xml:space="preserve"> </w:t>
      </w:r>
      <w:r>
        <w:rPr>
          <w:rFonts w:ascii="Source Serif 4" w:hAnsi="Source Serif 4"/>
          <w:i/>
        </w:rPr>
        <w:t>Research</w:t>
      </w:r>
      <w:r>
        <w:rPr>
          <w:rFonts w:ascii="Source Serif 4" w:hAnsi="Source Serif 4"/>
          <w:i/>
          <w:spacing w:val="-6"/>
        </w:rPr>
        <w:t xml:space="preserve"> </w:t>
      </w:r>
      <w:r>
        <w:rPr>
          <w:rFonts w:ascii="Source Serif 4" w:hAnsi="Source Serif 4"/>
          <w:i/>
        </w:rPr>
        <w:t>Support</w:t>
      </w:r>
      <w:r>
        <w:rPr>
          <w:rFonts w:ascii="Source Serif 4" w:hAnsi="Source Serif 4"/>
          <w:i/>
          <w:spacing w:val="-6"/>
        </w:rPr>
        <w:t xml:space="preserve"> </w:t>
      </w:r>
      <w:r>
        <w:rPr>
          <w:rFonts w:ascii="Source Serif 4" w:hAnsi="Source Serif 4"/>
          <w:i/>
        </w:rPr>
        <w:t>and</w:t>
      </w:r>
      <w:r>
        <w:rPr>
          <w:rFonts w:ascii="Source Serif 4" w:hAnsi="Source Serif 4"/>
          <w:i/>
          <w:spacing w:val="-6"/>
        </w:rPr>
        <w:t xml:space="preserve"> </w:t>
      </w:r>
      <w:r>
        <w:rPr>
          <w:rFonts w:ascii="Source Serif 4" w:hAnsi="Source Serif 4"/>
          <w:i/>
        </w:rPr>
        <w:t>Writing</w:t>
      </w:r>
      <w:r>
        <w:rPr>
          <w:rFonts w:ascii="Source Serif 4" w:hAnsi="Source Serif 4"/>
          <w:i/>
          <w:spacing w:val="-6"/>
        </w:rPr>
        <w:t xml:space="preserve"> </w:t>
      </w:r>
      <w:r>
        <w:rPr>
          <w:rFonts w:ascii="Source Serif 4" w:hAnsi="Source Serif 4"/>
          <w:i/>
        </w:rPr>
        <w:t>Assistance</w:t>
      </w:r>
      <w:r>
        <w:t>.</w:t>
      </w:r>
      <w:r>
        <w:rPr>
          <w:spacing w:val="-9"/>
        </w:rPr>
        <w:t xml:space="preserve"> </w:t>
      </w:r>
      <w:r>
        <w:t>Used</w:t>
      </w:r>
      <w:r>
        <w:rPr>
          <w:spacing w:val="-9"/>
        </w:rPr>
        <w:t xml:space="preserve"> </w:t>
      </w:r>
      <w:r>
        <w:t xml:space="preserve">for </w:t>
      </w:r>
      <w:r>
        <w:rPr>
          <w:w w:val="110"/>
        </w:rPr>
        <w:t xml:space="preserve">conceptual clarification, academic writing support, methodological reflection, and iterative feedback </w:t>
      </w:r>
      <w:bookmarkStart w:id="475" w:name="_bookmark185"/>
      <w:bookmarkEnd w:id="475"/>
      <w:r>
        <w:rPr>
          <w:w w:val="110"/>
        </w:rPr>
        <w:t xml:space="preserve">during the research process. URL: </w:t>
      </w:r>
      <w:hyperlink r:id="rId179">
        <w:r>
          <w:rPr>
            <w:rFonts w:ascii="Cambria" w:hAnsi="Cambria"/>
            <w:color w:val="000098"/>
            <w:w w:val="110"/>
          </w:rPr>
          <w:t>https://chat.openai.com/</w:t>
        </w:r>
      </w:hyperlink>
      <w:r>
        <w:rPr>
          <w:rFonts w:ascii="Cambria" w:hAnsi="Cambria"/>
          <w:color w:val="000098"/>
          <w:w w:val="110"/>
        </w:rPr>
        <w:t xml:space="preserve"> </w:t>
      </w:r>
      <w:r>
        <w:rPr>
          <w:w w:val="110"/>
        </w:rPr>
        <w:t>(visited on 12/23/2025).</w:t>
      </w:r>
    </w:p>
    <w:p w14:paraId="077BB607" w14:textId="77777777" w:rsidR="00C220EB" w:rsidRDefault="00000000">
      <w:pPr>
        <w:pStyle w:val="BodyText"/>
        <w:spacing w:line="252" w:lineRule="auto"/>
        <w:ind w:left="360" w:right="847" w:hanging="219"/>
        <w:jc w:val="both"/>
      </w:pPr>
      <w:r>
        <w:t xml:space="preserve">Pas, Chiel van der (2025). “Long term availability of construction data with ddss”. In: URL: </w:t>
      </w:r>
      <w:hyperlink r:id="rId180">
        <w:r>
          <w:rPr>
            <w:rFonts w:ascii="Cambria" w:hAnsi="Cambria"/>
            <w:color w:val="000098"/>
          </w:rPr>
          <w:t>https://www.</w:t>
        </w:r>
      </w:hyperlink>
      <w:r>
        <w:rPr>
          <w:rFonts w:ascii="Cambria" w:hAnsi="Cambria"/>
          <w:color w:val="000098"/>
        </w:rPr>
        <w:t xml:space="preserve"> </w:t>
      </w:r>
      <w:bookmarkStart w:id="476" w:name="_bookmark186"/>
      <w:bookmarkEnd w:id="476"/>
      <w:r>
        <w:fldChar w:fldCharType="begin"/>
      </w:r>
      <w:r>
        <w:instrText>HYPERLINK "https://www.based.co.nl/en/news/long-term-availability-of-construction-data-with-ddss" \h</w:instrText>
      </w:r>
      <w:r>
        <w:fldChar w:fldCharType="separate"/>
      </w:r>
      <w:r>
        <w:rPr>
          <w:rFonts w:ascii="Cambria" w:hAnsi="Cambria"/>
          <w:color w:val="000098"/>
          <w:spacing w:val="-2"/>
          <w:w w:val="115"/>
        </w:rPr>
        <w:t>based.co.nl/en/news/long-term-availability-of-construction-data-with-ddss</w:t>
      </w:r>
      <w:r>
        <w:fldChar w:fldCharType="end"/>
      </w:r>
      <w:r>
        <w:rPr>
          <w:spacing w:val="-2"/>
          <w:w w:val="115"/>
        </w:rPr>
        <w:t>.</w:t>
      </w:r>
    </w:p>
    <w:p w14:paraId="077BB608" w14:textId="77777777" w:rsidR="00C220EB" w:rsidRDefault="00000000">
      <w:pPr>
        <w:spacing w:line="277" w:lineRule="exact"/>
        <w:ind w:left="142"/>
        <w:rPr>
          <w:rFonts w:ascii="Cambria" w:hAnsi="Cambria"/>
        </w:rPr>
      </w:pPr>
      <w:r>
        <w:t>Post,</w:t>
      </w:r>
      <w:r>
        <w:rPr>
          <w:spacing w:val="-3"/>
        </w:rPr>
        <w:t xml:space="preserve"> </w:t>
      </w:r>
      <w:r>
        <w:t>Swiss</w:t>
      </w:r>
      <w:r>
        <w:rPr>
          <w:spacing w:val="-2"/>
        </w:rPr>
        <w:t xml:space="preserve"> </w:t>
      </w:r>
      <w:r>
        <w:t>(2023).</w:t>
      </w:r>
      <w:r>
        <w:rPr>
          <w:spacing w:val="-3"/>
        </w:rPr>
        <w:t xml:space="preserve"> </w:t>
      </w:r>
      <w:r>
        <w:rPr>
          <w:rFonts w:ascii="Source Serif 4" w:hAnsi="Source Serif 4"/>
          <w:i/>
        </w:rPr>
        <w:t>Staff</w:t>
      </w:r>
      <w:r>
        <w:rPr>
          <w:rFonts w:ascii="Source Serif 4" w:hAnsi="Source Serif 4"/>
          <w:i/>
          <w:spacing w:val="2"/>
        </w:rPr>
        <w:t xml:space="preserve"> </w:t>
      </w:r>
      <w:r>
        <w:rPr>
          <w:rFonts w:ascii="Source Serif 4" w:hAnsi="Source Serif 4"/>
          <w:i/>
        </w:rPr>
        <w:t>at</w:t>
      </w:r>
      <w:r>
        <w:rPr>
          <w:rFonts w:ascii="Source Serif 4" w:hAnsi="Source Serif 4"/>
          <w:i/>
          <w:spacing w:val="1"/>
        </w:rPr>
        <w:t xml:space="preserve"> </w:t>
      </w:r>
      <w:r>
        <w:rPr>
          <w:rFonts w:ascii="Source Serif 4" w:hAnsi="Source Serif 4"/>
          <w:i/>
        </w:rPr>
        <w:t>Härkingen</w:t>
      </w:r>
      <w:r>
        <w:rPr>
          <w:rFonts w:ascii="Source Serif 4" w:hAnsi="Source Serif 4"/>
          <w:i/>
          <w:spacing w:val="2"/>
        </w:rPr>
        <w:t xml:space="preserve"> </w:t>
      </w:r>
      <w:r>
        <w:rPr>
          <w:rFonts w:ascii="Source Serif 4" w:hAnsi="Source Serif 4"/>
          <w:i/>
        </w:rPr>
        <w:t>letter</w:t>
      </w:r>
      <w:r>
        <w:rPr>
          <w:rFonts w:ascii="Source Serif 4" w:hAnsi="Source Serif 4"/>
          <w:i/>
          <w:spacing w:val="1"/>
        </w:rPr>
        <w:t xml:space="preserve"> </w:t>
      </w:r>
      <w:r>
        <w:rPr>
          <w:rFonts w:ascii="Source Serif 4" w:hAnsi="Source Serif 4"/>
          <w:i/>
        </w:rPr>
        <w:t>center</w:t>
      </w:r>
      <w:r>
        <w:rPr>
          <w:rFonts w:ascii="Source Serif 4" w:hAnsi="Source Serif 4"/>
          <w:i/>
          <w:spacing w:val="2"/>
        </w:rPr>
        <w:t xml:space="preserve"> </w:t>
      </w:r>
      <w:r>
        <w:rPr>
          <w:rFonts w:ascii="Source Serif 4" w:hAnsi="Source Serif 4"/>
          <w:i/>
        </w:rPr>
        <w:t>now</w:t>
      </w:r>
      <w:r>
        <w:rPr>
          <w:rFonts w:ascii="Source Serif 4" w:hAnsi="Source Serif 4"/>
          <w:i/>
          <w:spacing w:val="1"/>
        </w:rPr>
        <w:t xml:space="preserve"> </w:t>
      </w:r>
      <w:r>
        <w:rPr>
          <w:rFonts w:ascii="Source Serif 4" w:hAnsi="Source Serif 4"/>
          <w:i/>
        </w:rPr>
        <w:t>also</w:t>
      </w:r>
      <w:r>
        <w:rPr>
          <w:rFonts w:ascii="Source Serif 4" w:hAnsi="Source Serif 4"/>
          <w:i/>
          <w:spacing w:val="2"/>
        </w:rPr>
        <w:t xml:space="preserve"> </w:t>
      </w:r>
      <w:r>
        <w:rPr>
          <w:rFonts w:ascii="Source Serif 4" w:hAnsi="Source Serif 4"/>
          <w:i/>
        </w:rPr>
        <w:t>sort</w:t>
      </w:r>
      <w:r>
        <w:rPr>
          <w:rFonts w:ascii="Source Serif 4" w:hAnsi="Source Serif 4"/>
          <w:i/>
          <w:spacing w:val="1"/>
        </w:rPr>
        <w:t xml:space="preserve"> </w:t>
      </w:r>
      <w:r>
        <w:rPr>
          <w:rFonts w:ascii="Source Serif 4" w:hAnsi="Source Serif 4"/>
          <w:i/>
        </w:rPr>
        <w:t>parcels</w:t>
      </w:r>
      <w:r>
        <w:t>.</w:t>
      </w:r>
      <w:r>
        <w:rPr>
          <w:spacing w:val="-2"/>
        </w:rPr>
        <w:t xml:space="preserve"> </w:t>
      </w:r>
      <w:r>
        <w:t>Accessed:</w:t>
      </w:r>
      <w:r>
        <w:rPr>
          <w:spacing w:val="-3"/>
        </w:rPr>
        <w:t xml:space="preserve"> </w:t>
      </w:r>
      <w:r>
        <w:t>2025-XX-XX.</w:t>
      </w:r>
      <w:r>
        <w:rPr>
          <w:spacing w:val="-2"/>
        </w:rPr>
        <w:t xml:space="preserve"> </w:t>
      </w:r>
      <w:r>
        <w:t>URL:</w:t>
      </w:r>
      <w:r>
        <w:rPr>
          <w:spacing w:val="-3"/>
        </w:rPr>
        <w:t xml:space="preserve"> </w:t>
      </w:r>
      <w:hyperlink r:id="rId181">
        <w:r>
          <w:rPr>
            <w:rFonts w:ascii="Cambria" w:hAnsi="Cambria"/>
            <w:color w:val="000098"/>
            <w:spacing w:val="-2"/>
            <w:w w:val="115"/>
          </w:rPr>
          <w:t>https:</w:t>
        </w:r>
      </w:hyperlink>
    </w:p>
    <w:p w14:paraId="077BB609" w14:textId="77777777" w:rsidR="00C220EB" w:rsidRDefault="00000000">
      <w:pPr>
        <w:pStyle w:val="BodyText"/>
        <w:spacing w:line="252" w:lineRule="auto"/>
        <w:ind w:left="360" w:right="744"/>
      </w:pPr>
      <w:hyperlink r:id="rId182">
        <w:r>
          <w:rPr>
            <w:rFonts w:ascii="Cambria"/>
            <w:color w:val="000098"/>
            <w:w w:val="110"/>
          </w:rPr>
          <w:t>//www.post.ch/en/about-us/news/2023/staff-</w:t>
        </w:r>
        <w:r>
          <w:rPr>
            <w:rFonts w:ascii="Cambria"/>
            <w:color w:val="000098"/>
            <w:spacing w:val="7"/>
            <w:w w:val="110"/>
          </w:rPr>
          <w:t>at-</w:t>
        </w:r>
        <w:r>
          <w:rPr>
            <w:rFonts w:ascii="Cambria"/>
            <w:color w:val="000098"/>
            <w:w w:val="110"/>
          </w:rPr>
          <w:t>haerkingen-letter-center-now-also-sort-</w:t>
        </w:r>
        <w:bookmarkStart w:id="477" w:name="_bookmark187"/>
        <w:bookmarkEnd w:id="477"/>
      </w:hyperlink>
      <w:hyperlink r:id="rId183">
        <w:r>
          <w:rPr>
            <w:rFonts w:ascii="Cambria"/>
            <w:color w:val="000098"/>
            <w:spacing w:val="-2"/>
            <w:w w:val="120"/>
          </w:rPr>
          <w:t>parcels</w:t>
        </w:r>
      </w:hyperlink>
      <w:r>
        <w:rPr>
          <w:spacing w:val="-2"/>
          <w:w w:val="120"/>
        </w:rPr>
        <w:t>.</w:t>
      </w:r>
    </w:p>
    <w:p w14:paraId="077BB60A" w14:textId="77777777" w:rsidR="00C220EB" w:rsidRPr="00166368" w:rsidRDefault="00000000">
      <w:pPr>
        <w:spacing w:line="230" w:lineRule="auto"/>
        <w:ind w:left="360" w:right="691" w:hanging="219"/>
        <w:rPr>
          <w:lang w:val="de-CH"/>
          <w:rPrChange w:id="478" w:author="Ritley Kenneth" w:date="2026-07-12T09:03:00Z" w16du:dateUtc="2026-07-12T07:03:00Z">
            <w:rPr/>
          </w:rPrChange>
        </w:rPr>
      </w:pPr>
      <w:r w:rsidRPr="00166368">
        <w:rPr>
          <w:w w:val="105"/>
          <w:lang w:val="de-CH"/>
          <w:rPrChange w:id="479" w:author="Ritley Kenneth" w:date="2026-07-12T09:03:00Z" w16du:dateUtc="2026-07-12T07:03:00Z">
            <w:rPr>
              <w:w w:val="105"/>
            </w:rPr>
          </w:rPrChange>
        </w:rPr>
        <w:t>–</w:t>
      </w:r>
      <w:r w:rsidRPr="00166368">
        <w:rPr>
          <w:spacing w:val="80"/>
          <w:w w:val="150"/>
          <w:lang w:val="de-CH"/>
          <w:rPrChange w:id="480" w:author="Ritley Kenneth" w:date="2026-07-12T09:03:00Z" w16du:dateUtc="2026-07-12T07:03:00Z">
            <w:rPr>
              <w:spacing w:val="80"/>
              <w:w w:val="150"/>
            </w:rPr>
          </w:rPrChange>
        </w:rPr>
        <w:t xml:space="preserve"> </w:t>
      </w:r>
      <w:r w:rsidRPr="00166368">
        <w:rPr>
          <w:w w:val="105"/>
          <w:lang w:val="de-CH"/>
          <w:rPrChange w:id="481" w:author="Ritley Kenneth" w:date="2026-07-12T09:03:00Z" w16du:dateUtc="2026-07-12T07:03:00Z">
            <w:rPr>
              <w:w w:val="105"/>
            </w:rPr>
          </w:rPrChange>
        </w:rPr>
        <w:t>(2024).</w:t>
      </w:r>
      <w:r w:rsidRPr="00166368">
        <w:rPr>
          <w:spacing w:val="40"/>
          <w:w w:val="105"/>
          <w:lang w:val="de-CH"/>
          <w:rPrChange w:id="482" w:author="Ritley Kenneth" w:date="2026-07-12T09:03:00Z" w16du:dateUtc="2026-07-12T07:03:00Z">
            <w:rPr>
              <w:spacing w:val="40"/>
              <w:w w:val="105"/>
            </w:rPr>
          </w:rPrChange>
        </w:rPr>
        <w:t xml:space="preserve"> </w:t>
      </w:r>
      <w:r w:rsidRPr="00166368">
        <w:rPr>
          <w:rFonts w:ascii="Source Serif 4" w:hAnsi="Source Serif 4"/>
          <w:i/>
          <w:w w:val="105"/>
          <w:lang w:val="de-CH"/>
          <w:rPrChange w:id="483" w:author="Ritley Kenneth" w:date="2026-07-12T09:03:00Z" w16du:dateUtc="2026-07-12T07:03:00Z">
            <w:rPr>
              <w:rFonts w:ascii="Source Serif 4" w:hAnsi="Source Serif 4"/>
              <w:i/>
              <w:w w:val="105"/>
            </w:rPr>
          </w:rPrChange>
        </w:rPr>
        <w:t>Geschäftsbericht</w:t>
      </w:r>
      <w:r w:rsidRPr="00166368">
        <w:rPr>
          <w:rFonts w:ascii="Source Serif 4" w:hAnsi="Source Serif 4"/>
          <w:i/>
          <w:spacing w:val="40"/>
          <w:w w:val="105"/>
          <w:lang w:val="de-CH"/>
          <w:rPrChange w:id="484" w:author="Ritley Kenneth" w:date="2026-07-12T09:03:00Z" w16du:dateUtc="2026-07-12T07:03:00Z">
            <w:rPr>
              <w:rFonts w:ascii="Source Serif 4" w:hAnsi="Source Serif 4"/>
              <w:i/>
              <w:spacing w:val="40"/>
              <w:w w:val="105"/>
            </w:rPr>
          </w:rPrChange>
        </w:rPr>
        <w:t xml:space="preserve"> </w:t>
      </w:r>
      <w:r w:rsidRPr="00166368">
        <w:rPr>
          <w:rFonts w:ascii="Source Serif 4" w:hAnsi="Source Serif 4"/>
          <w:i/>
          <w:w w:val="105"/>
          <w:lang w:val="de-CH"/>
          <w:rPrChange w:id="485" w:author="Ritley Kenneth" w:date="2026-07-12T09:03:00Z" w16du:dateUtc="2026-07-12T07:03:00Z">
            <w:rPr>
              <w:rFonts w:ascii="Source Serif 4" w:hAnsi="Source Serif 4"/>
              <w:i/>
              <w:w w:val="105"/>
            </w:rPr>
          </w:rPrChange>
        </w:rPr>
        <w:t>2024:</w:t>
      </w:r>
      <w:r w:rsidRPr="00166368">
        <w:rPr>
          <w:rFonts w:ascii="Source Serif 4" w:hAnsi="Source Serif 4"/>
          <w:i/>
          <w:spacing w:val="40"/>
          <w:w w:val="105"/>
          <w:lang w:val="de-CH"/>
          <w:rPrChange w:id="486" w:author="Ritley Kenneth" w:date="2026-07-12T09:03:00Z" w16du:dateUtc="2026-07-12T07:03:00Z">
            <w:rPr>
              <w:rFonts w:ascii="Source Serif 4" w:hAnsi="Source Serif 4"/>
              <w:i/>
              <w:spacing w:val="40"/>
              <w:w w:val="105"/>
            </w:rPr>
          </w:rPrChange>
        </w:rPr>
        <w:t xml:space="preserve"> </w:t>
      </w:r>
      <w:r w:rsidRPr="00166368">
        <w:rPr>
          <w:rFonts w:ascii="Source Serif 4" w:hAnsi="Source Serif 4"/>
          <w:i/>
          <w:w w:val="105"/>
          <w:lang w:val="de-CH"/>
          <w:rPrChange w:id="487" w:author="Ritley Kenneth" w:date="2026-07-12T09:03:00Z" w16du:dateUtc="2026-07-12T07:03:00Z">
            <w:rPr>
              <w:rFonts w:ascii="Source Serif 4" w:hAnsi="Source Serif 4"/>
              <w:i/>
              <w:w w:val="105"/>
            </w:rPr>
          </w:rPrChange>
        </w:rPr>
        <w:t>Mitarbeitende</w:t>
      </w:r>
      <w:r w:rsidRPr="00166368">
        <w:rPr>
          <w:w w:val="105"/>
          <w:lang w:val="de-CH"/>
          <w:rPrChange w:id="488" w:author="Ritley Kenneth" w:date="2026-07-12T09:03:00Z" w16du:dateUtc="2026-07-12T07:03:00Z">
            <w:rPr>
              <w:w w:val="105"/>
            </w:rPr>
          </w:rPrChange>
        </w:rPr>
        <w:t>.</w:t>
      </w:r>
      <w:r w:rsidRPr="00166368">
        <w:rPr>
          <w:spacing w:val="40"/>
          <w:w w:val="105"/>
          <w:lang w:val="de-CH"/>
          <w:rPrChange w:id="489" w:author="Ritley Kenneth" w:date="2026-07-12T09:03:00Z" w16du:dateUtc="2026-07-12T07:03:00Z">
            <w:rPr>
              <w:spacing w:val="40"/>
              <w:w w:val="105"/>
            </w:rPr>
          </w:rPrChange>
        </w:rPr>
        <w:t xml:space="preserve"> </w:t>
      </w:r>
      <w:r w:rsidRPr="00166368">
        <w:rPr>
          <w:w w:val="105"/>
          <w:lang w:val="de-CH"/>
          <w:rPrChange w:id="490" w:author="Ritley Kenneth" w:date="2026-07-12T09:03:00Z" w16du:dateUtc="2026-07-12T07:03:00Z">
            <w:rPr>
              <w:w w:val="105"/>
            </w:rPr>
          </w:rPrChange>
        </w:rPr>
        <w:t>URL:</w:t>
      </w:r>
      <w:r w:rsidRPr="00166368">
        <w:rPr>
          <w:spacing w:val="40"/>
          <w:w w:val="105"/>
          <w:lang w:val="de-CH"/>
          <w:rPrChange w:id="491" w:author="Ritley Kenneth" w:date="2026-07-12T09:03:00Z" w16du:dateUtc="2026-07-12T07:03:00Z">
            <w:rPr>
              <w:spacing w:val="40"/>
              <w:w w:val="105"/>
            </w:rPr>
          </w:rPrChange>
        </w:rPr>
        <w:t xml:space="preserve"> </w:t>
      </w:r>
      <w:r>
        <w:fldChar w:fldCharType="begin"/>
      </w:r>
      <w:r w:rsidRPr="00166368">
        <w:rPr>
          <w:lang w:val="de-CH"/>
          <w:rPrChange w:id="492" w:author="Ritley Kenneth" w:date="2026-07-12T09:03:00Z" w16du:dateUtc="2026-07-12T07:03:00Z">
            <w:rPr/>
          </w:rPrChange>
        </w:rPr>
        <w:instrText>HYPERLINK "https://geschaeftsbericht.post.ch/24/ar/de/mitarbeitende" \h</w:instrText>
      </w:r>
      <w:r>
        <w:fldChar w:fldCharType="separate"/>
      </w:r>
      <w:r w:rsidRPr="00166368">
        <w:rPr>
          <w:rFonts w:ascii="Cambria" w:hAnsi="Cambria"/>
          <w:color w:val="000098"/>
          <w:w w:val="105"/>
          <w:lang w:val="de-CH"/>
          <w:rPrChange w:id="493" w:author="Ritley Kenneth" w:date="2026-07-12T09:03:00Z" w16du:dateUtc="2026-07-12T07:03:00Z">
            <w:rPr>
              <w:rFonts w:ascii="Cambria" w:hAnsi="Cambria"/>
              <w:color w:val="000098"/>
              <w:w w:val="105"/>
            </w:rPr>
          </w:rPrChange>
        </w:rPr>
        <w:t>https://geschaeftsbericht.post.ch/24/ar/de/</w:t>
      </w:r>
      <w:r>
        <w:fldChar w:fldCharType="end"/>
      </w:r>
      <w:r w:rsidRPr="00166368">
        <w:rPr>
          <w:rFonts w:ascii="Cambria" w:hAnsi="Cambria"/>
          <w:color w:val="000098"/>
          <w:spacing w:val="40"/>
          <w:w w:val="105"/>
          <w:lang w:val="de-CH"/>
          <w:rPrChange w:id="494" w:author="Ritley Kenneth" w:date="2026-07-12T09:03:00Z" w16du:dateUtc="2026-07-12T07:03:00Z">
            <w:rPr>
              <w:rFonts w:ascii="Cambria" w:hAnsi="Cambria"/>
              <w:color w:val="000098"/>
              <w:spacing w:val="40"/>
              <w:w w:val="105"/>
            </w:rPr>
          </w:rPrChange>
        </w:rPr>
        <w:t xml:space="preserve"> </w:t>
      </w:r>
      <w:bookmarkStart w:id="495" w:name="_bookmark188"/>
      <w:bookmarkEnd w:id="495"/>
      <w:r>
        <w:fldChar w:fldCharType="begin"/>
      </w:r>
      <w:r w:rsidRPr="00166368">
        <w:rPr>
          <w:lang w:val="de-CH"/>
          <w:rPrChange w:id="496" w:author="Ritley Kenneth" w:date="2026-07-12T09:03:00Z" w16du:dateUtc="2026-07-12T07:03:00Z">
            <w:rPr/>
          </w:rPrChange>
        </w:rPr>
        <w:instrText>HYPERLINK "https://geschaeftsbericht.post.ch/24/ar/de/mitarbeitende" \h</w:instrText>
      </w:r>
      <w:r>
        <w:fldChar w:fldCharType="separate"/>
      </w:r>
      <w:r w:rsidRPr="00166368">
        <w:rPr>
          <w:rFonts w:ascii="Cambria" w:hAnsi="Cambria"/>
          <w:color w:val="000098"/>
          <w:w w:val="105"/>
          <w:lang w:val="de-CH"/>
          <w:rPrChange w:id="497" w:author="Ritley Kenneth" w:date="2026-07-12T09:03:00Z" w16du:dateUtc="2026-07-12T07:03:00Z">
            <w:rPr>
              <w:rFonts w:ascii="Cambria" w:hAnsi="Cambria"/>
              <w:color w:val="000098"/>
              <w:w w:val="105"/>
            </w:rPr>
          </w:rPrChange>
        </w:rPr>
        <w:t>mitarbeitende</w:t>
      </w:r>
      <w:r>
        <w:fldChar w:fldCharType="end"/>
      </w:r>
      <w:r w:rsidRPr="00166368">
        <w:rPr>
          <w:rFonts w:ascii="Cambria" w:hAnsi="Cambria"/>
          <w:color w:val="000098"/>
          <w:w w:val="105"/>
          <w:lang w:val="de-CH"/>
          <w:rPrChange w:id="498" w:author="Ritley Kenneth" w:date="2026-07-12T09:03:00Z" w16du:dateUtc="2026-07-12T07:03:00Z">
            <w:rPr>
              <w:rFonts w:ascii="Cambria" w:hAnsi="Cambria"/>
              <w:color w:val="000098"/>
              <w:w w:val="105"/>
            </w:rPr>
          </w:rPrChange>
        </w:rPr>
        <w:t xml:space="preserve"> </w:t>
      </w:r>
      <w:r w:rsidRPr="00166368">
        <w:rPr>
          <w:w w:val="105"/>
          <w:lang w:val="de-CH"/>
          <w:rPrChange w:id="499" w:author="Ritley Kenneth" w:date="2026-07-12T09:03:00Z" w16du:dateUtc="2026-07-12T07:03:00Z">
            <w:rPr>
              <w:w w:val="105"/>
            </w:rPr>
          </w:rPrChange>
        </w:rPr>
        <w:t>(visited on 01/17/2025).</w:t>
      </w:r>
    </w:p>
    <w:p w14:paraId="077BB60B" w14:textId="77777777" w:rsidR="00C220EB" w:rsidRDefault="00000000">
      <w:pPr>
        <w:pStyle w:val="BodyText"/>
        <w:spacing w:line="256" w:lineRule="auto"/>
        <w:ind w:left="360" w:right="848" w:hanging="219"/>
        <w:jc w:val="both"/>
      </w:pPr>
      <w:r>
        <w:rPr>
          <w:w w:val="110"/>
        </w:rPr>
        <w:t>Roccaro, Roland Angelo (2026). “Enhancing User Confidence in Report Timeliness and Data Accuracy through</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and</w:t>
      </w:r>
      <w:r>
        <w:rPr>
          <w:spacing w:val="-11"/>
          <w:w w:val="110"/>
        </w:rPr>
        <w:t xml:space="preserve"> </w:t>
      </w:r>
      <w:r>
        <w:rPr>
          <w:w w:val="110"/>
        </w:rPr>
        <w:t>Availability</w:t>
      </w:r>
      <w:r>
        <w:rPr>
          <w:spacing w:val="-11"/>
          <w:w w:val="110"/>
        </w:rPr>
        <w:t xml:space="preserve"> </w:t>
      </w:r>
      <w:r>
        <w:rPr>
          <w:w w:val="110"/>
        </w:rPr>
        <w:t>Checks”.</w:t>
      </w:r>
      <w:r>
        <w:rPr>
          <w:spacing w:val="-11"/>
          <w:w w:val="110"/>
        </w:rPr>
        <w:t xml:space="preserve"> </w:t>
      </w:r>
      <w:r>
        <w:rPr>
          <w:w w:val="110"/>
        </w:rPr>
        <w:t>Master</w:t>
      </w:r>
      <w:r>
        <w:rPr>
          <w:spacing w:val="-11"/>
          <w:w w:val="110"/>
        </w:rPr>
        <w:t xml:space="preserve"> </w:t>
      </w:r>
      <w:r>
        <w:rPr>
          <w:w w:val="110"/>
        </w:rPr>
        <w:t>of</w:t>
      </w:r>
      <w:r>
        <w:rPr>
          <w:spacing w:val="-11"/>
          <w:w w:val="110"/>
        </w:rPr>
        <w:t xml:space="preserve"> </w:t>
      </w:r>
      <w:r>
        <w:rPr>
          <w:w w:val="110"/>
        </w:rPr>
        <w:t>Science</w:t>
      </w:r>
      <w:r>
        <w:rPr>
          <w:spacing w:val="-11"/>
          <w:w w:val="110"/>
        </w:rPr>
        <w:t xml:space="preserve"> </w:t>
      </w:r>
      <w:r>
        <w:rPr>
          <w:w w:val="110"/>
        </w:rPr>
        <w:t>in</w:t>
      </w:r>
      <w:r>
        <w:rPr>
          <w:spacing w:val="-11"/>
          <w:w w:val="110"/>
        </w:rPr>
        <w:t xml:space="preserve"> </w:t>
      </w:r>
      <w:r>
        <w:rPr>
          <w:w w:val="110"/>
        </w:rPr>
        <w:t>Engineering,</w:t>
      </w:r>
      <w:r>
        <w:rPr>
          <w:spacing w:val="-11"/>
          <w:w w:val="110"/>
        </w:rPr>
        <w:t xml:space="preserve"> </w:t>
      </w:r>
      <w:r>
        <w:rPr>
          <w:w w:val="110"/>
        </w:rPr>
        <w:t>Profile</w:t>
      </w:r>
      <w:r>
        <w:rPr>
          <w:spacing w:val="-11"/>
          <w:w w:val="110"/>
        </w:rPr>
        <w:t xml:space="preserve"> </w:t>
      </w:r>
      <w:r>
        <w:rPr>
          <w:w w:val="110"/>
        </w:rPr>
        <w:t>Data</w:t>
      </w:r>
      <w:r>
        <w:rPr>
          <w:spacing w:val="-11"/>
          <w:w w:val="110"/>
        </w:rPr>
        <w:t xml:space="preserve"> </w:t>
      </w:r>
      <w:r>
        <w:rPr>
          <w:w w:val="110"/>
        </w:rPr>
        <w:t xml:space="preserve">Science. </w:t>
      </w:r>
      <w:r>
        <w:t xml:space="preserve">Conducted in collaboration with Swiss Post. Specialisation Project (MTE7101). Bern University of Applied </w:t>
      </w:r>
      <w:bookmarkStart w:id="500" w:name="_bookmark189"/>
      <w:bookmarkEnd w:id="500"/>
      <w:r>
        <w:rPr>
          <w:spacing w:val="-2"/>
          <w:w w:val="110"/>
        </w:rPr>
        <w:t>Sciences.</w:t>
      </w:r>
    </w:p>
    <w:p w14:paraId="077BB60C" w14:textId="77777777" w:rsidR="00C220EB" w:rsidRDefault="00000000">
      <w:pPr>
        <w:spacing w:line="276" w:lineRule="exact"/>
        <w:ind w:left="142"/>
      </w:pPr>
      <w:r>
        <w:t>SAP</w:t>
      </w:r>
      <w:r>
        <w:rPr>
          <w:spacing w:val="15"/>
        </w:rPr>
        <w:t xml:space="preserve"> </w:t>
      </w:r>
      <w:r>
        <w:t>SE</w:t>
      </w:r>
      <w:r>
        <w:rPr>
          <w:spacing w:val="15"/>
        </w:rPr>
        <w:t xml:space="preserve"> </w:t>
      </w:r>
      <w:r>
        <w:t>(2024).</w:t>
      </w:r>
      <w:r>
        <w:rPr>
          <w:spacing w:val="15"/>
        </w:rPr>
        <w:t xml:space="preserve"> </w:t>
      </w:r>
      <w:r>
        <w:rPr>
          <w:rFonts w:ascii="Source Serif 4"/>
          <w:i/>
        </w:rPr>
        <w:t>Integrating</w:t>
      </w:r>
      <w:r>
        <w:rPr>
          <w:rFonts w:ascii="Source Serif 4"/>
          <w:i/>
          <w:spacing w:val="19"/>
        </w:rPr>
        <w:t xml:space="preserve"> </w:t>
      </w:r>
      <w:r>
        <w:rPr>
          <w:rFonts w:ascii="Source Serif 4"/>
          <w:i/>
        </w:rPr>
        <w:t>SAP</w:t>
      </w:r>
      <w:r>
        <w:rPr>
          <w:rFonts w:ascii="Source Serif 4"/>
          <w:i/>
          <w:spacing w:val="20"/>
        </w:rPr>
        <w:t xml:space="preserve"> </w:t>
      </w:r>
      <w:r>
        <w:rPr>
          <w:rFonts w:ascii="Source Serif 4"/>
          <w:i/>
        </w:rPr>
        <w:t>Datasphere</w:t>
      </w:r>
      <w:r>
        <w:rPr>
          <w:rFonts w:ascii="Source Serif 4"/>
          <w:i/>
          <w:spacing w:val="19"/>
        </w:rPr>
        <w:t xml:space="preserve"> </w:t>
      </w:r>
      <w:r>
        <w:rPr>
          <w:rFonts w:ascii="Source Serif 4"/>
          <w:i/>
        </w:rPr>
        <w:t>with</w:t>
      </w:r>
      <w:r>
        <w:rPr>
          <w:rFonts w:ascii="Source Serif 4"/>
          <w:i/>
          <w:spacing w:val="19"/>
        </w:rPr>
        <w:t xml:space="preserve"> </w:t>
      </w:r>
      <w:r>
        <w:rPr>
          <w:rFonts w:ascii="Source Serif 4"/>
          <w:i/>
        </w:rPr>
        <w:t>SAP</w:t>
      </w:r>
      <w:r>
        <w:rPr>
          <w:rFonts w:ascii="Source Serif 4"/>
          <w:i/>
          <w:spacing w:val="19"/>
        </w:rPr>
        <w:t xml:space="preserve"> </w:t>
      </w:r>
      <w:r>
        <w:rPr>
          <w:rFonts w:ascii="Source Serif 4"/>
          <w:i/>
        </w:rPr>
        <w:t>Analytics</w:t>
      </w:r>
      <w:r>
        <w:rPr>
          <w:rFonts w:ascii="Source Serif 4"/>
          <w:i/>
          <w:spacing w:val="19"/>
        </w:rPr>
        <w:t xml:space="preserve"> </w:t>
      </w:r>
      <w:r>
        <w:rPr>
          <w:rFonts w:ascii="Source Serif 4"/>
          <w:i/>
        </w:rPr>
        <w:t>Cloud</w:t>
      </w:r>
      <w:r>
        <w:t>.</w:t>
      </w:r>
      <w:r>
        <w:rPr>
          <w:spacing w:val="16"/>
        </w:rPr>
        <w:t xml:space="preserve"> </w:t>
      </w:r>
      <w:r>
        <w:t>Official</w:t>
      </w:r>
      <w:r>
        <w:rPr>
          <w:spacing w:val="15"/>
        </w:rPr>
        <w:t xml:space="preserve"> </w:t>
      </w:r>
      <w:r>
        <w:t>SAP</w:t>
      </w:r>
      <w:r>
        <w:rPr>
          <w:spacing w:val="15"/>
        </w:rPr>
        <w:t xml:space="preserve"> </w:t>
      </w:r>
      <w:r>
        <w:t>product</w:t>
      </w:r>
      <w:r>
        <w:rPr>
          <w:spacing w:val="15"/>
        </w:rPr>
        <w:t xml:space="preserve"> </w:t>
      </w:r>
      <w:r>
        <w:rPr>
          <w:spacing w:val="-2"/>
        </w:rPr>
        <w:t>documentation</w:t>
      </w:r>
    </w:p>
    <w:p w14:paraId="077BB60D" w14:textId="77777777" w:rsidR="00C220EB" w:rsidRDefault="00000000">
      <w:pPr>
        <w:pStyle w:val="BodyText"/>
        <w:spacing w:line="254" w:lineRule="auto"/>
        <w:ind w:left="360" w:right="744"/>
      </w:pPr>
      <w:r>
        <w:rPr>
          <w:w w:val="105"/>
        </w:rPr>
        <w:t>describing</w:t>
      </w:r>
      <w:r>
        <w:rPr>
          <w:spacing w:val="20"/>
          <w:w w:val="105"/>
        </w:rPr>
        <w:t xml:space="preserve"> </w:t>
      </w:r>
      <w:r>
        <w:rPr>
          <w:w w:val="105"/>
        </w:rPr>
        <w:t>the</w:t>
      </w:r>
      <w:r>
        <w:rPr>
          <w:spacing w:val="20"/>
          <w:w w:val="105"/>
        </w:rPr>
        <w:t xml:space="preserve"> </w:t>
      </w:r>
      <w:r>
        <w:rPr>
          <w:w w:val="105"/>
        </w:rPr>
        <w:t>integration,</w:t>
      </w:r>
      <w:r>
        <w:rPr>
          <w:spacing w:val="20"/>
          <w:w w:val="105"/>
        </w:rPr>
        <w:t xml:space="preserve"> </w:t>
      </w:r>
      <w:r>
        <w:rPr>
          <w:w w:val="105"/>
        </w:rPr>
        <w:t>live</w:t>
      </w:r>
      <w:r>
        <w:rPr>
          <w:spacing w:val="20"/>
          <w:w w:val="105"/>
        </w:rPr>
        <w:t xml:space="preserve"> </w:t>
      </w:r>
      <w:r>
        <w:rPr>
          <w:w w:val="105"/>
        </w:rPr>
        <w:t>data</w:t>
      </w:r>
      <w:r>
        <w:rPr>
          <w:spacing w:val="20"/>
          <w:w w:val="105"/>
        </w:rPr>
        <w:t xml:space="preserve"> </w:t>
      </w:r>
      <w:r>
        <w:rPr>
          <w:w w:val="105"/>
        </w:rPr>
        <w:t>consumption,</w:t>
      </w:r>
      <w:r>
        <w:rPr>
          <w:spacing w:val="20"/>
          <w:w w:val="105"/>
        </w:rPr>
        <w:t xml:space="preserve"> </w:t>
      </w:r>
      <w:r>
        <w:rPr>
          <w:w w:val="105"/>
        </w:rPr>
        <w:t>and</w:t>
      </w:r>
      <w:r>
        <w:rPr>
          <w:spacing w:val="20"/>
          <w:w w:val="105"/>
        </w:rPr>
        <w:t xml:space="preserve"> </w:t>
      </w:r>
      <w:r>
        <w:rPr>
          <w:w w:val="105"/>
        </w:rPr>
        <w:t>planning</w:t>
      </w:r>
      <w:r>
        <w:rPr>
          <w:spacing w:val="20"/>
          <w:w w:val="105"/>
        </w:rPr>
        <w:t xml:space="preserve"> </w:t>
      </w:r>
      <w:r>
        <w:rPr>
          <w:w w:val="105"/>
        </w:rPr>
        <w:t>data</w:t>
      </w:r>
      <w:r>
        <w:rPr>
          <w:spacing w:val="20"/>
          <w:w w:val="105"/>
        </w:rPr>
        <w:t xml:space="preserve"> </w:t>
      </w:r>
      <w:r>
        <w:rPr>
          <w:w w:val="105"/>
        </w:rPr>
        <w:t>exchange</w:t>
      </w:r>
      <w:r>
        <w:rPr>
          <w:spacing w:val="20"/>
          <w:w w:val="105"/>
        </w:rPr>
        <w:t xml:space="preserve"> </w:t>
      </w:r>
      <w:r>
        <w:rPr>
          <w:w w:val="105"/>
        </w:rPr>
        <w:t>between</w:t>
      </w:r>
      <w:r>
        <w:rPr>
          <w:spacing w:val="20"/>
          <w:w w:val="105"/>
        </w:rPr>
        <w:t xml:space="preserve"> </w:t>
      </w:r>
      <w:r>
        <w:rPr>
          <w:w w:val="105"/>
        </w:rPr>
        <w:t>SAP</w:t>
      </w:r>
      <w:r>
        <w:rPr>
          <w:spacing w:val="20"/>
          <w:w w:val="105"/>
        </w:rPr>
        <w:t xml:space="preserve"> </w:t>
      </w:r>
      <w:r>
        <w:rPr>
          <w:w w:val="105"/>
        </w:rPr>
        <w:t xml:space="preserve">Datasphere </w:t>
      </w:r>
      <w:bookmarkStart w:id="501" w:name="_bookmark190"/>
      <w:bookmarkEnd w:id="501"/>
      <w:r>
        <w:rPr>
          <w:w w:val="105"/>
        </w:rPr>
        <w:t>and</w:t>
      </w:r>
      <w:r>
        <w:rPr>
          <w:spacing w:val="-11"/>
          <w:w w:val="105"/>
        </w:rPr>
        <w:t xml:space="preserve"> </w:t>
      </w:r>
      <w:r>
        <w:rPr>
          <w:w w:val="105"/>
        </w:rPr>
        <w:t>SAP</w:t>
      </w:r>
      <w:r>
        <w:rPr>
          <w:spacing w:val="-11"/>
          <w:w w:val="105"/>
        </w:rPr>
        <w:t xml:space="preserve"> </w:t>
      </w:r>
      <w:r>
        <w:rPr>
          <w:w w:val="105"/>
        </w:rPr>
        <w:t>Analytics</w:t>
      </w:r>
      <w:r>
        <w:rPr>
          <w:spacing w:val="-11"/>
          <w:w w:val="105"/>
        </w:rPr>
        <w:t xml:space="preserve"> </w:t>
      </w:r>
      <w:r>
        <w:rPr>
          <w:w w:val="105"/>
        </w:rPr>
        <w:t>Cloud.</w:t>
      </w:r>
      <w:r>
        <w:rPr>
          <w:spacing w:val="-11"/>
          <w:w w:val="105"/>
        </w:rPr>
        <w:t xml:space="preserve"> </w:t>
      </w:r>
      <w:r>
        <w:rPr>
          <w:w w:val="105"/>
        </w:rPr>
        <w:t>URL:</w:t>
      </w:r>
      <w:r>
        <w:rPr>
          <w:spacing w:val="-11"/>
          <w:w w:val="105"/>
        </w:rPr>
        <w:t xml:space="preserve"> </w:t>
      </w:r>
      <w:hyperlink r:id="rId184">
        <w:r>
          <w:rPr>
            <w:rFonts w:ascii="Cambria"/>
            <w:color w:val="000098"/>
            <w:w w:val="105"/>
          </w:rPr>
          <w:t>https://help.sap.com/docs/SAP_DATASPHERE</w:t>
        </w:r>
      </w:hyperlink>
      <w:r>
        <w:rPr>
          <w:rFonts w:ascii="Cambria"/>
          <w:color w:val="000098"/>
          <w:spacing w:val="-7"/>
          <w:w w:val="105"/>
        </w:rPr>
        <w:t xml:space="preserve"> </w:t>
      </w:r>
      <w:r>
        <w:rPr>
          <w:w w:val="105"/>
        </w:rPr>
        <w:t>(visited</w:t>
      </w:r>
      <w:r>
        <w:rPr>
          <w:spacing w:val="-11"/>
          <w:w w:val="105"/>
        </w:rPr>
        <w:t xml:space="preserve"> </w:t>
      </w:r>
      <w:r>
        <w:rPr>
          <w:w w:val="105"/>
        </w:rPr>
        <w:t>on</w:t>
      </w:r>
      <w:r>
        <w:rPr>
          <w:spacing w:val="-11"/>
          <w:w w:val="105"/>
        </w:rPr>
        <w:t xml:space="preserve"> </w:t>
      </w:r>
      <w:r>
        <w:rPr>
          <w:w w:val="105"/>
        </w:rPr>
        <w:t>01/02/2026).</w:t>
      </w:r>
    </w:p>
    <w:p w14:paraId="077BB60E" w14:textId="77777777" w:rsidR="00C220EB" w:rsidRDefault="00000000">
      <w:pPr>
        <w:spacing w:line="275" w:lineRule="exact"/>
        <w:ind w:left="142"/>
      </w:pPr>
      <w:r>
        <w:rPr>
          <w:spacing w:val="-2"/>
          <w:w w:val="105"/>
        </w:rPr>
        <w:t>Swiss Post</w:t>
      </w:r>
      <w:r>
        <w:rPr>
          <w:spacing w:val="-1"/>
          <w:w w:val="105"/>
        </w:rPr>
        <w:t xml:space="preserve"> </w:t>
      </w:r>
      <w:r>
        <w:rPr>
          <w:spacing w:val="-2"/>
          <w:w w:val="105"/>
        </w:rPr>
        <w:t xml:space="preserve">(2025). </w:t>
      </w:r>
      <w:r>
        <w:rPr>
          <w:rFonts w:ascii="Source Serif 4"/>
          <w:i/>
          <w:spacing w:val="-2"/>
          <w:w w:val="105"/>
        </w:rPr>
        <w:t>AWS</w:t>
      </w:r>
      <w:r>
        <w:rPr>
          <w:rFonts w:ascii="Source Serif 4"/>
          <w:i/>
          <w:spacing w:val="3"/>
          <w:w w:val="105"/>
        </w:rPr>
        <w:t xml:space="preserve"> </w:t>
      </w:r>
      <w:r>
        <w:rPr>
          <w:rFonts w:ascii="Source Serif 4"/>
          <w:i/>
          <w:spacing w:val="-2"/>
          <w:w w:val="105"/>
        </w:rPr>
        <w:t>Data</w:t>
      </w:r>
      <w:r>
        <w:rPr>
          <w:rFonts w:ascii="Source Serif 4"/>
          <w:i/>
          <w:spacing w:val="3"/>
          <w:w w:val="105"/>
        </w:rPr>
        <w:t xml:space="preserve"> </w:t>
      </w:r>
      <w:r>
        <w:rPr>
          <w:rFonts w:ascii="Source Serif 4"/>
          <w:i/>
          <w:spacing w:val="-2"/>
          <w:w w:val="105"/>
        </w:rPr>
        <w:t>Lake</w:t>
      </w:r>
      <w:r>
        <w:rPr>
          <w:rFonts w:ascii="Source Serif 4"/>
          <w:i/>
          <w:spacing w:val="3"/>
          <w:w w:val="105"/>
        </w:rPr>
        <w:t xml:space="preserve"> </w:t>
      </w:r>
      <w:r>
        <w:rPr>
          <w:rFonts w:ascii="Source Serif 4"/>
          <w:i/>
          <w:spacing w:val="-2"/>
          <w:w w:val="105"/>
        </w:rPr>
        <w:t>Modernization</w:t>
      </w:r>
      <w:r>
        <w:rPr>
          <w:rFonts w:ascii="Source Serif 4"/>
          <w:i/>
          <w:spacing w:val="3"/>
          <w:w w:val="105"/>
        </w:rPr>
        <w:t xml:space="preserve"> </w:t>
      </w:r>
      <w:r>
        <w:rPr>
          <w:rFonts w:ascii="Source Serif 4"/>
          <w:i/>
          <w:spacing w:val="-2"/>
          <w:w w:val="105"/>
        </w:rPr>
        <w:t>Initiative</w:t>
      </w:r>
      <w:r>
        <w:rPr>
          <w:spacing w:val="-2"/>
          <w:w w:val="105"/>
        </w:rPr>
        <w:t>. Internal</w:t>
      </w:r>
      <w:r>
        <w:rPr>
          <w:spacing w:val="-1"/>
          <w:w w:val="105"/>
        </w:rPr>
        <w:t xml:space="preserve"> </w:t>
      </w:r>
      <w:r>
        <w:rPr>
          <w:spacing w:val="-2"/>
          <w:w w:val="105"/>
        </w:rPr>
        <w:t>Confluence</w:t>
      </w:r>
      <w:r>
        <w:rPr>
          <w:w w:val="105"/>
        </w:rPr>
        <w:t xml:space="preserve"> </w:t>
      </w:r>
      <w:r>
        <w:rPr>
          <w:spacing w:val="-2"/>
          <w:w w:val="105"/>
        </w:rPr>
        <w:t>documentation, Swiss</w:t>
      </w:r>
      <w:r>
        <w:rPr>
          <w:spacing w:val="-1"/>
          <w:w w:val="105"/>
        </w:rPr>
        <w:t xml:space="preserve"> </w:t>
      </w:r>
      <w:r>
        <w:rPr>
          <w:spacing w:val="-2"/>
          <w:w w:val="105"/>
        </w:rPr>
        <w:t>Post.</w:t>
      </w:r>
    </w:p>
    <w:p w14:paraId="077BB60F" w14:textId="77777777" w:rsidR="00C220EB" w:rsidRDefault="00000000">
      <w:pPr>
        <w:pStyle w:val="BodyText"/>
        <w:spacing w:line="247" w:lineRule="exact"/>
        <w:ind w:left="360"/>
      </w:pPr>
      <w:bookmarkStart w:id="502" w:name="_bookmark191"/>
      <w:bookmarkEnd w:id="502"/>
      <w:r>
        <w:rPr>
          <w:w w:val="105"/>
        </w:rPr>
        <w:t>Access</w:t>
      </w:r>
      <w:r>
        <w:rPr>
          <w:spacing w:val="-12"/>
          <w:w w:val="105"/>
        </w:rPr>
        <w:t xml:space="preserve"> </w:t>
      </w:r>
      <w:r>
        <w:rPr>
          <w:spacing w:val="-2"/>
          <w:w w:val="110"/>
        </w:rPr>
        <w:t>restricted.</w:t>
      </w:r>
    </w:p>
    <w:p w14:paraId="077BB610" w14:textId="77777777" w:rsidR="00C220EB" w:rsidRDefault="00000000">
      <w:pPr>
        <w:pStyle w:val="ListParagraph"/>
        <w:numPr>
          <w:ilvl w:val="0"/>
          <w:numId w:val="3"/>
        </w:numPr>
        <w:tabs>
          <w:tab w:val="left" w:pos="359"/>
        </w:tabs>
        <w:spacing w:line="284" w:lineRule="exact"/>
        <w:ind w:left="359" w:hanging="217"/>
      </w:pPr>
      <w:bookmarkStart w:id="503" w:name="_bookmark192"/>
      <w:bookmarkEnd w:id="503"/>
      <w:r>
        <w:rPr>
          <w:w w:val="105"/>
        </w:rPr>
        <w:t>(2026a).</w:t>
      </w:r>
      <w:r>
        <w:rPr>
          <w:spacing w:val="-2"/>
          <w:w w:val="105"/>
        </w:rPr>
        <w:t xml:space="preserve"> </w:t>
      </w:r>
      <w:r>
        <w:rPr>
          <w:rFonts w:ascii="Source Serif 4" w:hAnsi="Source Serif 4"/>
          <w:i/>
          <w:w w:val="105"/>
        </w:rPr>
        <w:t>DWH</w:t>
      </w:r>
      <w:r>
        <w:rPr>
          <w:rFonts w:ascii="Source Serif 4" w:hAnsi="Source Serif 4"/>
          <w:i/>
          <w:spacing w:val="4"/>
          <w:w w:val="105"/>
        </w:rPr>
        <w:t xml:space="preserve"> </w:t>
      </w:r>
      <w:r>
        <w:rPr>
          <w:rFonts w:ascii="Source Serif 4" w:hAnsi="Source Serif 4"/>
          <w:i/>
          <w:w w:val="105"/>
        </w:rPr>
        <w:t>LS</w:t>
      </w:r>
      <w:r>
        <w:rPr>
          <w:rFonts w:ascii="Source Serif 4" w:hAnsi="Source Serif 4"/>
          <w:i/>
          <w:spacing w:val="3"/>
          <w:w w:val="105"/>
        </w:rPr>
        <w:t xml:space="preserve"> </w:t>
      </w:r>
      <w:r>
        <w:rPr>
          <w:rFonts w:ascii="Source Serif 4" w:hAnsi="Source Serif 4"/>
          <w:i/>
          <w:w w:val="105"/>
        </w:rPr>
        <w:t>OPS</w:t>
      </w:r>
      <w:r>
        <w:rPr>
          <w:rFonts w:ascii="Source Serif 4" w:hAnsi="Source Serif 4"/>
          <w:i/>
          <w:spacing w:val="3"/>
          <w:w w:val="105"/>
        </w:rPr>
        <w:t xml:space="preserve"> </w:t>
      </w:r>
      <w:r>
        <w:rPr>
          <w:rFonts w:ascii="Source Serif 4" w:hAnsi="Source Serif 4"/>
          <w:i/>
          <w:w w:val="105"/>
        </w:rPr>
        <w:t>Power</w:t>
      </w:r>
      <w:r>
        <w:rPr>
          <w:rFonts w:ascii="Source Serif 4" w:hAnsi="Source Serif 4"/>
          <w:i/>
          <w:spacing w:val="3"/>
          <w:w w:val="105"/>
        </w:rPr>
        <w:t xml:space="preserve"> </w:t>
      </w:r>
      <w:r>
        <w:rPr>
          <w:rFonts w:ascii="Source Serif 4" w:hAnsi="Source Serif 4"/>
          <w:i/>
          <w:w w:val="105"/>
        </w:rPr>
        <w:t>BI</w:t>
      </w:r>
      <w:r>
        <w:rPr>
          <w:rFonts w:ascii="Source Serif 4" w:hAnsi="Source Serif 4"/>
          <w:i/>
          <w:spacing w:val="3"/>
          <w:w w:val="105"/>
        </w:rPr>
        <w:t xml:space="preserve"> </w:t>
      </w:r>
      <w:r>
        <w:rPr>
          <w:rFonts w:ascii="Source Serif 4" w:hAnsi="Source Serif 4"/>
          <w:i/>
          <w:w w:val="105"/>
        </w:rPr>
        <w:t>Template</w:t>
      </w:r>
      <w:r>
        <w:rPr>
          <w:w w:val="105"/>
        </w:rPr>
        <w:t>.</w:t>
      </w:r>
      <w:r>
        <w:rPr>
          <w:spacing w:val="-1"/>
          <w:w w:val="105"/>
        </w:rPr>
        <w:t xml:space="preserve"> </w:t>
      </w:r>
      <w:r>
        <w:rPr>
          <w:w w:val="105"/>
        </w:rPr>
        <w:t>Internal</w:t>
      </w:r>
      <w:r>
        <w:rPr>
          <w:spacing w:val="-1"/>
          <w:w w:val="105"/>
        </w:rPr>
        <w:t xml:space="preserve"> </w:t>
      </w:r>
      <w:r>
        <w:rPr>
          <w:w w:val="105"/>
        </w:rPr>
        <w:t>template</w:t>
      </w:r>
      <w:r>
        <w:rPr>
          <w:spacing w:val="-1"/>
          <w:w w:val="105"/>
        </w:rPr>
        <w:t xml:space="preserve"> </w:t>
      </w:r>
      <w:r>
        <w:rPr>
          <w:w w:val="105"/>
        </w:rPr>
        <w:t>documentation,</w:t>
      </w:r>
      <w:r>
        <w:rPr>
          <w:spacing w:val="-1"/>
          <w:w w:val="105"/>
        </w:rPr>
        <w:t xml:space="preserve"> </w:t>
      </w:r>
      <w:r>
        <w:rPr>
          <w:w w:val="105"/>
        </w:rPr>
        <w:t>not</w:t>
      </w:r>
      <w:r>
        <w:rPr>
          <w:spacing w:val="-1"/>
          <w:w w:val="105"/>
        </w:rPr>
        <w:t xml:space="preserve"> </w:t>
      </w:r>
      <w:r>
        <w:rPr>
          <w:w w:val="105"/>
        </w:rPr>
        <w:t>publicly</w:t>
      </w:r>
      <w:r>
        <w:rPr>
          <w:spacing w:val="-1"/>
          <w:w w:val="105"/>
        </w:rPr>
        <w:t xml:space="preserve"> </w:t>
      </w:r>
      <w:r>
        <w:rPr>
          <w:spacing w:val="-2"/>
          <w:w w:val="105"/>
        </w:rPr>
        <w:t>available.</w:t>
      </w:r>
    </w:p>
    <w:p w14:paraId="077BB611" w14:textId="77777777" w:rsidR="00C220EB" w:rsidRDefault="00000000">
      <w:pPr>
        <w:pStyle w:val="ListParagraph"/>
        <w:numPr>
          <w:ilvl w:val="0"/>
          <w:numId w:val="3"/>
        </w:numPr>
        <w:tabs>
          <w:tab w:val="left" w:pos="359"/>
        </w:tabs>
        <w:spacing w:line="271" w:lineRule="exact"/>
        <w:ind w:left="359" w:hanging="217"/>
      </w:pPr>
      <w:bookmarkStart w:id="504" w:name="_bookmark193"/>
      <w:bookmarkEnd w:id="504"/>
      <w:r>
        <w:rPr>
          <w:w w:val="105"/>
        </w:rPr>
        <w:t>(2026b).</w:t>
      </w:r>
      <w:r>
        <w:rPr>
          <w:spacing w:val="2"/>
          <w:w w:val="105"/>
        </w:rPr>
        <w:t xml:space="preserve"> </w:t>
      </w:r>
      <w:r>
        <w:rPr>
          <w:rFonts w:ascii="Source Serif 4" w:hAnsi="Source Serif 4"/>
          <w:i/>
          <w:w w:val="105"/>
        </w:rPr>
        <w:t>Power</w:t>
      </w:r>
      <w:r>
        <w:rPr>
          <w:rFonts w:ascii="Source Serif 4" w:hAnsi="Source Serif 4"/>
          <w:i/>
          <w:spacing w:val="6"/>
          <w:w w:val="105"/>
        </w:rPr>
        <w:t xml:space="preserve"> </w:t>
      </w:r>
      <w:r>
        <w:rPr>
          <w:rFonts w:ascii="Source Serif 4" w:hAnsi="Source Serif 4"/>
          <w:i/>
          <w:w w:val="105"/>
        </w:rPr>
        <w:t>BI</w:t>
      </w:r>
      <w:r>
        <w:rPr>
          <w:rFonts w:ascii="Source Serif 4" w:hAnsi="Source Serif 4"/>
          <w:i/>
          <w:spacing w:val="6"/>
          <w:w w:val="105"/>
        </w:rPr>
        <w:t xml:space="preserve"> </w:t>
      </w:r>
      <w:r>
        <w:rPr>
          <w:rFonts w:ascii="Source Serif 4" w:hAnsi="Source Serif 4"/>
          <w:i/>
          <w:w w:val="105"/>
        </w:rPr>
        <w:t>–</w:t>
      </w:r>
      <w:r>
        <w:rPr>
          <w:rFonts w:ascii="Source Serif 4" w:hAnsi="Source Serif 4"/>
          <w:i/>
          <w:spacing w:val="6"/>
          <w:w w:val="105"/>
        </w:rPr>
        <w:t xml:space="preserve"> </w:t>
      </w:r>
      <w:r>
        <w:rPr>
          <w:rFonts w:ascii="Source Serif 4" w:hAnsi="Source Serif 4"/>
          <w:i/>
          <w:w w:val="105"/>
        </w:rPr>
        <w:t>DWH</w:t>
      </w:r>
      <w:r>
        <w:rPr>
          <w:rFonts w:ascii="Source Serif 4" w:hAnsi="Source Serif 4"/>
          <w:i/>
          <w:spacing w:val="7"/>
          <w:w w:val="105"/>
        </w:rPr>
        <w:t xml:space="preserve"> </w:t>
      </w:r>
      <w:r>
        <w:rPr>
          <w:rFonts w:ascii="Source Serif 4" w:hAnsi="Source Serif 4"/>
          <w:i/>
          <w:w w:val="105"/>
        </w:rPr>
        <w:t>LS</w:t>
      </w:r>
      <w:r>
        <w:rPr>
          <w:rFonts w:ascii="Source Serif 4" w:hAnsi="Source Serif 4"/>
          <w:i/>
          <w:spacing w:val="6"/>
          <w:w w:val="105"/>
        </w:rPr>
        <w:t xml:space="preserve"> </w:t>
      </w:r>
      <w:r>
        <w:rPr>
          <w:rFonts w:ascii="Source Serif 4" w:hAnsi="Source Serif 4"/>
          <w:i/>
          <w:w w:val="105"/>
        </w:rPr>
        <w:t>OPS</w:t>
      </w:r>
      <w:r>
        <w:rPr>
          <w:w w:val="105"/>
        </w:rPr>
        <w:t>.</w:t>
      </w:r>
      <w:r>
        <w:rPr>
          <w:spacing w:val="2"/>
          <w:w w:val="105"/>
        </w:rPr>
        <w:t xml:space="preserve"> </w:t>
      </w:r>
      <w:r>
        <w:rPr>
          <w:w w:val="105"/>
        </w:rPr>
        <w:t>Internal</w:t>
      </w:r>
      <w:r>
        <w:rPr>
          <w:spacing w:val="2"/>
          <w:w w:val="105"/>
        </w:rPr>
        <w:t xml:space="preserve"> </w:t>
      </w:r>
      <w:r>
        <w:rPr>
          <w:w w:val="105"/>
        </w:rPr>
        <w:t>Confluence</w:t>
      </w:r>
      <w:r>
        <w:rPr>
          <w:spacing w:val="2"/>
          <w:w w:val="105"/>
        </w:rPr>
        <w:t xml:space="preserve"> </w:t>
      </w:r>
      <w:r>
        <w:rPr>
          <w:w w:val="105"/>
        </w:rPr>
        <w:t>documentation,</w:t>
      </w:r>
      <w:r>
        <w:rPr>
          <w:spacing w:val="2"/>
          <w:w w:val="105"/>
        </w:rPr>
        <w:t xml:space="preserve"> </w:t>
      </w:r>
      <w:r>
        <w:rPr>
          <w:w w:val="105"/>
        </w:rPr>
        <w:t>not</w:t>
      </w:r>
      <w:r>
        <w:rPr>
          <w:spacing w:val="2"/>
          <w:w w:val="105"/>
        </w:rPr>
        <w:t xml:space="preserve"> </w:t>
      </w:r>
      <w:r>
        <w:rPr>
          <w:w w:val="105"/>
        </w:rPr>
        <w:t>publicly</w:t>
      </w:r>
      <w:r>
        <w:rPr>
          <w:spacing w:val="2"/>
          <w:w w:val="105"/>
        </w:rPr>
        <w:t xml:space="preserve"> </w:t>
      </w:r>
      <w:r>
        <w:rPr>
          <w:spacing w:val="-2"/>
          <w:w w:val="105"/>
        </w:rPr>
        <w:t>available.</w:t>
      </w:r>
    </w:p>
    <w:p w14:paraId="077BB612" w14:textId="77777777" w:rsidR="00C220EB" w:rsidRDefault="00000000">
      <w:pPr>
        <w:pStyle w:val="ListParagraph"/>
        <w:numPr>
          <w:ilvl w:val="0"/>
          <w:numId w:val="3"/>
        </w:numPr>
        <w:tabs>
          <w:tab w:val="left" w:pos="359"/>
        </w:tabs>
        <w:spacing w:line="271" w:lineRule="exact"/>
        <w:ind w:left="359" w:hanging="217"/>
      </w:pPr>
      <w:bookmarkStart w:id="505" w:name="_bookmark194"/>
      <w:bookmarkEnd w:id="505"/>
      <w:r>
        <w:t>(2026c).</w:t>
      </w:r>
      <w:r>
        <w:rPr>
          <w:spacing w:val="38"/>
        </w:rPr>
        <w:t xml:space="preserve"> </w:t>
      </w:r>
      <w:r>
        <w:rPr>
          <w:rFonts w:ascii="Source Serif 4" w:hAnsi="Source Serif 4"/>
          <w:i/>
        </w:rPr>
        <w:t>Power</w:t>
      </w:r>
      <w:r>
        <w:rPr>
          <w:rFonts w:ascii="Source Serif 4" w:hAnsi="Source Serif 4"/>
          <w:i/>
          <w:spacing w:val="43"/>
        </w:rPr>
        <w:t xml:space="preserve"> </w:t>
      </w:r>
      <w:r>
        <w:rPr>
          <w:rFonts w:ascii="Source Serif 4" w:hAnsi="Source Serif 4"/>
          <w:i/>
        </w:rPr>
        <w:t>BI</w:t>
      </w:r>
      <w:r>
        <w:rPr>
          <w:rFonts w:ascii="Source Serif 4" w:hAnsi="Source Serif 4"/>
          <w:i/>
          <w:spacing w:val="43"/>
        </w:rPr>
        <w:t xml:space="preserve"> </w:t>
      </w:r>
      <w:r>
        <w:rPr>
          <w:rFonts w:ascii="Source Serif 4" w:hAnsi="Source Serif 4"/>
          <w:i/>
        </w:rPr>
        <w:t>Intro</w:t>
      </w:r>
      <w:r>
        <w:rPr>
          <w:rFonts w:ascii="Source Serif 4" w:hAnsi="Source Serif 4"/>
          <w:i/>
          <w:spacing w:val="43"/>
        </w:rPr>
        <w:t xml:space="preserve"> </w:t>
      </w:r>
      <w:r>
        <w:rPr>
          <w:rFonts w:ascii="Source Serif 4" w:hAnsi="Source Serif 4"/>
          <w:i/>
        </w:rPr>
        <w:t>Session</w:t>
      </w:r>
      <w:r>
        <w:t>.</w:t>
      </w:r>
      <w:r>
        <w:rPr>
          <w:spacing w:val="39"/>
        </w:rPr>
        <w:t xml:space="preserve"> </w:t>
      </w:r>
      <w:r>
        <w:t>Internal</w:t>
      </w:r>
      <w:r>
        <w:rPr>
          <w:spacing w:val="39"/>
        </w:rPr>
        <w:t xml:space="preserve"> </w:t>
      </w:r>
      <w:r>
        <w:t>PowerPoint</w:t>
      </w:r>
      <w:r>
        <w:rPr>
          <w:spacing w:val="38"/>
        </w:rPr>
        <w:t xml:space="preserve"> </w:t>
      </w:r>
      <w:r>
        <w:t>presentation,</w:t>
      </w:r>
      <w:r>
        <w:rPr>
          <w:spacing w:val="39"/>
        </w:rPr>
        <w:t xml:space="preserve"> </w:t>
      </w:r>
      <w:r>
        <w:t>not</w:t>
      </w:r>
      <w:r>
        <w:rPr>
          <w:spacing w:val="39"/>
        </w:rPr>
        <w:t xml:space="preserve"> </w:t>
      </w:r>
      <w:r>
        <w:t>publicly</w:t>
      </w:r>
      <w:r>
        <w:rPr>
          <w:spacing w:val="38"/>
        </w:rPr>
        <w:t xml:space="preserve"> </w:t>
      </w:r>
      <w:r>
        <w:rPr>
          <w:spacing w:val="-2"/>
        </w:rPr>
        <w:t>available.</w:t>
      </w:r>
    </w:p>
    <w:p w14:paraId="077BB613" w14:textId="77777777" w:rsidR="00C220EB" w:rsidRDefault="00000000">
      <w:pPr>
        <w:pStyle w:val="BodyText"/>
        <w:spacing w:line="282" w:lineRule="exact"/>
        <w:ind w:left="142"/>
        <w:rPr>
          <w:rFonts w:ascii="Source Serif 4" w:hAnsi="Source Serif 4"/>
          <w:i/>
        </w:rPr>
      </w:pPr>
      <w:r>
        <w:rPr>
          <w:w w:val="110"/>
        </w:rPr>
        <w:t>The</w:t>
      </w:r>
      <w:r>
        <w:rPr>
          <w:spacing w:val="-5"/>
          <w:w w:val="110"/>
        </w:rPr>
        <w:t xml:space="preserve"> </w:t>
      </w:r>
      <w:r>
        <w:rPr>
          <w:w w:val="110"/>
        </w:rPr>
        <w:t>Economist</w:t>
      </w:r>
      <w:r>
        <w:rPr>
          <w:spacing w:val="-4"/>
          <w:w w:val="110"/>
        </w:rPr>
        <w:t xml:space="preserve"> </w:t>
      </w:r>
      <w:r>
        <w:rPr>
          <w:w w:val="110"/>
        </w:rPr>
        <w:t>(2017).</w:t>
      </w:r>
      <w:r>
        <w:rPr>
          <w:spacing w:val="-4"/>
          <w:w w:val="110"/>
        </w:rPr>
        <w:t xml:space="preserve"> </w:t>
      </w:r>
      <w:r>
        <w:rPr>
          <w:w w:val="110"/>
        </w:rPr>
        <w:t>“The</w:t>
      </w:r>
      <w:r>
        <w:rPr>
          <w:spacing w:val="-5"/>
          <w:w w:val="110"/>
        </w:rPr>
        <w:t xml:space="preserve"> </w:t>
      </w:r>
      <w:r>
        <w:rPr>
          <w:w w:val="110"/>
        </w:rPr>
        <w:t>world’s</w:t>
      </w:r>
      <w:r>
        <w:rPr>
          <w:spacing w:val="-4"/>
          <w:w w:val="110"/>
        </w:rPr>
        <w:t xml:space="preserve"> </w:t>
      </w:r>
      <w:r>
        <w:rPr>
          <w:w w:val="110"/>
        </w:rPr>
        <w:t>most</w:t>
      </w:r>
      <w:r>
        <w:rPr>
          <w:spacing w:val="-4"/>
          <w:w w:val="110"/>
        </w:rPr>
        <w:t xml:space="preserve"> </w:t>
      </w:r>
      <w:r>
        <w:rPr>
          <w:w w:val="110"/>
        </w:rPr>
        <w:t>valuable</w:t>
      </w:r>
      <w:r>
        <w:rPr>
          <w:spacing w:val="-5"/>
          <w:w w:val="110"/>
        </w:rPr>
        <w:t xml:space="preserve"> </w:t>
      </w:r>
      <w:r>
        <w:rPr>
          <w:w w:val="110"/>
        </w:rPr>
        <w:t>resource</w:t>
      </w:r>
      <w:r>
        <w:rPr>
          <w:spacing w:val="-4"/>
          <w:w w:val="110"/>
        </w:rPr>
        <w:t xml:space="preserve"> </w:t>
      </w:r>
      <w:r>
        <w:rPr>
          <w:w w:val="110"/>
        </w:rPr>
        <w:t>is</w:t>
      </w:r>
      <w:r>
        <w:rPr>
          <w:spacing w:val="-4"/>
          <w:w w:val="110"/>
        </w:rPr>
        <w:t xml:space="preserve"> </w:t>
      </w:r>
      <w:r>
        <w:rPr>
          <w:w w:val="110"/>
        </w:rPr>
        <w:t>no</w:t>
      </w:r>
      <w:r>
        <w:rPr>
          <w:spacing w:val="-5"/>
          <w:w w:val="110"/>
        </w:rPr>
        <w:t xml:space="preserve"> </w:t>
      </w:r>
      <w:r>
        <w:rPr>
          <w:w w:val="110"/>
        </w:rPr>
        <w:t>longer</w:t>
      </w:r>
      <w:r>
        <w:rPr>
          <w:spacing w:val="-4"/>
          <w:w w:val="110"/>
        </w:rPr>
        <w:t xml:space="preserve"> </w:t>
      </w:r>
      <w:r>
        <w:rPr>
          <w:w w:val="110"/>
        </w:rPr>
        <w:t>oil,</w:t>
      </w:r>
      <w:r>
        <w:rPr>
          <w:spacing w:val="-4"/>
          <w:w w:val="110"/>
        </w:rPr>
        <w:t xml:space="preserve"> </w:t>
      </w:r>
      <w:r>
        <w:rPr>
          <w:w w:val="110"/>
        </w:rPr>
        <w:t>but</w:t>
      </w:r>
      <w:r>
        <w:rPr>
          <w:spacing w:val="-4"/>
          <w:w w:val="110"/>
        </w:rPr>
        <w:t xml:space="preserve"> </w:t>
      </w:r>
      <w:r>
        <w:rPr>
          <w:w w:val="110"/>
        </w:rPr>
        <w:t>data”.</w:t>
      </w:r>
      <w:r>
        <w:rPr>
          <w:spacing w:val="-5"/>
          <w:w w:val="110"/>
        </w:rPr>
        <w:t xml:space="preserve"> </w:t>
      </w:r>
      <w:r>
        <w:rPr>
          <w:w w:val="110"/>
        </w:rPr>
        <w:t>In:</w:t>
      </w:r>
      <w:r>
        <w:rPr>
          <w:spacing w:val="-4"/>
          <w:w w:val="110"/>
        </w:rPr>
        <w:t xml:space="preserve"> </w:t>
      </w:r>
      <w:r>
        <w:rPr>
          <w:rFonts w:ascii="Source Serif 4" w:hAnsi="Source Serif 4"/>
          <w:i/>
          <w:w w:val="110"/>
        </w:rPr>
        <w:t xml:space="preserve">The </w:t>
      </w:r>
      <w:r>
        <w:rPr>
          <w:rFonts w:ascii="Source Serif 4" w:hAnsi="Source Serif 4"/>
          <w:i/>
          <w:spacing w:val="-2"/>
          <w:w w:val="110"/>
        </w:rPr>
        <w:t>Economist</w:t>
      </w:r>
    </w:p>
    <w:p w14:paraId="077BB614" w14:textId="77777777" w:rsidR="00C220EB" w:rsidRDefault="00000000">
      <w:pPr>
        <w:pStyle w:val="BodyText"/>
        <w:spacing w:line="247" w:lineRule="exact"/>
        <w:ind w:left="360"/>
      </w:pPr>
      <w:bookmarkStart w:id="506" w:name="_bookmark195"/>
      <w:bookmarkEnd w:id="506"/>
      <w:r>
        <w:t>Leaders,</w:t>
      </w:r>
      <w:r>
        <w:rPr>
          <w:spacing w:val="31"/>
        </w:rPr>
        <w:t xml:space="preserve"> </w:t>
      </w:r>
      <w:r>
        <w:t>May</w:t>
      </w:r>
      <w:r>
        <w:rPr>
          <w:spacing w:val="32"/>
        </w:rPr>
        <w:t xml:space="preserve"> </w:t>
      </w:r>
      <w:r>
        <w:t>6</w:t>
      </w:r>
      <w:r>
        <w:rPr>
          <w:spacing w:val="31"/>
        </w:rPr>
        <w:t xml:space="preserve"> </w:t>
      </w:r>
      <w:r>
        <w:t>2017.</w:t>
      </w:r>
      <w:r>
        <w:rPr>
          <w:spacing w:val="32"/>
        </w:rPr>
        <w:t xml:space="preserve"> </w:t>
      </w:r>
      <w:r>
        <w:t>Accessed</w:t>
      </w:r>
      <w:r>
        <w:rPr>
          <w:spacing w:val="32"/>
        </w:rPr>
        <w:t xml:space="preserve"> </w:t>
      </w:r>
      <w:r>
        <w:t>on</w:t>
      </w:r>
      <w:r>
        <w:rPr>
          <w:spacing w:val="31"/>
        </w:rPr>
        <w:t xml:space="preserve"> </w:t>
      </w:r>
      <w:r>
        <w:t>[insert</w:t>
      </w:r>
      <w:r>
        <w:rPr>
          <w:spacing w:val="32"/>
        </w:rPr>
        <w:t xml:space="preserve"> </w:t>
      </w:r>
      <w:r>
        <w:t>date</w:t>
      </w:r>
      <w:r>
        <w:rPr>
          <w:spacing w:val="31"/>
        </w:rPr>
        <w:t xml:space="preserve"> </w:t>
      </w:r>
      <w:r>
        <w:t>you</w:t>
      </w:r>
      <w:r>
        <w:rPr>
          <w:spacing w:val="32"/>
        </w:rPr>
        <w:t xml:space="preserve"> </w:t>
      </w:r>
      <w:r>
        <w:t>accessed</w:t>
      </w:r>
      <w:r>
        <w:rPr>
          <w:spacing w:val="32"/>
        </w:rPr>
        <w:t xml:space="preserve"> </w:t>
      </w:r>
      <w:r>
        <w:rPr>
          <w:spacing w:val="-4"/>
        </w:rPr>
        <w:t>it].</w:t>
      </w:r>
    </w:p>
    <w:p w14:paraId="077BB615" w14:textId="77777777" w:rsidR="00C220EB" w:rsidRDefault="00000000">
      <w:pPr>
        <w:spacing w:line="232" w:lineRule="auto"/>
        <w:ind w:left="350" w:right="744" w:hanging="208"/>
      </w:pPr>
      <w:r>
        <w:rPr>
          <w:rFonts w:ascii="Source Serif 4"/>
          <w:i/>
          <w:w w:val="105"/>
        </w:rPr>
        <w:t>What</w:t>
      </w:r>
      <w:r>
        <w:rPr>
          <w:rFonts w:ascii="Source Serif 4"/>
          <w:i/>
          <w:spacing w:val="-4"/>
          <w:w w:val="105"/>
        </w:rPr>
        <w:t xml:space="preserve"> </w:t>
      </w:r>
      <w:r>
        <w:rPr>
          <w:rFonts w:ascii="Source Serif 4"/>
          <w:i/>
          <w:w w:val="105"/>
        </w:rPr>
        <w:t>is</w:t>
      </w:r>
      <w:r>
        <w:rPr>
          <w:rFonts w:ascii="Source Serif 4"/>
          <w:i/>
          <w:spacing w:val="-4"/>
          <w:w w:val="105"/>
        </w:rPr>
        <w:t xml:space="preserve"> </w:t>
      </w:r>
      <w:r>
        <w:rPr>
          <w:rFonts w:ascii="Source Serif 4"/>
          <w:i/>
          <w:w w:val="105"/>
        </w:rPr>
        <w:t>a</w:t>
      </w:r>
      <w:r>
        <w:rPr>
          <w:rFonts w:ascii="Source Serif 4"/>
          <w:i/>
          <w:spacing w:val="-4"/>
          <w:w w:val="105"/>
        </w:rPr>
        <w:t xml:space="preserve"> </w:t>
      </w:r>
      <w:r>
        <w:rPr>
          <w:rFonts w:ascii="Source Serif 4"/>
          <w:i/>
          <w:w w:val="105"/>
        </w:rPr>
        <w:t>Data</w:t>
      </w:r>
      <w:r>
        <w:rPr>
          <w:rFonts w:ascii="Source Serif 4"/>
          <w:i/>
          <w:spacing w:val="-4"/>
          <w:w w:val="105"/>
        </w:rPr>
        <w:t xml:space="preserve"> </w:t>
      </w:r>
      <w:r>
        <w:rPr>
          <w:rFonts w:ascii="Source Serif 4"/>
          <w:i/>
          <w:w w:val="105"/>
        </w:rPr>
        <w:t xml:space="preserve">Product? </w:t>
      </w:r>
      <w:r>
        <w:rPr>
          <w:w w:val="105"/>
        </w:rPr>
        <w:t>(N.d.[a]).</w:t>
      </w:r>
      <w:r>
        <w:rPr>
          <w:spacing w:val="-8"/>
          <w:w w:val="105"/>
        </w:rPr>
        <w:t xml:space="preserve"> </w:t>
      </w:r>
      <w:hyperlink r:id="rId185">
        <w:r>
          <w:rPr>
            <w:rFonts w:ascii="Cambria"/>
            <w:color w:val="000098"/>
            <w:w w:val="105"/>
          </w:rPr>
          <w:t>https://www.alation.com/glossary/data-product/</w:t>
        </w:r>
      </w:hyperlink>
      <w:r>
        <w:rPr>
          <w:w w:val="105"/>
        </w:rPr>
        <w:t>.</w:t>
      </w:r>
      <w:r>
        <w:rPr>
          <w:spacing w:val="-8"/>
          <w:w w:val="105"/>
        </w:rPr>
        <w:t xml:space="preserve"> </w:t>
      </w:r>
      <w:r>
        <w:rPr>
          <w:w w:val="105"/>
        </w:rPr>
        <w:t>Accessed</w:t>
      </w:r>
      <w:r>
        <w:rPr>
          <w:spacing w:val="-8"/>
          <w:w w:val="105"/>
        </w:rPr>
        <w:t xml:space="preserve"> </w:t>
      </w:r>
      <w:r>
        <w:rPr>
          <w:w w:val="105"/>
        </w:rPr>
        <w:t>2025-12-</w:t>
      </w:r>
      <w:bookmarkStart w:id="507" w:name="_bookmark196"/>
      <w:bookmarkEnd w:id="507"/>
      <w:r>
        <w:rPr>
          <w:spacing w:val="-4"/>
          <w:w w:val="105"/>
        </w:rPr>
        <w:t>27.</w:t>
      </w:r>
    </w:p>
    <w:p w14:paraId="077BB616" w14:textId="77777777" w:rsidR="00C220EB" w:rsidRDefault="00000000">
      <w:pPr>
        <w:spacing w:line="232" w:lineRule="auto"/>
        <w:ind w:left="350" w:right="744" w:hanging="208"/>
      </w:pPr>
      <w:r>
        <w:rPr>
          <w:rFonts w:ascii="Source Serif 4"/>
          <w:i/>
          <w:w w:val="105"/>
        </w:rPr>
        <w:t>What</w:t>
      </w:r>
      <w:r>
        <w:rPr>
          <w:rFonts w:ascii="Source Serif 4"/>
          <w:i/>
          <w:spacing w:val="40"/>
          <w:w w:val="105"/>
        </w:rPr>
        <w:t xml:space="preserve"> </w:t>
      </w:r>
      <w:r>
        <w:rPr>
          <w:rFonts w:ascii="Source Serif 4"/>
          <w:i/>
          <w:w w:val="105"/>
        </w:rPr>
        <w:t>is</w:t>
      </w:r>
      <w:r>
        <w:rPr>
          <w:rFonts w:ascii="Source Serif 4"/>
          <w:i/>
          <w:spacing w:val="40"/>
          <w:w w:val="105"/>
        </w:rPr>
        <w:t xml:space="preserve"> </w:t>
      </w:r>
      <w:r>
        <w:rPr>
          <w:rFonts w:ascii="Source Serif 4"/>
          <w:i/>
          <w:w w:val="105"/>
        </w:rPr>
        <w:t>a</w:t>
      </w:r>
      <w:r>
        <w:rPr>
          <w:rFonts w:ascii="Source Serif 4"/>
          <w:i/>
          <w:spacing w:val="40"/>
          <w:w w:val="105"/>
        </w:rPr>
        <w:t xml:space="preserve"> </w:t>
      </w:r>
      <w:r>
        <w:rPr>
          <w:rFonts w:ascii="Source Serif 4"/>
          <w:i/>
          <w:w w:val="105"/>
        </w:rPr>
        <w:t>Data</w:t>
      </w:r>
      <w:r>
        <w:rPr>
          <w:rFonts w:ascii="Source Serif 4"/>
          <w:i/>
          <w:spacing w:val="40"/>
          <w:w w:val="105"/>
        </w:rPr>
        <w:t xml:space="preserve"> </w:t>
      </w:r>
      <w:r>
        <w:rPr>
          <w:rFonts w:ascii="Source Serif 4"/>
          <w:i/>
          <w:w w:val="105"/>
        </w:rPr>
        <w:t>Product?</w:t>
      </w:r>
      <w:r>
        <w:rPr>
          <w:rFonts w:ascii="Source Serif 4"/>
          <w:i/>
          <w:spacing w:val="40"/>
          <w:w w:val="105"/>
        </w:rPr>
        <w:t xml:space="preserve"> </w:t>
      </w:r>
      <w:r>
        <w:rPr>
          <w:w w:val="105"/>
        </w:rPr>
        <w:t>(N.d.[b]).</w:t>
      </w:r>
      <w:r>
        <w:rPr>
          <w:spacing w:val="40"/>
          <w:w w:val="105"/>
        </w:rPr>
        <w:t xml:space="preserve"> </w:t>
      </w:r>
      <w:hyperlink r:id="rId186">
        <w:r>
          <w:rPr>
            <w:rFonts w:ascii="Cambria"/>
            <w:color w:val="000098"/>
            <w:spacing w:val="-2"/>
            <w:w w:val="103"/>
          </w:rPr>
          <w:t>h</w:t>
        </w:r>
        <w:r>
          <w:rPr>
            <w:rFonts w:ascii="Cambria"/>
            <w:color w:val="000098"/>
            <w:spacing w:val="-3"/>
            <w:w w:val="103"/>
          </w:rPr>
          <w:t>t</w:t>
        </w:r>
        <w:r>
          <w:rPr>
            <w:rFonts w:ascii="Cambria"/>
            <w:color w:val="000098"/>
            <w:spacing w:val="-2"/>
            <w:w w:val="102"/>
          </w:rPr>
          <w:t>t</w:t>
        </w:r>
        <w:r>
          <w:rPr>
            <w:rFonts w:ascii="Cambria"/>
            <w:color w:val="000098"/>
            <w:spacing w:val="-3"/>
            <w:w w:val="102"/>
          </w:rPr>
          <w:t>p</w:t>
        </w:r>
        <w:r>
          <w:rPr>
            <w:rFonts w:ascii="Cambria"/>
            <w:color w:val="000098"/>
            <w:spacing w:val="2"/>
            <w:w w:val="107"/>
          </w:rPr>
          <w:t>s</w:t>
        </w:r>
        <w:r>
          <w:rPr>
            <w:rFonts w:ascii="Cambria"/>
            <w:color w:val="000098"/>
            <w:spacing w:val="2"/>
            <w:w w:val="182"/>
          </w:rPr>
          <w:t>:</w:t>
        </w:r>
        <w:r>
          <w:rPr>
            <w:rFonts w:ascii="Cambria"/>
            <w:color w:val="000098"/>
            <w:spacing w:val="2"/>
            <w:w w:val="92"/>
          </w:rPr>
          <w:t>//</w:t>
        </w:r>
        <w:r>
          <w:rPr>
            <w:rFonts w:ascii="Cambria"/>
            <w:color w:val="000098"/>
            <w:spacing w:val="-2"/>
            <w:w w:val="54"/>
          </w:rPr>
          <w:t>w</w:t>
        </w:r>
        <w:r>
          <w:rPr>
            <w:rFonts w:ascii="Cambria"/>
            <w:color w:val="000098"/>
            <w:spacing w:val="-3"/>
            <w:w w:val="54"/>
          </w:rPr>
          <w:t>w</w:t>
        </w:r>
        <w:r>
          <w:rPr>
            <w:rFonts w:ascii="Cambria"/>
            <w:color w:val="000098"/>
            <w:spacing w:val="2"/>
            <w:w w:val="54"/>
          </w:rPr>
          <w:t>w</w:t>
        </w:r>
        <w:r>
          <w:rPr>
            <w:rFonts w:ascii="Cambria"/>
            <w:color w:val="000098"/>
            <w:spacing w:val="2"/>
            <w:w w:val="238"/>
          </w:rPr>
          <w:t>.</w:t>
        </w:r>
        <w:r>
          <w:rPr>
            <w:rFonts w:ascii="Cambria"/>
            <w:color w:val="000098"/>
            <w:spacing w:val="-2"/>
            <w:w w:val="112"/>
          </w:rPr>
          <w:t>i</w:t>
        </w:r>
        <w:r>
          <w:rPr>
            <w:rFonts w:ascii="Cambria"/>
            <w:color w:val="000098"/>
            <w:spacing w:val="-3"/>
            <w:w w:val="112"/>
          </w:rPr>
          <w:t>b</w:t>
        </w:r>
        <w:r>
          <w:rPr>
            <w:rFonts w:ascii="Cambria"/>
            <w:color w:val="000098"/>
            <w:spacing w:val="2"/>
            <w:w w:val="49"/>
          </w:rPr>
          <w:t>m</w:t>
        </w:r>
        <w:r>
          <w:rPr>
            <w:rFonts w:ascii="Cambria"/>
            <w:color w:val="000098"/>
            <w:spacing w:val="2"/>
            <w:w w:val="238"/>
          </w:rPr>
          <w:t>.</w:t>
        </w:r>
        <w:r>
          <w:rPr>
            <w:rFonts w:ascii="Cambria"/>
            <w:color w:val="000098"/>
            <w:spacing w:val="-2"/>
            <w:w w:val="104"/>
          </w:rPr>
          <w:t>c</w:t>
        </w:r>
        <w:r>
          <w:rPr>
            <w:rFonts w:ascii="Cambria"/>
            <w:color w:val="000098"/>
            <w:spacing w:val="-2"/>
            <w:w w:val="63"/>
          </w:rPr>
          <w:t>o</w:t>
        </w:r>
        <w:r>
          <w:rPr>
            <w:rFonts w:ascii="Cambria"/>
            <w:color w:val="000098"/>
            <w:spacing w:val="2"/>
            <w:w w:val="63"/>
          </w:rPr>
          <w:t>m</w:t>
        </w:r>
        <w:r>
          <w:rPr>
            <w:rFonts w:ascii="Cambria"/>
            <w:color w:val="000098"/>
            <w:spacing w:val="2"/>
            <w:w w:val="92"/>
          </w:rPr>
          <w:t>/</w:t>
        </w:r>
        <w:r>
          <w:rPr>
            <w:rFonts w:ascii="Cambria"/>
            <w:color w:val="000098"/>
            <w:spacing w:val="-2"/>
            <w:w w:val="103"/>
          </w:rPr>
          <w:t>t</w:t>
        </w:r>
        <w:r>
          <w:rPr>
            <w:rFonts w:ascii="Cambria"/>
            <w:color w:val="000098"/>
            <w:spacing w:val="-3"/>
            <w:w w:val="103"/>
          </w:rPr>
          <w:t>h</w:t>
        </w:r>
        <w:r>
          <w:rPr>
            <w:rFonts w:ascii="Cambria"/>
            <w:color w:val="000098"/>
            <w:spacing w:val="-2"/>
            <w:w w:val="110"/>
          </w:rPr>
          <w:t>i</w:t>
        </w:r>
        <w:r>
          <w:rPr>
            <w:rFonts w:ascii="Cambria"/>
            <w:color w:val="000098"/>
            <w:spacing w:val="-3"/>
            <w:w w:val="110"/>
          </w:rPr>
          <w:t>n</w:t>
        </w:r>
        <w:r>
          <w:rPr>
            <w:rFonts w:ascii="Cambria"/>
            <w:color w:val="000098"/>
            <w:spacing w:val="2"/>
            <w:w w:val="85"/>
          </w:rPr>
          <w:t>k</w:t>
        </w:r>
        <w:r>
          <w:rPr>
            <w:rFonts w:ascii="Cambria"/>
            <w:color w:val="000098"/>
            <w:spacing w:val="2"/>
            <w:w w:val="92"/>
          </w:rPr>
          <w:t>/</w:t>
        </w:r>
        <w:r>
          <w:rPr>
            <w:rFonts w:ascii="Cambria"/>
            <w:color w:val="000098"/>
            <w:spacing w:val="-2"/>
            <w:w w:val="105"/>
          </w:rPr>
          <w:t>t</w:t>
        </w:r>
        <w:r>
          <w:rPr>
            <w:rFonts w:ascii="Cambria"/>
            <w:color w:val="000098"/>
            <w:spacing w:val="-3"/>
            <w:w w:val="105"/>
          </w:rPr>
          <w:t>o</w:t>
        </w:r>
        <w:r>
          <w:rPr>
            <w:rFonts w:ascii="Cambria"/>
            <w:color w:val="000098"/>
            <w:spacing w:val="-2"/>
            <w:w w:val="110"/>
          </w:rPr>
          <w:t>p</w:t>
        </w:r>
        <w:r>
          <w:rPr>
            <w:rFonts w:ascii="Cambria"/>
            <w:color w:val="000098"/>
            <w:spacing w:val="-3"/>
            <w:w w:val="110"/>
          </w:rPr>
          <w:t>i</w:t>
        </w:r>
        <w:r>
          <w:rPr>
            <w:rFonts w:ascii="Cambria"/>
            <w:color w:val="000098"/>
            <w:spacing w:val="-2"/>
            <w:w w:val="105"/>
          </w:rPr>
          <w:t>c</w:t>
        </w:r>
        <w:r>
          <w:rPr>
            <w:rFonts w:ascii="Cambria"/>
            <w:color w:val="000098"/>
            <w:spacing w:val="2"/>
            <w:w w:val="105"/>
          </w:rPr>
          <w:t>s</w:t>
        </w:r>
        <w:r>
          <w:rPr>
            <w:rFonts w:ascii="Cambria"/>
            <w:color w:val="000098"/>
            <w:spacing w:val="2"/>
            <w:w w:val="92"/>
          </w:rPr>
          <w:t>/</w:t>
        </w:r>
        <w:r>
          <w:rPr>
            <w:rFonts w:ascii="Cambria"/>
            <w:color w:val="000098"/>
            <w:spacing w:val="-2"/>
            <w:w w:val="86"/>
          </w:rPr>
          <w:t>d</w:t>
        </w:r>
        <w:r>
          <w:rPr>
            <w:rFonts w:ascii="Cambria"/>
            <w:color w:val="000098"/>
            <w:spacing w:val="-3"/>
            <w:w w:val="86"/>
          </w:rPr>
          <w:t>a</w:t>
        </w:r>
        <w:r>
          <w:rPr>
            <w:rFonts w:ascii="Cambria"/>
            <w:color w:val="000098"/>
            <w:spacing w:val="-2"/>
            <w:w w:val="112"/>
          </w:rPr>
          <w:t>t</w:t>
        </w:r>
        <w:r>
          <w:rPr>
            <w:rFonts w:ascii="Cambria"/>
            <w:color w:val="000098"/>
            <w:spacing w:val="2"/>
            <w:w w:val="112"/>
          </w:rPr>
          <w:t>a</w:t>
        </w:r>
        <w:r>
          <w:rPr>
            <w:rFonts w:ascii="Cambria"/>
            <w:color w:val="000098"/>
            <w:spacing w:val="12"/>
            <w:w w:val="142"/>
          </w:rPr>
          <w:t>-</w:t>
        </w:r>
        <w:r>
          <w:rPr>
            <w:rFonts w:ascii="Cambria"/>
            <w:color w:val="000098"/>
            <w:w w:val="105"/>
          </w:rPr>
          <w:t>product</w:t>
        </w:r>
      </w:hyperlink>
      <w:r>
        <w:rPr>
          <w:w w:val="105"/>
        </w:rPr>
        <w:t>.</w:t>
      </w:r>
      <w:r>
        <w:rPr>
          <w:spacing w:val="40"/>
          <w:w w:val="105"/>
        </w:rPr>
        <w:t xml:space="preserve"> </w:t>
      </w:r>
      <w:r>
        <w:rPr>
          <w:w w:val="105"/>
        </w:rPr>
        <w:t>Accessed</w:t>
      </w:r>
      <w:r>
        <w:rPr>
          <w:spacing w:val="40"/>
          <w:w w:val="105"/>
        </w:rPr>
        <w:t xml:space="preserve"> </w:t>
      </w:r>
      <w:r>
        <w:rPr>
          <w:w w:val="105"/>
        </w:rPr>
        <w:t>2025-12-</w:t>
      </w:r>
      <w:bookmarkStart w:id="508" w:name="_bookmark197"/>
      <w:bookmarkEnd w:id="508"/>
      <w:r>
        <w:rPr>
          <w:spacing w:val="-4"/>
          <w:w w:val="105"/>
        </w:rPr>
        <w:t>27.</w:t>
      </w:r>
    </w:p>
    <w:p w14:paraId="077BB617" w14:textId="77777777" w:rsidR="00C220EB" w:rsidRDefault="00000000">
      <w:pPr>
        <w:pStyle w:val="BodyText"/>
        <w:spacing w:line="295" w:lineRule="exact"/>
        <w:ind w:left="142"/>
        <w:rPr>
          <w:rFonts w:ascii="Cambria"/>
        </w:rPr>
      </w:pPr>
      <w:r>
        <w:t>Wikipedia</w:t>
      </w:r>
      <w:r>
        <w:rPr>
          <w:spacing w:val="54"/>
        </w:rPr>
        <w:t xml:space="preserve">  </w:t>
      </w:r>
      <w:r>
        <w:t>(Jan.</w:t>
      </w:r>
      <w:r>
        <w:rPr>
          <w:spacing w:val="55"/>
        </w:rPr>
        <w:t xml:space="preserve">  </w:t>
      </w:r>
      <w:r>
        <w:t>17,</w:t>
      </w:r>
      <w:r>
        <w:rPr>
          <w:spacing w:val="55"/>
        </w:rPr>
        <w:t xml:space="preserve">  </w:t>
      </w:r>
      <w:r>
        <w:t>2025).</w:t>
      </w:r>
      <w:r>
        <w:rPr>
          <w:spacing w:val="55"/>
        </w:rPr>
        <w:t xml:space="preserve">  </w:t>
      </w:r>
      <w:r>
        <w:rPr>
          <w:rFonts w:ascii="Source Serif 4"/>
          <w:i/>
        </w:rPr>
        <w:t>Risk</w:t>
      </w:r>
      <w:r>
        <w:rPr>
          <w:rFonts w:ascii="Source Serif 4"/>
          <w:i/>
          <w:spacing w:val="59"/>
        </w:rPr>
        <w:t xml:space="preserve">  </w:t>
      </w:r>
      <w:r>
        <w:rPr>
          <w:rFonts w:ascii="Source Serif 4"/>
          <w:i/>
        </w:rPr>
        <w:t>Management</w:t>
      </w:r>
      <w:r>
        <w:t>.</w:t>
      </w:r>
      <w:r>
        <w:rPr>
          <w:spacing w:val="55"/>
        </w:rPr>
        <w:t xml:space="preserve">  </w:t>
      </w:r>
      <w:r>
        <w:t>URL:</w:t>
      </w:r>
      <w:r>
        <w:rPr>
          <w:spacing w:val="55"/>
        </w:rPr>
        <w:t xml:space="preserve">  </w:t>
      </w:r>
      <w:hyperlink r:id="rId187">
        <w:r>
          <w:rPr>
            <w:rFonts w:ascii="Cambria"/>
            <w:color w:val="000098"/>
            <w:spacing w:val="-9"/>
            <w:w w:val="97"/>
          </w:rPr>
          <w:t>h</w:t>
        </w:r>
        <w:r>
          <w:rPr>
            <w:rFonts w:ascii="Cambria"/>
            <w:color w:val="000098"/>
            <w:spacing w:val="-10"/>
            <w:w w:val="97"/>
          </w:rPr>
          <w:t>t</w:t>
        </w:r>
        <w:r>
          <w:rPr>
            <w:rFonts w:ascii="Cambria"/>
            <w:color w:val="000098"/>
            <w:spacing w:val="-9"/>
            <w:w w:val="96"/>
          </w:rPr>
          <w:t>t</w:t>
        </w:r>
        <w:r>
          <w:rPr>
            <w:rFonts w:ascii="Cambria"/>
            <w:color w:val="000098"/>
            <w:spacing w:val="-10"/>
            <w:w w:val="96"/>
          </w:rPr>
          <w:t>p</w:t>
        </w:r>
        <w:r>
          <w:rPr>
            <w:rFonts w:ascii="Cambria"/>
            <w:color w:val="000098"/>
            <w:spacing w:val="12"/>
            <w:w w:val="101"/>
          </w:rPr>
          <w:t>s</w:t>
        </w:r>
        <w:r>
          <w:rPr>
            <w:rFonts w:ascii="Cambria"/>
            <w:color w:val="000098"/>
            <w:spacing w:val="12"/>
            <w:w w:val="176"/>
          </w:rPr>
          <w:t>:</w:t>
        </w:r>
        <w:r>
          <w:rPr>
            <w:rFonts w:ascii="Cambria"/>
            <w:color w:val="000098"/>
            <w:spacing w:val="12"/>
            <w:w w:val="86"/>
          </w:rPr>
          <w:t>//</w:t>
        </w:r>
        <w:r>
          <w:rPr>
            <w:rFonts w:ascii="Cambria"/>
            <w:color w:val="000098"/>
            <w:spacing w:val="-9"/>
            <w:w w:val="80"/>
          </w:rPr>
          <w:t>e</w:t>
        </w:r>
        <w:r>
          <w:rPr>
            <w:rFonts w:ascii="Cambria"/>
            <w:color w:val="000098"/>
            <w:spacing w:val="12"/>
            <w:w w:val="80"/>
          </w:rPr>
          <w:t>n</w:t>
        </w:r>
        <w:r>
          <w:rPr>
            <w:rFonts w:ascii="Cambria"/>
            <w:color w:val="000098"/>
            <w:spacing w:val="11"/>
            <w:w w:val="232"/>
          </w:rPr>
          <w:t>.</w:t>
        </w:r>
        <w:r>
          <w:rPr>
            <w:rFonts w:ascii="Cambria"/>
            <w:color w:val="000098"/>
            <w:spacing w:val="-9"/>
            <w:w w:val="79"/>
          </w:rPr>
          <w:t>w</w:t>
        </w:r>
        <w:r>
          <w:rPr>
            <w:rFonts w:ascii="Cambria"/>
            <w:color w:val="000098"/>
            <w:spacing w:val="-10"/>
            <w:w w:val="79"/>
          </w:rPr>
          <w:t>i</w:t>
        </w:r>
        <w:r>
          <w:rPr>
            <w:rFonts w:ascii="Cambria"/>
            <w:color w:val="000098"/>
            <w:spacing w:val="-9"/>
            <w:w w:val="109"/>
          </w:rPr>
          <w:t>ki</w:t>
        </w:r>
        <w:r>
          <w:rPr>
            <w:rFonts w:ascii="Cambria"/>
            <w:color w:val="000098"/>
            <w:spacing w:val="-9"/>
            <w:w w:val="80"/>
          </w:rPr>
          <w:t>p</w:t>
        </w:r>
        <w:r>
          <w:rPr>
            <w:rFonts w:ascii="Cambria"/>
            <w:color w:val="000098"/>
            <w:spacing w:val="-10"/>
            <w:w w:val="80"/>
          </w:rPr>
          <w:t>e</w:t>
        </w:r>
        <w:r>
          <w:rPr>
            <w:rFonts w:ascii="Cambria"/>
            <w:color w:val="000098"/>
            <w:spacing w:val="-9"/>
            <w:w w:val="105"/>
          </w:rPr>
          <w:t>d</w:t>
        </w:r>
        <w:r>
          <w:rPr>
            <w:rFonts w:ascii="Cambria"/>
            <w:color w:val="000098"/>
            <w:spacing w:val="-10"/>
            <w:w w:val="105"/>
          </w:rPr>
          <w:t>i</w:t>
        </w:r>
        <w:r>
          <w:rPr>
            <w:rFonts w:ascii="Cambria"/>
            <w:color w:val="000098"/>
            <w:spacing w:val="12"/>
            <w:w w:val="87"/>
          </w:rPr>
          <w:t>a</w:t>
        </w:r>
        <w:r>
          <w:rPr>
            <w:rFonts w:ascii="Cambria"/>
            <w:color w:val="000098"/>
            <w:spacing w:val="11"/>
            <w:w w:val="232"/>
          </w:rPr>
          <w:t>.</w:t>
        </w:r>
        <w:r>
          <w:rPr>
            <w:rFonts w:ascii="Cambria"/>
            <w:color w:val="000098"/>
            <w:spacing w:val="-10"/>
            <w:w w:val="78"/>
          </w:rPr>
          <w:t>o</w:t>
        </w:r>
        <w:r>
          <w:rPr>
            <w:rFonts w:ascii="Cambria"/>
            <w:color w:val="000098"/>
            <w:spacing w:val="-9"/>
            <w:w w:val="94"/>
          </w:rPr>
          <w:t>r</w:t>
        </w:r>
        <w:r>
          <w:rPr>
            <w:rFonts w:ascii="Cambria"/>
            <w:color w:val="000098"/>
            <w:spacing w:val="12"/>
            <w:w w:val="94"/>
          </w:rPr>
          <w:t>g</w:t>
        </w:r>
        <w:r>
          <w:rPr>
            <w:rFonts w:ascii="Cambria"/>
            <w:color w:val="000098"/>
            <w:spacing w:val="12"/>
            <w:w w:val="86"/>
          </w:rPr>
          <w:t>/</w:t>
        </w:r>
        <w:r>
          <w:rPr>
            <w:rFonts w:ascii="Cambria"/>
            <w:color w:val="000098"/>
            <w:spacing w:val="-10"/>
            <w:w w:val="48"/>
          </w:rPr>
          <w:t>w</w:t>
        </w:r>
        <w:r>
          <w:rPr>
            <w:rFonts w:ascii="Cambria"/>
            <w:color w:val="000098"/>
            <w:spacing w:val="-9"/>
            <w:w w:val="109"/>
          </w:rPr>
          <w:t>i</w:t>
        </w:r>
        <w:r>
          <w:rPr>
            <w:rFonts w:ascii="Cambria"/>
            <w:color w:val="000098"/>
            <w:spacing w:val="-10"/>
            <w:w w:val="109"/>
          </w:rPr>
          <w:t>k</w:t>
        </w:r>
        <w:r>
          <w:rPr>
            <w:rFonts w:ascii="Cambria"/>
            <w:color w:val="000098"/>
            <w:spacing w:val="12"/>
            <w:w w:val="166"/>
          </w:rPr>
          <w:t>i</w:t>
        </w:r>
        <w:r>
          <w:rPr>
            <w:rFonts w:ascii="Cambria"/>
            <w:color w:val="000098"/>
            <w:spacing w:val="12"/>
            <w:w w:val="86"/>
          </w:rPr>
          <w:t>/</w:t>
        </w:r>
        <w:r>
          <w:rPr>
            <w:rFonts w:ascii="Cambria"/>
            <w:color w:val="000098"/>
            <w:spacing w:val="-10"/>
            <w:w w:val="64"/>
          </w:rPr>
          <w:t>R</w:t>
        </w:r>
        <w:r>
          <w:rPr>
            <w:rFonts w:ascii="Cambria"/>
            <w:color w:val="000098"/>
            <w:spacing w:val="-9"/>
            <w:w w:val="126"/>
          </w:rPr>
          <w:t>i</w:t>
        </w:r>
        <w:r>
          <w:rPr>
            <w:rFonts w:ascii="Cambria"/>
            <w:color w:val="000098"/>
            <w:spacing w:val="-10"/>
            <w:w w:val="126"/>
          </w:rPr>
          <w:t>s</w:t>
        </w:r>
        <w:r>
          <w:rPr>
            <w:rFonts w:ascii="Cambria"/>
            <w:color w:val="000098"/>
            <w:spacing w:val="12"/>
            <w:w w:val="79"/>
          </w:rPr>
          <w:t>k</w:t>
        </w:r>
        <w:r>
          <w:rPr>
            <w:rFonts w:ascii="Cambria"/>
            <w:color w:val="000098"/>
            <w:spacing w:val="12"/>
            <w:w w:val="120"/>
          </w:rPr>
          <w:t>_</w:t>
        </w:r>
        <w:r>
          <w:rPr>
            <w:rFonts w:ascii="Cambria"/>
            <w:color w:val="000098"/>
            <w:spacing w:val="-10"/>
            <w:w w:val="43"/>
          </w:rPr>
          <w:t>m</w:t>
        </w:r>
        <w:r>
          <w:rPr>
            <w:rFonts w:ascii="Cambria"/>
            <w:color w:val="000098"/>
            <w:spacing w:val="-9"/>
            <w:w w:val="80"/>
          </w:rPr>
          <w:t>a</w:t>
        </w:r>
        <w:r>
          <w:rPr>
            <w:rFonts w:ascii="Cambria"/>
            <w:color w:val="000098"/>
            <w:spacing w:val="-10"/>
            <w:w w:val="80"/>
          </w:rPr>
          <w:t>n</w:t>
        </w:r>
        <w:r>
          <w:rPr>
            <w:rFonts w:ascii="Cambria"/>
            <w:color w:val="000098"/>
            <w:spacing w:val="-10"/>
            <w:w w:val="87"/>
          </w:rPr>
          <w:t>a</w:t>
        </w:r>
        <w:r>
          <w:rPr>
            <w:rFonts w:ascii="Cambria"/>
            <w:color w:val="000098"/>
            <w:spacing w:val="-10"/>
            <w:w w:val="85"/>
          </w:rPr>
          <w:t>g</w:t>
        </w:r>
        <w:r>
          <w:rPr>
            <w:rFonts w:ascii="Cambria"/>
            <w:color w:val="000098"/>
            <w:spacing w:val="-9"/>
            <w:w w:val="59"/>
          </w:rPr>
          <w:t>e</w:t>
        </w:r>
        <w:r>
          <w:rPr>
            <w:rFonts w:ascii="Cambria"/>
            <w:color w:val="000098"/>
            <w:spacing w:val="-10"/>
            <w:w w:val="59"/>
          </w:rPr>
          <w:t>m</w:t>
        </w:r>
        <w:r>
          <w:rPr>
            <w:rFonts w:ascii="Cambria"/>
            <w:color w:val="000098"/>
            <w:spacing w:val="-10"/>
            <w:w w:val="87"/>
          </w:rPr>
          <w:t>e</w:t>
        </w:r>
        <w:r>
          <w:rPr>
            <w:rFonts w:ascii="Cambria"/>
            <w:color w:val="000098"/>
            <w:spacing w:val="-10"/>
            <w:w w:val="73"/>
          </w:rPr>
          <w:t>n</w:t>
        </w:r>
        <w:r>
          <w:rPr>
            <w:rFonts w:ascii="Cambria"/>
            <w:color w:val="000098"/>
            <w:spacing w:val="-9"/>
            <w:w w:val="133"/>
          </w:rPr>
          <w:t>t</w:t>
        </w:r>
      </w:hyperlink>
    </w:p>
    <w:p w14:paraId="077BB618" w14:textId="77777777" w:rsidR="00C220EB" w:rsidRDefault="00000000">
      <w:pPr>
        <w:pStyle w:val="BodyText"/>
        <w:spacing w:line="249" w:lineRule="exact"/>
        <w:ind w:left="360"/>
      </w:pPr>
      <w:r>
        <w:rPr>
          <w:w w:val="105"/>
        </w:rPr>
        <w:t>(visited</w:t>
      </w:r>
      <w:r>
        <w:rPr>
          <w:spacing w:val="12"/>
          <w:w w:val="105"/>
        </w:rPr>
        <w:t xml:space="preserve"> </w:t>
      </w:r>
      <w:r>
        <w:rPr>
          <w:w w:val="105"/>
        </w:rPr>
        <w:t>on</w:t>
      </w:r>
      <w:r>
        <w:rPr>
          <w:spacing w:val="12"/>
          <w:w w:val="105"/>
        </w:rPr>
        <w:t xml:space="preserve"> </w:t>
      </w:r>
      <w:r>
        <w:rPr>
          <w:spacing w:val="-2"/>
          <w:w w:val="105"/>
        </w:rPr>
        <w:t>01/17/2025).</w:t>
      </w:r>
    </w:p>
    <w:p w14:paraId="077BB619" w14:textId="77777777" w:rsidR="00C220EB" w:rsidRDefault="00C220EB">
      <w:pPr>
        <w:pStyle w:val="BodyText"/>
        <w:spacing w:line="249" w:lineRule="exact"/>
        <w:sectPr w:rsidR="00C220EB">
          <w:headerReference w:type="default" r:id="rId188"/>
          <w:footerReference w:type="default" r:id="rId189"/>
          <w:pgSz w:w="11910" w:h="16840"/>
          <w:pgMar w:top="2400" w:right="0" w:bottom="1720" w:left="708" w:header="2004" w:footer="1540" w:gutter="0"/>
          <w:pgNumType w:start="77"/>
          <w:cols w:space="720"/>
        </w:sectPr>
      </w:pPr>
    </w:p>
    <w:p w14:paraId="077BB61A" w14:textId="77777777" w:rsidR="00C220EB" w:rsidRDefault="00C220EB">
      <w:pPr>
        <w:pStyle w:val="BodyText"/>
        <w:spacing w:before="4"/>
        <w:rPr>
          <w:sz w:val="17"/>
        </w:rPr>
      </w:pPr>
    </w:p>
    <w:p w14:paraId="077BB61B" w14:textId="77777777" w:rsidR="00C220EB" w:rsidRDefault="00C220EB">
      <w:pPr>
        <w:pStyle w:val="BodyText"/>
        <w:rPr>
          <w:sz w:val="17"/>
        </w:rPr>
        <w:sectPr w:rsidR="00C220EB">
          <w:headerReference w:type="even" r:id="rId190"/>
          <w:footerReference w:type="even" r:id="rId191"/>
          <w:pgSz w:w="11910" w:h="16840"/>
          <w:pgMar w:top="1920" w:right="0" w:bottom="280" w:left="708" w:header="0" w:footer="0" w:gutter="0"/>
          <w:cols w:space="720"/>
        </w:sectPr>
      </w:pPr>
    </w:p>
    <w:p w14:paraId="077BB61C" w14:textId="77777777" w:rsidR="00C220EB" w:rsidRDefault="00C220EB">
      <w:pPr>
        <w:pStyle w:val="BodyText"/>
      </w:pPr>
    </w:p>
    <w:p w14:paraId="077BB61D" w14:textId="77777777" w:rsidR="00C220EB" w:rsidRDefault="00C220EB">
      <w:pPr>
        <w:pStyle w:val="BodyText"/>
        <w:spacing w:before="111"/>
      </w:pPr>
    </w:p>
    <w:p w14:paraId="077BB61E" w14:textId="77777777" w:rsidR="00C220EB" w:rsidRDefault="00000000">
      <w:pPr>
        <w:pStyle w:val="BodyText"/>
        <w:spacing w:line="256" w:lineRule="auto"/>
        <w:ind w:left="142"/>
      </w:pPr>
      <w:bookmarkStart w:id="509" w:name="Amazon_Athena_Queries"/>
      <w:bookmarkStart w:id="510" w:name="_bookmark198"/>
      <w:bookmarkEnd w:id="509"/>
      <w:bookmarkEnd w:id="510"/>
      <w:r>
        <w:rPr>
          <w:w w:val="110"/>
        </w:rPr>
        <w:t>This</w:t>
      </w:r>
      <w:r>
        <w:rPr>
          <w:spacing w:val="22"/>
          <w:w w:val="110"/>
        </w:rPr>
        <w:t xml:space="preserve"> </w:t>
      </w:r>
      <w:r>
        <w:rPr>
          <w:w w:val="110"/>
        </w:rPr>
        <w:t>appendix</w:t>
      </w:r>
      <w:r>
        <w:rPr>
          <w:spacing w:val="22"/>
          <w:w w:val="110"/>
        </w:rPr>
        <w:t xml:space="preserve"> </w:t>
      </w:r>
      <w:r>
        <w:rPr>
          <w:w w:val="110"/>
        </w:rPr>
        <w:t>provides</w:t>
      </w:r>
      <w:r>
        <w:rPr>
          <w:spacing w:val="22"/>
          <w:w w:val="110"/>
        </w:rPr>
        <w:t xml:space="preserve"> </w:t>
      </w:r>
      <w:r>
        <w:rPr>
          <w:w w:val="110"/>
        </w:rPr>
        <w:t>the</w:t>
      </w:r>
      <w:r>
        <w:rPr>
          <w:spacing w:val="22"/>
          <w:w w:val="110"/>
        </w:rPr>
        <w:t xml:space="preserve"> </w:t>
      </w:r>
      <w:r>
        <w:rPr>
          <w:w w:val="110"/>
        </w:rPr>
        <w:t>Amazon</w:t>
      </w:r>
      <w:r>
        <w:rPr>
          <w:spacing w:val="22"/>
          <w:w w:val="110"/>
        </w:rPr>
        <w:t xml:space="preserve"> </w:t>
      </w:r>
      <w:r>
        <w:rPr>
          <w:w w:val="110"/>
        </w:rPr>
        <w:t>Athena</w:t>
      </w:r>
      <w:r>
        <w:rPr>
          <w:spacing w:val="22"/>
          <w:w w:val="110"/>
        </w:rPr>
        <w:t xml:space="preserve"> </w:t>
      </w:r>
      <w:r>
        <w:rPr>
          <w:w w:val="110"/>
        </w:rPr>
        <w:t>queries.</w:t>
      </w:r>
      <w:r>
        <w:rPr>
          <w:spacing w:val="80"/>
          <w:w w:val="110"/>
        </w:rPr>
        <w:t xml:space="preserve"> </w:t>
      </w:r>
      <w:r>
        <w:rPr>
          <w:w w:val="110"/>
        </w:rPr>
        <w:t>They</w:t>
      </w:r>
      <w:r>
        <w:rPr>
          <w:spacing w:val="22"/>
          <w:w w:val="110"/>
        </w:rPr>
        <w:t xml:space="preserve"> </w:t>
      </w:r>
      <w:r>
        <w:rPr>
          <w:w w:val="110"/>
        </w:rPr>
        <w:t>are</w:t>
      </w:r>
      <w:r>
        <w:rPr>
          <w:spacing w:val="22"/>
          <w:w w:val="110"/>
        </w:rPr>
        <w:t xml:space="preserve"> </w:t>
      </w:r>
      <w:r>
        <w:rPr>
          <w:w w:val="110"/>
        </w:rPr>
        <w:t>stored</w:t>
      </w:r>
      <w:r>
        <w:rPr>
          <w:spacing w:val="22"/>
          <w:w w:val="110"/>
        </w:rPr>
        <w:t xml:space="preserve"> </w:t>
      </w:r>
      <w:r>
        <w:rPr>
          <w:w w:val="110"/>
        </w:rPr>
        <w:t>here</w:t>
      </w:r>
      <w:r>
        <w:rPr>
          <w:spacing w:val="22"/>
          <w:w w:val="110"/>
        </w:rPr>
        <w:t xml:space="preserve"> </w:t>
      </w:r>
      <w:r>
        <w:rPr>
          <w:w w:val="110"/>
        </w:rPr>
        <w:t>since</w:t>
      </w:r>
      <w:r>
        <w:rPr>
          <w:spacing w:val="22"/>
          <w:w w:val="110"/>
        </w:rPr>
        <w:t xml:space="preserve"> </w:t>
      </w:r>
      <w:r>
        <w:rPr>
          <w:w w:val="110"/>
        </w:rPr>
        <w:t>putting</w:t>
      </w:r>
      <w:r>
        <w:rPr>
          <w:spacing w:val="22"/>
          <w:w w:val="110"/>
        </w:rPr>
        <w:t xml:space="preserve"> </w:t>
      </w:r>
      <w:r>
        <w:rPr>
          <w:w w:val="110"/>
        </w:rPr>
        <w:t>them</w:t>
      </w:r>
      <w:r>
        <w:rPr>
          <w:spacing w:val="22"/>
          <w:w w:val="110"/>
        </w:rPr>
        <w:t xml:space="preserve"> </w:t>
      </w:r>
      <w:r>
        <w:rPr>
          <w:w w:val="110"/>
        </w:rPr>
        <w:t>into</w:t>
      </w:r>
      <w:r>
        <w:rPr>
          <w:spacing w:val="22"/>
          <w:w w:val="110"/>
        </w:rPr>
        <w:t xml:space="preserve"> </w:t>
      </w:r>
      <w:r>
        <w:rPr>
          <w:w w:val="110"/>
        </w:rPr>
        <w:t>the document would disrupt normal flow.</w:t>
      </w:r>
    </w:p>
    <w:p w14:paraId="077BB61F" w14:textId="77777777" w:rsidR="00C220EB" w:rsidRDefault="00C220EB">
      <w:pPr>
        <w:pStyle w:val="BodyText"/>
      </w:pPr>
    </w:p>
    <w:p w14:paraId="077BB620" w14:textId="77777777" w:rsidR="00C220EB" w:rsidRDefault="00C220EB">
      <w:pPr>
        <w:pStyle w:val="BodyText"/>
        <w:spacing w:before="102"/>
      </w:pPr>
    </w:p>
    <w:p w14:paraId="077BB621" w14:textId="77777777" w:rsidR="00C220EB" w:rsidRDefault="00000000">
      <w:pPr>
        <w:pStyle w:val="Heading2"/>
        <w:numPr>
          <w:ilvl w:val="1"/>
          <w:numId w:val="2"/>
        </w:numPr>
        <w:tabs>
          <w:tab w:val="left" w:pos="817"/>
        </w:tabs>
        <w:spacing w:before="1"/>
        <w:ind w:left="817" w:hanging="675"/>
      </w:pPr>
      <w:bookmarkStart w:id="511" w:name="Full_DQM_view_query"/>
      <w:bookmarkStart w:id="512" w:name="_bookmark199"/>
      <w:bookmarkEnd w:id="511"/>
      <w:bookmarkEnd w:id="512"/>
      <w:r>
        <w:rPr>
          <w:color w:val="697D90"/>
        </w:rPr>
        <w:t>Full</w:t>
      </w:r>
      <w:r>
        <w:rPr>
          <w:color w:val="697D90"/>
          <w:spacing w:val="17"/>
        </w:rPr>
        <w:t xml:space="preserve"> </w:t>
      </w:r>
      <w:r>
        <w:rPr>
          <w:color w:val="697D90"/>
        </w:rPr>
        <w:t>DQM</w:t>
      </w:r>
      <w:r>
        <w:rPr>
          <w:color w:val="697D90"/>
          <w:spacing w:val="18"/>
        </w:rPr>
        <w:t xml:space="preserve"> </w:t>
      </w:r>
      <w:r>
        <w:rPr>
          <w:color w:val="697D90"/>
        </w:rPr>
        <w:t>view</w:t>
      </w:r>
      <w:r>
        <w:rPr>
          <w:color w:val="697D90"/>
          <w:spacing w:val="17"/>
        </w:rPr>
        <w:t xml:space="preserve"> </w:t>
      </w:r>
      <w:r>
        <w:rPr>
          <w:color w:val="697D90"/>
          <w:spacing w:val="-2"/>
        </w:rPr>
        <w:t>query</w:t>
      </w:r>
    </w:p>
    <w:p w14:paraId="077BB622" w14:textId="77777777" w:rsidR="00C220EB" w:rsidRDefault="00000000">
      <w:pPr>
        <w:pStyle w:val="BodyText"/>
        <w:spacing w:before="256"/>
        <w:ind w:left="142"/>
      </w:pPr>
      <w:r>
        <w:rPr>
          <w:w w:val="110"/>
        </w:rPr>
        <w:t>The</w:t>
      </w:r>
      <w:r>
        <w:rPr>
          <w:spacing w:val="-11"/>
          <w:w w:val="110"/>
        </w:rPr>
        <w:t xml:space="preserve"> </w:t>
      </w:r>
      <w:r>
        <w:rPr>
          <w:w w:val="110"/>
        </w:rPr>
        <w:t>full</w:t>
      </w:r>
      <w:r>
        <w:rPr>
          <w:spacing w:val="-10"/>
          <w:w w:val="110"/>
        </w:rPr>
        <w:t xml:space="preserve"> </w:t>
      </w:r>
      <w:r>
        <w:rPr>
          <w:w w:val="110"/>
        </w:rPr>
        <w:t>query</w:t>
      </w:r>
      <w:r>
        <w:rPr>
          <w:spacing w:val="-10"/>
          <w:w w:val="110"/>
        </w:rPr>
        <w:t xml:space="preserve"> </w:t>
      </w:r>
      <w:r>
        <w:rPr>
          <w:w w:val="110"/>
        </w:rPr>
        <w:t>which</w:t>
      </w:r>
      <w:r>
        <w:rPr>
          <w:spacing w:val="-10"/>
          <w:w w:val="110"/>
        </w:rPr>
        <w:t xml:space="preserve"> </w:t>
      </w:r>
      <w:r>
        <w:rPr>
          <w:w w:val="110"/>
        </w:rPr>
        <w:t>creates</w:t>
      </w:r>
      <w:r>
        <w:rPr>
          <w:spacing w:val="-10"/>
          <w:w w:val="110"/>
        </w:rPr>
        <w:t xml:space="preserve"> </w:t>
      </w:r>
      <w:r>
        <w:rPr>
          <w:w w:val="110"/>
        </w:rPr>
        <w:t>the</w:t>
      </w:r>
      <w:r>
        <w:rPr>
          <w:spacing w:val="-10"/>
          <w:w w:val="110"/>
        </w:rPr>
        <w:t xml:space="preserve"> </w:t>
      </w:r>
      <w:r>
        <w:rPr>
          <w:w w:val="110"/>
        </w:rPr>
        <w:t>view</w:t>
      </w:r>
      <w:r>
        <w:rPr>
          <w:spacing w:val="-10"/>
          <w:w w:val="110"/>
        </w:rPr>
        <w:t xml:space="preserve"> </w:t>
      </w:r>
      <w:r>
        <w:rPr>
          <w:w w:val="110"/>
        </w:rPr>
        <w:t>beeing</w:t>
      </w:r>
      <w:r>
        <w:rPr>
          <w:spacing w:val="-11"/>
          <w:w w:val="110"/>
        </w:rPr>
        <w:t xml:space="preserve"> </w:t>
      </w:r>
      <w:r>
        <w:rPr>
          <w:w w:val="110"/>
        </w:rPr>
        <w:t>main</w:t>
      </w:r>
      <w:r>
        <w:rPr>
          <w:spacing w:val="-10"/>
          <w:w w:val="110"/>
        </w:rPr>
        <w:t xml:space="preserve"> </w:t>
      </w:r>
      <w:r>
        <w:rPr>
          <w:w w:val="110"/>
        </w:rPr>
        <w:t>data</w:t>
      </w:r>
      <w:r>
        <w:rPr>
          <w:spacing w:val="-10"/>
          <w:w w:val="110"/>
        </w:rPr>
        <w:t xml:space="preserve"> </w:t>
      </w:r>
      <w:r>
        <w:rPr>
          <w:w w:val="110"/>
        </w:rPr>
        <w:t>source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DQM</w:t>
      </w:r>
      <w:r>
        <w:rPr>
          <w:spacing w:val="-10"/>
          <w:w w:val="110"/>
        </w:rPr>
        <w:t xml:space="preserve"> </w:t>
      </w:r>
      <w:r>
        <w:rPr>
          <w:spacing w:val="-2"/>
          <w:w w:val="110"/>
        </w:rPr>
        <w:t>report.</w:t>
      </w:r>
    </w:p>
    <w:p w14:paraId="077BB623" w14:textId="77777777" w:rsidR="00C220EB" w:rsidRDefault="00000000">
      <w:pPr>
        <w:pStyle w:val="BodyText"/>
        <w:spacing w:before="5"/>
        <w:rPr>
          <w:sz w:val="7"/>
        </w:rPr>
      </w:pPr>
      <w:r>
        <w:rPr>
          <w:noProof/>
          <w:sz w:val="7"/>
        </w:rPr>
        <mc:AlternateContent>
          <mc:Choice Requires="wpg">
            <w:drawing>
              <wp:anchor distT="0" distB="0" distL="0" distR="0" simplePos="0" relativeHeight="487605760" behindDoc="1" locked="0" layoutInCell="1" allowOverlap="1" wp14:anchorId="077BB86A" wp14:editId="077BB86B">
                <wp:simplePos x="0" y="0"/>
                <wp:positionH relativeFrom="page">
                  <wp:posOffset>496976</wp:posOffset>
                </wp:positionH>
                <wp:positionV relativeFrom="paragraph">
                  <wp:posOffset>72068</wp:posOffset>
                </wp:positionV>
                <wp:extent cx="6566534" cy="5964555"/>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964555"/>
                          <a:chOff x="0" y="0"/>
                          <a:chExt cx="6566534" cy="5964555"/>
                        </a:xfrm>
                      </wpg:grpSpPr>
                      <wps:wsp>
                        <wps:cNvPr id="190" name="Graphic 190"/>
                        <wps:cNvSpPr/>
                        <wps:spPr>
                          <a:xfrm>
                            <a:off x="0" y="0"/>
                            <a:ext cx="6566534" cy="5964555"/>
                          </a:xfrm>
                          <a:custGeom>
                            <a:avLst/>
                            <a:gdLst/>
                            <a:ahLst/>
                            <a:cxnLst/>
                            <a:rect l="l" t="t" r="r" b="b"/>
                            <a:pathLst>
                              <a:path w="6566534" h="5964555">
                                <a:moveTo>
                                  <a:pt x="2540" y="43014"/>
                                </a:moveTo>
                                <a:lnTo>
                                  <a:pt x="2540" y="0"/>
                                </a:lnTo>
                              </a:path>
                              <a:path w="6566534" h="5964555">
                                <a:moveTo>
                                  <a:pt x="0" y="2527"/>
                                </a:moveTo>
                                <a:lnTo>
                                  <a:pt x="43016" y="2527"/>
                                </a:lnTo>
                              </a:path>
                              <a:path w="6566534" h="5964555">
                                <a:moveTo>
                                  <a:pt x="43026" y="2527"/>
                                </a:moveTo>
                                <a:lnTo>
                                  <a:pt x="6523024" y="2527"/>
                                </a:lnTo>
                              </a:path>
                              <a:path w="6566534" h="5964555">
                                <a:moveTo>
                                  <a:pt x="6523024" y="2527"/>
                                </a:moveTo>
                                <a:lnTo>
                                  <a:pt x="6566039" y="2527"/>
                                </a:lnTo>
                              </a:path>
                              <a:path w="6566534" h="5964555">
                                <a:moveTo>
                                  <a:pt x="6563512" y="43014"/>
                                </a:moveTo>
                                <a:lnTo>
                                  <a:pt x="6563512" y="0"/>
                                </a:lnTo>
                              </a:path>
                              <a:path w="6566534" h="5964555">
                                <a:moveTo>
                                  <a:pt x="2540" y="194843"/>
                                </a:moveTo>
                                <a:lnTo>
                                  <a:pt x="2540" y="43014"/>
                                </a:lnTo>
                              </a:path>
                              <a:path w="6566534" h="5964555">
                                <a:moveTo>
                                  <a:pt x="6563512" y="194843"/>
                                </a:moveTo>
                                <a:lnTo>
                                  <a:pt x="6563512" y="43014"/>
                                </a:lnTo>
                              </a:path>
                              <a:path w="6566534" h="5964555">
                                <a:moveTo>
                                  <a:pt x="2540" y="346671"/>
                                </a:moveTo>
                                <a:lnTo>
                                  <a:pt x="2540" y="194843"/>
                                </a:lnTo>
                              </a:path>
                              <a:path w="6566534" h="5964555">
                                <a:moveTo>
                                  <a:pt x="6563512" y="346671"/>
                                </a:moveTo>
                                <a:lnTo>
                                  <a:pt x="6563512" y="194843"/>
                                </a:lnTo>
                              </a:path>
                              <a:path w="6566534" h="5964555">
                                <a:moveTo>
                                  <a:pt x="2540" y="498500"/>
                                </a:moveTo>
                                <a:lnTo>
                                  <a:pt x="2540" y="346671"/>
                                </a:lnTo>
                              </a:path>
                              <a:path w="6566534" h="5964555">
                                <a:moveTo>
                                  <a:pt x="6563512" y="498500"/>
                                </a:moveTo>
                                <a:lnTo>
                                  <a:pt x="6563512" y="346671"/>
                                </a:lnTo>
                              </a:path>
                              <a:path w="6566534" h="5964555">
                                <a:moveTo>
                                  <a:pt x="2540" y="650328"/>
                                </a:moveTo>
                                <a:lnTo>
                                  <a:pt x="2540" y="498500"/>
                                </a:lnTo>
                              </a:path>
                              <a:path w="6566534" h="5964555">
                                <a:moveTo>
                                  <a:pt x="6563512" y="650328"/>
                                </a:moveTo>
                                <a:lnTo>
                                  <a:pt x="6563512" y="498500"/>
                                </a:lnTo>
                              </a:path>
                              <a:path w="6566534" h="5964555">
                                <a:moveTo>
                                  <a:pt x="2540" y="802170"/>
                                </a:moveTo>
                                <a:lnTo>
                                  <a:pt x="2540" y="650341"/>
                                </a:lnTo>
                              </a:path>
                              <a:path w="6566534" h="5964555">
                                <a:moveTo>
                                  <a:pt x="6563512" y="802170"/>
                                </a:moveTo>
                                <a:lnTo>
                                  <a:pt x="6563512" y="650341"/>
                                </a:lnTo>
                              </a:path>
                              <a:path w="6566534" h="5964555">
                                <a:moveTo>
                                  <a:pt x="2540" y="953998"/>
                                </a:moveTo>
                                <a:lnTo>
                                  <a:pt x="2540" y="802170"/>
                                </a:lnTo>
                              </a:path>
                              <a:path w="6566534" h="5964555">
                                <a:moveTo>
                                  <a:pt x="6563512" y="953998"/>
                                </a:moveTo>
                                <a:lnTo>
                                  <a:pt x="6563512" y="802170"/>
                                </a:lnTo>
                              </a:path>
                              <a:path w="6566534" h="5964555">
                                <a:moveTo>
                                  <a:pt x="2540" y="1105827"/>
                                </a:moveTo>
                                <a:lnTo>
                                  <a:pt x="2540" y="953998"/>
                                </a:lnTo>
                              </a:path>
                              <a:path w="6566534" h="5964555">
                                <a:moveTo>
                                  <a:pt x="6563512" y="1105827"/>
                                </a:moveTo>
                                <a:lnTo>
                                  <a:pt x="6563512" y="953998"/>
                                </a:lnTo>
                              </a:path>
                              <a:path w="6566534" h="5964555">
                                <a:moveTo>
                                  <a:pt x="2540" y="1257655"/>
                                </a:moveTo>
                                <a:lnTo>
                                  <a:pt x="2540" y="1105827"/>
                                </a:lnTo>
                              </a:path>
                              <a:path w="6566534" h="5964555">
                                <a:moveTo>
                                  <a:pt x="6563512" y="1257655"/>
                                </a:moveTo>
                                <a:lnTo>
                                  <a:pt x="6563512" y="1105827"/>
                                </a:lnTo>
                              </a:path>
                              <a:path w="6566534" h="5964555">
                                <a:moveTo>
                                  <a:pt x="2540" y="1409484"/>
                                </a:moveTo>
                                <a:lnTo>
                                  <a:pt x="2540" y="1257655"/>
                                </a:lnTo>
                              </a:path>
                              <a:path w="6566534" h="5964555">
                                <a:moveTo>
                                  <a:pt x="6563512" y="1409484"/>
                                </a:moveTo>
                                <a:lnTo>
                                  <a:pt x="6563512" y="1257655"/>
                                </a:lnTo>
                              </a:path>
                              <a:path w="6566534" h="5964555">
                                <a:moveTo>
                                  <a:pt x="2540" y="1561312"/>
                                </a:moveTo>
                                <a:lnTo>
                                  <a:pt x="2540" y="1409484"/>
                                </a:lnTo>
                              </a:path>
                              <a:path w="6566534" h="5964555">
                                <a:moveTo>
                                  <a:pt x="6563512" y="1561312"/>
                                </a:moveTo>
                                <a:lnTo>
                                  <a:pt x="6563512" y="1409484"/>
                                </a:lnTo>
                              </a:path>
                              <a:path w="6566534" h="5964555">
                                <a:moveTo>
                                  <a:pt x="2540" y="1713153"/>
                                </a:moveTo>
                                <a:lnTo>
                                  <a:pt x="2540" y="1561325"/>
                                </a:lnTo>
                              </a:path>
                              <a:path w="6566534" h="5964555">
                                <a:moveTo>
                                  <a:pt x="6563512" y="1713153"/>
                                </a:moveTo>
                                <a:lnTo>
                                  <a:pt x="6563512" y="1561325"/>
                                </a:lnTo>
                              </a:path>
                              <a:path w="6566534" h="5964555">
                                <a:moveTo>
                                  <a:pt x="2540" y="1864982"/>
                                </a:moveTo>
                                <a:lnTo>
                                  <a:pt x="2540" y="1713153"/>
                                </a:lnTo>
                              </a:path>
                              <a:path w="6566534" h="5964555">
                                <a:moveTo>
                                  <a:pt x="6563512" y="1864982"/>
                                </a:moveTo>
                                <a:lnTo>
                                  <a:pt x="6563512" y="1713153"/>
                                </a:lnTo>
                              </a:path>
                              <a:path w="6566534" h="5964555">
                                <a:moveTo>
                                  <a:pt x="2540" y="2016810"/>
                                </a:moveTo>
                                <a:lnTo>
                                  <a:pt x="2540" y="1864982"/>
                                </a:lnTo>
                              </a:path>
                              <a:path w="6566534" h="5964555">
                                <a:moveTo>
                                  <a:pt x="6563512" y="2016810"/>
                                </a:moveTo>
                                <a:lnTo>
                                  <a:pt x="6563512" y="1864982"/>
                                </a:lnTo>
                              </a:path>
                              <a:path w="6566534" h="5964555">
                                <a:moveTo>
                                  <a:pt x="2540" y="2168639"/>
                                </a:moveTo>
                                <a:lnTo>
                                  <a:pt x="2540" y="2016810"/>
                                </a:lnTo>
                              </a:path>
                              <a:path w="6566534" h="5964555">
                                <a:moveTo>
                                  <a:pt x="6563512" y="2168639"/>
                                </a:moveTo>
                                <a:lnTo>
                                  <a:pt x="6563512" y="2016810"/>
                                </a:lnTo>
                              </a:path>
                              <a:path w="6566534" h="5964555">
                                <a:moveTo>
                                  <a:pt x="2540" y="2320467"/>
                                </a:moveTo>
                                <a:lnTo>
                                  <a:pt x="2540" y="2168639"/>
                                </a:lnTo>
                              </a:path>
                              <a:path w="6566534" h="5964555">
                                <a:moveTo>
                                  <a:pt x="6563512" y="2320467"/>
                                </a:moveTo>
                                <a:lnTo>
                                  <a:pt x="6563512" y="2168639"/>
                                </a:lnTo>
                              </a:path>
                              <a:path w="6566534" h="5964555">
                                <a:moveTo>
                                  <a:pt x="2540" y="2472296"/>
                                </a:moveTo>
                                <a:lnTo>
                                  <a:pt x="2540" y="2320467"/>
                                </a:lnTo>
                              </a:path>
                              <a:path w="6566534" h="5964555">
                                <a:moveTo>
                                  <a:pt x="6563512" y="2472296"/>
                                </a:moveTo>
                                <a:lnTo>
                                  <a:pt x="6563512" y="2320467"/>
                                </a:lnTo>
                              </a:path>
                              <a:path w="6566534" h="5964555">
                                <a:moveTo>
                                  <a:pt x="2540" y="2624137"/>
                                </a:moveTo>
                                <a:lnTo>
                                  <a:pt x="2540" y="2472309"/>
                                </a:lnTo>
                              </a:path>
                              <a:path w="6566534" h="5964555">
                                <a:moveTo>
                                  <a:pt x="6563512" y="2624137"/>
                                </a:moveTo>
                                <a:lnTo>
                                  <a:pt x="6563512" y="2472309"/>
                                </a:lnTo>
                              </a:path>
                              <a:path w="6566534" h="5964555">
                                <a:moveTo>
                                  <a:pt x="2540" y="2775966"/>
                                </a:moveTo>
                                <a:lnTo>
                                  <a:pt x="2540" y="2624137"/>
                                </a:lnTo>
                              </a:path>
                              <a:path w="6566534" h="5964555">
                                <a:moveTo>
                                  <a:pt x="6563512" y="2775966"/>
                                </a:moveTo>
                                <a:lnTo>
                                  <a:pt x="6563512" y="2624137"/>
                                </a:lnTo>
                              </a:path>
                              <a:path w="6566534" h="5964555">
                                <a:moveTo>
                                  <a:pt x="2540" y="2927794"/>
                                </a:moveTo>
                                <a:lnTo>
                                  <a:pt x="2540" y="2775966"/>
                                </a:lnTo>
                              </a:path>
                              <a:path w="6566534" h="5964555">
                                <a:moveTo>
                                  <a:pt x="6563512" y="2927794"/>
                                </a:moveTo>
                                <a:lnTo>
                                  <a:pt x="6563512" y="2775966"/>
                                </a:lnTo>
                              </a:path>
                              <a:path w="6566534" h="5964555">
                                <a:moveTo>
                                  <a:pt x="2540" y="3079623"/>
                                </a:moveTo>
                                <a:lnTo>
                                  <a:pt x="2540" y="2927794"/>
                                </a:lnTo>
                              </a:path>
                              <a:path w="6566534" h="5964555">
                                <a:moveTo>
                                  <a:pt x="6563512" y="3079623"/>
                                </a:moveTo>
                                <a:lnTo>
                                  <a:pt x="6563512" y="2927794"/>
                                </a:lnTo>
                              </a:path>
                              <a:path w="6566534" h="5964555">
                                <a:moveTo>
                                  <a:pt x="2540" y="3231451"/>
                                </a:moveTo>
                                <a:lnTo>
                                  <a:pt x="2540" y="3079623"/>
                                </a:lnTo>
                              </a:path>
                              <a:path w="6566534" h="5964555">
                                <a:moveTo>
                                  <a:pt x="6563512" y="3231451"/>
                                </a:moveTo>
                                <a:lnTo>
                                  <a:pt x="6563512" y="3079623"/>
                                </a:lnTo>
                              </a:path>
                              <a:path w="6566534" h="5964555">
                                <a:moveTo>
                                  <a:pt x="2540" y="3383280"/>
                                </a:moveTo>
                                <a:lnTo>
                                  <a:pt x="2540" y="3231451"/>
                                </a:lnTo>
                              </a:path>
                              <a:path w="6566534" h="5964555">
                                <a:moveTo>
                                  <a:pt x="6563512" y="3383280"/>
                                </a:moveTo>
                                <a:lnTo>
                                  <a:pt x="6563512" y="3231451"/>
                                </a:lnTo>
                              </a:path>
                              <a:path w="6566534" h="5964555">
                                <a:moveTo>
                                  <a:pt x="2540" y="3535121"/>
                                </a:moveTo>
                                <a:lnTo>
                                  <a:pt x="2540" y="3383292"/>
                                </a:lnTo>
                              </a:path>
                              <a:path w="6566534" h="5964555">
                                <a:moveTo>
                                  <a:pt x="6563512" y="3535121"/>
                                </a:moveTo>
                                <a:lnTo>
                                  <a:pt x="6563512" y="3383292"/>
                                </a:lnTo>
                              </a:path>
                              <a:path w="6566534" h="5964555">
                                <a:moveTo>
                                  <a:pt x="2540" y="3686949"/>
                                </a:moveTo>
                                <a:lnTo>
                                  <a:pt x="2540" y="3535121"/>
                                </a:lnTo>
                              </a:path>
                              <a:path w="6566534" h="5964555">
                                <a:moveTo>
                                  <a:pt x="6563512" y="3686949"/>
                                </a:moveTo>
                                <a:lnTo>
                                  <a:pt x="6563512" y="3535121"/>
                                </a:lnTo>
                              </a:path>
                              <a:path w="6566534" h="5964555">
                                <a:moveTo>
                                  <a:pt x="2540" y="3838778"/>
                                </a:moveTo>
                                <a:lnTo>
                                  <a:pt x="2540" y="3686949"/>
                                </a:lnTo>
                              </a:path>
                              <a:path w="6566534" h="5964555">
                                <a:moveTo>
                                  <a:pt x="6563512" y="3838778"/>
                                </a:moveTo>
                                <a:lnTo>
                                  <a:pt x="6563512" y="3686949"/>
                                </a:lnTo>
                              </a:path>
                              <a:path w="6566534" h="5964555">
                                <a:moveTo>
                                  <a:pt x="2540" y="3990606"/>
                                </a:moveTo>
                                <a:lnTo>
                                  <a:pt x="2540" y="3838778"/>
                                </a:lnTo>
                              </a:path>
                              <a:path w="6566534" h="5964555">
                                <a:moveTo>
                                  <a:pt x="6563512" y="3990606"/>
                                </a:moveTo>
                                <a:lnTo>
                                  <a:pt x="6563512" y="3838778"/>
                                </a:lnTo>
                              </a:path>
                              <a:path w="6566534" h="5964555">
                                <a:moveTo>
                                  <a:pt x="2540" y="4142435"/>
                                </a:moveTo>
                                <a:lnTo>
                                  <a:pt x="2540" y="3990606"/>
                                </a:lnTo>
                              </a:path>
                              <a:path w="6566534" h="5964555">
                                <a:moveTo>
                                  <a:pt x="6563512" y="4142435"/>
                                </a:moveTo>
                                <a:lnTo>
                                  <a:pt x="6563512" y="3990606"/>
                                </a:lnTo>
                              </a:path>
                              <a:path w="6566534" h="5964555">
                                <a:moveTo>
                                  <a:pt x="2540" y="4294263"/>
                                </a:moveTo>
                                <a:lnTo>
                                  <a:pt x="2540" y="4142435"/>
                                </a:lnTo>
                              </a:path>
                              <a:path w="6566534" h="5964555">
                                <a:moveTo>
                                  <a:pt x="6563512" y="4294263"/>
                                </a:moveTo>
                                <a:lnTo>
                                  <a:pt x="6563512" y="4142435"/>
                                </a:lnTo>
                              </a:path>
                              <a:path w="6566534" h="5964555">
                                <a:moveTo>
                                  <a:pt x="2540" y="4446104"/>
                                </a:moveTo>
                                <a:lnTo>
                                  <a:pt x="2540" y="4294276"/>
                                </a:lnTo>
                              </a:path>
                              <a:path w="6566534" h="5964555">
                                <a:moveTo>
                                  <a:pt x="6563512" y="4446104"/>
                                </a:moveTo>
                                <a:lnTo>
                                  <a:pt x="6563512" y="4294276"/>
                                </a:lnTo>
                              </a:path>
                              <a:path w="6566534" h="5964555">
                                <a:moveTo>
                                  <a:pt x="2540" y="4597933"/>
                                </a:moveTo>
                                <a:lnTo>
                                  <a:pt x="2540" y="4446104"/>
                                </a:lnTo>
                              </a:path>
                              <a:path w="6566534" h="5964555">
                                <a:moveTo>
                                  <a:pt x="6563512" y="4597933"/>
                                </a:moveTo>
                                <a:lnTo>
                                  <a:pt x="6563512" y="4446104"/>
                                </a:lnTo>
                              </a:path>
                              <a:path w="6566534" h="5964555">
                                <a:moveTo>
                                  <a:pt x="2540" y="4749761"/>
                                </a:moveTo>
                                <a:lnTo>
                                  <a:pt x="2540" y="4597933"/>
                                </a:lnTo>
                              </a:path>
                              <a:path w="6566534" h="5964555">
                                <a:moveTo>
                                  <a:pt x="6563512" y="4749761"/>
                                </a:moveTo>
                                <a:lnTo>
                                  <a:pt x="6563512" y="4597933"/>
                                </a:lnTo>
                              </a:path>
                              <a:path w="6566534" h="5964555">
                                <a:moveTo>
                                  <a:pt x="2540" y="4901590"/>
                                </a:moveTo>
                                <a:lnTo>
                                  <a:pt x="2540" y="4749761"/>
                                </a:lnTo>
                              </a:path>
                              <a:path w="6566534" h="5964555">
                                <a:moveTo>
                                  <a:pt x="6563512" y="4901590"/>
                                </a:moveTo>
                                <a:lnTo>
                                  <a:pt x="6563512" y="4749761"/>
                                </a:lnTo>
                              </a:path>
                              <a:path w="6566534" h="5964555">
                                <a:moveTo>
                                  <a:pt x="2540" y="5053418"/>
                                </a:moveTo>
                                <a:lnTo>
                                  <a:pt x="2540" y="4901590"/>
                                </a:lnTo>
                              </a:path>
                              <a:path w="6566534" h="5964555">
                                <a:moveTo>
                                  <a:pt x="6563512" y="5053418"/>
                                </a:moveTo>
                                <a:lnTo>
                                  <a:pt x="6563512" y="4901590"/>
                                </a:lnTo>
                              </a:path>
                              <a:path w="6566534" h="5964555">
                                <a:moveTo>
                                  <a:pt x="2540" y="5205247"/>
                                </a:moveTo>
                                <a:lnTo>
                                  <a:pt x="2540" y="5053418"/>
                                </a:lnTo>
                              </a:path>
                              <a:path w="6566534" h="5964555">
                                <a:moveTo>
                                  <a:pt x="6563512" y="5205247"/>
                                </a:moveTo>
                                <a:lnTo>
                                  <a:pt x="6563512" y="5053418"/>
                                </a:lnTo>
                              </a:path>
                              <a:path w="6566534" h="5964555">
                                <a:moveTo>
                                  <a:pt x="2540" y="5357088"/>
                                </a:moveTo>
                                <a:lnTo>
                                  <a:pt x="2540" y="5205260"/>
                                </a:lnTo>
                              </a:path>
                              <a:path w="6566534" h="5964555">
                                <a:moveTo>
                                  <a:pt x="6563512" y="5357088"/>
                                </a:moveTo>
                                <a:lnTo>
                                  <a:pt x="6563512" y="5205260"/>
                                </a:lnTo>
                              </a:path>
                              <a:path w="6566534" h="5964555">
                                <a:moveTo>
                                  <a:pt x="2540" y="5508917"/>
                                </a:moveTo>
                                <a:lnTo>
                                  <a:pt x="2540" y="5357088"/>
                                </a:lnTo>
                              </a:path>
                              <a:path w="6566534" h="5964555">
                                <a:moveTo>
                                  <a:pt x="6563512" y="5508917"/>
                                </a:moveTo>
                                <a:lnTo>
                                  <a:pt x="6563512" y="5357088"/>
                                </a:lnTo>
                              </a:path>
                              <a:path w="6566534" h="5964555">
                                <a:moveTo>
                                  <a:pt x="2540" y="5660745"/>
                                </a:moveTo>
                                <a:lnTo>
                                  <a:pt x="2540" y="5508917"/>
                                </a:lnTo>
                              </a:path>
                              <a:path w="6566534" h="5964555">
                                <a:moveTo>
                                  <a:pt x="6563512" y="5660745"/>
                                </a:moveTo>
                                <a:lnTo>
                                  <a:pt x="6563512" y="5508917"/>
                                </a:lnTo>
                              </a:path>
                              <a:path w="6566534" h="5964555">
                                <a:moveTo>
                                  <a:pt x="2540" y="5812574"/>
                                </a:moveTo>
                                <a:lnTo>
                                  <a:pt x="2540" y="5660745"/>
                                </a:lnTo>
                              </a:path>
                              <a:path w="6566534" h="5964555">
                                <a:moveTo>
                                  <a:pt x="6563512" y="5812574"/>
                                </a:moveTo>
                                <a:lnTo>
                                  <a:pt x="6563512" y="5660745"/>
                                </a:lnTo>
                              </a:path>
                              <a:path w="6566534" h="5964555">
                                <a:moveTo>
                                  <a:pt x="2540" y="5964402"/>
                                </a:moveTo>
                                <a:lnTo>
                                  <a:pt x="2540" y="5812574"/>
                                </a:lnTo>
                              </a:path>
                              <a:path w="6566534" h="5964555">
                                <a:moveTo>
                                  <a:pt x="6563512" y="5964402"/>
                                </a:moveTo>
                                <a:lnTo>
                                  <a:pt x="6563512" y="5812574"/>
                                </a:lnTo>
                              </a:path>
                            </a:pathLst>
                          </a:custGeom>
                          <a:ln w="5054">
                            <a:solidFill>
                              <a:srgbClr val="000000"/>
                            </a:solidFill>
                            <a:prstDash val="solid"/>
                          </a:ln>
                        </wps:spPr>
                        <wps:bodyPr wrap="square" lIns="0" tIns="0" rIns="0" bIns="0" rtlCol="0">
                          <a:prstTxWarp prst="textNoShape">
                            <a:avLst/>
                          </a:prstTxWarp>
                          <a:noAutofit/>
                        </wps:bodyPr>
                      </wps:wsp>
                      <wps:wsp>
                        <wps:cNvPr id="191" name="Textbox 191"/>
                        <wps:cNvSpPr txBox="1"/>
                        <wps:spPr>
                          <a:xfrm>
                            <a:off x="49669" y="54017"/>
                            <a:ext cx="791845" cy="2555875"/>
                          </a:xfrm>
                          <a:prstGeom prst="rect">
                            <a:avLst/>
                          </a:prstGeom>
                        </wps:spPr>
                        <wps:txbx>
                          <w:txbxContent>
                            <w:p w14:paraId="077BBA5D" w14:textId="77777777" w:rsidR="00C220EB" w:rsidRDefault="00000000">
                              <w:pPr>
                                <w:spacing w:line="194"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077BBA5E" w14:textId="77777777" w:rsidR="00C220EB" w:rsidRDefault="00000000">
                              <w:pPr>
                                <w:spacing w:before="4"/>
                                <w:ind w:left="6"/>
                                <w:rPr>
                                  <w:rFonts w:ascii="Cambria"/>
                                  <w:sz w:val="20"/>
                                </w:rPr>
                              </w:pPr>
                              <w:r>
                                <w:rPr>
                                  <w:rFonts w:ascii="Cambria"/>
                                  <w:spacing w:val="8"/>
                                  <w:sz w:val="20"/>
                                </w:rPr>
                                <w:t>WITH</w:t>
                              </w:r>
                            </w:p>
                            <w:p w14:paraId="077BBA5F" w14:textId="77777777" w:rsidR="00C220EB" w:rsidRDefault="00000000">
                              <w:pPr>
                                <w:spacing w:before="5"/>
                                <w:ind w:left="8"/>
                                <w:rPr>
                                  <w:rFonts w:ascii="Cambria"/>
                                  <w:sz w:val="20"/>
                                </w:rPr>
                              </w:pPr>
                              <w:r>
                                <w:rPr>
                                  <w:rFonts w:ascii="Cambria"/>
                                  <w:spacing w:val="14"/>
                                  <w:w w:val="120"/>
                                  <w:sz w:val="20"/>
                                </w:rPr>
                                <w:t>key_to_plz</w:t>
                              </w:r>
                            </w:p>
                            <w:p w14:paraId="077BBA60" w14:textId="77777777" w:rsidR="00C220EB"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077BBA61" w14:textId="77777777" w:rsidR="00C220EB"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192" name="Textbox 192"/>
                        <wps:cNvSpPr txBox="1"/>
                        <wps:spPr>
                          <a:xfrm>
                            <a:off x="851547" y="54017"/>
                            <a:ext cx="3262629" cy="127000"/>
                          </a:xfrm>
                          <a:prstGeom prst="rect">
                            <a:avLst/>
                          </a:prstGeom>
                        </wps:spPr>
                        <wps:txbx>
                          <w:txbxContent>
                            <w:p w14:paraId="077BBA62" w14:textId="77777777" w:rsidR="00C220EB" w:rsidRPr="00166368" w:rsidRDefault="00000000">
                              <w:pPr>
                                <w:spacing w:line="194" w:lineRule="exact"/>
                                <w:rPr>
                                  <w:rFonts w:ascii="Cambria"/>
                                  <w:sz w:val="20"/>
                                  <w:lang w:val="de-CH"/>
                                  <w:rPrChange w:id="513" w:author="Ritley Kenneth" w:date="2026-07-12T09:04:00Z" w16du:dateUtc="2026-07-12T07:04:00Z">
                                    <w:rPr>
                                      <w:rFonts w:ascii="Cambria"/>
                                      <w:sz w:val="20"/>
                                    </w:rPr>
                                  </w:rPrChange>
                                </w:rPr>
                              </w:pPr>
                              <w:r w:rsidRPr="00166368">
                                <w:rPr>
                                  <w:rFonts w:ascii="Cambria"/>
                                  <w:spacing w:val="15"/>
                                  <w:sz w:val="20"/>
                                  <w:lang w:val="de-CH"/>
                                  <w:rPrChange w:id="514" w:author="Ritley Kenneth" w:date="2026-07-12T09:04:00Z" w16du:dateUtc="2026-07-12T07:04:00Z">
                                    <w:rPr>
                                      <w:rFonts w:ascii="Cambria"/>
                                      <w:spacing w:val="15"/>
                                      <w:sz w:val="20"/>
                                    </w:rPr>
                                  </w:rPrChange>
                                </w:rPr>
                                <w:t>REPLACE</w:t>
                              </w:r>
                              <w:r w:rsidRPr="00166368">
                                <w:rPr>
                                  <w:rFonts w:ascii="Cambria"/>
                                  <w:spacing w:val="41"/>
                                  <w:sz w:val="20"/>
                                  <w:lang w:val="de-CH"/>
                                  <w:rPrChange w:id="515" w:author="Ritley Kenneth" w:date="2026-07-12T09:04:00Z" w16du:dateUtc="2026-07-12T07:04:00Z">
                                    <w:rPr>
                                      <w:rFonts w:ascii="Cambria"/>
                                      <w:spacing w:val="41"/>
                                      <w:sz w:val="20"/>
                                    </w:rPr>
                                  </w:rPrChange>
                                </w:rPr>
                                <w:t xml:space="preserve">  </w:t>
                              </w:r>
                              <w:r w:rsidRPr="00166368">
                                <w:rPr>
                                  <w:rFonts w:ascii="Cambria"/>
                                  <w:color w:val="0000FF"/>
                                  <w:spacing w:val="12"/>
                                  <w:sz w:val="20"/>
                                  <w:lang w:val="de-CH"/>
                                  <w:rPrChange w:id="516" w:author="Ritley Kenneth" w:date="2026-07-12T09:04:00Z" w16du:dateUtc="2026-07-12T07:04:00Z">
                                    <w:rPr>
                                      <w:rFonts w:ascii="Cambria"/>
                                      <w:color w:val="0000FF"/>
                                      <w:spacing w:val="12"/>
                                      <w:sz w:val="20"/>
                                    </w:rPr>
                                  </w:rPrChange>
                                </w:rPr>
                                <w:t>VIEW</w:t>
                              </w:r>
                              <w:r w:rsidRPr="00166368">
                                <w:rPr>
                                  <w:rFonts w:ascii="Cambria"/>
                                  <w:color w:val="0000FF"/>
                                  <w:spacing w:val="37"/>
                                  <w:sz w:val="20"/>
                                  <w:lang w:val="de-CH"/>
                                  <w:rPrChange w:id="517" w:author="Ritley Kenneth" w:date="2026-07-12T09:04:00Z" w16du:dateUtc="2026-07-12T07:04:00Z">
                                    <w:rPr>
                                      <w:rFonts w:ascii="Cambria"/>
                                      <w:color w:val="0000FF"/>
                                      <w:spacing w:val="37"/>
                                      <w:sz w:val="20"/>
                                    </w:rPr>
                                  </w:rPrChange>
                                </w:rPr>
                                <w:t xml:space="preserve">  </w:t>
                              </w:r>
                              <w:r w:rsidRPr="00166368">
                                <w:rPr>
                                  <w:rFonts w:ascii="Cambria"/>
                                  <w:color w:val="FF0000"/>
                                  <w:sz w:val="20"/>
                                  <w:lang w:val="de-CH"/>
                                  <w:rPrChange w:id="518" w:author="Ritley Kenneth" w:date="2026-07-12T09:04:00Z" w16du:dateUtc="2026-07-12T07:04:00Z">
                                    <w:rPr>
                                      <w:rFonts w:ascii="Cambria"/>
                                      <w:color w:val="FF0000"/>
                                      <w:sz w:val="20"/>
                                    </w:rPr>
                                  </w:rPrChange>
                                </w:rPr>
                                <w:t>"</w:t>
                              </w:r>
                              <w:r w:rsidRPr="00166368">
                                <w:rPr>
                                  <w:rFonts w:ascii="Cambria"/>
                                  <w:color w:val="FF0000"/>
                                  <w:spacing w:val="-12"/>
                                  <w:sz w:val="20"/>
                                  <w:lang w:val="de-CH"/>
                                  <w:rPrChange w:id="519" w:author="Ritley Kenneth" w:date="2026-07-12T09:04:00Z" w16du:dateUtc="2026-07-12T07:04:00Z">
                                    <w:rPr>
                                      <w:rFonts w:ascii="Cambria"/>
                                      <w:color w:val="FF0000"/>
                                      <w:spacing w:val="-12"/>
                                      <w:sz w:val="20"/>
                                    </w:rPr>
                                  </w:rPrChange>
                                </w:rPr>
                                <w:t xml:space="preserve"> </w:t>
                              </w:r>
                              <w:r w:rsidRPr="00166368">
                                <w:rPr>
                                  <w:rFonts w:ascii="Cambria"/>
                                  <w:color w:val="FF0000"/>
                                  <w:spacing w:val="19"/>
                                  <w:sz w:val="20"/>
                                  <w:lang w:val="de-CH"/>
                                  <w:rPrChange w:id="520" w:author="Ritley Kenneth" w:date="2026-07-12T09:04:00Z" w16du:dateUtc="2026-07-12T07:04:00Z">
                                    <w:rPr>
                                      <w:rFonts w:ascii="Cambria"/>
                                      <w:color w:val="FF0000"/>
                                      <w:spacing w:val="19"/>
                                      <w:sz w:val="20"/>
                                    </w:rPr>
                                  </w:rPrChange>
                                </w:rPr>
                                <w:t>sendungsverarbeitung_dqm_v</w:t>
                              </w:r>
                              <w:r w:rsidRPr="00166368">
                                <w:rPr>
                                  <w:rFonts w:ascii="Cambria"/>
                                  <w:color w:val="FF0000"/>
                                  <w:spacing w:val="-13"/>
                                  <w:sz w:val="20"/>
                                  <w:lang w:val="de-CH"/>
                                  <w:rPrChange w:id="521" w:author="Ritley Kenneth" w:date="2026-07-12T09:04:00Z" w16du:dateUtc="2026-07-12T07:04:00Z">
                                    <w:rPr>
                                      <w:rFonts w:ascii="Cambria"/>
                                      <w:color w:val="FF0000"/>
                                      <w:spacing w:val="-13"/>
                                      <w:sz w:val="20"/>
                                    </w:rPr>
                                  </w:rPrChange>
                                </w:rPr>
                                <w:t xml:space="preserve"> </w:t>
                              </w:r>
                              <w:r w:rsidRPr="00166368">
                                <w:rPr>
                                  <w:rFonts w:ascii="Cambria"/>
                                  <w:color w:val="FF0000"/>
                                  <w:spacing w:val="-10"/>
                                  <w:sz w:val="20"/>
                                  <w:lang w:val="de-CH"/>
                                  <w:rPrChange w:id="522" w:author="Ritley Kenneth" w:date="2026-07-12T09:04:00Z" w16du:dateUtc="2026-07-12T07:04:00Z">
                                    <w:rPr>
                                      <w:rFonts w:ascii="Cambria"/>
                                      <w:color w:val="FF0000"/>
                                      <w:spacing w:val="-10"/>
                                      <w:sz w:val="20"/>
                                    </w:rPr>
                                  </w:rPrChange>
                                </w:rPr>
                                <w:t>"</w:t>
                              </w:r>
                            </w:p>
                          </w:txbxContent>
                        </wps:txbx>
                        <wps:bodyPr wrap="square" lIns="0" tIns="0" rIns="0" bIns="0" rtlCol="0">
                          <a:noAutofit/>
                        </wps:bodyPr>
                      </wps:wsp>
                      <wps:wsp>
                        <wps:cNvPr id="193" name="Textbox 193"/>
                        <wps:cNvSpPr txBox="1"/>
                        <wps:spPr>
                          <a:xfrm>
                            <a:off x="4195876" y="54017"/>
                            <a:ext cx="154940" cy="127000"/>
                          </a:xfrm>
                          <a:prstGeom prst="rect">
                            <a:avLst/>
                          </a:prstGeom>
                        </wps:spPr>
                        <wps:txbx>
                          <w:txbxContent>
                            <w:p w14:paraId="077BBA63" w14:textId="77777777" w:rsidR="00C220EB" w:rsidRDefault="00000000">
                              <w:pPr>
                                <w:spacing w:line="194" w:lineRule="exact"/>
                                <w:rPr>
                                  <w:rFonts w:ascii="Cambria"/>
                                  <w:sz w:val="20"/>
                                </w:rPr>
                              </w:pPr>
                              <w:r>
                                <w:rPr>
                                  <w:rFonts w:ascii="Cambria"/>
                                  <w:color w:val="0000FF"/>
                                  <w:spacing w:val="-5"/>
                                  <w:sz w:val="20"/>
                                </w:rPr>
                                <w:t>AS</w:t>
                              </w:r>
                            </w:p>
                          </w:txbxContent>
                        </wps:txbx>
                        <wps:bodyPr wrap="square" lIns="0" tIns="0" rIns="0" bIns="0" rtlCol="0">
                          <a:noAutofit/>
                        </wps:bodyPr>
                      </wps:wsp>
                      <wps:wsp>
                        <wps:cNvPr id="194" name="Textbox 194"/>
                        <wps:cNvSpPr txBox="1"/>
                        <wps:spPr>
                          <a:xfrm>
                            <a:off x="928497" y="357687"/>
                            <a:ext cx="2942590" cy="278765"/>
                          </a:xfrm>
                          <a:prstGeom prst="rect">
                            <a:avLst/>
                          </a:prstGeom>
                        </wps:spPr>
                        <wps:txbx>
                          <w:txbxContent>
                            <w:p w14:paraId="077BBA64" w14:textId="77777777" w:rsidR="00C220EB" w:rsidRDefault="00000000">
                              <w:pPr>
                                <w:spacing w:line="194"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077BBA65" w14:textId="77777777" w:rsidR="00C220EB"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wps:txbx>
                        <wps:bodyPr wrap="square" lIns="0" tIns="0" rIns="0" bIns="0" rtlCol="0">
                          <a:noAutofit/>
                        </wps:bodyPr>
                      </wps:wsp>
                      <wps:wsp>
                        <wps:cNvPr id="195" name="Textbox 195"/>
                        <wps:cNvSpPr txBox="1"/>
                        <wps:spPr>
                          <a:xfrm>
                            <a:off x="849991" y="661344"/>
                            <a:ext cx="232410" cy="1797050"/>
                          </a:xfrm>
                          <a:prstGeom prst="rect">
                            <a:avLst/>
                          </a:prstGeom>
                        </wps:spPr>
                        <wps:txbx>
                          <w:txbxContent>
                            <w:p w14:paraId="077BBA66" w14:textId="77777777" w:rsidR="00C220EB" w:rsidRDefault="00000000">
                              <w:pPr>
                                <w:spacing w:line="194" w:lineRule="exact"/>
                                <w:rPr>
                                  <w:rFonts w:ascii="Cambria"/>
                                  <w:sz w:val="20"/>
                                </w:rPr>
                              </w:pPr>
                              <w:r>
                                <w:rPr>
                                  <w:rFonts w:ascii="Cambria"/>
                                  <w:color w:val="0000FF"/>
                                  <w:spacing w:val="-5"/>
                                  <w:sz w:val="20"/>
                                </w:rPr>
                                <w:t>ALL</w:t>
                              </w:r>
                            </w:p>
                            <w:p w14:paraId="077BBA67"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wps:txbx>
                        <wps:bodyPr wrap="square" lIns="0" tIns="0" rIns="0" bIns="0" rtlCol="0">
                          <a:noAutofit/>
                        </wps:bodyPr>
                      </wps:wsp>
                      <wps:wsp>
                        <wps:cNvPr id="196" name="Textbox 196"/>
                        <wps:cNvSpPr txBox="1"/>
                        <wps:spPr>
                          <a:xfrm>
                            <a:off x="1170227" y="661344"/>
                            <a:ext cx="468630" cy="1797050"/>
                          </a:xfrm>
                          <a:prstGeom prst="rect">
                            <a:avLst/>
                          </a:prstGeom>
                        </wps:spPr>
                        <wps:txbx>
                          <w:txbxContent>
                            <w:p w14:paraId="077BBA68" w14:textId="77777777" w:rsidR="00C220EB" w:rsidRDefault="00000000">
                              <w:pPr>
                                <w:spacing w:line="194" w:lineRule="exact"/>
                                <w:rPr>
                                  <w:rFonts w:ascii="Cambria"/>
                                  <w:sz w:val="20"/>
                                </w:rPr>
                              </w:pPr>
                              <w:r>
                                <w:rPr>
                                  <w:rFonts w:ascii="Cambria"/>
                                  <w:color w:val="0000FF"/>
                                  <w:spacing w:val="-2"/>
                                  <w:sz w:val="20"/>
                                </w:rPr>
                                <w:t>SELECT</w:t>
                              </w:r>
                            </w:p>
                            <w:p w14:paraId="077BBA69"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wps:txbx>
                        <wps:bodyPr wrap="square" lIns="0" tIns="0" rIns="0" bIns="0" rtlCol="0">
                          <a:noAutofit/>
                        </wps:bodyPr>
                      </wps:wsp>
                      <wps:wsp>
                        <wps:cNvPr id="197" name="Textbox 197"/>
                        <wps:cNvSpPr txBox="1"/>
                        <wps:spPr>
                          <a:xfrm>
                            <a:off x="1725383" y="661344"/>
                            <a:ext cx="478155" cy="1797050"/>
                          </a:xfrm>
                          <a:prstGeom prst="rect">
                            <a:avLst/>
                          </a:prstGeom>
                        </wps:spPr>
                        <wps:txbx>
                          <w:txbxContent>
                            <w:p w14:paraId="077BBA6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077BBA6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077BBA6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6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077BBA7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71" w14:textId="77777777" w:rsidR="00C220EB"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077BBA72" w14:textId="77777777" w:rsidR="00C220EB" w:rsidRPr="00166368" w:rsidRDefault="00000000">
                              <w:pPr>
                                <w:spacing w:before="5"/>
                                <w:rPr>
                                  <w:rFonts w:ascii="Cambria" w:hAnsi="Cambria"/>
                                  <w:sz w:val="20"/>
                                  <w:lang w:val="de-CH"/>
                                  <w:rPrChange w:id="523" w:author="Ritley Kenneth" w:date="2026-07-12T09:04:00Z" w16du:dateUtc="2026-07-12T07:04:00Z">
                                    <w:rPr>
                                      <w:rFonts w:ascii="Cambria" w:hAnsi="Cambria"/>
                                      <w:sz w:val="20"/>
                                    </w:rPr>
                                  </w:rPrChange>
                                </w:rPr>
                              </w:pPr>
                              <w:r w:rsidRPr="00166368">
                                <w:rPr>
                                  <w:rFonts w:ascii="Cambria" w:hAnsi="Cambria"/>
                                  <w:color w:val="FF0000"/>
                                  <w:sz w:val="20"/>
                                  <w:lang w:val="de-CH"/>
                                  <w:rPrChange w:id="524" w:author="Ritley Kenneth" w:date="2026-07-12T09:04:00Z" w16du:dateUtc="2026-07-12T07:04:00Z">
                                    <w:rPr>
                                      <w:rFonts w:ascii="Cambria" w:hAnsi="Cambria"/>
                                      <w:color w:val="FF0000"/>
                                      <w:sz w:val="20"/>
                                    </w:rPr>
                                  </w:rPrChange>
                                </w:rPr>
                                <w:t>’</w:t>
                              </w:r>
                              <w:r w:rsidRPr="00166368">
                                <w:rPr>
                                  <w:rFonts w:ascii="Cambria" w:hAnsi="Cambria"/>
                                  <w:color w:val="FF0000"/>
                                  <w:spacing w:val="-15"/>
                                  <w:sz w:val="20"/>
                                  <w:lang w:val="de-CH"/>
                                  <w:rPrChange w:id="525" w:author="Ritley Kenneth" w:date="2026-07-12T09:04:00Z" w16du:dateUtc="2026-07-12T07:04:00Z">
                                    <w:rPr>
                                      <w:rFonts w:ascii="Cambria" w:hAnsi="Cambria"/>
                                      <w:color w:val="FF0000"/>
                                      <w:spacing w:val="-15"/>
                                      <w:sz w:val="20"/>
                                    </w:rPr>
                                  </w:rPrChange>
                                </w:rPr>
                                <w:t xml:space="preserve"> </w:t>
                              </w:r>
                              <w:r w:rsidRPr="00166368">
                                <w:rPr>
                                  <w:rFonts w:ascii="Cambria" w:hAnsi="Cambria"/>
                                  <w:color w:val="FF0000"/>
                                  <w:sz w:val="20"/>
                                  <w:lang w:val="de-CH"/>
                                  <w:rPrChange w:id="526" w:author="Ritley Kenneth" w:date="2026-07-12T09:04:00Z" w16du:dateUtc="2026-07-12T07:04:00Z">
                                    <w:rPr>
                                      <w:rFonts w:ascii="Cambria" w:hAnsi="Cambria"/>
                                      <w:color w:val="FF0000"/>
                                      <w:sz w:val="20"/>
                                    </w:rPr>
                                  </w:rPrChange>
                                </w:rPr>
                                <w:t>URD</w:t>
                              </w:r>
                              <w:r w:rsidRPr="00166368">
                                <w:rPr>
                                  <w:rFonts w:ascii="Cambria" w:hAnsi="Cambria"/>
                                  <w:color w:val="FF0000"/>
                                  <w:spacing w:val="-6"/>
                                  <w:sz w:val="20"/>
                                  <w:lang w:val="de-CH"/>
                                  <w:rPrChange w:id="527" w:author="Ritley Kenneth" w:date="2026-07-12T09:04:00Z" w16du:dateUtc="2026-07-12T07:04:00Z">
                                    <w:rPr>
                                      <w:rFonts w:ascii="Cambria" w:hAnsi="Cambria"/>
                                      <w:color w:val="FF0000"/>
                                      <w:spacing w:val="-6"/>
                                      <w:sz w:val="20"/>
                                    </w:rPr>
                                  </w:rPrChange>
                                </w:rPr>
                                <w:t xml:space="preserve"> </w:t>
                              </w:r>
                              <w:r w:rsidRPr="00166368">
                                <w:rPr>
                                  <w:rFonts w:ascii="Cambria" w:hAnsi="Cambria"/>
                                  <w:color w:val="FF0000"/>
                                  <w:spacing w:val="-5"/>
                                  <w:sz w:val="20"/>
                                  <w:lang w:val="de-CH"/>
                                  <w:rPrChange w:id="528"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529" w:author="Ritley Kenneth" w:date="2026-07-12T09:04:00Z" w16du:dateUtc="2026-07-12T07:04:00Z">
                                    <w:rPr>
                                      <w:rFonts w:ascii="Cambria" w:hAnsi="Cambria"/>
                                      <w:spacing w:val="-5"/>
                                      <w:sz w:val="20"/>
                                    </w:rPr>
                                  </w:rPrChange>
                                </w:rPr>
                                <w:t>,</w:t>
                              </w:r>
                            </w:p>
                            <w:p w14:paraId="077BBA73" w14:textId="77777777" w:rsidR="00C220EB" w:rsidRPr="00166368" w:rsidRDefault="00000000">
                              <w:pPr>
                                <w:spacing w:before="4"/>
                                <w:rPr>
                                  <w:rFonts w:ascii="Cambria" w:hAnsi="Cambria"/>
                                  <w:sz w:val="20"/>
                                  <w:lang w:val="de-CH"/>
                                  <w:rPrChange w:id="530" w:author="Ritley Kenneth" w:date="2026-07-12T09:04:00Z" w16du:dateUtc="2026-07-12T07:04:00Z">
                                    <w:rPr>
                                      <w:rFonts w:ascii="Cambria" w:hAnsi="Cambria"/>
                                      <w:sz w:val="20"/>
                                    </w:rPr>
                                  </w:rPrChange>
                                </w:rPr>
                              </w:pPr>
                              <w:r w:rsidRPr="00166368">
                                <w:rPr>
                                  <w:rFonts w:ascii="Cambria" w:hAnsi="Cambria"/>
                                  <w:color w:val="FF0000"/>
                                  <w:sz w:val="20"/>
                                  <w:lang w:val="de-CH"/>
                                  <w:rPrChange w:id="531" w:author="Ritley Kenneth" w:date="2026-07-12T09:04:00Z" w16du:dateUtc="2026-07-12T07:04:00Z">
                                    <w:rPr>
                                      <w:rFonts w:ascii="Cambria" w:hAnsi="Cambria"/>
                                      <w:color w:val="FF0000"/>
                                      <w:sz w:val="20"/>
                                    </w:rPr>
                                  </w:rPrChange>
                                </w:rPr>
                                <w:t>’</w:t>
                              </w:r>
                              <w:r w:rsidRPr="00166368">
                                <w:rPr>
                                  <w:rFonts w:ascii="Cambria" w:hAnsi="Cambria"/>
                                  <w:color w:val="FF0000"/>
                                  <w:spacing w:val="-10"/>
                                  <w:sz w:val="20"/>
                                  <w:lang w:val="de-CH"/>
                                  <w:rPrChange w:id="532" w:author="Ritley Kenneth" w:date="2026-07-12T09:04:00Z" w16du:dateUtc="2026-07-12T07:04:00Z">
                                    <w:rPr>
                                      <w:rFonts w:ascii="Cambria" w:hAnsi="Cambria"/>
                                      <w:color w:val="FF0000"/>
                                      <w:spacing w:val="-10"/>
                                      <w:sz w:val="20"/>
                                    </w:rPr>
                                  </w:rPrChange>
                                </w:rPr>
                                <w:t xml:space="preserve"> </w:t>
                              </w:r>
                              <w:r w:rsidRPr="00166368">
                                <w:rPr>
                                  <w:rFonts w:ascii="Cambria" w:hAnsi="Cambria"/>
                                  <w:color w:val="FF0000"/>
                                  <w:sz w:val="20"/>
                                  <w:lang w:val="de-CH"/>
                                  <w:rPrChange w:id="533" w:author="Ritley Kenneth" w:date="2026-07-12T09:04:00Z" w16du:dateUtc="2026-07-12T07:04:00Z">
                                    <w:rPr>
                                      <w:rFonts w:ascii="Cambria" w:hAnsi="Cambria"/>
                                      <w:color w:val="FF0000"/>
                                      <w:sz w:val="20"/>
                                    </w:rPr>
                                  </w:rPrChange>
                                </w:rPr>
                                <w:t>BCH</w:t>
                              </w:r>
                              <w:r w:rsidRPr="00166368">
                                <w:rPr>
                                  <w:rFonts w:ascii="Cambria" w:hAnsi="Cambria"/>
                                  <w:color w:val="FF0000"/>
                                  <w:spacing w:val="2"/>
                                  <w:sz w:val="20"/>
                                  <w:lang w:val="de-CH"/>
                                  <w:rPrChange w:id="534" w:author="Ritley Kenneth" w:date="2026-07-12T09:04:00Z" w16du:dateUtc="2026-07-12T07:04:00Z">
                                    <w:rPr>
                                      <w:rFonts w:ascii="Cambria" w:hAnsi="Cambria"/>
                                      <w:color w:val="FF0000"/>
                                      <w:spacing w:val="2"/>
                                      <w:sz w:val="20"/>
                                    </w:rPr>
                                  </w:rPrChange>
                                </w:rPr>
                                <w:t xml:space="preserve"> </w:t>
                              </w:r>
                              <w:r w:rsidRPr="00166368">
                                <w:rPr>
                                  <w:rFonts w:ascii="Cambria" w:hAnsi="Cambria"/>
                                  <w:color w:val="FF0000"/>
                                  <w:spacing w:val="-5"/>
                                  <w:sz w:val="20"/>
                                  <w:lang w:val="de-CH"/>
                                  <w:rPrChange w:id="535"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536" w:author="Ritley Kenneth" w:date="2026-07-12T09:04:00Z" w16du:dateUtc="2026-07-12T07:04:00Z">
                                    <w:rPr>
                                      <w:rFonts w:ascii="Cambria" w:hAnsi="Cambria"/>
                                      <w:spacing w:val="-5"/>
                                      <w:sz w:val="20"/>
                                    </w:rPr>
                                  </w:rPrChange>
                                </w:rPr>
                                <w:t>,</w:t>
                              </w:r>
                            </w:p>
                            <w:p w14:paraId="077BBA7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3"/>
                                  <w:sz w:val="20"/>
                                </w:rPr>
                                <w:t>’</w:t>
                              </w:r>
                              <w:r>
                                <w:rPr>
                                  <w:rFonts w:ascii="Cambria" w:hAnsi="Cambria"/>
                                  <w:spacing w:val="3"/>
                                  <w:sz w:val="20"/>
                                </w:rPr>
                                <w:t>,</w:t>
                              </w:r>
                            </w:p>
                            <w:p w14:paraId="077BBA75" w14:textId="77777777" w:rsidR="00C220EB" w:rsidRDefault="00000000">
                              <w:pPr>
                                <w:spacing w:before="5"/>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5"/>
                                  <w:w w:val="85"/>
                                  <w:sz w:val="20"/>
                                </w:rPr>
                                <w:t>’</w:t>
                              </w:r>
                              <w:r>
                                <w:rPr>
                                  <w:rFonts w:ascii="Cambria" w:hAnsi="Cambria"/>
                                  <w:spacing w:val="5"/>
                                  <w:w w:val="85"/>
                                  <w:sz w:val="20"/>
                                </w:rPr>
                                <w:t>,</w:t>
                              </w:r>
                            </w:p>
                          </w:txbxContent>
                        </wps:txbx>
                        <wps:bodyPr wrap="square" lIns="0" tIns="0" rIns="0" bIns="0" rtlCol="0">
                          <a:noAutofit/>
                        </wps:bodyPr>
                      </wps:wsp>
                      <wps:wsp>
                        <wps:cNvPr id="198" name="Textbox 198"/>
                        <wps:cNvSpPr txBox="1"/>
                        <wps:spPr>
                          <a:xfrm>
                            <a:off x="2283282" y="661344"/>
                            <a:ext cx="637540" cy="1797050"/>
                          </a:xfrm>
                          <a:prstGeom prst="rect">
                            <a:avLst/>
                          </a:prstGeom>
                        </wps:spPr>
                        <wps:txbx>
                          <w:txbxContent>
                            <w:p w14:paraId="077BBA76"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077BBA77"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077BBA7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077BBA79"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077BBA7A"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077BBA7B"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77BBA7C"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077BBA7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077BBA7E"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077BBA7F"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077BBA8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077BBA8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199" name="Textbox 199"/>
                        <wps:cNvSpPr txBox="1"/>
                        <wps:spPr>
                          <a:xfrm>
                            <a:off x="49669" y="2786969"/>
                            <a:ext cx="791845" cy="2404110"/>
                          </a:xfrm>
                          <a:prstGeom prst="rect">
                            <a:avLst/>
                          </a:prstGeom>
                        </wps:spPr>
                        <wps:txbx>
                          <w:txbxContent>
                            <w:p w14:paraId="077BBA82" w14:textId="77777777" w:rsidR="00C220EB" w:rsidRDefault="00000000">
                              <w:pPr>
                                <w:spacing w:line="194" w:lineRule="exact"/>
                                <w:ind w:left="8"/>
                                <w:rPr>
                                  <w:rFonts w:ascii="Cambria"/>
                                  <w:sz w:val="20"/>
                                </w:rPr>
                              </w:pPr>
                              <w:r>
                                <w:rPr>
                                  <w:rFonts w:ascii="Cambria"/>
                                  <w:spacing w:val="14"/>
                                  <w:w w:val="120"/>
                                  <w:sz w:val="20"/>
                                </w:rPr>
                                <w:t>plz_to_key</w:t>
                              </w:r>
                            </w:p>
                            <w:p w14:paraId="077BBA83" w14:textId="77777777" w:rsidR="00C220EB"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77BBA84" w14:textId="77777777" w:rsidR="00C220EB"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00" name="Textbox 200"/>
                        <wps:cNvSpPr txBox="1"/>
                        <wps:spPr>
                          <a:xfrm>
                            <a:off x="928497" y="2786969"/>
                            <a:ext cx="154940" cy="127000"/>
                          </a:xfrm>
                          <a:prstGeom prst="rect">
                            <a:avLst/>
                          </a:prstGeom>
                        </wps:spPr>
                        <wps:txbx>
                          <w:txbxContent>
                            <w:p w14:paraId="077BBA85" w14:textId="77777777" w:rsidR="00C220EB" w:rsidRDefault="00000000">
                              <w:pPr>
                                <w:spacing w:line="194" w:lineRule="exact"/>
                                <w:rPr>
                                  <w:rFonts w:ascii="Cambria"/>
                                  <w:sz w:val="20"/>
                                </w:rPr>
                              </w:pPr>
                              <w:r>
                                <w:rPr>
                                  <w:rFonts w:ascii="Cambria"/>
                                  <w:color w:val="0000FF"/>
                                  <w:spacing w:val="-5"/>
                                  <w:sz w:val="20"/>
                                </w:rPr>
                                <w:t>AS</w:t>
                              </w:r>
                            </w:p>
                          </w:txbxContent>
                        </wps:txbx>
                        <wps:bodyPr wrap="square" lIns="0" tIns="0" rIns="0" bIns="0" rtlCol="0">
                          <a:noAutofit/>
                        </wps:bodyPr>
                      </wps:wsp>
                      <wps:wsp>
                        <wps:cNvPr id="201" name="Textbox 201"/>
                        <wps:cNvSpPr txBox="1"/>
                        <wps:spPr>
                          <a:xfrm>
                            <a:off x="1165326" y="2786969"/>
                            <a:ext cx="79375" cy="127000"/>
                          </a:xfrm>
                          <a:prstGeom prst="rect">
                            <a:avLst/>
                          </a:prstGeom>
                        </wps:spPr>
                        <wps:txbx>
                          <w:txbxContent>
                            <w:p w14:paraId="077BBA86" w14:textId="77777777" w:rsidR="00C220EB" w:rsidRDefault="00000000">
                              <w:pPr>
                                <w:spacing w:line="194" w:lineRule="exact"/>
                                <w:rPr>
                                  <w:rFonts w:ascii="Cambria"/>
                                  <w:sz w:val="20"/>
                                </w:rPr>
                              </w:pPr>
                              <w:r>
                                <w:rPr>
                                  <w:rFonts w:ascii="Cambria"/>
                                  <w:spacing w:val="-10"/>
                                  <w:w w:val="135"/>
                                  <w:sz w:val="20"/>
                                </w:rPr>
                                <w:t>(</w:t>
                              </w:r>
                            </w:p>
                          </w:txbxContent>
                        </wps:txbx>
                        <wps:bodyPr wrap="square" lIns="0" tIns="0" rIns="0" bIns="0" rtlCol="0">
                          <a:noAutofit/>
                        </wps:bodyPr>
                      </wps:wsp>
                      <wps:wsp>
                        <wps:cNvPr id="202" name="Textbox 202"/>
                        <wps:cNvSpPr txBox="1"/>
                        <wps:spPr>
                          <a:xfrm>
                            <a:off x="928560" y="2938797"/>
                            <a:ext cx="637540" cy="127000"/>
                          </a:xfrm>
                          <a:prstGeom prst="rect">
                            <a:avLst/>
                          </a:prstGeom>
                        </wps:spPr>
                        <wps:txbx>
                          <w:txbxContent>
                            <w:p w14:paraId="077BBA87"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03" name="Textbox 203"/>
                        <wps:cNvSpPr txBox="1"/>
                        <wps:spPr>
                          <a:xfrm>
                            <a:off x="1645742" y="2938797"/>
                            <a:ext cx="2223770" cy="127000"/>
                          </a:xfrm>
                          <a:prstGeom prst="rect">
                            <a:avLst/>
                          </a:prstGeom>
                        </wps:spPr>
                        <wps:txbx>
                          <w:txbxContent>
                            <w:p w14:paraId="077BBA88" w14:textId="77777777" w:rsidR="00C220EB" w:rsidRDefault="00000000">
                              <w:pPr>
                                <w:spacing w:line="194"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wps:txbx>
                        <wps:bodyPr wrap="square" lIns="0" tIns="0" rIns="0" bIns="0" rtlCol="0">
                          <a:noAutofit/>
                        </wps:bodyPr>
                      </wps:wsp>
                      <wps:wsp>
                        <wps:cNvPr id="204" name="Textbox 204"/>
                        <wps:cNvSpPr txBox="1"/>
                        <wps:spPr>
                          <a:xfrm>
                            <a:off x="849991" y="3090638"/>
                            <a:ext cx="232410" cy="1948814"/>
                          </a:xfrm>
                          <a:prstGeom prst="rect">
                            <a:avLst/>
                          </a:prstGeom>
                        </wps:spPr>
                        <wps:txbx>
                          <w:txbxContent>
                            <w:p w14:paraId="077BBA89" w14:textId="77777777" w:rsidR="00C220EB" w:rsidRDefault="00000000">
                              <w:pPr>
                                <w:spacing w:line="194" w:lineRule="exact"/>
                                <w:rPr>
                                  <w:rFonts w:ascii="Cambria"/>
                                  <w:sz w:val="20"/>
                                </w:rPr>
                              </w:pPr>
                              <w:r>
                                <w:rPr>
                                  <w:rFonts w:ascii="Cambria"/>
                                  <w:color w:val="0000FF"/>
                                  <w:spacing w:val="-5"/>
                                  <w:sz w:val="20"/>
                                </w:rPr>
                                <w:t>ALL</w:t>
                              </w:r>
                            </w:p>
                            <w:p w14:paraId="077BBA8A"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wps:txbx>
                        <wps:bodyPr wrap="square" lIns="0" tIns="0" rIns="0" bIns="0" rtlCol="0">
                          <a:noAutofit/>
                        </wps:bodyPr>
                      </wps:wsp>
                      <wps:wsp>
                        <wps:cNvPr id="205" name="Textbox 205"/>
                        <wps:cNvSpPr txBox="1"/>
                        <wps:spPr>
                          <a:xfrm>
                            <a:off x="1170227" y="3090638"/>
                            <a:ext cx="468630" cy="1948814"/>
                          </a:xfrm>
                          <a:prstGeom prst="rect">
                            <a:avLst/>
                          </a:prstGeom>
                        </wps:spPr>
                        <wps:txbx>
                          <w:txbxContent>
                            <w:p w14:paraId="077BBA8B" w14:textId="77777777" w:rsidR="00C220EB" w:rsidRDefault="00000000">
                              <w:pPr>
                                <w:spacing w:line="194" w:lineRule="exact"/>
                                <w:rPr>
                                  <w:rFonts w:ascii="Cambria"/>
                                  <w:sz w:val="20"/>
                                </w:rPr>
                              </w:pPr>
                              <w:r>
                                <w:rPr>
                                  <w:rFonts w:ascii="Cambria"/>
                                  <w:color w:val="0000FF"/>
                                  <w:spacing w:val="-2"/>
                                  <w:sz w:val="20"/>
                                </w:rPr>
                                <w:t>SELECT</w:t>
                              </w:r>
                            </w:p>
                            <w:p w14:paraId="077BBA8C"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wps:txbx>
                        <wps:bodyPr wrap="square" lIns="0" tIns="0" rIns="0" bIns="0" rtlCol="0">
                          <a:noAutofit/>
                        </wps:bodyPr>
                      </wps:wsp>
                      <wps:wsp>
                        <wps:cNvPr id="206" name="Textbox 206"/>
                        <wps:cNvSpPr txBox="1"/>
                        <wps:spPr>
                          <a:xfrm>
                            <a:off x="1725383" y="3090638"/>
                            <a:ext cx="716915" cy="1948814"/>
                          </a:xfrm>
                          <a:prstGeom prst="rect">
                            <a:avLst/>
                          </a:prstGeom>
                        </wps:spPr>
                        <wps:txbx>
                          <w:txbxContent>
                            <w:p w14:paraId="077BBA8D"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1"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2"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3"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5"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6"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7"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9"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wps:txbx>
                        <wps:bodyPr wrap="square" lIns="0" tIns="0" rIns="0" bIns="0" rtlCol="0">
                          <a:noAutofit/>
                        </wps:bodyPr>
                      </wps:wsp>
                      <wps:wsp>
                        <wps:cNvPr id="207" name="Textbox 207"/>
                        <wps:cNvSpPr txBox="1"/>
                        <wps:spPr>
                          <a:xfrm>
                            <a:off x="2522385" y="3090638"/>
                            <a:ext cx="398145" cy="1948814"/>
                          </a:xfrm>
                          <a:prstGeom prst="rect">
                            <a:avLst/>
                          </a:prstGeom>
                        </wps:spPr>
                        <wps:txbx>
                          <w:txbxContent>
                            <w:p w14:paraId="077BBA9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077BBA9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077BBA9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D"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077BBA9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077BBAA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077BBAA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077BBAA2" w14:textId="77777777" w:rsidR="00C220EB"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077BBAA3"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10"/>
                                  <w:sz w:val="20"/>
                                </w:rPr>
                                <w:t>’</w:t>
                              </w:r>
                            </w:p>
                            <w:p w14:paraId="077BBAA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10"/>
                                  <w:sz w:val="20"/>
                                </w:rPr>
                                <w:t>’</w:t>
                              </w:r>
                            </w:p>
                            <w:p w14:paraId="077BBAA5"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10"/>
                                  <w:sz w:val="20"/>
                                </w:rPr>
                                <w:t>’</w:t>
                              </w:r>
                            </w:p>
                            <w:p w14:paraId="077BBAA6" w14:textId="77777777" w:rsidR="00C220EB"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wps:txbx>
                        <wps:bodyPr wrap="square" lIns="0" tIns="0" rIns="0" bIns="0" rtlCol="0">
                          <a:noAutofit/>
                        </wps:bodyPr>
                      </wps:wsp>
                      <wps:wsp>
                        <wps:cNvPr id="208" name="Textbox 208"/>
                        <wps:cNvSpPr txBox="1"/>
                        <wps:spPr>
                          <a:xfrm>
                            <a:off x="55562" y="5368091"/>
                            <a:ext cx="1746885" cy="582295"/>
                          </a:xfrm>
                          <a:prstGeom prst="rect">
                            <a:avLst/>
                          </a:prstGeom>
                        </wps:spPr>
                        <wps:txbx>
                          <w:txbxContent>
                            <w:p w14:paraId="077BBAA7" w14:textId="77777777" w:rsidR="00C220EB" w:rsidRDefault="00000000">
                              <w:pPr>
                                <w:spacing w:line="194"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077BBAA8" w14:textId="77777777" w:rsidR="00C220EB" w:rsidRDefault="00000000">
                              <w:pPr>
                                <w:spacing w:before="4"/>
                                <w:ind w:right="1031"/>
                                <w:jc w:val="center"/>
                                <w:rPr>
                                  <w:rFonts w:ascii="Cambria"/>
                                  <w:sz w:val="20"/>
                                </w:rPr>
                              </w:pPr>
                              <w:r>
                                <w:rPr>
                                  <w:rFonts w:ascii="Cambria"/>
                                  <w:color w:val="0000FF"/>
                                  <w:spacing w:val="12"/>
                                  <w:sz w:val="20"/>
                                </w:rPr>
                                <w:t>SELECT</w:t>
                              </w:r>
                            </w:p>
                            <w:p w14:paraId="077BBAA9" w14:textId="77777777" w:rsidR="00C220EB"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AAA" w14:textId="77777777" w:rsidR="00C220EB"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wps:txbx>
                        <wps:bodyPr wrap="square" lIns="0" tIns="0" rIns="0" bIns="0" rtlCol="0">
                          <a:noAutofit/>
                        </wps:bodyPr>
                      </wps:wsp>
                    </wpg:wgp>
                  </a:graphicData>
                </a:graphic>
              </wp:anchor>
            </w:drawing>
          </mc:Choice>
          <mc:Fallback>
            <w:pict>
              <v:group w14:anchorId="077BB86A" id="Group 189" o:spid="_x0000_s1027" style="position:absolute;margin-left:39.15pt;margin-top:5.65pt;width:517.05pt;height:469.65pt;z-index:-15710720;mso-wrap-distance-left:0;mso-wrap-distance-right:0;mso-position-horizontal-relative:page" coordsize="65665,59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">
                <v:shape id="Graphic 190" o:spid="_x0000_s1028" style="position:absolute;width:65665;height:59645;visibility:visible;mso-wrap-style:square;v-text-anchor:top" coordsize="6566534,5964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&#13;&#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142435r,-151829em6563512,4142435r,-151829em2540,4294263r,-151828em6563512,4294263r,-151828em2540,4446104r,-151828em6563512,4446104r,-151828em2540,4597933r,-151829em6563512,4597933r,-151829em2540,4749761r,-151828em6563512,4749761r,-151828em2540,4901590r,-151829em6563512,4901590r,-151829em2540,5053418r,-151828em6563512,5053418r,-151828em2540,5205247r,-151829em6563512,5205247r,-151829em2540,5357088r,-151828em6563512,5357088r,-151828em2540,5508917r,-151829em6563512,5508917r,-151829em2540,5660745r,-151828em6563512,5660745r,-151828em2540,5812574r,-151829em6563512,5812574r,-151829em2540,5964402r,-151828em6563512,5964402r,-151828e" filled="f" strokeweight=".14039mm">
                  <v:path arrowok="t"/>
                </v:shape>
                <v:shapetype id="_x0000_t202" coordsize="21600,21600" o:spt="202" path="m,l,21600r21600,l21600,xe">
                  <v:stroke joinstyle="miter"/>
                  <v:path gradientshapeok="t" o:connecttype="rect"/>
                </v:shapetype>
                <v:shape id="Textbox 191" o:spid="_x0000_s1029" type="#_x0000_t202" style="position:absolute;left:496;top:540;width:7919;height:255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" filled="f" stroked="f">
                  <v:textbox inset="0,0,0,0">
                    <w:txbxContent>
                      <w:p w14:paraId="077BBA5D" w14:textId="77777777" w:rsidR="00C220EB" w:rsidRDefault="00000000">
                        <w:pPr>
                          <w:spacing w:line="194"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077BBA5E" w14:textId="77777777" w:rsidR="00C220EB" w:rsidRDefault="00000000">
                        <w:pPr>
                          <w:spacing w:before="4"/>
                          <w:ind w:left="6"/>
                          <w:rPr>
                            <w:rFonts w:ascii="Cambria"/>
                            <w:sz w:val="20"/>
                          </w:rPr>
                        </w:pPr>
                        <w:r>
                          <w:rPr>
                            <w:rFonts w:ascii="Cambria"/>
                            <w:spacing w:val="8"/>
                            <w:sz w:val="20"/>
                          </w:rPr>
                          <w:t>WITH</w:t>
                        </w:r>
                      </w:p>
                      <w:p w14:paraId="077BBA5F" w14:textId="77777777" w:rsidR="00C220EB" w:rsidRDefault="00000000">
                        <w:pPr>
                          <w:spacing w:before="5"/>
                          <w:ind w:left="8"/>
                          <w:rPr>
                            <w:rFonts w:ascii="Cambria"/>
                            <w:sz w:val="20"/>
                          </w:rPr>
                        </w:pPr>
                        <w:r>
                          <w:rPr>
                            <w:rFonts w:ascii="Cambria"/>
                            <w:spacing w:val="14"/>
                            <w:w w:val="120"/>
                            <w:sz w:val="20"/>
                          </w:rPr>
                          <w:t>key_to_plz</w:t>
                        </w:r>
                      </w:p>
                      <w:p w14:paraId="077BBA60" w14:textId="77777777" w:rsidR="00C220EB"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077BBA61" w14:textId="77777777" w:rsidR="00C220EB" w:rsidRDefault="00000000">
                        <w:pPr>
                          <w:spacing w:line="234" w:lineRule="exact"/>
                          <w:rPr>
                            <w:rFonts w:ascii="Cambria"/>
                            <w:sz w:val="20"/>
                          </w:rPr>
                        </w:pPr>
                        <w:r>
                          <w:rPr>
                            <w:rFonts w:ascii="Cambria"/>
                            <w:spacing w:val="5"/>
                            <w:w w:val="195"/>
                            <w:sz w:val="20"/>
                          </w:rPr>
                          <w:t>),</w:t>
                        </w:r>
                      </w:p>
                    </w:txbxContent>
                  </v:textbox>
                </v:shape>
                <v:shape id="Textbox 192" o:spid="_x0000_s1030" type="#_x0000_t202" style="position:absolute;left:8515;top:540;width:3262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" filled="f" stroked="f">
                  <v:textbox inset="0,0,0,0">
                    <w:txbxContent>
                      <w:p w14:paraId="077BBA62" w14:textId="77777777" w:rsidR="00C220EB" w:rsidRPr="00166368" w:rsidRDefault="00000000">
                        <w:pPr>
                          <w:spacing w:line="194" w:lineRule="exact"/>
                          <w:rPr>
                            <w:rFonts w:ascii="Cambria"/>
                            <w:sz w:val="20"/>
                            <w:lang w:val="de-CH"/>
                            <w:rPrChange w:id="537" w:author="Ritley Kenneth" w:date="2026-07-12T09:04:00Z" w16du:dateUtc="2026-07-12T07:04:00Z">
                              <w:rPr>
                                <w:rFonts w:ascii="Cambria"/>
                                <w:sz w:val="20"/>
                              </w:rPr>
                            </w:rPrChange>
                          </w:rPr>
                        </w:pPr>
                        <w:r w:rsidRPr="00166368">
                          <w:rPr>
                            <w:rFonts w:ascii="Cambria"/>
                            <w:spacing w:val="15"/>
                            <w:sz w:val="20"/>
                            <w:lang w:val="de-CH"/>
                            <w:rPrChange w:id="538" w:author="Ritley Kenneth" w:date="2026-07-12T09:04:00Z" w16du:dateUtc="2026-07-12T07:04:00Z">
                              <w:rPr>
                                <w:rFonts w:ascii="Cambria"/>
                                <w:spacing w:val="15"/>
                                <w:sz w:val="20"/>
                              </w:rPr>
                            </w:rPrChange>
                          </w:rPr>
                          <w:t>REPLACE</w:t>
                        </w:r>
                        <w:r w:rsidRPr="00166368">
                          <w:rPr>
                            <w:rFonts w:ascii="Cambria"/>
                            <w:spacing w:val="41"/>
                            <w:sz w:val="20"/>
                            <w:lang w:val="de-CH"/>
                            <w:rPrChange w:id="539" w:author="Ritley Kenneth" w:date="2026-07-12T09:04:00Z" w16du:dateUtc="2026-07-12T07:04:00Z">
                              <w:rPr>
                                <w:rFonts w:ascii="Cambria"/>
                                <w:spacing w:val="41"/>
                                <w:sz w:val="20"/>
                              </w:rPr>
                            </w:rPrChange>
                          </w:rPr>
                          <w:t xml:space="preserve">  </w:t>
                        </w:r>
                        <w:r w:rsidRPr="00166368">
                          <w:rPr>
                            <w:rFonts w:ascii="Cambria"/>
                            <w:color w:val="0000FF"/>
                            <w:spacing w:val="12"/>
                            <w:sz w:val="20"/>
                            <w:lang w:val="de-CH"/>
                            <w:rPrChange w:id="540" w:author="Ritley Kenneth" w:date="2026-07-12T09:04:00Z" w16du:dateUtc="2026-07-12T07:04:00Z">
                              <w:rPr>
                                <w:rFonts w:ascii="Cambria"/>
                                <w:color w:val="0000FF"/>
                                <w:spacing w:val="12"/>
                                <w:sz w:val="20"/>
                              </w:rPr>
                            </w:rPrChange>
                          </w:rPr>
                          <w:t>VIEW</w:t>
                        </w:r>
                        <w:r w:rsidRPr="00166368">
                          <w:rPr>
                            <w:rFonts w:ascii="Cambria"/>
                            <w:color w:val="0000FF"/>
                            <w:spacing w:val="37"/>
                            <w:sz w:val="20"/>
                            <w:lang w:val="de-CH"/>
                            <w:rPrChange w:id="541" w:author="Ritley Kenneth" w:date="2026-07-12T09:04:00Z" w16du:dateUtc="2026-07-12T07:04:00Z">
                              <w:rPr>
                                <w:rFonts w:ascii="Cambria"/>
                                <w:color w:val="0000FF"/>
                                <w:spacing w:val="37"/>
                                <w:sz w:val="20"/>
                              </w:rPr>
                            </w:rPrChange>
                          </w:rPr>
                          <w:t xml:space="preserve">  </w:t>
                        </w:r>
                        <w:r w:rsidRPr="00166368">
                          <w:rPr>
                            <w:rFonts w:ascii="Cambria"/>
                            <w:color w:val="FF0000"/>
                            <w:sz w:val="20"/>
                            <w:lang w:val="de-CH"/>
                            <w:rPrChange w:id="542" w:author="Ritley Kenneth" w:date="2026-07-12T09:04:00Z" w16du:dateUtc="2026-07-12T07:04:00Z">
                              <w:rPr>
                                <w:rFonts w:ascii="Cambria"/>
                                <w:color w:val="FF0000"/>
                                <w:sz w:val="20"/>
                              </w:rPr>
                            </w:rPrChange>
                          </w:rPr>
                          <w:t>"</w:t>
                        </w:r>
                        <w:r w:rsidRPr="00166368">
                          <w:rPr>
                            <w:rFonts w:ascii="Cambria"/>
                            <w:color w:val="FF0000"/>
                            <w:spacing w:val="-12"/>
                            <w:sz w:val="20"/>
                            <w:lang w:val="de-CH"/>
                            <w:rPrChange w:id="543" w:author="Ritley Kenneth" w:date="2026-07-12T09:04:00Z" w16du:dateUtc="2026-07-12T07:04:00Z">
                              <w:rPr>
                                <w:rFonts w:ascii="Cambria"/>
                                <w:color w:val="FF0000"/>
                                <w:spacing w:val="-12"/>
                                <w:sz w:val="20"/>
                              </w:rPr>
                            </w:rPrChange>
                          </w:rPr>
                          <w:t xml:space="preserve"> </w:t>
                        </w:r>
                        <w:r w:rsidRPr="00166368">
                          <w:rPr>
                            <w:rFonts w:ascii="Cambria"/>
                            <w:color w:val="FF0000"/>
                            <w:spacing w:val="19"/>
                            <w:sz w:val="20"/>
                            <w:lang w:val="de-CH"/>
                            <w:rPrChange w:id="544" w:author="Ritley Kenneth" w:date="2026-07-12T09:04:00Z" w16du:dateUtc="2026-07-12T07:04:00Z">
                              <w:rPr>
                                <w:rFonts w:ascii="Cambria"/>
                                <w:color w:val="FF0000"/>
                                <w:spacing w:val="19"/>
                                <w:sz w:val="20"/>
                              </w:rPr>
                            </w:rPrChange>
                          </w:rPr>
                          <w:t>sendungsverarbeitung_dqm_v</w:t>
                        </w:r>
                        <w:r w:rsidRPr="00166368">
                          <w:rPr>
                            <w:rFonts w:ascii="Cambria"/>
                            <w:color w:val="FF0000"/>
                            <w:spacing w:val="-13"/>
                            <w:sz w:val="20"/>
                            <w:lang w:val="de-CH"/>
                            <w:rPrChange w:id="545" w:author="Ritley Kenneth" w:date="2026-07-12T09:04:00Z" w16du:dateUtc="2026-07-12T07:04:00Z">
                              <w:rPr>
                                <w:rFonts w:ascii="Cambria"/>
                                <w:color w:val="FF0000"/>
                                <w:spacing w:val="-13"/>
                                <w:sz w:val="20"/>
                              </w:rPr>
                            </w:rPrChange>
                          </w:rPr>
                          <w:t xml:space="preserve"> </w:t>
                        </w:r>
                        <w:r w:rsidRPr="00166368">
                          <w:rPr>
                            <w:rFonts w:ascii="Cambria"/>
                            <w:color w:val="FF0000"/>
                            <w:spacing w:val="-10"/>
                            <w:sz w:val="20"/>
                            <w:lang w:val="de-CH"/>
                            <w:rPrChange w:id="546" w:author="Ritley Kenneth" w:date="2026-07-12T09:04:00Z" w16du:dateUtc="2026-07-12T07:04:00Z">
                              <w:rPr>
                                <w:rFonts w:ascii="Cambria"/>
                                <w:color w:val="FF0000"/>
                                <w:spacing w:val="-10"/>
                                <w:sz w:val="20"/>
                              </w:rPr>
                            </w:rPrChange>
                          </w:rPr>
                          <w:t>"</w:t>
                        </w:r>
                      </w:p>
                    </w:txbxContent>
                  </v:textbox>
                </v:shape>
                <v:shape id="Textbox 193" o:spid="_x0000_s1031" type="#_x0000_t202" style="position:absolute;left:41958;top:540;width:155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" filled="f" stroked="f">
                  <v:textbox inset="0,0,0,0">
                    <w:txbxContent>
                      <w:p w14:paraId="077BBA63" w14:textId="77777777" w:rsidR="00C220EB" w:rsidRDefault="00000000">
                        <w:pPr>
                          <w:spacing w:line="194" w:lineRule="exact"/>
                          <w:rPr>
                            <w:rFonts w:ascii="Cambria"/>
                            <w:sz w:val="20"/>
                          </w:rPr>
                        </w:pPr>
                        <w:r>
                          <w:rPr>
                            <w:rFonts w:ascii="Cambria"/>
                            <w:color w:val="0000FF"/>
                            <w:spacing w:val="-5"/>
                            <w:sz w:val="20"/>
                          </w:rPr>
                          <w:t>AS</w:t>
                        </w:r>
                      </w:p>
                    </w:txbxContent>
                  </v:textbox>
                </v:shape>
                <v:shape id="Textbox 194" o:spid="_x0000_s1032" type="#_x0000_t202" style="position:absolute;left:9284;top:3576;width:29426;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" filled="f" stroked="f">
                  <v:textbox inset="0,0,0,0">
                    <w:txbxContent>
                      <w:p w14:paraId="077BBA64" w14:textId="77777777" w:rsidR="00C220EB" w:rsidRDefault="00000000">
                        <w:pPr>
                          <w:spacing w:line="194"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077BBA65" w14:textId="77777777" w:rsidR="00C220EB"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v:textbox>
                </v:shape>
                <v:shape id="Textbox 195" o:spid="_x0000_s1033" type="#_x0000_t202" style="position:absolute;left:8499;top:6613;width:2325;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" filled="f" stroked="f">
                  <v:textbox inset="0,0,0,0">
                    <w:txbxContent>
                      <w:p w14:paraId="077BBA66" w14:textId="77777777" w:rsidR="00C220EB" w:rsidRDefault="00000000">
                        <w:pPr>
                          <w:spacing w:line="194" w:lineRule="exact"/>
                          <w:rPr>
                            <w:rFonts w:ascii="Cambria"/>
                            <w:sz w:val="20"/>
                          </w:rPr>
                        </w:pPr>
                        <w:r>
                          <w:rPr>
                            <w:rFonts w:ascii="Cambria"/>
                            <w:color w:val="0000FF"/>
                            <w:spacing w:val="-5"/>
                            <w:sz w:val="20"/>
                          </w:rPr>
                          <w:t>ALL</w:t>
                        </w:r>
                      </w:p>
                      <w:p w14:paraId="077BBA67"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v:textbox>
                </v:shape>
                <v:shape id="Textbox 196" o:spid="_x0000_s1034" type="#_x0000_t202" style="position:absolute;left:11702;top:6613;width:4686;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" filled="f" stroked="f">
                  <v:textbox inset="0,0,0,0">
                    <w:txbxContent>
                      <w:p w14:paraId="077BBA68" w14:textId="77777777" w:rsidR="00C220EB" w:rsidRDefault="00000000">
                        <w:pPr>
                          <w:spacing w:line="194" w:lineRule="exact"/>
                          <w:rPr>
                            <w:rFonts w:ascii="Cambria"/>
                            <w:sz w:val="20"/>
                          </w:rPr>
                        </w:pPr>
                        <w:r>
                          <w:rPr>
                            <w:rFonts w:ascii="Cambria"/>
                            <w:color w:val="0000FF"/>
                            <w:spacing w:val="-2"/>
                            <w:sz w:val="20"/>
                          </w:rPr>
                          <w:t>SELECT</w:t>
                        </w:r>
                      </w:p>
                      <w:p w14:paraId="077BBA69"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v:textbox>
                </v:shape>
                <v:shape id="Textbox 197" o:spid="_x0000_s1035" type="#_x0000_t202" style="position:absolute;left:17253;top:6613;width:4782;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" filled="f" stroked="f">
                  <v:textbox inset="0,0,0,0">
                    <w:txbxContent>
                      <w:p w14:paraId="077BBA6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077BBA6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077BBA6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6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6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077BBA7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077BBA71" w14:textId="77777777" w:rsidR="00C220EB"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077BBA72" w14:textId="77777777" w:rsidR="00C220EB" w:rsidRPr="00166368" w:rsidRDefault="00000000">
                        <w:pPr>
                          <w:spacing w:before="5"/>
                          <w:rPr>
                            <w:rFonts w:ascii="Cambria" w:hAnsi="Cambria"/>
                            <w:sz w:val="20"/>
                            <w:lang w:val="de-CH"/>
                            <w:rPrChange w:id="547" w:author="Ritley Kenneth" w:date="2026-07-12T09:04:00Z" w16du:dateUtc="2026-07-12T07:04:00Z">
                              <w:rPr>
                                <w:rFonts w:ascii="Cambria" w:hAnsi="Cambria"/>
                                <w:sz w:val="20"/>
                              </w:rPr>
                            </w:rPrChange>
                          </w:rPr>
                        </w:pPr>
                        <w:r w:rsidRPr="00166368">
                          <w:rPr>
                            <w:rFonts w:ascii="Cambria" w:hAnsi="Cambria"/>
                            <w:color w:val="FF0000"/>
                            <w:sz w:val="20"/>
                            <w:lang w:val="de-CH"/>
                            <w:rPrChange w:id="548" w:author="Ritley Kenneth" w:date="2026-07-12T09:04:00Z" w16du:dateUtc="2026-07-12T07:04:00Z">
                              <w:rPr>
                                <w:rFonts w:ascii="Cambria" w:hAnsi="Cambria"/>
                                <w:color w:val="FF0000"/>
                                <w:sz w:val="20"/>
                              </w:rPr>
                            </w:rPrChange>
                          </w:rPr>
                          <w:t>’</w:t>
                        </w:r>
                        <w:r w:rsidRPr="00166368">
                          <w:rPr>
                            <w:rFonts w:ascii="Cambria" w:hAnsi="Cambria"/>
                            <w:color w:val="FF0000"/>
                            <w:spacing w:val="-15"/>
                            <w:sz w:val="20"/>
                            <w:lang w:val="de-CH"/>
                            <w:rPrChange w:id="549" w:author="Ritley Kenneth" w:date="2026-07-12T09:04:00Z" w16du:dateUtc="2026-07-12T07:04:00Z">
                              <w:rPr>
                                <w:rFonts w:ascii="Cambria" w:hAnsi="Cambria"/>
                                <w:color w:val="FF0000"/>
                                <w:spacing w:val="-15"/>
                                <w:sz w:val="20"/>
                              </w:rPr>
                            </w:rPrChange>
                          </w:rPr>
                          <w:t xml:space="preserve"> </w:t>
                        </w:r>
                        <w:r w:rsidRPr="00166368">
                          <w:rPr>
                            <w:rFonts w:ascii="Cambria" w:hAnsi="Cambria"/>
                            <w:color w:val="FF0000"/>
                            <w:sz w:val="20"/>
                            <w:lang w:val="de-CH"/>
                            <w:rPrChange w:id="550" w:author="Ritley Kenneth" w:date="2026-07-12T09:04:00Z" w16du:dateUtc="2026-07-12T07:04:00Z">
                              <w:rPr>
                                <w:rFonts w:ascii="Cambria" w:hAnsi="Cambria"/>
                                <w:color w:val="FF0000"/>
                                <w:sz w:val="20"/>
                              </w:rPr>
                            </w:rPrChange>
                          </w:rPr>
                          <w:t>URD</w:t>
                        </w:r>
                        <w:r w:rsidRPr="00166368">
                          <w:rPr>
                            <w:rFonts w:ascii="Cambria" w:hAnsi="Cambria"/>
                            <w:color w:val="FF0000"/>
                            <w:spacing w:val="-6"/>
                            <w:sz w:val="20"/>
                            <w:lang w:val="de-CH"/>
                            <w:rPrChange w:id="551" w:author="Ritley Kenneth" w:date="2026-07-12T09:04:00Z" w16du:dateUtc="2026-07-12T07:04:00Z">
                              <w:rPr>
                                <w:rFonts w:ascii="Cambria" w:hAnsi="Cambria"/>
                                <w:color w:val="FF0000"/>
                                <w:spacing w:val="-6"/>
                                <w:sz w:val="20"/>
                              </w:rPr>
                            </w:rPrChange>
                          </w:rPr>
                          <w:t xml:space="preserve"> </w:t>
                        </w:r>
                        <w:r w:rsidRPr="00166368">
                          <w:rPr>
                            <w:rFonts w:ascii="Cambria" w:hAnsi="Cambria"/>
                            <w:color w:val="FF0000"/>
                            <w:spacing w:val="-5"/>
                            <w:sz w:val="20"/>
                            <w:lang w:val="de-CH"/>
                            <w:rPrChange w:id="552"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553" w:author="Ritley Kenneth" w:date="2026-07-12T09:04:00Z" w16du:dateUtc="2026-07-12T07:04:00Z">
                              <w:rPr>
                                <w:rFonts w:ascii="Cambria" w:hAnsi="Cambria"/>
                                <w:spacing w:val="-5"/>
                                <w:sz w:val="20"/>
                              </w:rPr>
                            </w:rPrChange>
                          </w:rPr>
                          <w:t>,</w:t>
                        </w:r>
                      </w:p>
                      <w:p w14:paraId="077BBA73" w14:textId="77777777" w:rsidR="00C220EB" w:rsidRPr="00166368" w:rsidRDefault="00000000">
                        <w:pPr>
                          <w:spacing w:before="4"/>
                          <w:rPr>
                            <w:rFonts w:ascii="Cambria" w:hAnsi="Cambria"/>
                            <w:sz w:val="20"/>
                            <w:lang w:val="de-CH"/>
                            <w:rPrChange w:id="554" w:author="Ritley Kenneth" w:date="2026-07-12T09:04:00Z" w16du:dateUtc="2026-07-12T07:04:00Z">
                              <w:rPr>
                                <w:rFonts w:ascii="Cambria" w:hAnsi="Cambria"/>
                                <w:sz w:val="20"/>
                              </w:rPr>
                            </w:rPrChange>
                          </w:rPr>
                        </w:pPr>
                        <w:r w:rsidRPr="00166368">
                          <w:rPr>
                            <w:rFonts w:ascii="Cambria" w:hAnsi="Cambria"/>
                            <w:color w:val="FF0000"/>
                            <w:sz w:val="20"/>
                            <w:lang w:val="de-CH"/>
                            <w:rPrChange w:id="555" w:author="Ritley Kenneth" w:date="2026-07-12T09:04:00Z" w16du:dateUtc="2026-07-12T07:04:00Z">
                              <w:rPr>
                                <w:rFonts w:ascii="Cambria" w:hAnsi="Cambria"/>
                                <w:color w:val="FF0000"/>
                                <w:sz w:val="20"/>
                              </w:rPr>
                            </w:rPrChange>
                          </w:rPr>
                          <w:t>’</w:t>
                        </w:r>
                        <w:r w:rsidRPr="00166368">
                          <w:rPr>
                            <w:rFonts w:ascii="Cambria" w:hAnsi="Cambria"/>
                            <w:color w:val="FF0000"/>
                            <w:spacing w:val="-10"/>
                            <w:sz w:val="20"/>
                            <w:lang w:val="de-CH"/>
                            <w:rPrChange w:id="556" w:author="Ritley Kenneth" w:date="2026-07-12T09:04:00Z" w16du:dateUtc="2026-07-12T07:04:00Z">
                              <w:rPr>
                                <w:rFonts w:ascii="Cambria" w:hAnsi="Cambria"/>
                                <w:color w:val="FF0000"/>
                                <w:spacing w:val="-10"/>
                                <w:sz w:val="20"/>
                              </w:rPr>
                            </w:rPrChange>
                          </w:rPr>
                          <w:t xml:space="preserve"> </w:t>
                        </w:r>
                        <w:r w:rsidRPr="00166368">
                          <w:rPr>
                            <w:rFonts w:ascii="Cambria" w:hAnsi="Cambria"/>
                            <w:color w:val="FF0000"/>
                            <w:sz w:val="20"/>
                            <w:lang w:val="de-CH"/>
                            <w:rPrChange w:id="557" w:author="Ritley Kenneth" w:date="2026-07-12T09:04:00Z" w16du:dateUtc="2026-07-12T07:04:00Z">
                              <w:rPr>
                                <w:rFonts w:ascii="Cambria" w:hAnsi="Cambria"/>
                                <w:color w:val="FF0000"/>
                                <w:sz w:val="20"/>
                              </w:rPr>
                            </w:rPrChange>
                          </w:rPr>
                          <w:t>BCH</w:t>
                        </w:r>
                        <w:r w:rsidRPr="00166368">
                          <w:rPr>
                            <w:rFonts w:ascii="Cambria" w:hAnsi="Cambria"/>
                            <w:color w:val="FF0000"/>
                            <w:spacing w:val="2"/>
                            <w:sz w:val="20"/>
                            <w:lang w:val="de-CH"/>
                            <w:rPrChange w:id="558" w:author="Ritley Kenneth" w:date="2026-07-12T09:04:00Z" w16du:dateUtc="2026-07-12T07:04:00Z">
                              <w:rPr>
                                <w:rFonts w:ascii="Cambria" w:hAnsi="Cambria"/>
                                <w:color w:val="FF0000"/>
                                <w:spacing w:val="2"/>
                                <w:sz w:val="20"/>
                              </w:rPr>
                            </w:rPrChange>
                          </w:rPr>
                          <w:t xml:space="preserve"> </w:t>
                        </w:r>
                        <w:r w:rsidRPr="00166368">
                          <w:rPr>
                            <w:rFonts w:ascii="Cambria" w:hAnsi="Cambria"/>
                            <w:color w:val="FF0000"/>
                            <w:spacing w:val="-5"/>
                            <w:sz w:val="20"/>
                            <w:lang w:val="de-CH"/>
                            <w:rPrChange w:id="559" w:author="Ritley Kenneth" w:date="2026-07-12T09:04:00Z" w16du:dateUtc="2026-07-12T07:04:00Z">
                              <w:rPr>
                                <w:rFonts w:ascii="Cambria" w:hAnsi="Cambria"/>
                                <w:color w:val="FF0000"/>
                                <w:spacing w:val="-5"/>
                                <w:sz w:val="20"/>
                              </w:rPr>
                            </w:rPrChange>
                          </w:rPr>
                          <w:t>’</w:t>
                        </w:r>
                        <w:r w:rsidRPr="00166368">
                          <w:rPr>
                            <w:rFonts w:ascii="Cambria" w:hAnsi="Cambria"/>
                            <w:spacing w:val="-5"/>
                            <w:sz w:val="20"/>
                            <w:lang w:val="de-CH"/>
                            <w:rPrChange w:id="560" w:author="Ritley Kenneth" w:date="2026-07-12T09:04:00Z" w16du:dateUtc="2026-07-12T07:04:00Z">
                              <w:rPr>
                                <w:rFonts w:ascii="Cambria" w:hAnsi="Cambria"/>
                                <w:spacing w:val="-5"/>
                                <w:sz w:val="20"/>
                              </w:rPr>
                            </w:rPrChange>
                          </w:rPr>
                          <w:t>,</w:t>
                        </w:r>
                      </w:p>
                      <w:p w14:paraId="077BBA7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3"/>
                            <w:sz w:val="20"/>
                          </w:rPr>
                          <w:t>’</w:t>
                        </w:r>
                        <w:r>
                          <w:rPr>
                            <w:rFonts w:ascii="Cambria" w:hAnsi="Cambria"/>
                            <w:spacing w:val="3"/>
                            <w:sz w:val="20"/>
                          </w:rPr>
                          <w:t>,</w:t>
                        </w:r>
                      </w:p>
                      <w:p w14:paraId="077BBA75" w14:textId="77777777" w:rsidR="00C220EB" w:rsidRDefault="00000000">
                        <w:pPr>
                          <w:spacing w:before="5"/>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5"/>
                            <w:w w:val="85"/>
                            <w:sz w:val="20"/>
                          </w:rPr>
                          <w:t>’</w:t>
                        </w:r>
                        <w:r>
                          <w:rPr>
                            <w:rFonts w:ascii="Cambria" w:hAnsi="Cambria"/>
                            <w:spacing w:val="5"/>
                            <w:w w:val="85"/>
                            <w:sz w:val="20"/>
                          </w:rPr>
                          <w:t>,</w:t>
                        </w:r>
                      </w:p>
                    </w:txbxContent>
                  </v:textbox>
                </v:shape>
                <v:shape id="Textbox 198" o:spid="_x0000_s1036" type="#_x0000_t202" style="position:absolute;left:22832;top:6613;width:6376;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" filled="f" stroked="f">
                  <v:textbox inset="0,0,0,0">
                    <w:txbxContent>
                      <w:p w14:paraId="077BBA76"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077BBA77"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077BBA7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077BBA79"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077BBA7A"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077BBA7B"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77BBA7C"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077BBA7D"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077BBA7E"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077BBA7F"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077BBA8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077BBA8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v:textbox>
                </v:shape>
                <v:shape id="Textbox 199" o:spid="_x0000_s1037" type="#_x0000_t202" style="position:absolute;left:496;top:27869;width:7919;height:240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" filled="f" stroked="f">
                  <v:textbox inset="0,0,0,0">
                    <w:txbxContent>
                      <w:p w14:paraId="077BBA82" w14:textId="77777777" w:rsidR="00C220EB" w:rsidRDefault="00000000">
                        <w:pPr>
                          <w:spacing w:line="194" w:lineRule="exact"/>
                          <w:ind w:left="8"/>
                          <w:rPr>
                            <w:rFonts w:ascii="Cambria"/>
                            <w:sz w:val="20"/>
                          </w:rPr>
                        </w:pPr>
                        <w:r>
                          <w:rPr>
                            <w:rFonts w:ascii="Cambria"/>
                            <w:spacing w:val="14"/>
                            <w:w w:val="120"/>
                            <w:sz w:val="20"/>
                          </w:rPr>
                          <w:t>plz_to_key</w:t>
                        </w:r>
                      </w:p>
                      <w:p w14:paraId="077BBA83" w14:textId="77777777" w:rsidR="00C220EB"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77BBA84" w14:textId="77777777" w:rsidR="00C220EB" w:rsidRDefault="00000000">
                        <w:pPr>
                          <w:spacing w:line="234" w:lineRule="exact"/>
                          <w:rPr>
                            <w:rFonts w:ascii="Cambria"/>
                            <w:sz w:val="20"/>
                          </w:rPr>
                        </w:pPr>
                        <w:r>
                          <w:rPr>
                            <w:rFonts w:ascii="Cambria"/>
                            <w:spacing w:val="5"/>
                            <w:w w:val="195"/>
                            <w:sz w:val="20"/>
                          </w:rPr>
                          <w:t>),</w:t>
                        </w:r>
                      </w:p>
                    </w:txbxContent>
                  </v:textbox>
                </v:shape>
                <v:shape id="Textbox 200" o:spid="_x0000_s1038" type="#_x0000_t202" style="position:absolute;left:9284;top:27869;width:155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" filled="f" stroked="f">
                  <v:textbox inset="0,0,0,0">
                    <w:txbxContent>
                      <w:p w14:paraId="077BBA85" w14:textId="77777777" w:rsidR="00C220EB" w:rsidRDefault="00000000">
                        <w:pPr>
                          <w:spacing w:line="194" w:lineRule="exact"/>
                          <w:rPr>
                            <w:rFonts w:ascii="Cambria"/>
                            <w:sz w:val="20"/>
                          </w:rPr>
                        </w:pPr>
                        <w:r>
                          <w:rPr>
                            <w:rFonts w:ascii="Cambria"/>
                            <w:color w:val="0000FF"/>
                            <w:spacing w:val="-5"/>
                            <w:sz w:val="20"/>
                          </w:rPr>
                          <w:t>AS</w:t>
                        </w:r>
                      </w:p>
                    </w:txbxContent>
                  </v:textbox>
                </v:shape>
                <v:shape id="Textbox 201" o:spid="_x0000_s1039" type="#_x0000_t202" style="position:absolute;left:11653;top:27869;width:794;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" filled="f" stroked="f">
                  <v:textbox inset="0,0,0,0">
                    <w:txbxContent>
                      <w:p w14:paraId="077BBA86" w14:textId="77777777" w:rsidR="00C220EB" w:rsidRDefault="00000000">
                        <w:pPr>
                          <w:spacing w:line="194" w:lineRule="exact"/>
                          <w:rPr>
                            <w:rFonts w:ascii="Cambria"/>
                            <w:sz w:val="20"/>
                          </w:rPr>
                        </w:pPr>
                        <w:r>
                          <w:rPr>
                            <w:rFonts w:ascii="Cambria"/>
                            <w:spacing w:val="-10"/>
                            <w:w w:val="135"/>
                            <w:sz w:val="20"/>
                          </w:rPr>
                          <w:t>(</w:t>
                        </w:r>
                      </w:p>
                    </w:txbxContent>
                  </v:textbox>
                </v:shape>
                <v:shape id="Textbox 202" o:spid="_x0000_s1040" type="#_x0000_t202" style="position:absolute;left:9285;top:29387;width:637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" filled="f" stroked="f">
                  <v:textbox inset="0,0,0,0">
                    <w:txbxContent>
                      <w:p w14:paraId="077BBA87"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v:textbox>
                </v:shape>
                <v:shape id="Textbox 203" o:spid="_x0000_s1041" type="#_x0000_t202" style="position:absolute;left:16457;top:29387;width:22238;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" filled="f" stroked="f">
                  <v:textbox inset="0,0,0,0">
                    <w:txbxContent>
                      <w:p w14:paraId="077BBA88" w14:textId="77777777" w:rsidR="00C220EB" w:rsidRDefault="00000000">
                        <w:pPr>
                          <w:spacing w:line="194"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v:textbox>
                </v:shape>
                <v:shape id="Textbox 204" o:spid="_x0000_s1042" type="#_x0000_t202" style="position:absolute;left:8499;top:30906;width:2325;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" filled="f" stroked="f">
                  <v:textbox inset="0,0,0,0">
                    <w:txbxContent>
                      <w:p w14:paraId="077BBA89" w14:textId="77777777" w:rsidR="00C220EB" w:rsidRDefault="00000000">
                        <w:pPr>
                          <w:spacing w:line="194" w:lineRule="exact"/>
                          <w:rPr>
                            <w:rFonts w:ascii="Cambria"/>
                            <w:sz w:val="20"/>
                          </w:rPr>
                        </w:pPr>
                        <w:r>
                          <w:rPr>
                            <w:rFonts w:ascii="Cambria"/>
                            <w:color w:val="0000FF"/>
                            <w:spacing w:val="-5"/>
                            <w:sz w:val="20"/>
                          </w:rPr>
                          <w:t>ALL</w:t>
                        </w:r>
                      </w:p>
                      <w:p w14:paraId="077BBA8A" w14:textId="77777777" w:rsidR="00C220EB"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v:textbox>
                </v:shape>
                <v:shape id="Textbox 205" o:spid="_x0000_s1043" type="#_x0000_t202" style="position:absolute;left:11702;top:30906;width:4686;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" filled="f" stroked="f">
                  <v:textbox inset="0,0,0,0">
                    <w:txbxContent>
                      <w:p w14:paraId="077BBA8B" w14:textId="77777777" w:rsidR="00C220EB" w:rsidRDefault="00000000">
                        <w:pPr>
                          <w:spacing w:line="194" w:lineRule="exact"/>
                          <w:rPr>
                            <w:rFonts w:ascii="Cambria"/>
                            <w:sz w:val="20"/>
                          </w:rPr>
                        </w:pPr>
                        <w:r>
                          <w:rPr>
                            <w:rFonts w:ascii="Cambria"/>
                            <w:color w:val="0000FF"/>
                            <w:spacing w:val="-2"/>
                            <w:sz w:val="20"/>
                          </w:rPr>
                          <w:t>SELECT</w:t>
                        </w:r>
                      </w:p>
                      <w:p w14:paraId="077BBA8C" w14:textId="77777777" w:rsidR="00C220EB"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v:textbox>
                </v:shape>
                <v:shape id="Textbox 206" o:spid="_x0000_s1044" type="#_x0000_t202" style="position:absolute;left:17253;top:30906;width:7169;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" filled="f" stroked="f">
                  <v:textbox inset="0,0,0,0">
                    <w:txbxContent>
                      <w:p w14:paraId="077BBA8D"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8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0"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1"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2"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3"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5"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6"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7"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8"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077BBA99"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v:textbox>
                </v:shape>
                <v:shape id="Textbox 207" o:spid="_x0000_s1045" type="#_x0000_t202" style="position:absolute;left:25223;top:30906;width:3982;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" filled="f" stroked="f">
                  <v:textbox inset="0,0,0,0">
                    <w:txbxContent>
                      <w:p w14:paraId="077BBA9A" w14:textId="77777777" w:rsidR="00C220EB" w:rsidRDefault="00000000">
                        <w:pPr>
                          <w:spacing w:line="194"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077BBA9B"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077BBA9C"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D" w14:textId="77777777" w:rsidR="00C220EB"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077BBA9E"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077BBA9F"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077BBAA0"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077BBAA1"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077BBAA2" w14:textId="77777777" w:rsidR="00C220EB"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077BBAA3" w14:textId="77777777" w:rsidR="00C220EB"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10"/>
                            <w:sz w:val="20"/>
                          </w:rPr>
                          <w:t>’</w:t>
                        </w:r>
                      </w:p>
                      <w:p w14:paraId="077BBAA4"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10"/>
                            <w:sz w:val="20"/>
                          </w:rPr>
                          <w:t>’</w:t>
                        </w:r>
                      </w:p>
                      <w:p w14:paraId="077BBAA5" w14:textId="77777777" w:rsidR="00C220EB"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10"/>
                            <w:sz w:val="20"/>
                          </w:rPr>
                          <w:t>’</w:t>
                        </w:r>
                      </w:p>
                      <w:p w14:paraId="077BBAA6" w14:textId="77777777" w:rsidR="00C220EB"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v:textbox>
                </v:shape>
                <v:shape id="Textbox 208" o:spid="_x0000_s1046" type="#_x0000_t202" style="position:absolute;left:555;top:53680;width:17469;height:5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" filled="f" stroked="f">
                  <v:textbox inset="0,0,0,0">
                    <w:txbxContent>
                      <w:p w14:paraId="077BBAA7" w14:textId="77777777" w:rsidR="00C220EB" w:rsidRDefault="00000000">
                        <w:pPr>
                          <w:spacing w:line="194"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077BBAA8" w14:textId="77777777" w:rsidR="00C220EB" w:rsidRDefault="00000000">
                        <w:pPr>
                          <w:spacing w:before="4"/>
                          <w:ind w:right="1031"/>
                          <w:jc w:val="center"/>
                          <w:rPr>
                            <w:rFonts w:ascii="Cambria"/>
                            <w:sz w:val="20"/>
                          </w:rPr>
                        </w:pPr>
                        <w:r>
                          <w:rPr>
                            <w:rFonts w:ascii="Cambria"/>
                            <w:color w:val="0000FF"/>
                            <w:spacing w:val="12"/>
                            <w:sz w:val="20"/>
                          </w:rPr>
                          <w:t>SELECT</w:t>
                        </w:r>
                      </w:p>
                      <w:p w14:paraId="077BBAA9" w14:textId="77777777" w:rsidR="00C220EB"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AAA" w14:textId="77777777" w:rsidR="00C220EB"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v:textbox>
                </v:shape>
                <w10:wrap type="topAndBottom" anchorx="page"/>
              </v:group>
            </w:pict>
          </mc:Fallback>
        </mc:AlternateContent>
      </w:r>
    </w:p>
    <w:p w14:paraId="077BB624" w14:textId="77777777" w:rsidR="00C220EB" w:rsidRDefault="00C220EB">
      <w:pPr>
        <w:pStyle w:val="BodyText"/>
        <w:rPr>
          <w:sz w:val="7"/>
        </w:rPr>
        <w:sectPr w:rsidR="00C220EB">
          <w:headerReference w:type="even" r:id="rId192"/>
          <w:headerReference w:type="default" r:id="rId193"/>
          <w:footerReference w:type="even" r:id="rId194"/>
          <w:footerReference w:type="default" r:id="rId195"/>
          <w:pgSz w:w="11910" w:h="16840"/>
          <w:pgMar w:top="2420" w:right="0" w:bottom="1720" w:left="708" w:header="2026" w:footer="1540" w:gutter="0"/>
          <w:pgNumType w:start="79"/>
          <w:cols w:space="720"/>
        </w:sectPr>
      </w:pPr>
    </w:p>
    <w:p w14:paraId="077BB625" w14:textId="77777777" w:rsidR="00C220EB" w:rsidRDefault="00000000">
      <w:pPr>
        <w:pStyle w:val="BodyText"/>
        <w:spacing w:before="197"/>
        <w:rPr>
          <w:sz w:val="20"/>
        </w:rPr>
      </w:pPr>
      <w:r>
        <w:rPr>
          <w:noProof/>
          <w:sz w:val="20"/>
        </w:rPr>
        <w:lastRenderedPageBreak/>
        <mc:AlternateContent>
          <mc:Choice Requires="wps">
            <w:drawing>
              <wp:anchor distT="0" distB="0" distL="0" distR="0" simplePos="0" relativeHeight="15747072" behindDoc="0" locked="0" layoutInCell="1" allowOverlap="1" wp14:anchorId="077BB86C" wp14:editId="077BB86D">
                <wp:simplePos x="0" y="0"/>
                <wp:positionH relativeFrom="page">
                  <wp:posOffset>499516</wp:posOffset>
                </wp:positionH>
                <wp:positionV relativeFrom="page">
                  <wp:posOffset>572897</wp:posOffset>
                </wp:positionV>
                <wp:extent cx="1270" cy="865441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47072" id="docshape125"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noProof/>
          <w:sz w:val="20"/>
        </w:rPr>
        <mc:AlternateContent>
          <mc:Choice Requires="wps">
            <w:drawing>
              <wp:anchor distT="0" distB="0" distL="0" distR="0" simplePos="0" relativeHeight="15747584" behindDoc="0" locked="0" layoutInCell="1" allowOverlap="1" wp14:anchorId="077BB86E" wp14:editId="077BB86F">
                <wp:simplePos x="0" y="0"/>
                <wp:positionH relativeFrom="page">
                  <wp:posOffset>7060489</wp:posOffset>
                </wp:positionH>
                <wp:positionV relativeFrom="page">
                  <wp:posOffset>572897</wp:posOffset>
                </wp:positionV>
                <wp:extent cx="1270" cy="865441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5747584" id="docshape126"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p>
    <w:p w14:paraId="077BB626" w14:textId="77777777" w:rsidR="00C220EB"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27" w14:textId="77777777" w:rsidR="00C220EB"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077BB628" w14:textId="77777777" w:rsidR="00C220EB"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29" w14:textId="77777777" w:rsidR="00C220EB"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2A" w14:textId="77777777" w:rsidR="00C220EB"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077BB62B"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077BB62C" w14:textId="77777777" w:rsidR="00C220EB" w:rsidRDefault="00000000">
      <w:pPr>
        <w:spacing w:before="4"/>
        <w:ind w:left="152"/>
        <w:rPr>
          <w:rFonts w:ascii="Cambria"/>
          <w:sz w:val="20"/>
        </w:rPr>
      </w:pPr>
      <w:r>
        <w:rPr>
          <w:rFonts w:ascii="Cambria"/>
          <w:spacing w:val="5"/>
          <w:w w:val="195"/>
          <w:sz w:val="20"/>
        </w:rPr>
        <w:t>),</w:t>
      </w:r>
    </w:p>
    <w:p w14:paraId="077BB62D" w14:textId="77777777" w:rsidR="00C220EB" w:rsidRDefault="00C220EB">
      <w:pPr>
        <w:pStyle w:val="BodyText"/>
        <w:spacing w:before="9"/>
        <w:rPr>
          <w:rFonts w:ascii="Cambria"/>
          <w:sz w:val="20"/>
        </w:rPr>
      </w:pPr>
    </w:p>
    <w:p w14:paraId="077BB62E" w14:textId="77777777" w:rsidR="00C220EB" w:rsidRDefault="00000000">
      <w:pPr>
        <w:spacing w:before="1"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077BB62F"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30" w14:textId="77777777" w:rsidR="00C220EB" w:rsidRDefault="00000000">
      <w:pPr>
        <w:spacing w:line="234" w:lineRule="exact"/>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31" w14:textId="77777777" w:rsidR="00C220EB" w:rsidRDefault="00000000">
      <w:pPr>
        <w:spacing w:before="4"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077BB632" w14:textId="77777777" w:rsidR="00C220EB"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077BB633" w14:textId="77777777" w:rsidR="00C220EB" w:rsidRDefault="00000000">
      <w:pPr>
        <w:spacing w:before="5"/>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077BB634" w14:textId="77777777" w:rsidR="00C220EB" w:rsidRDefault="00000000">
      <w:pPr>
        <w:spacing w:before="4"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35" w14:textId="77777777" w:rsidR="00C220EB"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077BB636" w14:textId="77777777" w:rsidR="00C220EB" w:rsidRDefault="00000000">
      <w:pPr>
        <w:ind w:left="152"/>
        <w:rPr>
          <w:rFonts w:ascii="Cambria"/>
          <w:sz w:val="20"/>
        </w:rPr>
      </w:pPr>
      <w:r>
        <w:rPr>
          <w:rFonts w:ascii="Cambria"/>
          <w:spacing w:val="5"/>
          <w:w w:val="195"/>
          <w:sz w:val="20"/>
        </w:rPr>
        <w:t>),</w:t>
      </w:r>
    </w:p>
    <w:p w14:paraId="077BB637" w14:textId="77777777" w:rsidR="00C220EB" w:rsidRDefault="00C220EB">
      <w:pPr>
        <w:pStyle w:val="BodyText"/>
        <w:spacing w:before="9"/>
        <w:rPr>
          <w:rFonts w:ascii="Cambria"/>
          <w:sz w:val="20"/>
        </w:rPr>
      </w:pPr>
    </w:p>
    <w:p w14:paraId="077BB638" w14:textId="77777777" w:rsidR="00C220EB" w:rsidRDefault="00000000">
      <w:pPr>
        <w:spacing w:before="1"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39"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3A" w14:textId="77777777" w:rsidR="00C220EB"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077BB63B"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3C" w14:textId="77777777" w:rsidR="00C220EB" w:rsidRDefault="00000000">
      <w:pPr>
        <w:spacing w:before="4"/>
        <w:ind w:left="152"/>
        <w:rPr>
          <w:rFonts w:ascii="Cambria"/>
          <w:sz w:val="20"/>
        </w:rPr>
      </w:pPr>
      <w:r>
        <w:rPr>
          <w:rFonts w:ascii="Cambria"/>
          <w:spacing w:val="5"/>
          <w:w w:val="195"/>
          <w:sz w:val="20"/>
        </w:rPr>
        <w:t>),</w:t>
      </w:r>
    </w:p>
    <w:p w14:paraId="077BB63D" w14:textId="77777777" w:rsidR="00C220EB" w:rsidRDefault="00C220EB">
      <w:pPr>
        <w:pStyle w:val="BodyText"/>
        <w:spacing w:before="9"/>
        <w:rPr>
          <w:rFonts w:ascii="Cambria"/>
          <w:sz w:val="20"/>
        </w:rPr>
      </w:pPr>
    </w:p>
    <w:p w14:paraId="077BB63E" w14:textId="77777777" w:rsidR="00C220EB" w:rsidRDefault="00000000">
      <w:pPr>
        <w:spacing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077BB63F" w14:textId="77777777" w:rsidR="00C220EB"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640" w14:textId="77777777" w:rsidR="00C220EB" w:rsidRDefault="00000000">
      <w:pPr>
        <w:spacing w:before="5"/>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41" w14:textId="77777777" w:rsidR="00C220EB" w:rsidRDefault="00000000">
      <w:pPr>
        <w:spacing w:before="4"/>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42" w14:textId="77777777" w:rsidR="00C220EB" w:rsidRDefault="00000000">
      <w:pPr>
        <w:spacing w:before="5"/>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077BB643" w14:textId="77777777" w:rsidR="00C220EB"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44"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45" w14:textId="77777777" w:rsidR="00C220EB" w:rsidRDefault="00000000">
      <w:pPr>
        <w:spacing w:before="5"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077BB646"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077BB647" w14:textId="77777777" w:rsidR="00C220EB" w:rsidRDefault="00000000">
      <w:pPr>
        <w:spacing w:before="4"/>
        <w:ind w:left="152"/>
        <w:rPr>
          <w:rFonts w:ascii="Cambria"/>
          <w:sz w:val="20"/>
        </w:rPr>
      </w:pPr>
      <w:r>
        <w:rPr>
          <w:rFonts w:ascii="Cambria"/>
          <w:spacing w:val="5"/>
          <w:w w:val="195"/>
          <w:sz w:val="20"/>
        </w:rPr>
        <w:t>),</w:t>
      </w:r>
    </w:p>
    <w:p w14:paraId="077BB648" w14:textId="77777777" w:rsidR="00C220EB" w:rsidRDefault="00C220EB">
      <w:pPr>
        <w:pStyle w:val="BodyText"/>
        <w:spacing w:before="9"/>
        <w:rPr>
          <w:rFonts w:ascii="Cambria"/>
          <w:sz w:val="20"/>
        </w:rPr>
      </w:pPr>
    </w:p>
    <w:p w14:paraId="077BB649" w14:textId="77777777" w:rsidR="00C220EB"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077BB64A"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4B"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4C" w14:textId="77777777" w:rsidR="00C220EB"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4D"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4E" w14:textId="77777777" w:rsidR="00C220EB" w:rsidRDefault="00C220EB">
      <w:pPr>
        <w:spacing w:line="244" w:lineRule="auto"/>
        <w:rPr>
          <w:rFonts w:ascii="Cambria" w:hAnsi="Cambria"/>
          <w:sz w:val="20"/>
        </w:rPr>
        <w:sectPr w:rsidR="00C220EB">
          <w:pgSz w:w="11910" w:h="16840"/>
          <w:pgMar w:top="440" w:right="0" w:bottom="1720" w:left="708" w:header="227" w:footer="1540" w:gutter="0"/>
          <w:cols w:space="720"/>
        </w:sectPr>
      </w:pPr>
    </w:p>
    <w:p w14:paraId="077BB64F" w14:textId="77777777" w:rsidR="00C220EB"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48096" behindDoc="0" locked="0" layoutInCell="1" allowOverlap="1" wp14:anchorId="077BB870" wp14:editId="077BB871">
                <wp:simplePos x="0" y="0"/>
                <wp:positionH relativeFrom="page">
                  <wp:posOffset>499516</wp:posOffset>
                </wp:positionH>
                <wp:positionV relativeFrom="page">
                  <wp:posOffset>572897</wp:posOffset>
                </wp:positionV>
                <wp:extent cx="1270" cy="8654415"/>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48096" id="docshape131"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rFonts w:ascii="Cambria"/>
          <w:noProof/>
          <w:sz w:val="20"/>
        </w:rPr>
        <mc:AlternateContent>
          <mc:Choice Requires="wps">
            <w:drawing>
              <wp:anchor distT="0" distB="0" distL="0" distR="0" simplePos="0" relativeHeight="15748608" behindDoc="0" locked="0" layoutInCell="1" allowOverlap="1" wp14:anchorId="077BB872" wp14:editId="077BB873">
                <wp:simplePos x="0" y="0"/>
                <wp:positionH relativeFrom="page">
                  <wp:posOffset>7060489</wp:posOffset>
                </wp:positionH>
                <wp:positionV relativeFrom="page">
                  <wp:posOffset>572897</wp:posOffset>
                </wp:positionV>
                <wp:extent cx="1270" cy="8654415"/>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5748608" id="docshape132"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p>
    <w:p w14:paraId="077BB650" w14:textId="77777777" w:rsidR="00C220EB"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077BB651" w14:textId="77777777" w:rsidR="00C220EB" w:rsidRDefault="00000000">
      <w:pPr>
        <w:ind w:left="152"/>
        <w:rPr>
          <w:rFonts w:ascii="Cambria"/>
          <w:sz w:val="20"/>
        </w:rPr>
      </w:pPr>
      <w:r>
        <w:rPr>
          <w:rFonts w:ascii="Cambria"/>
          <w:spacing w:val="5"/>
          <w:w w:val="195"/>
          <w:sz w:val="20"/>
        </w:rPr>
        <w:t>),</w:t>
      </w:r>
    </w:p>
    <w:p w14:paraId="077BB652" w14:textId="77777777" w:rsidR="00C220EB" w:rsidRDefault="00C220EB">
      <w:pPr>
        <w:pStyle w:val="BodyText"/>
        <w:spacing w:before="9"/>
        <w:rPr>
          <w:rFonts w:ascii="Cambria"/>
          <w:sz w:val="20"/>
        </w:rPr>
      </w:pPr>
    </w:p>
    <w:p w14:paraId="077BB653" w14:textId="77777777" w:rsidR="00C220EB"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54"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55" w14:textId="77777777" w:rsidR="00C220EB"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077BB656"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57" w14:textId="77777777" w:rsidR="00C220EB" w:rsidRDefault="00000000">
      <w:pPr>
        <w:spacing w:before="4"/>
        <w:ind w:left="152"/>
        <w:rPr>
          <w:rFonts w:ascii="Cambria"/>
          <w:sz w:val="20"/>
        </w:rPr>
      </w:pPr>
      <w:r>
        <w:rPr>
          <w:rFonts w:ascii="Cambria"/>
          <w:spacing w:val="5"/>
          <w:w w:val="195"/>
          <w:sz w:val="20"/>
        </w:rPr>
        <w:t>),</w:t>
      </w:r>
    </w:p>
    <w:p w14:paraId="077BB658" w14:textId="77777777" w:rsidR="00C220EB" w:rsidRDefault="00C220EB">
      <w:pPr>
        <w:pStyle w:val="BodyText"/>
        <w:rPr>
          <w:rFonts w:ascii="Cambria"/>
          <w:sz w:val="20"/>
        </w:rPr>
      </w:pPr>
    </w:p>
    <w:p w14:paraId="077BB659" w14:textId="77777777" w:rsidR="00C220EB" w:rsidRDefault="00C220EB">
      <w:pPr>
        <w:pStyle w:val="BodyText"/>
        <w:spacing w:before="14"/>
        <w:rPr>
          <w:rFonts w:ascii="Cambria"/>
          <w:sz w:val="20"/>
        </w:rPr>
      </w:pPr>
    </w:p>
    <w:p w14:paraId="077BB65A" w14:textId="77777777" w:rsidR="00C220EB" w:rsidRDefault="00000000">
      <w:pPr>
        <w:spacing w:line="244" w:lineRule="auto"/>
        <w:ind w:left="662" w:right="8227" w:hanging="501"/>
        <w:rPr>
          <w:rFonts w:ascii="Cambria"/>
          <w:sz w:val="20"/>
        </w:rPr>
      </w:pPr>
      <w:r>
        <w:rPr>
          <w:rFonts w:ascii="Cambria"/>
          <w:spacing w:val="17"/>
          <w:sz w:val="20"/>
        </w:rPr>
        <w:t>mp_coded_raw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077BB65B" w14:textId="77777777" w:rsidR="00C220EB" w:rsidRDefault="00000000">
      <w:pPr>
        <w:spacing w:line="244" w:lineRule="auto"/>
        <w:ind w:left="1163" w:right="4865"/>
        <w:rPr>
          <w:rFonts w:ascii="Cambria"/>
          <w:sz w:val="20"/>
        </w:rPr>
      </w:pPr>
      <w:r>
        <w:rPr>
          <w:rFonts w:ascii="Cambria"/>
          <w:spacing w:val="13"/>
          <w:w w:val="110"/>
          <w:sz w:val="20"/>
        </w:rPr>
        <w:t>coded</w:t>
      </w:r>
      <w:r>
        <w:rPr>
          <w:rFonts w:ascii="Cambria"/>
          <w:spacing w:val="-22"/>
          <w:w w:val="110"/>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5"/>
          <w:w w:val="125"/>
          <w:sz w:val="20"/>
        </w:rPr>
        <w:t>Cycle</w:t>
      </w:r>
      <w:r>
        <w:rPr>
          <w:rFonts w:ascii="Cambria"/>
          <w:spacing w:val="-36"/>
          <w:w w:val="125"/>
          <w:sz w:val="20"/>
        </w:rPr>
        <w:t xml:space="preserve"> </w:t>
      </w:r>
      <w:r>
        <w:rPr>
          <w:rFonts w:ascii="Cambria"/>
          <w:spacing w:val="9"/>
          <w:w w:val="125"/>
          <w:sz w:val="20"/>
        </w:rPr>
        <w:t>Id</w:t>
      </w:r>
      <w:r>
        <w:rPr>
          <w:rFonts w:ascii="Cambria"/>
          <w:spacing w:val="48"/>
          <w:w w:val="125"/>
          <w:sz w:val="20"/>
        </w:rPr>
        <w:t xml:space="preserve"> </w:t>
      </w:r>
      <w:r>
        <w:rPr>
          <w:rFonts w:ascii="Cambria"/>
          <w:color w:val="0000FF"/>
          <w:w w:val="110"/>
          <w:sz w:val="20"/>
        </w:rPr>
        <w:t>AS</w:t>
      </w:r>
      <w:r>
        <w:rPr>
          <w:rFonts w:ascii="Cambria"/>
          <w:color w:val="0000FF"/>
          <w:spacing w:val="52"/>
          <w:w w:val="125"/>
          <w:sz w:val="20"/>
        </w:rPr>
        <w:t xml:space="preserve"> </w:t>
      </w:r>
      <w:r>
        <w:rPr>
          <w:rFonts w:ascii="Cambria"/>
          <w:spacing w:val="15"/>
          <w:w w:val="125"/>
          <w:sz w:val="20"/>
        </w:rPr>
        <w:t>sorting</w:t>
      </w:r>
      <w:r>
        <w:rPr>
          <w:rFonts w:ascii="Cambria"/>
          <w:spacing w:val="-37"/>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color w:val="0000FF"/>
          <w:spacing w:val="12"/>
          <w:w w:val="110"/>
          <w:sz w:val="20"/>
        </w:rPr>
        <w:t>CAST</w:t>
      </w:r>
      <w:r>
        <w:rPr>
          <w:rFonts w:ascii="Cambria"/>
          <w:color w:val="0000FF"/>
          <w:spacing w:val="-23"/>
          <w:w w:val="110"/>
          <w:sz w:val="20"/>
        </w:rPr>
        <w:t xml:space="preserve"> </w:t>
      </w:r>
      <w:r>
        <w:rPr>
          <w:rFonts w:ascii="Cambria"/>
          <w:w w:val="135"/>
          <w:sz w:val="20"/>
        </w:rPr>
        <w:t>(</w:t>
      </w:r>
    </w:p>
    <w:p w14:paraId="077BB65C" w14:textId="77777777" w:rsidR="00C220EB"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5D" w14:textId="77777777" w:rsidR="00C220EB"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5E" w14:textId="77777777" w:rsidR="00C220EB" w:rsidRDefault="00000000">
      <w:pPr>
        <w:spacing w:before="4"/>
        <w:ind w:left="2167"/>
        <w:rPr>
          <w:rFonts w:ascii="Cambria" w:hAnsi="Cambria"/>
          <w:sz w:val="20"/>
        </w:rPr>
      </w:pPr>
      <w:r>
        <w:rPr>
          <w:rFonts w:ascii="Cambria" w:hAnsi="Cambria"/>
          <w:spacing w:val="13"/>
          <w:w w:val="105"/>
          <w:sz w:val="20"/>
        </w:rPr>
        <w:t>coded</w:t>
      </w:r>
      <w:r>
        <w:rPr>
          <w:rFonts w:ascii="Cambria" w:hAnsi="Cambria"/>
          <w:spacing w:val="-20"/>
          <w:w w:val="105"/>
          <w:sz w:val="20"/>
        </w:rPr>
        <w:t xml:space="preserve"> </w:t>
      </w:r>
      <w:r>
        <w:rPr>
          <w:rFonts w:ascii="Cambria" w:hAnsi="Cambria"/>
          <w:w w:val="215"/>
          <w:sz w:val="20"/>
        </w:rPr>
        <w:t>.</w:t>
      </w:r>
      <w:r>
        <w:rPr>
          <w:rFonts w:ascii="Cambria" w:hAnsi="Cambria"/>
          <w:spacing w:val="-65"/>
          <w:w w:val="21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55"/>
          <w:w w:val="105"/>
          <w:sz w:val="20"/>
        </w:rPr>
        <w:t xml:space="preserve"> </w:t>
      </w:r>
      <w:r>
        <w:rPr>
          <w:rFonts w:ascii="Cambria" w:hAnsi="Cambria"/>
          <w:color w:val="0000FF"/>
          <w:spacing w:val="12"/>
          <w:w w:val="105"/>
          <w:sz w:val="20"/>
        </w:rPr>
        <w:t>TIME</w:t>
      </w:r>
      <w:r>
        <w:rPr>
          <w:rFonts w:ascii="Cambria" w:hAnsi="Cambria"/>
          <w:color w:val="0000FF"/>
          <w:spacing w:val="60"/>
          <w:w w:val="105"/>
          <w:sz w:val="20"/>
        </w:rPr>
        <w:t xml:space="preserve"> </w:t>
      </w:r>
      <w:r>
        <w:rPr>
          <w:rFonts w:ascii="Cambria" w:hAnsi="Cambria"/>
          <w:color w:val="0000FF"/>
          <w:spacing w:val="12"/>
          <w:w w:val="105"/>
          <w:sz w:val="20"/>
        </w:rPr>
        <w:t>ZONE</w:t>
      </w:r>
      <w:r>
        <w:rPr>
          <w:rFonts w:ascii="Cambria" w:hAnsi="Cambria"/>
          <w:color w:val="0000FF"/>
          <w:spacing w:val="21"/>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15"/>
          <w:sz w:val="20"/>
        </w:rPr>
        <w:t>’</w:t>
      </w:r>
    </w:p>
    <w:p w14:paraId="077BB65F" w14:textId="77777777" w:rsidR="00C220EB"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60" w14:textId="77777777" w:rsidR="00C220EB"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61" w14:textId="77777777" w:rsidR="00C220EB" w:rsidRDefault="00000000">
      <w:pPr>
        <w:spacing w:before="5" w:line="244" w:lineRule="auto"/>
        <w:ind w:left="1163" w:right="4073"/>
        <w:rPr>
          <w:rFonts w:ascii="Cambria"/>
          <w:sz w:val="20"/>
        </w:rPr>
      </w:pPr>
      <w:r>
        <w:rPr>
          <w:rFonts w:ascii="Cambria"/>
          <w:spacing w:val="13"/>
          <w:w w:val="115"/>
          <w:sz w:val="20"/>
        </w:rPr>
        <w:t>coded</w:t>
      </w:r>
      <w:r>
        <w:rPr>
          <w:rFonts w:ascii="Cambria"/>
          <w:spacing w:val="-24"/>
          <w:w w:val="115"/>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 xml:space="preserve">, </w:t>
      </w:r>
      <w:r>
        <w:rPr>
          <w:rFonts w:ascii="Cambria"/>
          <w:spacing w:val="13"/>
          <w:w w:val="115"/>
          <w:sz w:val="20"/>
        </w:rPr>
        <w:t>coded</w:t>
      </w:r>
      <w:r>
        <w:rPr>
          <w:rFonts w:ascii="Cambria"/>
          <w:spacing w:val="-24"/>
          <w:w w:val="115"/>
          <w:sz w:val="20"/>
        </w:rPr>
        <w:t xml:space="preserve"> </w:t>
      </w:r>
      <w:r>
        <w:rPr>
          <w:rFonts w:ascii="Cambria"/>
          <w:w w:val="135"/>
          <w:sz w:val="20"/>
        </w:rPr>
        <w:t>.</w:t>
      </w:r>
      <w:r>
        <w:rPr>
          <w:rFonts w:ascii="Cambria"/>
          <w:spacing w:val="-31"/>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p>
    <w:p w14:paraId="077BB662"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5"/>
          <w:w w:val="110"/>
          <w:sz w:val="20"/>
        </w:rPr>
        <w:t>mailpiece_coded</w:t>
      </w:r>
    </w:p>
    <w:p w14:paraId="077BB663" w14:textId="77777777" w:rsidR="00C220EB" w:rsidRDefault="00000000">
      <w:pPr>
        <w:spacing w:before="5"/>
        <w:ind w:left="152"/>
        <w:rPr>
          <w:rFonts w:ascii="Cambria"/>
          <w:sz w:val="20"/>
        </w:rPr>
      </w:pPr>
      <w:r>
        <w:rPr>
          <w:rFonts w:ascii="Cambria"/>
          <w:spacing w:val="5"/>
          <w:w w:val="195"/>
          <w:sz w:val="20"/>
        </w:rPr>
        <w:t>),</w:t>
      </w:r>
    </w:p>
    <w:p w14:paraId="077BB664" w14:textId="77777777" w:rsidR="00C220EB" w:rsidRDefault="00C220EB">
      <w:pPr>
        <w:pStyle w:val="BodyText"/>
        <w:spacing w:before="9"/>
        <w:rPr>
          <w:rFonts w:ascii="Cambria"/>
          <w:sz w:val="20"/>
        </w:rPr>
      </w:pPr>
    </w:p>
    <w:p w14:paraId="077BB665" w14:textId="77777777" w:rsidR="00C220EB" w:rsidRDefault="00000000">
      <w:pPr>
        <w:ind w:left="160"/>
        <w:rPr>
          <w:rFonts w:ascii="Cambria"/>
          <w:sz w:val="20"/>
        </w:rPr>
      </w:pPr>
      <w:r>
        <w:rPr>
          <w:rFonts w:ascii="Cambria"/>
          <w:spacing w:val="15"/>
          <w:sz w:val="20"/>
        </w:rPr>
        <w:t>mp_coded</w:t>
      </w:r>
      <w:r>
        <w:rPr>
          <w:rFonts w:ascii="Cambria"/>
          <w:spacing w:val="75"/>
          <w:w w:val="150"/>
          <w:sz w:val="20"/>
        </w:rPr>
        <w:t xml:space="preserve"> </w:t>
      </w:r>
      <w:r>
        <w:rPr>
          <w:rFonts w:ascii="Cambria"/>
          <w:color w:val="0000FF"/>
          <w:sz w:val="20"/>
        </w:rPr>
        <w:t>AS</w:t>
      </w:r>
      <w:r>
        <w:rPr>
          <w:rFonts w:ascii="Cambria"/>
          <w:color w:val="0000FF"/>
          <w:spacing w:val="69"/>
          <w:w w:val="150"/>
          <w:sz w:val="20"/>
        </w:rPr>
        <w:t xml:space="preserve"> </w:t>
      </w:r>
      <w:r>
        <w:rPr>
          <w:rFonts w:ascii="Cambria"/>
          <w:spacing w:val="-10"/>
          <w:sz w:val="20"/>
        </w:rPr>
        <w:t>(</w:t>
      </w:r>
    </w:p>
    <w:p w14:paraId="077BB666" w14:textId="77777777" w:rsidR="00C220EB" w:rsidRDefault="00000000">
      <w:pPr>
        <w:spacing w:before="5"/>
        <w:ind w:left="662"/>
        <w:rPr>
          <w:rFonts w:ascii="Cambria"/>
          <w:sz w:val="20"/>
        </w:rPr>
      </w:pPr>
      <w:r>
        <w:rPr>
          <w:rFonts w:ascii="Cambria"/>
          <w:color w:val="0000FF"/>
          <w:spacing w:val="14"/>
          <w:sz w:val="20"/>
        </w:rPr>
        <w:t>SELECT</w:t>
      </w:r>
      <w:r>
        <w:rPr>
          <w:rFonts w:ascii="Cambria"/>
          <w:color w:val="0000FF"/>
          <w:spacing w:val="73"/>
          <w:sz w:val="20"/>
        </w:rPr>
        <w:t xml:space="preserve"> </w:t>
      </w:r>
      <w:r>
        <w:rPr>
          <w:rFonts w:ascii="Cambria"/>
          <w:color w:val="0000FF"/>
          <w:spacing w:val="11"/>
          <w:sz w:val="20"/>
        </w:rPr>
        <w:t>DISTINCT</w:t>
      </w:r>
    </w:p>
    <w:p w14:paraId="077BB667" w14:textId="77777777" w:rsidR="00C220EB" w:rsidRDefault="00000000">
      <w:pPr>
        <w:spacing w:before="4"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077BB668"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69" w14:textId="77777777" w:rsidR="00C220EB"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6A"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6B" w14:textId="77777777" w:rsidR="00C220EB" w:rsidRDefault="00000000">
      <w:pPr>
        <w:spacing w:line="244" w:lineRule="auto"/>
        <w:ind w:left="661" w:right="7103"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7"/>
          <w:sz w:val="20"/>
        </w:rPr>
        <w:t xml:space="preserve">relevant_coded </w:t>
      </w:r>
      <w:r>
        <w:rPr>
          <w:rFonts w:ascii="Cambria"/>
          <w:color w:val="0000FF"/>
          <w:spacing w:val="12"/>
          <w:sz w:val="20"/>
        </w:rPr>
        <w:t>FROM</w:t>
      </w:r>
      <w:r>
        <w:rPr>
          <w:rFonts w:ascii="Cambria"/>
          <w:color w:val="0000FF"/>
          <w:spacing w:val="80"/>
          <w:sz w:val="20"/>
        </w:rPr>
        <w:t xml:space="preserve"> </w:t>
      </w:r>
      <w:r>
        <w:rPr>
          <w:rFonts w:ascii="Cambria"/>
          <w:spacing w:val="17"/>
          <w:sz w:val="20"/>
        </w:rPr>
        <w:t>mp_coded_raw</w:t>
      </w:r>
    </w:p>
    <w:p w14:paraId="077BB66C" w14:textId="77777777" w:rsidR="00C220EB" w:rsidRDefault="00000000">
      <w:pPr>
        <w:ind w:left="152"/>
        <w:rPr>
          <w:rFonts w:ascii="Cambria"/>
          <w:sz w:val="20"/>
        </w:rPr>
      </w:pPr>
      <w:r>
        <w:rPr>
          <w:rFonts w:ascii="Cambria"/>
          <w:spacing w:val="5"/>
          <w:w w:val="195"/>
          <w:sz w:val="20"/>
        </w:rPr>
        <w:t>),</w:t>
      </w:r>
    </w:p>
    <w:p w14:paraId="077BB66D" w14:textId="77777777" w:rsidR="00C220EB" w:rsidRDefault="00C220EB">
      <w:pPr>
        <w:pStyle w:val="BodyText"/>
        <w:spacing w:before="8"/>
        <w:rPr>
          <w:rFonts w:ascii="Cambria"/>
          <w:sz w:val="20"/>
        </w:rPr>
      </w:pPr>
    </w:p>
    <w:p w14:paraId="077BB66E" w14:textId="77777777" w:rsidR="00C220EB" w:rsidRDefault="00000000">
      <w:pPr>
        <w:spacing w:line="244" w:lineRule="auto"/>
        <w:ind w:left="662" w:right="8686" w:hanging="502"/>
        <w:rPr>
          <w:rFonts w:ascii="Cambria"/>
          <w:sz w:val="20"/>
        </w:rPr>
      </w:pPr>
      <w:r>
        <w:rPr>
          <w:rFonts w:ascii="Cambria"/>
          <w:spacing w:val="16"/>
          <w:w w:val="110"/>
          <w:sz w:val="20"/>
        </w:rPr>
        <w:t>coded_agg</w:t>
      </w:r>
      <w:r>
        <w:rPr>
          <w:rFonts w:ascii="Cambria"/>
          <w:spacing w:val="79"/>
          <w:w w:val="110"/>
          <w:sz w:val="20"/>
        </w:rPr>
        <w:t xml:space="preserve"> </w:t>
      </w:r>
      <w:r>
        <w:rPr>
          <w:rFonts w:ascii="Cambria"/>
          <w:color w:val="0000FF"/>
          <w:w w:val="110"/>
          <w:sz w:val="20"/>
        </w:rPr>
        <w:t>AS</w:t>
      </w:r>
      <w:r>
        <w:rPr>
          <w:rFonts w:ascii="Cambria"/>
          <w:color w:val="0000FF"/>
          <w:spacing w:val="73"/>
          <w:w w:val="110"/>
          <w:sz w:val="20"/>
        </w:rPr>
        <w:t xml:space="preserve"> </w:t>
      </w:r>
      <w:r>
        <w:rPr>
          <w:rFonts w:ascii="Cambria"/>
          <w:w w:val="110"/>
          <w:sz w:val="20"/>
        </w:rPr>
        <w:t xml:space="preserve">( </w:t>
      </w:r>
      <w:r>
        <w:rPr>
          <w:rFonts w:ascii="Cambria"/>
          <w:color w:val="0000FF"/>
          <w:spacing w:val="12"/>
          <w:w w:val="110"/>
          <w:sz w:val="20"/>
        </w:rPr>
        <w:t>SELECT</w:t>
      </w:r>
    </w:p>
    <w:p w14:paraId="077BB66F"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70" w14:textId="77777777" w:rsidR="00C220EB" w:rsidRDefault="00000000">
      <w:pPr>
        <w:spacing w:line="244" w:lineRule="auto"/>
        <w:ind w:left="661" w:right="5524" w:firstLine="500"/>
        <w:rPr>
          <w:rFonts w:ascii="Cambria"/>
          <w:sz w:val="20"/>
        </w:rPr>
      </w:pPr>
      <w:r>
        <w:rPr>
          <w:rFonts w:ascii="Cambria"/>
          <w:color w:val="0000FF"/>
          <w:spacing w:val="10"/>
          <w:w w:val="105"/>
          <w:sz w:val="20"/>
        </w:rPr>
        <w:t>SUM</w:t>
      </w:r>
      <w:r>
        <w:rPr>
          <w:rFonts w:ascii="Cambria"/>
          <w:color w:val="0000FF"/>
          <w:spacing w:val="-21"/>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relevant_coded</w:t>
      </w:r>
      <w:r>
        <w:rPr>
          <w:rFonts w:ascii="Cambria"/>
          <w:spacing w:val="-16"/>
          <w:w w:val="105"/>
          <w:sz w:val="20"/>
        </w:rPr>
        <w:t xml:space="preserve"> </w:t>
      </w:r>
      <w:r>
        <w:rPr>
          <w:rFonts w:ascii="Cambria"/>
          <w:w w:val="105"/>
          <w:sz w:val="20"/>
        </w:rPr>
        <w:t>)</w:t>
      </w:r>
      <w:r>
        <w:rPr>
          <w:rFonts w:ascii="Cambria"/>
          <w:spacing w:val="73"/>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6"/>
          <w:w w:val="105"/>
          <w:sz w:val="20"/>
        </w:rPr>
        <w:t xml:space="preserve">num_coded </w:t>
      </w:r>
      <w:r>
        <w:rPr>
          <w:rFonts w:ascii="Cambria"/>
          <w:color w:val="0000FF"/>
          <w:spacing w:val="12"/>
          <w:w w:val="105"/>
          <w:sz w:val="20"/>
        </w:rPr>
        <w:t>FROM</w:t>
      </w:r>
      <w:r>
        <w:rPr>
          <w:rFonts w:ascii="Cambria"/>
          <w:color w:val="0000FF"/>
          <w:spacing w:val="74"/>
          <w:w w:val="105"/>
          <w:sz w:val="20"/>
        </w:rPr>
        <w:t xml:space="preserve"> </w:t>
      </w:r>
      <w:r>
        <w:rPr>
          <w:rFonts w:ascii="Cambria"/>
          <w:spacing w:val="15"/>
          <w:w w:val="105"/>
          <w:sz w:val="20"/>
        </w:rPr>
        <w:t>mp_coded</w:t>
      </w:r>
    </w:p>
    <w:p w14:paraId="077BB671"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72" w14:textId="77777777" w:rsidR="00C220EB" w:rsidRDefault="00000000">
      <w:pPr>
        <w:spacing w:before="5"/>
        <w:ind w:left="152"/>
        <w:rPr>
          <w:rFonts w:ascii="Cambria"/>
          <w:sz w:val="20"/>
        </w:rPr>
      </w:pPr>
      <w:r>
        <w:rPr>
          <w:rFonts w:ascii="Cambria"/>
          <w:spacing w:val="5"/>
          <w:w w:val="195"/>
          <w:sz w:val="20"/>
        </w:rPr>
        <w:t>),</w:t>
      </w:r>
    </w:p>
    <w:p w14:paraId="077BB673" w14:textId="77777777" w:rsidR="00C220EB" w:rsidRDefault="00C220EB">
      <w:pPr>
        <w:pStyle w:val="BodyText"/>
        <w:spacing w:before="9"/>
        <w:rPr>
          <w:rFonts w:ascii="Cambria"/>
          <w:sz w:val="20"/>
        </w:rPr>
      </w:pPr>
    </w:p>
    <w:p w14:paraId="077BB674" w14:textId="77777777" w:rsidR="00C220EB"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29"/>
          <w:w w:val="110"/>
          <w:sz w:val="20"/>
        </w:rPr>
        <w:t xml:space="preserve"> </w:t>
      </w:r>
      <w:r>
        <w:rPr>
          <w:rFonts w:ascii="Cambria"/>
          <w:spacing w:val="18"/>
          <w:w w:val="110"/>
          <w:sz w:val="20"/>
        </w:rPr>
        <w:t>Assigned_raw</w:t>
      </w:r>
      <w:r>
        <w:rPr>
          <w:rFonts w:ascii="Cambria"/>
          <w:spacing w:val="80"/>
          <w:w w:val="110"/>
          <w:sz w:val="20"/>
        </w:rPr>
        <w:t xml:space="preserve"> </w:t>
      </w:r>
      <w:r>
        <w:rPr>
          <w:rFonts w:ascii="Cambria"/>
          <w:color w:val="0000FF"/>
          <w:w w:val="110"/>
          <w:sz w:val="20"/>
        </w:rPr>
        <w:t>AS</w:t>
      </w:r>
      <w:r>
        <w:rPr>
          <w:rFonts w:ascii="Cambria"/>
          <w:color w:val="0000FF"/>
          <w:spacing w:val="78"/>
          <w:w w:val="110"/>
          <w:sz w:val="20"/>
        </w:rPr>
        <w:t xml:space="preserve"> </w:t>
      </w:r>
      <w:r>
        <w:rPr>
          <w:rFonts w:ascii="Cambria"/>
          <w:w w:val="110"/>
          <w:sz w:val="20"/>
        </w:rPr>
        <w:t xml:space="preserve">( </w:t>
      </w:r>
      <w:r>
        <w:rPr>
          <w:rFonts w:ascii="Cambria"/>
          <w:color w:val="0000FF"/>
          <w:spacing w:val="12"/>
          <w:w w:val="110"/>
          <w:sz w:val="20"/>
        </w:rPr>
        <w:t>SELECT</w:t>
      </w:r>
    </w:p>
    <w:p w14:paraId="077BB675" w14:textId="77777777" w:rsidR="00C220EB" w:rsidRDefault="00000000">
      <w:pPr>
        <w:spacing w:line="244" w:lineRule="auto"/>
        <w:ind w:left="1163" w:right="3014" w:firstLine="3"/>
        <w:rPr>
          <w:rFonts w:ascii="Cambria"/>
          <w:sz w:val="20"/>
        </w:rPr>
      </w:pPr>
      <w:r>
        <w:rPr>
          <w:rFonts w:ascii="Cambria"/>
          <w:spacing w:val="17"/>
          <w:w w:val="115"/>
          <w:sz w:val="20"/>
        </w:rPr>
        <w:t>destination</w:t>
      </w:r>
      <w:r>
        <w:rPr>
          <w:rFonts w:ascii="Cambria"/>
          <w:spacing w:val="-29"/>
          <w:w w:val="115"/>
          <w:sz w:val="20"/>
        </w:rPr>
        <w:t xml:space="preserve"> </w:t>
      </w:r>
      <w:r>
        <w:rPr>
          <w:rFonts w:ascii="Cambria"/>
          <w:spacing w:val="16"/>
          <w:w w:val="115"/>
          <w:sz w:val="20"/>
        </w:rPr>
        <w:t>Assigned</w:t>
      </w:r>
      <w:r>
        <w:rPr>
          <w:rFonts w:ascii="Cambria"/>
          <w:spacing w:val="-16"/>
          <w:w w:val="115"/>
          <w:sz w:val="20"/>
        </w:rPr>
        <w:t xml:space="preserve"> </w:t>
      </w:r>
      <w:r>
        <w:rPr>
          <w:rFonts w:ascii="Cambria"/>
          <w:w w:val="225"/>
          <w:sz w:val="20"/>
        </w:rPr>
        <w:t>.</w:t>
      </w:r>
      <w:r>
        <w:rPr>
          <w:rFonts w:ascii="Cambria"/>
          <w:spacing w:val="-65"/>
          <w:w w:val="225"/>
          <w:sz w:val="20"/>
        </w:rPr>
        <w:t xml:space="preserve"> </w:t>
      </w:r>
      <w:r>
        <w:rPr>
          <w:rFonts w:ascii="Cambria"/>
          <w:spacing w:val="16"/>
          <w:w w:val="115"/>
          <w:sz w:val="20"/>
        </w:rPr>
        <w:t>sorting</w:t>
      </w:r>
      <w:r>
        <w:rPr>
          <w:rFonts w:ascii="Cambria"/>
          <w:spacing w:val="-29"/>
          <w:w w:val="115"/>
          <w:sz w:val="20"/>
        </w:rPr>
        <w:t xml:space="preserve"> </w:t>
      </w:r>
      <w:r>
        <w:rPr>
          <w:rFonts w:ascii="Cambria"/>
          <w:spacing w:val="15"/>
          <w:w w:val="115"/>
          <w:sz w:val="20"/>
        </w:rPr>
        <w:t>Cycle</w:t>
      </w:r>
      <w:r>
        <w:rPr>
          <w:rFonts w:ascii="Cambria"/>
          <w:spacing w:val="-29"/>
          <w:w w:val="115"/>
          <w:sz w:val="20"/>
        </w:rPr>
        <w:t xml:space="preserve"> </w:t>
      </w:r>
      <w:r>
        <w:rPr>
          <w:rFonts w:ascii="Cambria"/>
          <w:spacing w:val="9"/>
          <w:w w:val="115"/>
          <w:sz w:val="20"/>
        </w:rPr>
        <w:t>Id</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sorting</w:t>
      </w:r>
      <w:r>
        <w:rPr>
          <w:rFonts w:ascii="Cambria"/>
          <w:spacing w:val="-30"/>
          <w:w w:val="115"/>
          <w:sz w:val="20"/>
        </w:rPr>
        <w:t xml:space="preserve"> </w:t>
      </w:r>
      <w:r>
        <w:rPr>
          <w:rFonts w:ascii="Cambria"/>
          <w:spacing w:val="14"/>
          <w:w w:val="115"/>
          <w:sz w:val="20"/>
        </w:rPr>
        <w:t>Cycle</w:t>
      </w:r>
      <w:r>
        <w:rPr>
          <w:rFonts w:ascii="Cambria"/>
          <w:spacing w:val="-30"/>
          <w:w w:val="115"/>
          <w:sz w:val="20"/>
        </w:rPr>
        <w:t xml:space="preserve"> </w:t>
      </w:r>
      <w:r>
        <w:rPr>
          <w:rFonts w:ascii="Cambria"/>
          <w:w w:val="115"/>
          <w:sz w:val="20"/>
        </w:rPr>
        <w:t xml:space="preserve">Id </w:t>
      </w:r>
      <w:r>
        <w:rPr>
          <w:rFonts w:ascii="Cambria"/>
          <w:w w:val="225"/>
          <w:sz w:val="20"/>
        </w:rPr>
        <w:t xml:space="preserve">, </w:t>
      </w:r>
      <w:r>
        <w:rPr>
          <w:rFonts w:ascii="Cambria"/>
          <w:color w:val="0000FF"/>
          <w:spacing w:val="12"/>
          <w:w w:val="115"/>
          <w:sz w:val="20"/>
        </w:rPr>
        <w:t>CAST</w:t>
      </w:r>
      <w:r>
        <w:rPr>
          <w:rFonts w:ascii="Cambria"/>
          <w:color w:val="0000FF"/>
          <w:spacing w:val="-25"/>
          <w:w w:val="115"/>
          <w:sz w:val="20"/>
        </w:rPr>
        <w:t xml:space="preserve"> </w:t>
      </w:r>
      <w:r>
        <w:rPr>
          <w:rFonts w:ascii="Cambria"/>
          <w:w w:val="140"/>
          <w:sz w:val="20"/>
        </w:rPr>
        <w:t>(</w:t>
      </w:r>
    </w:p>
    <w:p w14:paraId="077BB676" w14:textId="77777777" w:rsidR="00C220EB"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77" w14:textId="77777777" w:rsidR="00C220EB" w:rsidRDefault="00C220EB">
      <w:pPr>
        <w:rPr>
          <w:rFonts w:ascii="Cambria"/>
          <w:sz w:val="20"/>
        </w:rPr>
        <w:sectPr w:rsidR="00C220EB">
          <w:headerReference w:type="even" r:id="rId196"/>
          <w:headerReference w:type="default" r:id="rId197"/>
          <w:footerReference w:type="even" r:id="rId198"/>
          <w:footerReference w:type="default" r:id="rId199"/>
          <w:pgSz w:w="11910" w:h="16840"/>
          <w:pgMar w:top="440" w:right="0" w:bottom="1720" w:left="708" w:header="227" w:footer="1540" w:gutter="0"/>
          <w:pgNumType w:start="81"/>
          <w:cols w:space="720"/>
        </w:sectPr>
      </w:pPr>
    </w:p>
    <w:p w14:paraId="077BB678" w14:textId="77777777" w:rsidR="00C220EB"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49120" behindDoc="0" locked="0" layoutInCell="1" allowOverlap="1" wp14:anchorId="077BB874" wp14:editId="077BB875">
                <wp:simplePos x="0" y="0"/>
                <wp:positionH relativeFrom="page">
                  <wp:posOffset>499516</wp:posOffset>
                </wp:positionH>
                <wp:positionV relativeFrom="page">
                  <wp:posOffset>572897</wp:posOffset>
                </wp:positionV>
                <wp:extent cx="1270" cy="8654415"/>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49120" id="docshape133"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rFonts w:ascii="Cambria"/>
          <w:noProof/>
          <w:sz w:val="20"/>
        </w:rPr>
        <mc:AlternateContent>
          <mc:Choice Requires="wps">
            <w:drawing>
              <wp:anchor distT="0" distB="0" distL="0" distR="0" simplePos="0" relativeHeight="15749632" behindDoc="0" locked="0" layoutInCell="1" allowOverlap="1" wp14:anchorId="077BB876" wp14:editId="077BB877">
                <wp:simplePos x="0" y="0"/>
                <wp:positionH relativeFrom="page">
                  <wp:posOffset>7060489</wp:posOffset>
                </wp:positionH>
                <wp:positionV relativeFrom="page">
                  <wp:posOffset>572897</wp:posOffset>
                </wp:positionV>
                <wp:extent cx="1270" cy="8654415"/>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5749632" id="docshape134"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p>
    <w:p w14:paraId="077BB679" w14:textId="77777777" w:rsidR="00C220EB"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7A" w14:textId="77777777" w:rsidR="00C220EB" w:rsidRDefault="00000000">
      <w:pPr>
        <w:spacing w:before="5"/>
        <w:ind w:left="2170"/>
        <w:rPr>
          <w:rFonts w:ascii="Cambria" w:hAnsi="Cambria"/>
          <w:sz w:val="20"/>
        </w:rPr>
      </w:pPr>
      <w:r>
        <w:rPr>
          <w:rFonts w:ascii="Cambria" w:hAnsi="Cambria"/>
          <w:spacing w:val="17"/>
          <w:w w:val="110"/>
          <w:sz w:val="20"/>
        </w:rPr>
        <w:t>destination</w:t>
      </w:r>
      <w:r>
        <w:rPr>
          <w:rFonts w:ascii="Cambria" w:hAnsi="Cambria"/>
          <w:spacing w:val="-30"/>
          <w:w w:val="110"/>
          <w:sz w:val="20"/>
        </w:rPr>
        <w:t xml:space="preserve"> </w:t>
      </w:r>
      <w:r>
        <w:rPr>
          <w:rFonts w:ascii="Cambria" w:hAnsi="Cambria"/>
          <w:spacing w:val="16"/>
          <w:w w:val="110"/>
          <w:sz w:val="20"/>
        </w:rPr>
        <w:t>Assigned</w:t>
      </w:r>
      <w:r>
        <w:rPr>
          <w:rFonts w:ascii="Cambria" w:hAnsi="Cambria"/>
          <w:spacing w:val="-18"/>
          <w:w w:val="110"/>
          <w:sz w:val="20"/>
        </w:rPr>
        <w:t xml:space="preserve"> </w:t>
      </w:r>
      <w:r>
        <w:rPr>
          <w:rFonts w:ascii="Cambria" w:hAnsi="Cambria"/>
          <w:w w:val="110"/>
          <w:sz w:val="20"/>
        </w:rPr>
        <w:t>.</w:t>
      </w:r>
      <w:r>
        <w:rPr>
          <w:rFonts w:ascii="Cambria" w:hAnsi="Cambria"/>
          <w:spacing w:val="-21"/>
          <w:w w:val="110"/>
          <w:sz w:val="20"/>
        </w:rPr>
        <w:t xml:space="preserve"> </w:t>
      </w:r>
      <w:r>
        <w:rPr>
          <w:rFonts w:ascii="Cambria" w:hAnsi="Cambria"/>
          <w:color w:val="0000FF"/>
          <w:spacing w:val="16"/>
          <w:w w:val="110"/>
          <w:sz w:val="20"/>
        </w:rPr>
        <w:t>timestamp</w:t>
      </w:r>
      <w:r>
        <w:rPr>
          <w:rFonts w:ascii="Cambria" w:hAnsi="Cambria"/>
          <w:color w:val="0000FF"/>
          <w:spacing w:val="55"/>
          <w:w w:val="110"/>
          <w:sz w:val="20"/>
        </w:rPr>
        <w:t xml:space="preserve"> </w:t>
      </w:r>
      <w:r>
        <w:rPr>
          <w:rFonts w:ascii="Cambria" w:hAnsi="Cambria"/>
          <w:color w:val="0000FF"/>
          <w:w w:val="105"/>
          <w:sz w:val="20"/>
        </w:rPr>
        <w:t>AT</w:t>
      </w:r>
      <w:r>
        <w:rPr>
          <w:rFonts w:ascii="Cambria" w:hAnsi="Cambria"/>
          <w:color w:val="0000FF"/>
          <w:spacing w:val="67"/>
          <w:w w:val="110"/>
          <w:sz w:val="20"/>
        </w:rPr>
        <w:t xml:space="preserve"> </w:t>
      </w:r>
      <w:r>
        <w:rPr>
          <w:rFonts w:ascii="Cambria" w:hAnsi="Cambria"/>
          <w:color w:val="0000FF"/>
          <w:spacing w:val="12"/>
          <w:w w:val="110"/>
          <w:sz w:val="20"/>
        </w:rPr>
        <w:t>TIME</w:t>
      </w:r>
      <w:r>
        <w:rPr>
          <w:rFonts w:ascii="Cambria" w:hAnsi="Cambria"/>
          <w:color w:val="0000FF"/>
          <w:spacing w:val="62"/>
          <w:w w:val="150"/>
          <w:sz w:val="20"/>
        </w:rPr>
        <w:t xml:space="preserve"> </w:t>
      </w:r>
      <w:r>
        <w:rPr>
          <w:rFonts w:ascii="Cambria" w:hAnsi="Cambria"/>
          <w:color w:val="0000FF"/>
          <w:spacing w:val="12"/>
          <w:w w:val="105"/>
          <w:sz w:val="20"/>
        </w:rPr>
        <w:t>ZONE</w:t>
      </w:r>
      <w:r>
        <w:rPr>
          <w:rFonts w:ascii="Cambria" w:hAnsi="Cambria"/>
          <w:color w:val="0000FF"/>
          <w:spacing w:val="78"/>
          <w:w w:val="110"/>
          <w:sz w:val="20"/>
        </w:rPr>
        <w:t xml:space="preserve"> </w:t>
      </w:r>
      <w:r>
        <w:rPr>
          <w:rFonts w:ascii="Cambria" w:hAnsi="Cambria"/>
          <w:color w:val="FF0000"/>
          <w:w w:val="110"/>
          <w:sz w:val="20"/>
        </w:rPr>
        <w:t>’</w:t>
      </w:r>
      <w:r>
        <w:rPr>
          <w:rFonts w:ascii="Cambria" w:hAnsi="Cambria"/>
          <w:color w:val="FF0000"/>
          <w:spacing w:val="-25"/>
          <w:w w:val="110"/>
          <w:sz w:val="20"/>
        </w:rPr>
        <w:t xml:space="preserve"> </w:t>
      </w:r>
      <w:r>
        <w:rPr>
          <w:rFonts w:ascii="Cambria" w:hAnsi="Cambria"/>
          <w:color w:val="FF0000"/>
          <w:spacing w:val="14"/>
          <w:w w:val="110"/>
          <w:sz w:val="20"/>
        </w:rPr>
        <w:t>Europe</w:t>
      </w:r>
      <w:r>
        <w:rPr>
          <w:rFonts w:ascii="Cambria" w:hAnsi="Cambria"/>
          <w:color w:val="FF0000"/>
          <w:spacing w:val="-20"/>
          <w:w w:val="110"/>
          <w:sz w:val="20"/>
        </w:rPr>
        <w:t xml:space="preserve"> </w:t>
      </w:r>
      <w:r>
        <w:rPr>
          <w:rFonts w:ascii="Cambria" w:hAnsi="Cambria"/>
          <w:color w:val="FF0000"/>
          <w:w w:val="110"/>
          <w:sz w:val="20"/>
        </w:rPr>
        <w:t>/</w:t>
      </w:r>
      <w:r>
        <w:rPr>
          <w:rFonts w:ascii="Cambria" w:hAnsi="Cambria"/>
          <w:color w:val="FF0000"/>
          <w:spacing w:val="-21"/>
          <w:w w:val="110"/>
          <w:sz w:val="20"/>
        </w:rPr>
        <w:t xml:space="preserve"> </w:t>
      </w:r>
      <w:r>
        <w:rPr>
          <w:rFonts w:ascii="Cambria" w:hAnsi="Cambria"/>
          <w:color w:val="FF0000"/>
          <w:spacing w:val="14"/>
          <w:w w:val="110"/>
          <w:sz w:val="20"/>
        </w:rPr>
        <w:t>Zurich</w:t>
      </w:r>
      <w:r>
        <w:rPr>
          <w:rFonts w:ascii="Cambria" w:hAnsi="Cambria"/>
          <w:color w:val="FF0000"/>
          <w:spacing w:val="-17"/>
          <w:w w:val="110"/>
          <w:sz w:val="20"/>
        </w:rPr>
        <w:t xml:space="preserve"> </w:t>
      </w:r>
      <w:r>
        <w:rPr>
          <w:rFonts w:ascii="Cambria" w:hAnsi="Cambria"/>
          <w:color w:val="FF0000"/>
          <w:spacing w:val="-10"/>
          <w:w w:val="110"/>
          <w:sz w:val="20"/>
        </w:rPr>
        <w:t>’</w:t>
      </w:r>
    </w:p>
    <w:p w14:paraId="077BB67B" w14:textId="77777777" w:rsidR="00C220EB"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7C"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7D" w14:textId="77777777" w:rsidR="00C220EB" w:rsidRDefault="00000000">
      <w:pPr>
        <w:spacing w:before="4" w:line="244" w:lineRule="auto"/>
        <w:ind w:left="1166" w:right="1250"/>
        <w:rPr>
          <w:rFonts w:ascii="Cambria"/>
          <w:sz w:val="20"/>
        </w:rPr>
      </w:pPr>
      <w:r>
        <w:rPr>
          <w:rFonts w:ascii="Cambria"/>
          <w:spacing w:val="17"/>
          <w:w w:val="125"/>
          <w:sz w:val="20"/>
        </w:rPr>
        <w:t>destination</w:t>
      </w:r>
      <w:r>
        <w:rPr>
          <w:rFonts w:ascii="Cambria"/>
          <w:spacing w:val="-37"/>
          <w:w w:val="125"/>
          <w:sz w:val="20"/>
        </w:rPr>
        <w:t xml:space="preserve"> </w:t>
      </w:r>
      <w:r>
        <w:rPr>
          <w:rFonts w:ascii="Cambria"/>
          <w:spacing w:val="16"/>
          <w:w w:val="115"/>
          <w:sz w:val="20"/>
        </w:rPr>
        <w:t>Assigned</w:t>
      </w:r>
      <w:r>
        <w:rPr>
          <w:rFonts w:ascii="Cambria"/>
          <w:spacing w:val="-20"/>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5"/>
          <w:sz w:val="20"/>
        </w:rPr>
        <w:t xml:space="preserve"> </w:t>
      </w:r>
      <w:r>
        <w:rPr>
          <w:rFonts w:ascii="Cambria"/>
          <w:spacing w:val="14"/>
          <w:w w:val="125"/>
          <w:sz w:val="20"/>
        </w:rPr>
        <w:t>location</w:t>
      </w:r>
      <w:r>
        <w:rPr>
          <w:rFonts w:ascii="Cambria"/>
          <w:spacing w:val="-39"/>
          <w:w w:val="125"/>
          <w:sz w:val="20"/>
        </w:rPr>
        <w:t xml:space="preserve"> </w:t>
      </w:r>
      <w:r>
        <w:rPr>
          <w:rFonts w:ascii="Cambria"/>
          <w:spacing w:val="11"/>
          <w:w w:val="115"/>
          <w:sz w:val="20"/>
        </w:rPr>
        <w:t>Key</w:t>
      </w:r>
      <w:r>
        <w:rPr>
          <w:rFonts w:ascii="Cambria"/>
          <w:spacing w:val="-5"/>
          <w:w w:val="115"/>
          <w:sz w:val="20"/>
        </w:rPr>
        <w:t xml:space="preserve"> </w:t>
      </w:r>
      <w:r>
        <w:rPr>
          <w:rFonts w:ascii="Cambria"/>
          <w:w w:val="125"/>
          <w:sz w:val="20"/>
        </w:rPr>
        <w:t xml:space="preserve">, </w:t>
      </w:r>
      <w:r>
        <w:rPr>
          <w:rFonts w:ascii="Cambria"/>
          <w:spacing w:val="17"/>
          <w:w w:val="120"/>
          <w:sz w:val="20"/>
        </w:rPr>
        <w:t>destination</w:t>
      </w:r>
      <w:r>
        <w:rPr>
          <w:rFonts w:ascii="Cambria"/>
          <w:spacing w:val="-34"/>
          <w:w w:val="120"/>
          <w:sz w:val="20"/>
        </w:rPr>
        <w:t xml:space="preserve"> </w:t>
      </w:r>
      <w:r>
        <w:rPr>
          <w:rFonts w:ascii="Cambria"/>
          <w:spacing w:val="16"/>
          <w:w w:val="115"/>
          <w:sz w:val="20"/>
        </w:rPr>
        <w:t>Assigned</w:t>
      </w:r>
      <w:r>
        <w:rPr>
          <w:rFonts w:ascii="Cambria"/>
          <w:spacing w:val="-21"/>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7"/>
          <w:w w:val="115"/>
          <w:sz w:val="20"/>
        </w:rPr>
        <w:t>Parameters</w:t>
      </w:r>
      <w:r>
        <w:rPr>
          <w:rFonts w:ascii="Cambria"/>
          <w:spacing w:val="-20"/>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66"/>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p>
    <w:p w14:paraId="077BB67E" w14:textId="77777777" w:rsidR="00C220EB" w:rsidRDefault="00000000">
      <w:pPr>
        <w:ind w:left="661"/>
        <w:rPr>
          <w:rFonts w:ascii="Cambria"/>
          <w:sz w:val="20"/>
        </w:rPr>
      </w:pPr>
      <w:r>
        <w:rPr>
          <w:rFonts w:ascii="Cambria"/>
          <w:color w:val="0000FF"/>
          <w:spacing w:val="12"/>
          <w:w w:val="110"/>
          <w:sz w:val="20"/>
        </w:rPr>
        <w:t>FROM</w:t>
      </w:r>
      <w:r>
        <w:rPr>
          <w:rFonts w:ascii="Cambria"/>
          <w:color w:val="0000FF"/>
          <w:spacing w:val="34"/>
          <w:w w:val="110"/>
          <w:sz w:val="20"/>
        </w:rPr>
        <w:t xml:space="preserve">  </w:t>
      </w:r>
      <w:r>
        <w:rPr>
          <w:rFonts w:ascii="Cambria"/>
          <w:spacing w:val="17"/>
          <w:w w:val="110"/>
          <w:sz w:val="20"/>
        </w:rPr>
        <w:t>curated_lsops</w:t>
      </w:r>
      <w:r>
        <w:rPr>
          <w:rFonts w:ascii="Cambria"/>
          <w:spacing w:val="-18"/>
          <w:w w:val="110"/>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mailpiece_destinationassigned</w:t>
      </w:r>
    </w:p>
    <w:p w14:paraId="077BB67F" w14:textId="77777777" w:rsidR="00C220EB" w:rsidRDefault="00000000">
      <w:pPr>
        <w:spacing w:before="5"/>
        <w:ind w:left="152"/>
        <w:rPr>
          <w:rFonts w:ascii="Cambria"/>
          <w:sz w:val="20"/>
        </w:rPr>
      </w:pPr>
      <w:r>
        <w:rPr>
          <w:rFonts w:ascii="Cambria"/>
          <w:spacing w:val="5"/>
          <w:w w:val="195"/>
          <w:sz w:val="20"/>
        </w:rPr>
        <w:t>),</w:t>
      </w:r>
    </w:p>
    <w:p w14:paraId="077BB680" w14:textId="77777777" w:rsidR="00C220EB" w:rsidRDefault="00C220EB">
      <w:pPr>
        <w:pStyle w:val="BodyText"/>
        <w:spacing w:before="9"/>
        <w:rPr>
          <w:rFonts w:ascii="Cambria"/>
          <w:sz w:val="20"/>
        </w:rPr>
      </w:pPr>
    </w:p>
    <w:p w14:paraId="077BB681" w14:textId="77777777" w:rsidR="00C220EB"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Assigned</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077BB682" w14:textId="77777777" w:rsidR="00C220EB" w:rsidRDefault="00000000">
      <w:pPr>
        <w:spacing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077BB683"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84" w14:textId="77777777" w:rsidR="00C220EB"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85"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86" w14:textId="77777777" w:rsidR="00C220EB" w:rsidRDefault="00000000">
      <w:pPr>
        <w:spacing w:line="244" w:lineRule="auto"/>
        <w:ind w:left="661" w:right="5524"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w w:val="105"/>
          <w:sz w:val="20"/>
        </w:rPr>
        <w:t>AS</w:t>
      </w:r>
      <w:r>
        <w:rPr>
          <w:rFonts w:ascii="Cambria"/>
          <w:color w:val="0000FF"/>
          <w:spacing w:val="80"/>
          <w:w w:val="110"/>
          <w:sz w:val="20"/>
        </w:rPr>
        <w:t xml:space="preserve"> </w:t>
      </w:r>
      <w:r>
        <w:rPr>
          <w:rFonts w:ascii="Cambria"/>
          <w:spacing w:val="19"/>
          <w:w w:val="110"/>
          <w:sz w:val="20"/>
        </w:rPr>
        <w:t>relevant_destination</w:t>
      </w:r>
      <w:r>
        <w:rPr>
          <w:rFonts w:ascii="Cambria"/>
          <w:spacing w:val="-27"/>
          <w:w w:val="110"/>
          <w:sz w:val="20"/>
        </w:rPr>
        <w:t xml:space="preserve"> </w:t>
      </w:r>
      <w:r>
        <w:rPr>
          <w:rFonts w:ascii="Cambria"/>
          <w:spacing w:val="17"/>
          <w:w w:val="110"/>
          <w:sz w:val="20"/>
        </w:rPr>
        <w:t xml:space="preserve">Assigned </w:t>
      </w:r>
      <w:r>
        <w:rPr>
          <w:rFonts w:ascii="Cambria"/>
          <w:color w:val="0000FF"/>
          <w:spacing w:val="12"/>
          <w:w w:val="105"/>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8"/>
          <w:w w:val="110"/>
          <w:sz w:val="20"/>
        </w:rPr>
        <w:t>Assigned_raw</w:t>
      </w:r>
    </w:p>
    <w:p w14:paraId="077BB687" w14:textId="77777777" w:rsidR="00C220EB" w:rsidRDefault="00000000">
      <w:pPr>
        <w:ind w:left="152"/>
        <w:rPr>
          <w:rFonts w:ascii="Cambria"/>
          <w:sz w:val="20"/>
        </w:rPr>
      </w:pPr>
      <w:r>
        <w:rPr>
          <w:rFonts w:ascii="Cambria"/>
          <w:spacing w:val="5"/>
          <w:w w:val="195"/>
          <w:sz w:val="20"/>
        </w:rPr>
        <w:t>),</w:t>
      </w:r>
    </w:p>
    <w:p w14:paraId="077BB688" w14:textId="77777777" w:rsidR="00C220EB" w:rsidRDefault="00C220EB">
      <w:pPr>
        <w:pStyle w:val="BodyText"/>
        <w:spacing w:before="9"/>
        <w:rPr>
          <w:rFonts w:ascii="Cambria"/>
          <w:sz w:val="20"/>
        </w:rPr>
      </w:pPr>
    </w:p>
    <w:p w14:paraId="077BB689" w14:textId="77777777" w:rsidR="00C220EB" w:rsidRDefault="00000000">
      <w:pPr>
        <w:spacing w:line="244" w:lineRule="auto"/>
        <w:ind w:left="662" w:right="7103" w:hanging="500"/>
        <w:rPr>
          <w:rFonts w:ascii="Cambria"/>
          <w:sz w:val="20"/>
        </w:rPr>
      </w:pPr>
      <w:r>
        <w:rPr>
          <w:rFonts w:ascii="Cambria"/>
          <w:spacing w:val="18"/>
          <w:w w:val="110"/>
          <w:sz w:val="20"/>
        </w:rPr>
        <w:t>destinationassigned_agg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8A"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8B" w14:textId="77777777" w:rsidR="00C220EB" w:rsidRDefault="00000000">
      <w:pPr>
        <w:spacing w:line="244" w:lineRule="auto"/>
        <w:ind w:left="661" w:right="2260" w:firstLine="500"/>
        <w:rPr>
          <w:rFonts w:ascii="Cambria"/>
          <w:sz w:val="20"/>
        </w:rPr>
      </w:pPr>
      <w:r>
        <w:rPr>
          <w:rFonts w:ascii="Cambria"/>
          <w:color w:val="0000FF"/>
          <w:spacing w:val="10"/>
          <w:w w:val="110"/>
          <w:sz w:val="20"/>
        </w:rPr>
        <w:t>SUM</w:t>
      </w:r>
      <w:r>
        <w:rPr>
          <w:rFonts w:ascii="Cambria"/>
          <w:color w:val="0000FF"/>
          <w:spacing w:val="-18"/>
          <w:w w:val="110"/>
          <w:sz w:val="20"/>
        </w:rPr>
        <w:t xml:space="preserve"> </w:t>
      </w:r>
      <w:r>
        <w:rPr>
          <w:rFonts w:ascii="Cambria"/>
          <w:w w:val="110"/>
          <w:sz w:val="20"/>
        </w:rPr>
        <w:t>(</w:t>
      </w:r>
      <w:r>
        <w:rPr>
          <w:rFonts w:ascii="Cambria"/>
          <w:spacing w:val="-13"/>
          <w:w w:val="110"/>
          <w:sz w:val="20"/>
        </w:rPr>
        <w:t xml:space="preserve"> </w:t>
      </w:r>
      <w:r>
        <w:rPr>
          <w:rFonts w:ascii="Cambria"/>
          <w:spacing w:val="19"/>
          <w:w w:val="110"/>
          <w:sz w:val="20"/>
        </w:rPr>
        <w:t>relevant_destination</w:t>
      </w:r>
      <w:r>
        <w:rPr>
          <w:rFonts w:ascii="Cambria"/>
          <w:spacing w:val="-25"/>
          <w:w w:val="110"/>
          <w:sz w:val="20"/>
        </w:rPr>
        <w:t xml:space="preserve"> </w:t>
      </w:r>
      <w:r>
        <w:rPr>
          <w:rFonts w:ascii="Cambria"/>
          <w:spacing w:val="17"/>
          <w:w w:val="110"/>
          <w:sz w:val="20"/>
        </w:rPr>
        <w:t>Assigned</w:t>
      </w:r>
      <w:r>
        <w:rPr>
          <w:rFonts w:ascii="Cambria"/>
          <w:spacing w:val="-13"/>
          <w:w w:val="110"/>
          <w:sz w:val="20"/>
        </w:rPr>
        <w:t xml:space="preserve"> </w:t>
      </w:r>
      <w:r>
        <w:rPr>
          <w:rFonts w:ascii="Cambria"/>
          <w:w w:val="110"/>
          <w:sz w:val="20"/>
        </w:rPr>
        <w: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8"/>
          <w:w w:val="110"/>
          <w:sz w:val="20"/>
        </w:rPr>
        <w:t xml:space="preserve">num_destinationassigned </w:t>
      </w:r>
      <w:r>
        <w:rPr>
          <w:rFonts w:ascii="Cambria"/>
          <w:color w:val="0000FF"/>
          <w:spacing w:val="12"/>
          <w:w w:val="110"/>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6"/>
          <w:w w:val="110"/>
          <w:sz w:val="20"/>
        </w:rPr>
        <w:t>Assigned</w:t>
      </w:r>
    </w:p>
    <w:p w14:paraId="077BB68C"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8D" w14:textId="77777777" w:rsidR="00C220EB" w:rsidRDefault="00000000">
      <w:pPr>
        <w:spacing w:before="5"/>
        <w:ind w:left="152"/>
        <w:rPr>
          <w:rFonts w:ascii="Cambria"/>
          <w:sz w:val="20"/>
        </w:rPr>
      </w:pPr>
      <w:r>
        <w:rPr>
          <w:rFonts w:ascii="Cambria"/>
          <w:spacing w:val="5"/>
          <w:w w:val="195"/>
          <w:sz w:val="20"/>
        </w:rPr>
        <w:t>),</w:t>
      </w:r>
    </w:p>
    <w:p w14:paraId="077BB68E" w14:textId="77777777" w:rsidR="00C220EB" w:rsidRDefault="00C220EB">
      <w:pPr>
        <w:pStyle w:val="BodyText"/>
        <w:spacing w:before="9"/>
        <w:rPr>
          <w:rFonts w:ascii="Cambria"/>
          <w:sz w:val="20"/>
        </w:rPr>
      </w:pPr>
    </w:p>
    <w:p w14:paraId="077BB68F" w14:textId="77777777" w:rsidR="00C220EB" w:rsidRDefault="00000000">
      <w:pPr>
        <w:spacing w:line="244" w:lineRule="auto"/>
        <w:ind w:left="662" w:right="7103" w:hanging="500"/>
        <w:rPr>
          <w:rFonts w:ascii="Cambria"/>
          <w:sz w:val="20"/>
        </w:rPr>
      </w:pPr>
      <w:r>
        <w:rPr>
          <w:rFonts w:ascii="Cambria"/>
          <w:spacing w:val="18"/>
          <w:w w:val="110"/>
          <w:sz w:val="20"/>
        </w:rPr>
        <w:t>sendungsverarbeitung_raw</w:t>
      </w:r>
      <w:r>
        <w:rPr>
          <w:rFonts w:ascii="Cambria"/>
          <w:spacing w:val="77"/>
          <w:w w:val="110"/>
          <w:sz w:val="20"/>
        </w:rPr>
        <w:t xml:space="preserve"> </w:t>
      </w:r>
      <w:r>
        <w:rPr>
          <w:rFonts w:ascii="Cambria"/>
          <w:color w:val="0000FF"/>
          <w:w w:val="110"/>
          <w:sz w:val="20"/>
        </w:rPr>
        <w:t>AS</w:t>
      </w:r>
      <w:r>
        <w:rPr>
          <w:rFonts w:ascii="Cambria"/>
          <w:color w:val="0000FF"/>
          <w:spacing w:val="70"/>
          <w:w w:val="110"/>
          <w:sz w:val="20"/>
        </w:rPr>
        <w:t xml:space="preserve"> </w:t>
      </w:r>
      <w:r>
        <w:rPr>
          <w:rFonts w:ascii="Cambria"/>
          <w:w w:val="110"/>
          <w:sz w:val="20"/>
        </w:rPr>
        <w:t xml:space="preserve">( </w:t>
      </w:r>
      <w:r>
        <w:rPr>
          <w:rFonts w:ascii="Cambria"/>
          <w:color w:val="0000FF"/>
          <w:spacing w:val="12"/>
          <w:w w:val="110"/>
          <w:sz w:val="20"/>
        </w:rPr>
        <w:t>SELECT</w:t>
      </w:r>
    </w:p>
    <w:p w14:paraId="077BB690" w14:textId="77777777" w:rsidR="00C220EB" w:rsidRDefault="00000000">
      <w:pPr>
        <w:spacing w:line="244" w:lineRule="auto"/>
        <w:ind w:left="1165" w:right="4865" w:hanging="4"/>
        <w:rPr>
          <w:rFonts w:ascii="Cambria"/>
          <w:sz w:val="20"/>
        </w:rPr>
      </w:pPr>
      <w:r>
        <w:rPr>
          <w:rFonts w:ascii="Cambria"/>
          <w:spacing w:val="14"/>
          <w:w w:val="125"/>
          <w:sz w:val="20"/>
        </w:rPr>
        <w:t>sva.</w:t>
      </w:r>
      <w:r>
        <w:rPr>
          <w:rFonts w:ascii="Cambria"/>
          <w:spacing w:val="-27"/>
          <w:w w:val="125"/>
          <w:sz w:val="20"/>
        </w:rPr>
        <w:t xml:space="preserve"> </w:t>
      </w:r>
      <w:r>
        <w:rPr>
          <w:rFonts w:ascii="Cambria"/>
          <w:spacing w:val="17"/>
          <w:w w:val="125"/>
          <w:sz w:val="20"/>
        </w:rPr>
        <w:t>datum_sort.</w:t>
      </w:r>
      <w:r>
        <w:rPr>
          <w:rFonts w:ascii="Cambria"/>
          <w:spacing w:val="-28"/>
          <w:w w:val="125"/>
          <w:sz w:val="20"/>
        </w:rPr>
        <w:t xml:space="preserve"> </w:t>
      </w:r>
      <w:r>
        <w:rPr>
          <w:rFonts w:ascii="Cambria"/>
          <w:spacing w:val="13"/>
          <w:w w:val="115"/>
          <w:sz w:val="20"/>
        </w:rPr>
        <w:t>datum</w:t>
      </w:r>
      <w:r>
        <w:rPr>
          <w:rFonts w:ascii="Cambria"/>
          <w:spacing w:val="54"/>
          <w:w w:val="115"/>
          <w:sz w:val="20"/>
        </w:rPr>
        <w:t xml:space="preserve"> </w:t>
      </w:r>
      <w:r>
        <w:rPr>
          <w:rFonts w:ascii="Cambria"/>
          <w:color w:val="0000FF"/>
          <w:w w:val="115"/>
          <w:sz w:val="20"/>
        </w:rPr>
        <w:t>AS</w:t>
      </w:r>
      <w:r>
        <w:rPr>
          <w:rFonts w:ascii="Cambria"/>
          <w:color w:val="0000FF"/>
          <w:spacing w:val="68"/>
          <w:w w:val="125"/>
          <w:sz w:val="20"/>
        </w:rPr>
        <w:t xml:space="preserve"> </w:t>
      </w:r>
      <w:r>
        <w:rPr>
          <w:rFonts w:ascii="Cambria"/>
          <w:spacing w:val="13"/>
          <w:w w:val="125"/>
          <w:sz w:val="20"/>
        </w:rPr>
        <w:t>Posttag</w:t>
      </w:r>
      <w:r>
        <w:rPr>
          <w:rFonts w:ascii="Cambria"/>
          <w:spacing w:val="-14"/>
          <w:w w:val="125"/>
          <w:sz w:val="20"/>
        </w:rPr>
        <w:t xml:space="preserve"> </w:t>
      </w:r>
      <w:r>
        <w:rPr>
          <w:rFonts w:ascii="Cambria"/>
          <w:w w:val="125"/>
          <w:sz w:val="20"/>
        </w:rPr>
        <w:t xml:space="preserve">, </w:t>
      </w:r>
      <w:r>
        <w:rPr>
          <w:rFonts w:ascii="Cambria"/>
          <w:spacing w:val="16"/>
          <w:w w:val="120"/>
          <w:sz w:val="20"/>
        </w:rPr>
        <w:t>plz_to_key</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w:t>
      </w:r>
    </w:p>
    <w:p w14:paraId="077BB691" w14:textId="77777777" w:rsidR="00C220EB" w:rsidRPr="00166368" w:rsidRDefault="00000000">
      <w:pPr>
        <w:spacing w:line="244" w:lineRule="auto"/>
        <w:ind w:left="661" w:right="3074" w:firstLine="500"/>
        <w:rPr>
          <w:rFonts w:ascii="Cambria"/>
          <w:sz w:val="20"/>
          <w:lang w:val="de-CH"/>
          <w:rPrChange w:id="561" w:author="Ritley Kenneth" w:date="2026-07-12T09:03:00Z" w16du:dateUtc="2026-07-12T07:03:00Z">
            <w:rPr>
              <w:rFonts w:ascii="Cambria"/>
              <w:sz w:val="20"/>
            </w:rPr>
          </w:rPrChange>
        </w:rPr>
      </w:pPr>
      <w:r w:rsidRPr="00166368">
        <w:rPr>
          <w:rFonts w:ascii="Cambria"/>
          <w:spacing w:val="14"/>
          <w:w w:val="140"/>
          <w:sz w:val="20"/>
          <w:lang w:val="de-CH"/>
          <w:rPrChange w:id="562" w:author="Ritley Kenneth" w:date="2026-07-12T09:03:00Z" w16du:dateUtc="2026-07-12T07:03:00Z">
            <w:rPr>
              <w:rFonts w:ascii="Cambria"/>
              <w:spacing w:val="14"/>
              <w:w w:val="140"/>
              <w:sz w:val="20"/>
            </w:rPr>
          </w:rPrChange>
        </w:rPr>
        <w:t>sva.</w:t>
      </w:r>
      <w:r w:rsidRPr="00166368">
        <w:rPr>
          <w:rFonts w:ascii="Cambria"/>
          <w:spacing w:val="-33"/>
          <w:w w:val="140"/>
          <w:sz w:val="20"/>
          <w:lang w:val="de-CH"/>
          <w:rPrChange w:id="563" w:author="Ritley Kenneth" w:date="2026-07-12T09:03:00Z" w16du:dateUtc="2026-07-12T07:03:00Z">
            <w:rPr>
              <w:rFonts w:ascii="Cambria"/>
              <w:spacing w:val="-33"/>
              <w:w w:val="140"/>
              <w:sz w:val="20"/>
            </w:rPr>
          </w:rPrChange>
        </w:rPr>
        <w:t xml:space="preserve"> </w:t>
      </w:r>
      <w:r w:rsidRPr="00166368">
        <w:rPr>
          <w:rFonts w:ascii="Cambria"/>
          <w:spacing w:val="16"/>
          <w:w w:val="120"/>
          <w:sz w:val="20"/>
          <w:lang w:val="de-CH"/>
          <w:rPrChange w:id="564" w:author="Ritley Kenneth" w:date="2026-07-12T09:03:00Z" w16du:dateUtc="2026-07-12T07:03:00Z">
            <w:rPr>
              <w:rFonts w:ascii="Cambria"/>
              <w:spacing w:val="16"/>
              <w:w w:val="120"/>
              <w:sz w:val="20"/>
            </w:rPr>
          </w:rPrChange>
        </w:rPr>
        <w:t>sortierung</w:t>
      </w:r>
      <w:r w:rsidRPr="00166368">
        <w:rPr>
          <w:rFonts w:ascii="Cambria"/>
          <w:spacing w:val="-24"/>
          <w:w w:val="120"/>
          <w:sz w:val="20"/>
          <w:lang w:val="de-CH"/>
          <w:rPrChange w:id="565" w:author="Ritley Kenneth" w:date="2026-07-12T09:03:00Z" w16du:dateUtc="2026-07-12T07:03:00Z">
            <w:rPr>
              <w:rFonts w:ascii="Cambria"/>
              <w:spacing w:val="-24"/>
              <w:w w:val="120"/>
              <w:sz w:val="20"/>
            </w:rPr>
          </w:rPrChange>
        </w:rPr>
        <w:t xml:space="preserve"> </w:t>
      </w:r>
      <w:r w:rsidRPr="00166368">
        <w:rPr>
          <w:rFonts w:ascii="Cambria"/>
          <w:w w:val="225"/>
          <w:sz w:val="20"/>
          <w:lang w:val="de-CH"/>
          <w:rPrChange w:id="566" w:author="Ritley Kenneth" w:date="2026-07-12T09:03:00Z" w16du:dateUtc="2026-07-12T07:03:00Z">
            <w:rPr>
              <w:rFonts w:ascii="Cambria"/>
              <w:w w:val="225"/>
              <w:sz w:val="20"/>
            </w:rPr>
          </w:rPrChange>
        </w:rPr>
        <w:t>.</w:t>
      </w:r>
      <w:r w:rsidRPr="00166368">
        <w:rPr>
          <w:rFonts w:ascii="Cambria"/>
          <w:spacing w:val="-69"/>
          <w:w w:val="225"/>
          <w:sz w:val="20"/>
          <w:lang w:val="de-CH"/>
          <w:rPrChange w:id="567" w:author="Ritley Kenneth" w:date="2026-07-12T09:03:00Z" w16du:dateUtc="2026-07-12T07:03:00Z">
            <w:rPr>
              <w:rFonts w:ascii="Cambria"/>
              <w:spacing w:val="-69"/>
              <w:w w:val="225"/>
              <w:sz w:val="20"/>
            </w:rPr>
          </w:rPrChange>
        </w:rPr>
        <w:t xml:space="preserve"> </w:t>
      </w:r>
      <w:r w:rsidRPr="00166368">
        <w:rPr>
          <w:rFonts w:ascii="Cambria"/>
          <w:spacing w:val="17"/>
          <w:w w:val="120"/>
          <w:sz w:val="20"/>
          <w:lang w:val="de-CH"/>
          <w:rPrChange w:id="568" w:author="Ritley Kenneth" w:date="2026-07-12T09:03:00Z" w16du:dateUtc="2026-07-12T07:03:00Z">
            <w:rPr>
              <w:rFonts w:ascii="Cambria"/>
              <w:spacing w:val="17"/>
              <w:w w:val="120"/>
              <w:sz w:val="20"/>
            </w:rPr>
          </w:rPrChange>
        </w:rPr>
        <w:t>sortierprozess_typ</w:t>
      </w:r>
      <w:r w:rsidRPr="00166368">
        <w:rPr>
          <w:rFonts w:ascii="Cambria"/>
          <w:spacing w:val="56"/>
          <w:w w:val="120"/>
          <w:sz w:val="20"/>
          <w:lang w:val="de-CH"/>
          <w:rPrChange w:id="569" w:author="Ritley Kenneth" w:date="2026-07-12T09:03:00Z" w16du:dateUtc="2026-07-12T07:03:00Z">
            <w:rPr>
              <w:rFonts w:ascii="Cambria"/>
              <w:spacing w:val="56"/>
              <w:w w:val="120"/>
              <w:sz w:val="20"/>
            </w:rPr>
          </w:rPrChange>
        </w:rPr>
        <w:t xml:space="preserve"> </w:t>
      </w:r>
      <w:r w:rsidRPr="00166368">
        <w:rPr>
          <w:rFonts w:ascii="Cambria"/>
          <w:color w:val="0000FF"/>
          <w:w w:val="105"/>
          <w:sz w:val="20"/>
          <w:lang w:val="de-CH"/>
          <w:rPrChange w:id="570" w:author="Ritley Kenneth" w:date="2026-07-12T09:03:00Z" w16du:dateUtc="2026-07-12T07:03:00Z">
            <w:rPr>
              <w:rFonts w:ascii="Cambria"/>
              <w:color w:val="0000FF"/>
              <w:w w:val="105"/>
              <w:sz w:val="20"/>
            </w:rPr>
          </w:rPrChange>
        </w:rPr>
        <w:t>AS</w:t>
      </w:r>
      <w:r w:rsidRPr="00166368">
        <w:rPr>
          <w:rFonts w:ascii="Cambria"/>
          <w:color w:val="0000FF"/>
          <w:spacing w:val="73"/>
          <w:w w:val="120"/>
          <w:sz w:val="20"/>
          <w:lang w:val="de-CH"/>
          <w:rPrChange w:id="571" w:author="Ritley Kenneth" w:date="2026-07-12T09:03:00Z" w16du:dateUtc="2026-07-12T07:03:00Z">
            <w:rPr>
              <w:rFonts w:ascii="Cambria"/>
              <w:color w:val="0000FF"/>
              <w:spacing w:val="73"/>
              <w:w w:val="120"/>
              <w:sz w:val="20"/>
            </w:rPr>
          </w:rPrChange>
        </w:rPr>
        <w:t xml:space="preserve"> </w:t>
      </w:r>
      <w:r w:rsidRPr="00166368">
        <w:rPr>
          <w:rFonts w:ascii="Cambria"/>
          <w:spacing w:val="17"/>
          <w:w w:val="120"/>
          <w:sz w:val="20"/>
          <w:lang w:val="de-CH"/>
          <w:rPrChange w:id="572" w:author="Ritley Kenneth" w:date="2026-07-12T09:03:00Z" w16du:dateUtc="2026-07-12T07:03:00Z">
            <w:rPr>
              <w:rFonts w:ascii="Cambria"/>
              <w:spacing w:val="17"/>
              <w:w w:val="120"/>
              <w:sz w:val="20"/>
            </w:rPr>
          </w:rPrChange>
        </w:rPr>
        <w:t xml:space="preserve">sortierprozess_typ </w:t>
      </w:r>
      <w:r w:rsidRPr="00166368">
        <w:rPr>
          <w:rFonts w:ascii="Cambria"/>
          <w:color w:val="0000FF"/>
          <w:spacing w:val="12"/>
          <w:w w:val="105"/>
          <w:sz w:val="20"/>
          <w:lang w:val="de-CH"/>
          <w:rPrChange w:id="573" w:author="Ritley Kenneth" w:date="2026-07-12T09:03:00Z" w16du:dateUtc="2026-07-12T07:03:00Z">
            <w:rPr>
              <w:rFonts w:ascii="Cambria"/>
              <w:color w:val="0000FF"/>
              <w:spacing w:val="12"/>
              <w:w w:val="105"/>
              <w:sz w:val="20"/>
            </w:rPr>
          </w:rPrChange>
        </w:rPr>
        <w:t>FROM</w:t>
      </w:r>
      <w:r w:rsidRPr="00166368">
        <w:rPr>
          <w:rFonts w:ascii="Cambria"/>
          <w:color w:val="0000FF"/>
          <w:spacing w:val="80"/>
          <w:w w:val="115"/>
          <w:sz w:val="20"/>
          <w:lang w:val="de-CH"/>
          <w:rPrChange w:id="574" w:author="Ritley Kenneth" w:date="2026-07-12T09:03:00Z" w16du:dateUtc="2026-07-12T07:03:00Z">
            <w:rPr>
              <w:rFonts w:ascii="Cambria"/>
              <w:color w:val="0000FF"/>
              <w:spacing w:val="80"/>
              <w:w w:val="115"/>
              <w:sz w:val="20"/>
            </w:rPr>
          </w:rPrChange>
        </w:rPr>
        <w:t xml:space="preserve"> </w:t>
      </w:r>
      <w:r w:rsidRPr="00166368">
        <w:rPr>
          <w:rFonts w:ascii="Cambria"/>
          <w:spacing w:val="17"/>
          <w:w w:val="115"/>
          <w:sz w:val="20"/>
          <w:lang w:val="de-CH"/>
          <w:rPrChange w:id="575" w:author="Ritley Kenneth" w:date="2026-07-12T09:03:00Z" w16du:dateUtc="2026-07-12T07:03:00Z">
            <w:rPr>
              <w:rFonts w:ascii="Cambria"/>
              <w:spacing w:val="17"/>
              <w:w w:val="115"/>
              <w:sz w:val="20"/>
            </w:rPr>
          </w:rPrChange>
        </w:rPr>
        <w:t>infoblock_lsops</w:t>
      </w:r>
      <w:r w:rsidRPr="00166368">
        <w:rPr>
          <w:rFonts w:ascii="Cambria"/>
          <w:spacing w:val="-20"/>
          <w:w w:val="115"/>
          <w:sz w:val="20"/>
          <w:lang w:val="de-CH"/>
          <w:rPrChange w:id="576" w:author="Ritley Kenneth" w:date="2026-07-12T09:03:00Z" w16du:dateUtc="2026-07-12T07:03:00Z">
            <w:rPr>
              <w:rFonts w:ascii="Cambria"/>
              <w:spacing w:val="-20"/>
              <w:w w:val="115"/>
              <w:sz w:val="20"/>
            </w:rPr>
          </w:rPrChange>
        </w:rPr>
        <w:t xml:space="preserve"> </w:t>
      </w:r>
      <w:r w:rsidRPr="00166368">
        <w:rPr>
          <w:rFonts w:ascii="Cambria"/>
          <w:w w:val="115"/>
          <w:sz w:val="20"/>
          <w:lang w:val="de-CH"/>
          <w:rPrChange w:id="577" w:author="Ritley Kenneth" w:date="2026-07-12T09:03:00Z" w16du:dateUtc="2026-07-12T07:03:00Z">
            <w:rPr>
              <w:rFonts w:ascii="Cambria"/>
              <w:w w:val="115"/>
              <w:sz w:val="20"/>
            </w:rPr>
          </w:rPrChange>
        </w:rPr>
        <w:t>.</w:t>
      </w:r>
      <w:r w:rsidRPr="00166368">
        <w:rPr>
          <w:rFonts w:ascii="Cambria"/>
          <w:spacing w:val="-20"/>
          <w:w w:val="115"/>
          <w:sz w:val="20"/>
          <w:lang w:val="de-CH"/>
          <w:rPrChange w:id="578" w:author="Ritley Kenneth" w:date="2026-07-12T09:03:00Z" w16du:dateUtc="2026-07-12T07:03:00Z">
            <w:rPr>
              <w:rFonts w:ascii="Cambria"/>
              <w:spacing w:val="-20"/>
              <w:w w:val="115"/>
              <w:sz w:val="20"/>
            </w:rPr>
          </w:rPrChange>
        </w:rPr>
        <w:t xml:space="preserve"> </w:t>
      </w:r>
      <w:r w:rsidRPr="00166368">
        <w:rPr>
          <w:rFonts w:ascii="Cambria"/>
          <w:spacing w:val="18"/>
          <w:w w:val="115"/>
          <w:sz w:val="20"/>
          <w:lang w:val="de-CH"/>
          <w:rPrChange w:id="579" w:author="Ritley Kenneth" w:date="2026-07-12T09:03:00Z" w16du:dateUtc="2026-07-12T07:03:00Z">
            <w:rPr>
              <w:rFonts w:ascii="Cambria"/>
              <w:spacing w:val="18"/>
              <w:w w:val="115"/>
              <w:sz w:val="20"/>
            </w:rPr>
          </w:rPrChange>
        </w:rPr>
        <w:t>sendungsverarbeitung</w:t>
      </w:r>
      <w:r w:rsidRPr="00166368">
        <w:rPr>
          <w:rFonts w:ascii="Cambria"/>
          <w:spacing w:val="80"/>
          <w:w w:val="115"/>
          <w:sz w:val="20"/>
          <w:lang w:val="de-CH"/>
          <w:rPrChange w:id="580" w:author="Ritley Kenneth" w:date="2026-07-12T09:03:00Z" w16du:dateUtc="2026-07-12T07:03:00Z">
            <w:rPr>
              <w:rFonts w:ascii="Cambria"/>
              <w:spacing w:val="80"/>
              <w:w w:val="115"/>
              <w:sz w:val="20"/>
            </w:rPr>
          </w:rPrChange>
        </w:rPr>
        <w:t xml:space="preserve"> </w:t>
      </w:r>
      <w:r w:rsidRPr="00166368">
        <w:rPr>
          <w:rFonts w:ascii="Cambria"/>
          <w:spacing w:val="10"/>
          <w:w w:val="115"/>
          <w:sz w:val="20"/>
          <w:lang w:val="de-CH"/>
          <w:rPrChange w:id="581" w:author="Ritley Kenneth" w:date="2026-07-12T09:03:00Z" w16du:dateUtc="2026-07-12T07:03:00Z">
            <w:rPr>
              <w:rFonts w:ascii="Cambria"/>
              <w:spacing w:val="10"/>
              <w:w w:val="115"/>
              <w:sz w:val="20"/>
            </w:rPr>
          </w:rPrChange>
        </w:rPr>
        <w:t>sva</w:t>
      </w:r>
    </w:p>
    <w:p w14:paraId="077BB692" w14:textId="77777777" w:rsidR="00C220EB" w:rsidRDefault="00000000">
      <w:pPr>
        <w:ind w:left="661"/>
        <w:rPr>
          <w:rFonts w:ascii="Cambria"/>
          <w:sz w:val="20"/>
        </w:rPr>
      </w:pPr>
      <w:r>
        <w:rPr>
          <w:rFonts w:ascii="Cambria"/>
          <w:color w:val="0000FF"/>
          <w:spacing w:val="12"/>
          <w:w w:val="110"/>
          <w:sz w:val="20"/>
        </w:rPr>
        <w:t>LEFT</w:t>
      </w:r>
      <w:r>
        <w:rPr>
          <w:rFonts w:ascii="Cambria"/>
          <w:color w:val="0000FF"/>
          <w:spacing w:val="63"/>
          <w:w w:val="110"/>
          <w:sz w:val="20"/>
        </w:rPr>
        <w:t xml:space="preserve"> </w:t>
      </w:r>
      <w:r>
        <w:rPr>
          <w:rFonts w:ascii="Cambria"/>
          <w:color w:val="0000FF"/>
          <w:spacing w:val="12"/>
          <w:w w:val="110"/>
          <w:sz w:val="20"/>
        </w:rPr>
        <w:t>JOIN</w:t>
      </w:r>
      <w:r>
        <w:rPr>
          <w:rFonts w:ascii="Cambria"/>
          <w:color w:val="0000FF"/>
          <w:spacing w:val="65"/>
          <w:w w:val="110"/>
          <w:sz w:val="20"/>
        </w:rPr>
        <w:t xml:space="preserve"> </w:t>
      </w:r>
      <w:r>
        <w:rPr>
          <w:rFonts w:ascii="Cambria"/>
          <w:spacing w:val="14"/>
          <w:w w:val="110"/>
          <w:sz w:val="20"/>
        </w:rPr>
        <w:t>plz_to_key</w:t>
      </w:r>
    </w:p>
    <w:p w14:paraId="077BB693" w14:textId="77777777" w:rsidR="00C220EB" w:rsidRDefault="00000000">
      <w:pPr>
        <w:spacing w:before="4"/>
        <w:ind w:left="1160"/>
        <w:rPr>
          <w:rFonts w:ascii="Cambria"/>
          <w:sz w:val="20"/>
        </w:rPr>
      </w:pPr>
      <w:r>
        <w:rPr>
          <w:rFonts w:ascii="Cambria"/>
          <w:color w:val="0000FF"/>
          <w:w w:val="105"/>
          <w:sz w:val="20"/>
        </w:rPr>
        <w:t>ON</w:t>
      </w:r>
      <w:r>
        <w:rPr>
          <w:rFonts w:ascii="Cambria"/>
          <w:color w:val="0000FF"/>
          <w:spacing w:val="49"/>
          <w:w w:val="120"/>
          <w:sz w:val="20"/>
        </w:rPr>
        <w:t xml:space="preserve"> </w:t>
      </w:r>
      <w:r>
        <w:rPr>
          <w:rFonts w:ascii="Cambria"/>
          <w:spacing w:val="16"/>
          <w:w w:val="120"/>
          <w:sz w:val="20"/>
        </w:rPr>
        <w:t>plz_to_key</w:t>
      </w:r>
      <w:r>
        <w:rPr>
          <w:rFonts w:ascii="Cambria"/>
          <w:spacing w:val="-23"/>
          <w:w w:val="120"/>
          <w:sz w:val="20"/>
        </w:rPr>
        <w:t xml:space="preserve"> </w:t>
      </w:r>
      <w:r>
        <w:rPr>
          <w:rFonts w:ascii="Cambria"/>
          <w:w w:val="125"/>
          <w:sz w:val="20"/>
        </w:rPr>
        <w:t>.</w:t>
      </w:r>
      <w:r>
        <w:rPr>
          <w:rFonts w:ascii="Cambria"/>
          <w:spacing w:val="-29"/>
          <w:w w:val="125"/>
          <w:sz w:val="20"/>
        </w:rPr>
        <w:t xml:space="preserve"> </w:t>
      </w:r>
      <w:r>
        <w:rPr>
          <w:rFonts w:ascii="Cambria"/>
          <w:spacing w:val="10"/>
          <w:w w:val="125"/>
          <w:sz w:val="20"/>
        </w:rPr>
        <w:t>plz</w:t>
      </w:r>
      <w:r>
        <w:rPr>
          <w:rFonts w:ascii="Cambria"/>
          <w:spacing w:val="54"/>
          <w:w w:val="125"/>
          <w:sz w:val="20"/>
        </w:rPr>
        <w:t xml:space="preserve"> </w:t>
      </w:r>
      <w:r>
        <w:rPr>
          <w:rFonts w:ascii="Cambria"/>
          <w:w w:val="120"/>
          <w:sz w:val="20"/>
        </w:rPr>
        <w:t>=</w:t>
      </w:r>
      <w:r>
        <w:rPr>
          <w:rFonts w:ascii="Cambria"/>
          <w:spacing w:val="63"/>
          <w:w w:val="125"/>
          <w:sz w:val="20"/>
        </w:rPr>
        <w:t xml:space="preserve"> </w:t>
      </w:r>
      <w:r>
        <w:rPr>
          <w:rFonts w:ascii="Cambria"/>
          <w:spacing w:val="14"/>
          <w:w w:val="125"/>
          <w:sz w:val="20"/>
        </w:rPr>
        <w:t>sva.</w:t>
      </w:r>
      <w:r>
        <w:rPr>
          <w:rFonts w:ascii="Cambria"/>
          <w:spacing w:val="-27"/>
          <w:w w:val="125"/>
          <w:sz w:val="20"/>
        </w:rPr>
        <w:t xml:space="preserve"> </w:t>
      </w:r>
      <w:r>
        <w:rPr>
          <w:rFonts w:ascii="Cambria"/>
          <w:spacing w:val="15"/>
          <w:w w:val="120"/>
          <w:sz w:val="20"/>
        </w:rPr>
        <w:t>zentrum</w:t>
      </w:r>
      <w:r>
        <w:rPr>
          <w:rFonts w:ascii="Cambria"/>
          <w:spacing w:val="-24"/>
          <w:w w:val="120"/>
          <w:sz w:val="20"/>
        </w:rPr>
        <w:t xml:space="preserve"> </w:t>
      </w:r>
      <w:r>
        <w:rPr>
          <w:rFonts w:ascii="Cambria"/>
          <w:w w:val="125"/>
          <w:sz w:val="20"/>
        </w:rPr>
        <w:t>.</w:t>
      </w:r>
      <w:r>
        <w:rPr>
          <w:rFonts w:ascii="Cambria"/>
          <w:spacing w:val="-26"/>
          <w:w w:val="125"/>
          <w:sz w:val="20"/>
        </w:rPr>
        <w:t xml:space="preserve"> </w:t>
      </w:r>
      <w:r>
        <w:rPr>
          <w:rFonts w:ascii="Cambria"/>
          <w:spacing w:val="15"/>
          <w:w w:val="120"/>
          <w:sz w:val="20"/>
        </w:rPr>
        <w:t>zentrum_plz</w:t>
      </w:r>
    </w:p>
    <w:p w14:paraId="077BB694" w14:textId="77777777" w:rsidR="00C220EB" w:rsidRDefault="00000000">
      <w:pPr>
        <w:spacing w:before="5"/>
        <w:ind w:left="152"/>
        <w:rPr>
          <w:rFonts w:ascii="Cambria"/>
          <w:sz w:val="20"/>
        </w:rPr>
      </w:pPr>
      <w:r>
        <w:rPr>
          <w:rFonts w:ascii="Cambria"/>
          <w:spacing w:val="5"/>
          <w:w w:val="195"/>
          <w:sz w:val="20"/>
        </w:rPr>
        <w:t>),</w:t>
      </w:r>
    </w:p>
    <w:p w14:paraId="077BB695" w14:textId="77777777" w:rsidR="00C220EB" w:rsidRDefault="00C220EB">
      <w:pPr>
        <w:pStyle w:val="BodyText"/>
        <w:spacing w:before="9"/>
        <w:rPr>
          <w:rFonts w:ascii="Cambria"/>
          <w:sz w:val="20"/>
        </w:rPr>
      </w:pPr>
    </w:p>
    <w:p w14:paraId="077BB696" w14:textId="77777777" w:rsidR="00C220EB" w:rsidRDefault="00000000">
      <w:pPr>
        <w:spacing w:line="244" w:lineRule="auto"/>
        <w:ind w:left="662" w:right="7375" w:hanging="500"/>
        <w:rPr>
          <w:rFonts w:ascii="Cambria"/>
          <w:sz w:val="20"/>
        </w:rPr>
      </w:pPr>
      <w:r>
        <w:rPr>
          <w:rFonts w:ascii="Cambria"/>
          <w:spacing w:val="18"/>
          <w:w w:val="110"/>
          <w:sz w:val="20"/>
        </w:rPr>
        <w:t>sendungsverarbeitung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97"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98"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99" w14:textId="77777777" w:rsidR="00C220EB" w:rsidRDefault="00000000">
      <w:pPr>
        <w:spacing w:before="4" w:line="244" w:lineRule="auto"/>
        <w:ind w:left="1665" w:right="3074"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7"/>
          <w:w w:val="120"/>
          <w:sz w:val="20"/>
        </w:rPr>
        <w:t>sortierprozess_typ</w:t>
      </w:r>
      <w:r>
        <w:rPr>
          <w:rFonts w:ascii="Cambria" w:hAnsi="Cambria"/>
          <w:spacing w:val="50"/>
          <w:w w:val="120"/>
          <w:sz w:val="20"/>
        </w:rPr>
        <w:t xml:space="preserve"> </w:t>
      </w:r>
      <w:r>
        <w:rPr>
          <w:rFonts w:ascii="Cambria" w:hAnsi="Cambria"/>
          <w:sz w:val="20"/>
        </w:rPr>
        <w:t>=</w:t>
      </w:r>
      <w:r>
        <w:rPr>
          <w:rFonts w:ascii="Cambria" w:hAnsi="Cambria"/>
          <w:spacing w:val="53"/>
          <w:w w:val="120"/>
          <w:sz w:val="20"/>
        </w:rPr>
        <w:t xml:space="preserve"> </w:t>
      </w:r>
      <w:r>
        <w:rPr>
          <w:rFonts w:ascii="Cambria" w:hAnsi="Cambria"/>
          <w:color w:val="FF0000"/>
          <w:w w:val="120"/>
          <w:sz w:val="20"/>
        </w:rPr>
        <w:t>’</w:t>
      </w:r>
      <w:r>
        <w:rPr>
          <w:rFonts w:ascii="Cambria" w:hAnsi="Cambria"/>
          <w:color w:val="FF0000"/>
          <w:spacing w:val="-28"/>
          <w:w w:val="12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120"/>
          <w:sz w:val="20"/>
        </w:rPr>
        <w:t>’</w:t>
      </w:r>
      <w:r>
        <w:rPr>
          <w:rFonts w:ascii="Cambria" w:hAnsi="Cambria"/>
          <w:color w:val="FF0000"/>
          <w:spacing w:val="52"/>
          <w:w w:val="120"/>
          <w:sz w:val="20"/>
        </w:rPr>
        <w:t xml:space="preserve"> </w:t>
      </w:r>
      <w:r>
        <w:rPr>
          <w:rFonts w:ascii="Cambria" w:hAnsi="Cambria"/>
          <w:color w:val="0000FF"/>
          <w:spacing w:val="12"/>
          <w:sz w:val="20"/>
        </w:rPr>
        <w:t>THEN</w:t>
      </w:r>
      <w:r>
        <w:rPr>
          <w:rFonts w:ascii="Cambria" w:hAnsi="Cambria"/>
          <w:color w:val="0000FF"/>
          <w:spacing w:val="64"/>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7"/>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p>
    <w:p w14:paraId="077BB69A"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9B" w14:textId="77777777" w:rsidR="00C220EB" w:rsidRDefault="00000000">
      <w:pPr>
        <w:ind w:left="1162"/>
        <w:rPr>
          <w:rFonts w:ascii="Cambria"/>
          <w:sz w:val="20"/>
        </w:rPr>
      </w:pPr>
      <w:r>
        <w:rPr>
          <w:rFonts w:ascii="Cambria"/>
          <w:color w:val="0000FF"/>
          <w:spacing w:val="10"/>
          <w:w w:val="105"/>
          <w:sz w:val="20"/>
        </w:rPr>
        <w:t>END</w:t>
      </w:r>
      <w:r>
        <w:rPr>
          <w:rFonts w:ascii="Cambria"/>
          <w:color w:val="0000FF"/>
          <w:spacing w:val="62"/>
          <w:w w:val="105"/>
          <w:sz w:val="20"/>
        </w:rPr>
        <w:t xml:space="preserve"> </w:t>
      </w:r>
      <w:r>
        <w:rPr>
          <w:rFonts w:ascii="Cambria"/>
          <w:color w:val="0000FF"/>
          <w:sz w:val="20"/>
        </w:rPr>
        <w:t>AS</w:t>
      </w:r>
      <w:r>
        <w:rPr>
          <w:rFonts w:ascii="Cambria"/>
          <w:color w:val="0000FF"/>
          <w:spacing w:val="64"/>
          <w:w w:val="105"/>
          <w:sz w:val="20"/>
        </w:rPr>
        <w:t xml:space="preserve"> </w:t>
      </w:r>
      <w:r>
        <w:rPr>
          <w:rFonts w:ascii="Cambria"/>
          <w:spacing w:val="15"/>
          <w:w w:val="105"/>
          <w:sz w:val="20"/>
        </w:rPr>
        <w:t>relevant_sva</w:t>
      </w:r>
    </w:p>
    <w:p w14:paraId="077BB69C" w14:textId="77777777" w:rsidR="00C220EB" w:rsidRDefault="00000000">
      <w:pPr>
        <w:spacing w:before="5"/>
        <w:ind w:left="661"/>
        <w:rPr>
          <w:rFonts w:ascii="Cambria"/>
          <w:sz w:val="20"/>
        </w:rPr>
      </w:pPr>
      <w:r>
        <w:rPr>
          <w:rFonts w:ascii="Cambria"/>
          <w:color w:val="0000FF"/>
          <w:spacing w:val="12"/>
          <w:w w:val="90"/>
          <w:sz w:val="20"/>
        </w:rPr>
        <w:t>FROM</w:t>
      </w:r>
      <w:r>
        <w:rPr>
          <w:rFonts w:ascii="Cambria"/>
          <w:color w:val="0000FF"/>
          <w:spacing w:val="32"/>
          <w:sz w:val="20"/>
        </w:rPr>
        <w:t xml:space="preserve">  </w:t>
      </w:r>
      <w:r>
        <w:rPr>
          <w:rFonts w:ascii="Cambria"/>
          <w:spacing w:val="16"/>
          <w:sz w:val="20"/>
        </w:rPr>
        <w:t>sendungsverarbeitung_raw</w:t>
      </w:r>
    </w:p>
    <w:p w14:paraId="077BB69D" w14:textId="77777777" w:rsidR="00C220EB" w:rsidRDefault="00000000">
      <w:pPr>
        <w:spacing w:before="4"/>
        <w:ind w:left="152"/>
        <w:rPr>
          <w:rFonts w:ascii="Cambria"/>
          <w:sz w:val="20"/>
        </w:rPr>
      </w:pPr>
      <w:r>
        <w:rPr>
          <w:rFonts w:ascii="Cambria"/>
          <w:spacing w:val="5"/>
          <w:w w:val="195"/>
          <w:sz w:val="20"/>
        </w:rPr>
        <w:t>),</w:t>
      </w:r>
    </w:p>
    <w:p w14:paraId="077BB69E" w14:textId="77777777" w:rsidR="00C220EB" w:rsidRDefault="00C220EB">
      <w:pPr>
        <w:rPr>
          <w:rFonts w:ascii="Cambria"/>
          <w:sz w:val="20"/>
        </w:rPr>
        <w:sectPr w:rsidR="00C220EB">
          <w:pgSz w:w="11910" w:h="16840"/>
          <w:pgMar w:top="440" w:right="0" w:bottom="1720" w:left="708" w:header="227" w:footer="1540" w:gutter="0"/>
          <w:cols w:space="720"/>
        </w:sectPr>
      </w:pPr>
    </w:p>
    <w:p w14:paraId="077BB69F" w14:textId="77777777" w:rsidR="00C220EB"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484641792" behindDoc="1" locked="0" layoutInCell="1" allowOverlap="1" wp14:anchorId="077BB878" wp14:editId="077BB879">
                <wp:simplePos x="0" y="0"/>
                <wp:positionH relativeFrom="page">
                  <wp:posOffset>496976</wp:posOffset>
                </wp:positionH>
                <wp:positionV relativeFrom="page">
                  <wp:posOffset>572897</wp:posOffset>
                </wp:positionV>
                <wp:extent cx="6566534" cy="8090534"/>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151828"/>
                              </a:moveTo>
                              <a:lnTo>
                                <a:pt x="2540" y="0"/>
                              </a:lnTo>
                            </a:path>
                            <a:path w="6566534" h="8090534">
                              <a:moveTo>
                                <a:pt x="6563512" y="151828"/>
                              </a:moveTo>
                              <a:lnTo>
                                <a:pt x="6563512" y="0"/>
                              </a:lnTo>
                            </a:path>
                            <a:path w="6566534" h="8090534">
                              <a:moveTo>
                                <a:pt x="2540" y="303669"/>
                              </a:moveTo>
                              <a:lnTo>
                                <a:pt x="2540" y="151841"/>
                              </a:lnTo>
                            </a:path>
                            <a:path w="6566534" h="8090534">
                              <a:moveTo>
                                <a:pt x="6563512" y="303669"/>
                              </a:moveTo>
                              <a:lnTo>
                                <a:pt x="6563512" y="151841"/>
                              </a:lnTo>
                            </a:path>
                            <a:path w="6566534" h="8090534">
                              <a:moveTo>
                                <a:pt x="2540" y="455498"/>
                              </a:moveTo>
                              <a:lnTo>
                                <a:pt x="2540" y="303669"/>
                              </a:lnTo>
                            </a:path>
                            <a:path w="6566534" h="8090534">
                              <a:moveTo>
                                <a:pt x="6563512" y="455498"/>
                              </a:moveTo>
                              <a:lnTo>
                                <a:pt x="6563512" y="303669"/>
                              </a:lnTo>
                            </a:path>
                            <a:path w="6566534" h="8090534">
                              <a:moveTo>
                                <a:pt x="2540" y="607326"/>
                              </a:moveTo>
                              <a:lnTo>
                                <a:pt x="2540" y="455498"/>
                              </a:lnTo>
                            </a:path>
                            <a:path w="6566534" h="8090534">
                              <a:moveTo>
                                <a:pt x="6563512" y="607326"/>
                              </a:moveTo>
                              <a:lnTo>
                                <a:pt x="6563512" y="455498"/>
                              </a:lnTo>
                            </a:path>
                            <a:path w="6566534" h="8090534">
                              <a:moveTo>
                                <a:pt x="2540" y="759155"/>
                              </a:moveTo>
                              <a:lnTo>
                                <a:pt x="2540" y="607326"/>
                              </a:lnTo>
                            </a:path>
                            <a:path w="6566534" h="8090534">
                              <a:moveTo>
                                <a:pt x="6563512" y="759155"/>
                              </a:moveTo>
                              <a:lnTo>
                                <a:pt x="6563512" y="607326"/>
                              </a:lnTo>
                            </a:path>
                            <a:path w="6566534" h="8090534">
                              <a:moveTo>
                                <a:pt x="2540" y="910983"/>
                              </a:moveTo>
                              <a:lnTo>
                                <a:pt x="2540" y="759155"/>
                              </a:lnTo>
                            </a:path>
                            <a:path w="6566534" h="8090534">
                              <a:moveTo>
                                <a:pt x="6563512" y="910983"/>
                              </a:moveTo>
                              <a:lnTo>
                                <a:pt x="6563512" y="759155"/>
                              </a:lnTo>
                            </a:path>
                            <a:path w="6566534" h="8090534">
                              <a:moveTo>
                                <a:pt x="2540" y="1062812"/>
                              </a:moveTo>
                              <a:lnTo>
                                <a:pt x="2540" y="910983"/>
                              </a:lnTo>
                            </a:path>
                            <a:path w="6566534" h="8090534">
                              <a:moveTo>
                                <a:pt x="6563512" y="1062812"/>
                              </a:moveTo>
                              <a:lnTo>
                                <a:pt x="6563512" y="910983"/>
                              </a:lnTo>
                            </a:path>
                            <a:path w="6566534" h="8090534">
                              <a:moveTo>
                                <a:pt x="2540" y="1214653"/>
                              </a:moveTo>
                              <a:lnTo>
                                <a:pt x="2540" y="1062824"/>
                              </a:lnTo>
                            </a:path>
                            <a:path w="6566534" h="8090534">
                              <a:moveTo>
                                <a:pt x="6563512" y="1214653"/>
                              </a:moveTo>
                              <a:lnTo>
                                <a:pt x="6563512" y="1062824"/>
                              </a:lnTo>
                            </a:path>
                            <a:path w="6566534" h="8090534">
                              <a:moveTo>
                                <a:pt x="2540" y="1366481"/>
                              </a:moveTo>
                              <a:lnTo>
                                <a:pt x="2540" y="1214653"/>
                              </a:lnTo>
                            </a:path>
                            <a:path w="6566534" h="8090534">
                              <a:moveTo>
                                <a:pt x="6563512" y="1366481"/>
                              </a:moveTo>
                              <a:lnTo>
                                <a:pt x="6563512" y="1214653"/>
                              </a:lnTo>
                            </a:path>
                            <a:path w="6566534" h="8090534">
                              <a:moveTo>
                                <a:pt x="2540" y="1518310"/>
                              </a:moveTo>
                              <a:lnTo>
                                <a:pt x="2540" y="1366481"/>
                              </a:lnTo>
                            </a:path>
                            <a:path w="6566534" h="8090534">
                              <a:moveTo>
                                <a:pt x="6563512" y="1518310"/>
                              </a:moveTo>
                              <a:lnTo>
                                <a:pt x="6563512" y="1366481"/>
                              </a:lnTo>
                            </a:path>
                            <a:path w="6566534" h="8090534">
                              <a:moveTo>
                                <a:pt x="2540" y="1670138"/>
                              </a:moveTo>
                              <a:lnTo>
                                <a:pt x="2540" y="1518310"/>
                              </a:lnTo>
                            </a:path>
                            <a:path w="6566534" h="8090534">
                              <a:moveTo>
                                <a:pt x="6563512" y="1670138"/>
                              </a:moveTo>
                              <a:lnTo>
                                <a:pt x="6563512" y="1518310"/>
                              </a:lnTo>
                            </a:path>
                            <a:path w="6566534" h="8090534">
                              <a:moveTo>
                                <a:pt x="2540" y="1821967"/>
                              </a:moveTo>
                              <a:lnTo>
                                <a:pt x="2540" y="1670138"/>
                              </a:lnTo>
                            </a:path>
                            <a:path w="6566534" h="8090534">
                              <a:moveTo>
                                <a:pt x="6563512" y="1821967"/>
                              </a:moveTo>
                              <a:lnTo>
                                <a:pt x="6563512" y="1670138"/>
                              </a:lnTo>
                            </a:path>
                            <a:path w="6566534" h="8090534">
                              <a:moveTo>
                                <a:pt x="2540" y="1973795"/>
                              </a:moveTo>
                              <a:lnTo>
                                <a:pt x="2540" y="1821967"/>
                              </a:lnTo>
                            </a:path>
                            <a:path w="6566534" h="8090534">
                              <a:moveTo>
                                <a:pt x="6563512" y="1973795"/>
                              </a:moveTo>
                              <a:lnTo>
                                <a:pt x="6563512" y="1821967"/>
                              </a:lnTo>
                            </a:path>
                            <a:path w="6566534" h="8090534">
                              <a:moveTo>
                                <a:pt x="2540" y="2125637"/>
                              </a:moveTo>
                              <a:lnTo>
                                <a:pt x="2540" y="1973808"/>
                              </a:lnTo>
                            </a:path>
                            <a:path w="6566534" h="8090534">
                              <a:moveTo>
                                <a:pt x="6563512" y="2125637"/>
                              </a:moveTo>
                              <a:lnTo>
                                <a:pt x="6563512" y="1973808"/>
                              </a:lnTo>
                            </a:path>
                            <a:path w="6566534" h="8090534">
                              <a:moveTo>
                                <a:pt x="2540" y="2277465"/>
                              </a:moveTo>
                              <a:lnTo>
                                <a:pt x="2540" y="2125637"/>
                              </a:lnTo>
                            </a:path>
                            <a:path w="6566534" h="8090534">
                              <a:moveTo>
                                <a:pt x="6563512" y="2277465"/>
                              </a:moveTo>
                              <a:lnTo>
                                <a:pt x="6563512" y="2125637"/>
                              </a:lnTo>
                            </a:path>
                            <a:path w="6566534" h="8090534">
                              <a:moveTo>
                                <a:pt x="2540" y="2429294"/>
                              </a:moveTo>
                              <a:lnTo>
                                <a:pt x="2540" y="2277465"/>
                              </a:lnTo>
                            </a:path>
                            <a:path w="6566534" h="8090534">
                              <a:moveTo>
                                <a:pt x="6563512" y="2429294"/>
                              </a:moveTo>
                              <a:lnTo>
                                <a:pt x="6563512" y="2277465"/>
                              </a:lnTo>
                            </a:path>
                            <a:path w="6566534" h="8090534">
                              <a:moveTo>
                                <a:pt x="2540" y="2581122"/>
                              </a:moveTo>
                              <a:lnTo>
                                <a:pt x="2540" y="2429294"/>
                              </a:lnTo>
                            </a:path>
                            <a:path w="6566534" h="8090534">
                              <a:moveTo>
                                <a:pt x="6563512" y="2581122"/>
                              </a:moveTo>
                              <a:lnTo>
                                <a:pt x="6563512" y="2429294"/>
                              </a:lnTo>
                            </a:path>
                            <a:path w="6566534" h="8090534">
                              <a:moveTo>
                                <a:pt x="2540" y="2732951"/>
                              </a:moveTo>
                              <a:lnTo>
                                <a:pt x="2540" y="2581122"/>
                              </a:lnTo>
                            </a:path>
                            <a:path w="6566534" h="8090534">
                              <a:moveTo>
                                <a:pt x="6563512" y="2732951"/>
                              </a:moveTo>
                              <a:lnTo>
                                <a:pt x="6563512" y="2581122"/>
                              </a:lnTo>
                            </a:path>
                            <a:path w="6566534" h="8090534">
                              <a:moveTo>
                                <a:pt x="2540" y="2884779"/>
                              </a:moveTo>
                              <a:lnTo>
                                <a:pt x="2540" y="2732951"/>
                              </a:lnTo>
                            </a:path>
                            <a:path w="6566534" h="8090534">
                              <a:moveTo>
                                <a:pt x="6563512" y="2884779"/>
                              </a:moveTo>
                              <a:lnTo>
                                <a:pt x="6563512" y="2732951"/>
                              </a:lnTo>
                            </a:path>
                            <a:path w="6566534" h="8090534">
                              <a:moveTo>
                                <a:pt x="2540" y="3036620"/>
                              </a:moveTo>
                              <a:lnTo>
                                <a:pt x="2540" y="2884792"/>
                              </a:lnTo>
                            </a:path>
                            <a:path w="6566534" h="8090534">
                              <a:moveTo>
                                <a:pt x="6563512" y="3036620"/>
                              </a:moveTo>
                              <a:lnTo>
                                <a:pt x="6563512" y="2884792"/>
                              </a:lnTo>
                            </a:path>
                            <a:path w="6566534" h="8090534">
                              <a:moveTo>
                                <a:pt x="2540" y="3188449"/>
                              </a:moveTo>
                              <a:lnTo>
                                <a:pt x="2540" y="3036620"/>
                              </a:lnTo>
                            </a:path>
                            <a:path w="6566534" h="8090534">
                              <a:moveTo>
                                <a:pt x="6563512" y="3188449"/>
                              </a:moveTo>
                              <a:lnTo>
                                <a:pt x="6563512" y="3036620"/>
                              </a:lnTo>
                            </a:path>
                            <a:path w="6566534" h="8090534">
                              <a:moveTo>
                                <a:pt x="2540" y="3340277"/>
                              </a:moveTo>
                              <a:lnTo>
                                <a:pt x="2540" y="3188449"/>
                              </a:lnTo>
                            </a:path>
                            <a:path w="6566534" h="8090534">
                              <a:moveTo>
                                <a:pt x="6563512" y="3340277"/>
                              </a:moveTo>
                              <a:lnTo>
                                <a:pt x="6563512" y="3188449"/>
                              </a:lnTo>
                            </a:path>
                            <a:path w="6566534" h="8090534">
                              <a:moveTo>
                                <a:pt x="2540" y="3492106"/>
                              </a:moveTo>
                              <a:lnTo>
                                <a:pt x="2540" y="3340277"/>
                              </a:lnTo>
                            </a:path>
                            <a:path w="6566534" h="8090534">
                              <a:moveTo>
                                <a:pt x="6563512" y="3492106"/>
                              </a:moveTo>
                              <a:lnTo>
                                <a:pt x="6563512" y="3340277"/>
                              </a:lnTo>
                            </a:path>
                            <a:path w="6566534" h="8090534">
                              <a:moveTo>
                                <a:pt x="2540" y="3643934"/>
                              </a:moveTo>
                              <a:lnTo>
                                <a:pt x="2540" y="3492106"/>
                              </a:lnTo>
                            </a:path>
                            <a:path w="6566534" h="8090534">
                              <a:moveTo>
                                <a:pt x="6563512" y="3643934"/>
                              </a:moveTo>
                              <a:lnTo>
                                <a:pt x="6563512" y="3492106"/>
                              </a:lnTo>
                            </a:path>
                            <a:path w="6566534" h="8090534">
                              <a:moveTo>
                                <a:pt x="2540" y="3795763"/>
                              </a:moveTo>
                              <a:lnTo>
                                <a:pt x="2540" y="3643934"/>
                              </a:lnTo>
                            </a:path>
                            <a:path w="6566534" h="8090534">
                              <a:moveTo>
                                <a:pt x="6563512" y="3795763"/>
                              </a:moveTo>
                              <a:lnTo>
                                <a:pt x="6563512" y="3643934"/>
                              </a:lnTo>
                            </a:path>
                            <a:path w="6566534" h="8090534">
                              <a:moveTo>
                                <a:pt x="2540" y="3947604"/>
                              </a:moveTo>
                              <a:lnTo>
                                <a:pt x="2540" y="3795776"/>
                              </a:lnTo>
                            </a:path>
                            <a:path w="6566534" h="8090534">
                              <a:moveTo>
                                <a:pt x="6563512" y="3947604"/>
                              </a:moveTo>
                              <a:lnTo>
                                <a:pt x="6563512" y="3795776"/>
                              </a:lnTo>
                            </a:path>
                            <a:path w="6566534" h="8090534">
                              <a:moveTo>
                                <a:pt x="2540" y="4099433"/>
                              </a:moveTo>
                              <a:lnTo>
                                <a:pt x="2540" y="3947604"/>
                              </a:lnTo>
                            </a:path>
                            <a:path w="6566534" h="8090534">
                              <a:moveTo>
                                <a:pt x="6563512" y="4099433"/>
                              </a:moveTo>
                              <a:lnTo>
                                <a:pt x="6563512" y="3947604"/>
                              </a:lnTo>
                            </a:path>
                            <a:path w="6566534" h="8090534">
                              <a:moveTo>
                                <a:pt x="2540" y="4251261"/>
                              </a:moveTo>
                              <a:lnTo>
                                <a:pt x="2540" y="4099433"/>
                              </a:lnTo>
                            </a:path>
                            <a:path w="6566534" h="8090534">
                              <a:moveTo>
                                <a:pt x="6563512" y="4251261"/>
                              </a:moveTo>
                              <a:lnTo>
                                <a:pt x="6563512" y="4099433"/>
                              </a:lnTo>
                            </a:path>
                            <a:path w="6566534" h="8090534">
                              <a:moveTo>
                                <a:pt x="2540" y="4403090"/>
                              </a:moveTo>
                              <a:lnTo>
                                <a:pt x="2540" y="4251261"/>
                              </a:lnTo>
                            </a:path>
                            <a:path w="6566534" h="8090534">
                              <a:moveTo>
                                <a:pt x="6563512" y="4403090"/>
                              </a:moveTo>
                              <a:lnTo>
                                <a:pt x="6563512" y="4251261"/>
                              </a:lnTo>
                            </a:path>
                            <a:path w="6566534" h="8090534">
                              <a:moveTo>
                                <a:pt x="2540" y="4554918"/>
                              </a:moveTo>
                              <a:lnTo>
                                <a:pt x="2540" y="4403090"/>
                              </a:lnTo>
                            </a:path>
                            <a:path w="6566534" h="8090534">
                              <a:moveTo>
                                <a:pt x="6563512" y="4554918"/>
                              </a:moveTo>
                              <a:lnTo>
                                <a:pt x="6563512" y="4403090"/>
                              </a:lnTo>
                            </a:path>
                            <a:path w="6566534" h="8090534">
                              <a:moveTo>
                                <a:pt x="2540" y="4706747"/>
                              </a:moveTo>
                              <a:lnTo>
                                <a:pt x="2540" y="4554918"/>
                              </a:lnTo>
                            </a:path>
                            <a:path w="6566534" h="8090534">
                              <a:moveTo>
                                <a:pt x="6563512" y="4706747"/>
                              </a:moveTo>
                              <a:lnTo>
                                <a:pt x="6563512" y="4554918"/>
                              </a:lnTo>
                            </a:path>
                            <a:path w="6566534" h="8090534">
                              <a:moveTo>
                                <a:pt x="2540" y="4858588"/>
                              </a:moveTo>
                              <a:lnTo>
                                <a:pt x="2540" y="4706759"/>
                              </a:lnTo>
                            </a:path>
                            <a:path w="6566534" h="8090534">
                              <a:moveTo>
                                <a:pt x="6563512" y="4858588"/>
                              </a:moveTo>
                              <a:lnTo>
                                <a:pt x="6563512" y="4706759"/>
                              </a:lnTo>
                            </a:path>
                            <a:path w="6566534" h="8090534">
                              <a:moveTo>
                                <a:pt x="2540" y="5010416"/>
                              </a:moveTo>
                              <a:lnTo>
                                <a:pt x="2540" y="4858588"/>
                              </a:lnTo>
                            </a:path>
                            <a:path w="6566534" h="8090534">
                              <a:moveTo>
                                <a:pt x="6563512" y="5010416"/>
                              </a:moveTo>
                              <a:lnTo>
                                <a:pt x="6563512" y="4858588"/>
                              </a:lnTo>
                            </a:path>
                            <a:path w="6566534" h="8090534">
                              <a:moveTo>
                                <a:pt x="2540" y="5162245"/>
                              </a:moveTo>
                              <a:lnTo>
                                <a:pt x="2540" y="5010416"/>
                              </a:lnTo>
                            </a:path>
                            <a:path w="6566534" h="8090534">
                              <a:moveTo>
                                <a:pt x="6563512" y="5162245"/>
                              </a:moveTo>
                              <a:lnTo>
                                <a:pt x="6563512" y="5010416"/>
                              </a:lnTo>
                            </a:path>
                            <a:path w="6566534" h="8090534">
                              <a:moveTo>
                                <a:pt x="2540" y="5314073"/>
                              </a:moveTo>
                              <a:lnTo>
                                <a:pt x="2540" y="5162245"/>
                              </a:lnTo>
                            </a:path>
                            <a:path w="6566534" h="8090534">
                              <a:moveTo>
                                <a:pt x="6563512" y="5314073"/>
                              </a:moveTo>
                              <a:lnTo>
                                <a:pt x="6563512" y="5162245"/>
                              </a:lnTo>
                            </a:path>
                            <a:path w="6566534" h="8090534">
                              <a:moveTo>
                                <a:pt x="2540" y="5465902"/>
                              </a:moveTo>
                              <a:lnTo>
                                <a:pt x="2540" y="5314073"/>
                              </a:lnTo>
                            </a:path>
                            <a:path w="6566534" h="8090534">
                              <a:moveTo>
                                <a:pt x="6563512" y="5465902"/>
                              </a:moveTo>
                              <a:lnTo>
                                <a:pt x="6563512" y="5314073"/>
                              </a:lnTo>
                            </a:path>
                            <a:path w="6566534" h="8090534">
                              <a:moveTo>
                                <a:pt x="2540" y="5617730"/>
                              </a:moveTo>
                              <a:lnTo>
                                <a:pt x="2540" y="5465902"/>
                              </a:lnTo>
                            </a:path>
                            <a:path w="6566534" h="8090534">
                              <a:moveTo>
                                <a:pt x="6563512" y="5617730"/>
                              </a:moveTo>
                              <a:lnTo>
                                <a:pt x="6563512" y="5465902"/>
                              </a:lnTo>
                            </a:path>
                            <a:path w="6566534" h="8090534">
                              <a:moveTo>
                                <a:pt x="2540" y="5769571"/>
                              </a:moveTo>
                              <a:lnTo>
                                <a:pt x="2540" y="5617743"/>
                              </a:lnTo>
                            </a:path>
                            <a:path w="6566534" h="8090534">
                              <a:moveTo>
                                <a:pt x="6563512" y="5769571"/>
                              </a:moveTo>
                              <a:lnTo>
                                <a:pt x="6563512" y="5617743"/>
                              </a:lnTo>
                            </a:path>
                            <a:path w="6566534" h="8090534">
                              <a:moveTo>
                                <a:pt x="2540" y="5921400"/>
                              </a:moveTo>
                              <a:lnTo>
                                <a:pt x="2540" y="5769571"/>
                              </a:lnTo>
                            </a:path>
                            <a:path w="6566534" h="8090534">
                              <a:moveTo>
                                <a:pt x="6563512" y="5921400"/>
                              </a:moveTo>
                              <a:lnTo>
                                <a:pt x="6563512" y="5769571"/>
                              </a:lnTo>
                            </a:path>
                            <a:path w="6566534" h="8090534">
                              <a:moveTo>
                                <a:pt x="2540" y="6073228"/>
                              </a:moveTo>
                              <a:lnTo>
                                <a:pt x="2540" y="5921400"/>
                              </a:lnTo>
                            </a:path>
                            <a:path w="6566534" h="8090534">
                              <a:moveTo>
                                <a:pt x="6563512" y="6073228"/>
                              </a:moveTo>
                              <a:lnTo>
                                <a:pt x="6563512" y="5921400"/>
                              </a:lnTo>
                            </a:path>
                            <a:path w="6566534" h="8090534">
                              <a:moveTo>
                                <a:pt x="2540" y="6225057"/>
                              </a:moveTo>
                              <a:lnTo>
                                <a:pt x="2540" y="6073228"/>
                              </a:lnTo>
                            </a:path>
                            <a:path w="6566534" h="8090534">
                              <a:moveTo>
                                <a:pt x="6563512" y="6225057"/>
                              </a:moveTo>
                              <a:lnTo>
                                <a:pt x="6563512" y="6073228"/>
                              </a:lnTo>
                            </a:path>
                            <a:path w="6566534" h="8090534">
                              <a:moveTo>
                                <a:pt x="2540" y="6376885"/>
                              </a:moveTo>
                              <a:lnTo>
                                <a:pt x="2540" y="6225057"/>
                              </a:lnTo>
                            </a:path>
                            <a:path w="6566534" h="8090534">
                              <a:moveTo>
                                <a:pt x="6563512" y="6376885"/>
                              </a:moveTo>
                              <a:lnTo>
                                <a:pt x="6563512" y="6225057"/>
                              </a:lnTo>
                            </a:path>
                            <a:path w="6566534" h="8090534">
                              <a:moveTo>
                                <a:pt x="2540" y="6528714"/>
                              </a:moveTo>
                              <a:lnTo>
                                <a:pt x="2540" y="6376885"/>
                              </a:lnTo>
                            </a:path>
                            <a:path w="6566534" h="8090534">
                              <a:moveTo>
                                <a:pt x="6563512" y="6528714"/>
                              </a:moveTo>
                              <a:lnTo>
                                <a:pt x="6563512" y="6376885"/>
                              </a:lnTo>
                            </a:path>
                            <a:path w="6566534" h="8090534">
                              <a:moveTo>
                                <a:pt x="2540" y="6680555"/>
                              </a:moveTo>
                              <a:lnTo>
                                <a:pt x="2540" y="6528727"/>
                              </a:lnTo>
                            </a:path>
                            <a:path w="6566534" h="8090534">
                              <a:moveTo>
                                <a:pt x="6563512" y="6680555"/>
                              </a:moveTo>
                              <a:lnTo>
                                <a:pt x="6563512" y="6528727"/>
                              </a:lnTo>
                            </a:path>
                            <a:path w="6566534" h="8090534">
                              <a:moveTo>
                                <a:pt x="2540" y="6832384"/>
                              </a:moveTo>
                              <a:lnTo>
                                <a:pt x="2540" y="6680555"/>
                              </a:lnTo>
                            </a:path>
                            <a:path w="6566534" h="8090534">
                              <a:moveTo>
                                <a:pt x="6563512" y="6832384"/>
                              </a:moveTo>
                              <a:lnTo>
                                <a:pt x="6563512" y="6680555"/>
                              </a:lnTo>
                            </a:path>
                            <a:path w="6566534" h="8090534">
                              <a:moveTo>
                                <a:pt x="2540" y="6984212"/>
                              </a:moveTo>
                              <a:lnTo>
                                <a:pt x="2540" y="6832384"/>
                              </a:lnTo>
                            </a:path>
                            <a:path w="6566534" h="8090534">
                              <a:moveTo>
                                <a:pt x="6563512" y="6984212"/>
                              </a:moveTo>
                              <a:lnTo>
                                <a:pt x="6563512" y="6832384"/>
                              </a:lnTo>
                            </a:path>
                            <a:path w="6566534" h="8090534">
                              <a:moveTo>
                                <a:pt x="2540" y="7136041"/>
                              </a:moveTo>
                              <a:lnTo>
                                <a:pt x="2540" y="6984212"/>
                              </a:lnTo>
                            </a:path>
                            <a:path w="6566534" h="8090534">
                              <a:moveTo>
                                <a:pt x="6563512" y="7136041"/>
                              </a:moveTo>
                              <a:lnTo>
                                <a:pt x="6563512" y="6984212"/>
                              </a:lnTo>
                            </a:path>
                            <a:path w="6566534" h="8090534">
                              <a:moveTo>
                                <a:pt x="2540" y="7287869"/>
                              </a:moveTo>
                              <a:lnTo>
                                <a:pt x="2540" y="7136041"/>
                              </a:lnTo>
                            </a:path>
                            <a:path w="6566534" h="8090534">
                              <a:moveTo>
                                <a:pt x="6563512" y="7287869"/>
                              </a:moveTo>
                              <a:lnTo>
                                <a:pt x="6563512" y="7136041"/>
                              </a:lnTo>
                            </a:path>
                            <a:path w="6566534" h="8090534">
                              <a:moveTo>
                                <a:pt x="2540" y="7439698"/>
                              </a:moveTo>
                              <a:lnTo>
                                <a:pt x="2540" y="7287869"/>
                              </a:lnTo>
                            </a:path>
                            <a:path w="6566534" h="8090534">
                              <a:moveTo>
                                <a:pt x="6563512" y="7439698"/>
                              </a:moveTo>
                              <a:lnTo>
                                <a:pt x="6563512" y="7287869"/>
                              </a:lnTo>
                            </a:path>
                            <a:path w="6566534" h="8090534">
                              <a:moveTo>
                                <a:pt x="2540" y="7591539"/>
                              </a:moveTo>
                              <a:lnTo>
                                <a:pt x="2540" y="7439710"/>
                              </a:lnTo>
                            </a:path>
                            <a:path w="6566534" h="8090534">
                              <a:moveTo>
                                <a:pt x="6563512" y="7591539"/>
                              </a:moveTo>
                              <a:lnTo>
                                <a:pt x="6563512" y="7439710"/>
                              </a:lnTo>
                            </a:path>
                            <a:path w="6566534" h="8090534">
                              <a:moveTo>
                                <a:pt x="2540" y="7743367"/>
                              </a:moveTo>
                              <a:lnTo>
                                <a:pt x="2540" y="7591539"/>
                              </a:lnTo>
                            </a:path>
                            <a:path w="6566534" h="8090534">
                              <a:moveTo>
                                <a:pt x="6563512" y="7743367"/>
                              </a:moveTo>
                              <a:lnTo>
                                <a:pt x="6563512" y="7591539"/>
                              </a:lnTo>
                            </a:path>
                            <a:path w="6566534" h="8090534">
                              <a:moveTo>
                                <a:pt x="2540" y="7895196"/>
                              </a:moveTo>
                              <a:lnTo>
                                <a:pt x="2540" y="7743367"/>
                              </a:lnTo>
                            </a:path>
                            <a:path w="6566534" h="8090534">
                              <a:moveTo>
                                <a:pt x="6563512" y="7895196"/>
                              </a:moveTo>
                              <a:lnTo>
                                <a:pt x="6563512" y="7743367"/>
                              </a:lnTo>
                            </a:path>
                            <a:path w="6566534" h="8090534">
                              <a:moveTo>
                                <a:pt x="2540" y="8047024"/>
                              </a:moveTo>
                              <a:lnTo>
                                <a:pt x="2540" y="7895196"/>
                              </a:lnTo>
                            </a:path>
                            <a:path w="6566534" h="8090534">
                              <a:moveTo>
                                <a:pt x="6563512" y="8047024"/>
                              </a:moveTo>
                              <a:lnTo>
                                <a:pt x="6563512" y="7895196"/>
                              </a:lnTo>
                            </a:path>
                            <a:path w="6566534" h="8090534">
                              <a:moveTo>
                                <a:pt x="2540" y="8090039"/>
                              </a:moveTo>
                              <a:lnTo>
                                <a:pt x="2540" y="8047024"/>
                              </a:lnTo>
                            </a:path>
                            <a:path w="6566534" h="8090534">
                              <a:moveTo>
                                <a:pt x="0" y="8087512"/>
                              </a:moveTo>
                              <a:lnTo>
                                <a:pt x="43016" y="8087512"/>
                              </a:lnTo>
                            </a:path>
                            <a:path w="6566534" h="8090534">
                              <a:moveTo>
                                <a:pt x="43026" y="8087512"/>
                              </a:moveTo>
                              <a:lnTo>
                                <a:pt x="6523024" y="8087512"/>
                              </a:lnTo>
                            </a:path>
                            <a:path w="6566534" h="8090534">
                              <a:moveTo>
                                <a:pt x="6523024" y="8087512"/>
                              </a:moveTo>
                              <a:lnTo>
                                <a:pt x="6566039" y="8087512"/>
                              </a:lnTo>
                            </a:path>
                            <a:path w="6566534" h="8090534">
                              <a:moveTo>
                                <a:pt x="6563512" y="8090039"/>
                              </a:moveTo>
                              <a:lnTo>
                                <a:pt x="6563512" y="8047024"/>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132pt;margin-top:45.110004pt;width:517.0500pt;height:637.050pt;mso-position-horizontal-relative:page;mso-position-vertical-relative:page;z-index:-18674688" id="docshape135" coordorigin="783,902" coordsize="10341,12741" path="m787,1141l787,902m11119,1141l11119,902m787,1380l787,1141m11119,1380l11119,1141m787,1620l787,1380m11119,1620l11119,1380m787,1859l787,1620m11119,1859l11119,1620m787,2098l787,1859m11119,2098l11119,1859m787,2337l787,2098m11119,2337l11119,2098m787,2576l787,2337m11119,2576l11119,2337m787,2815l787,2576m11119,2815l11119,2576m787,3054l787,2815m11119,3054l11119,2815m787,3293l787,3054m11119,3293l11119,3054m787,3532l787,3293m11119,3532l11119,3293m787,3771l787,3532m11119,3771l11119,3532m787,4011l787,3771m11119,4011l11119,3771m787,4250l787,4011m11119,4250l11119,4011m787,4489l787,4250m11119,4489l11119,4250m787,4728l787,4489m11119,4728l11119,4489m787,4967l787,4728m11119,4967l11119,4728m787,5206l787,4967m11119,5206l11119,4967m787,5445l787,5206m11119,5445l11119,5206m787,5684l787,5445m11119,5684l11119,5445m787,5923l787,5684m11119,5923l11119,5684m787,6162l787,5923m11119,6162l11119,5923m787,6402l787,6162m11119,6402l11119,6162m787,6641l787,6402m11119,6641l11119,6402m787,6880l787,6641m11119,6880l11119,6641m787,7119l787,6880m11119,7119l11119,6880m787,7358l787,7119m11119,7358l11119,7119m787,7597l787,7358m11119,7597l11119,7358m787,7836l787,7597m11119,7836l11119,7597m787,8075l787,7836m11119,8075l11119,7836m787,8314l787,8075m11119,8314l11119,8075m787,8554l787,8314m11119,8554l11119,8314m787,8793l787,8554m11119,8793l11119,8554m787,9032l787,8793m11119,9032l11119,8793m787,9271l787,9032m11119,9271l11119,9032m787,9510l787,9271m11119,9510l11119,9271m787,9749l787,9510m11119,9749l11119,9510m787,9988l787,9749m11119,9988l11119,9749m787,10227l787,9988m11119,10227l11119,9988m787,10466l787,10227m11119,10466l11119,10227m787,10705l787,10466m11119,10705l11119,10466m787,10945l787,10705m11119,10945l11119,10705m787,11184l787,10945m11119,11184l11119,10945m787,11423l787,11184m11119,11423l11119,11184m787,11662l787,11423m11119,11662l11119,11423m787,11901l787,11662m11119,11901l11119,11662m787,12140l787,11901m11119,12140l11119,11901m787,12379l787,12140m11119,12379l11119,12140m787,12618l787,12379m11119,12618l11119,12379m787,12857l787,12618m11119,12857l11119,12618m787,13096l787,12857m11119,13096l11119,12857m787,13336l787,13096m11119,13336l11119,13096m787,13575l787,13336m11119,13575l11119,13336m787,13642l787,13575m783,13638l850,13638m850,13638l11055,13638m11055,13638l11123,13638m11119,13642l11119,13575e" filled="false" stroked="true" strokeweight=".398pt" strokecolor="#000000">
                <v:path arrowok="t"/>
                <v:stroke dashstyle="solid"/>
                <w10:wrap type="none"/>
              </v:shape>
            </w:pict>
          </mc:Fallback>
        </mc:AlternateContent>
      </w:r>
    </w:p>
    <w:p w14:paraId="077BB6A0" w14:textId="77777777" w:rsidR="00C220EB" w:rsidRDefault="00000000">
      <w:pPr>
        <w:ind w:left="160"/>
        <w:rPr>
          <w:rFonts w:ascii="Cambria"/>
          <w:sz w:val="20"/>
        </w:rPr>
      </w:pPr>
      <w:r>
        <w:rPr>
          <w:rFonts w:ascii="Cambria"/>
          <w:spacing w:val="15"/>
          <w:w w:val="115"/>
          <w:sz w:val="20"/>
        </w:rPr>
        <w:t>sva_agg</w:t>
      </w:r>
      <w:r>
        <w:rPr>
          <w:rFonts w:ascii="Cambria"/>
          <w:spacing w:val="77"/>
          <w:w w:val="115"/>
          <w:sz w:val="20"/>
        </w:rPr>
        <w:t xml:space="preserve"> </w:t>
      </w:r>
      <w:r>
        <w:rPr>
          <w:rFonts w:ascii="Cambria"/>
          <w:color w:val="0000FF"/>
          <w:w w:val="115"/>
          <w:sz w:val="20"/>
        </w:rPr>
        <w:t>AS</w:t>
      </w:r>
      <w:r>
        <w:rPr>
          <w:rFonts w:ascii="Cambria"/>
          <w:color w:val="0000FF"/>
          <w:spacing w:val="70"/>
          <w:w w:val="115"/>
          <w:sz w:val="20"/>
        </w:rPr>
        <w:t xml:space="preserve"> </w:t>
      </w:r>
      <w:r>
        <w:rPr>
          <w:rFonts w:ascii="Cambria"/>
          <w:spacing w:val="-10"/>
          <w:w w:val="115"/>
          <w:sz w:val="20"/>
        </w:rPr>
        <w:t>(</w:t>
      </w:r>
    </w:p>
    <w:p w14:paraId="077BB6A1" w14:textId="77777777" w:rsidR="00C220EB" w:rsidRDefault="00000000">
      <w:pPr>
        <w:spacing w:before="5"/>
        <w:ind w:left="662"/>
        <w:rPr>
          <w:rFonts w:ascii="Cambria"/>
          <w:sz w:val="20"/>
        </w:rPr>
      </w:pPr>
      <w:r>
        <w:rPr>
          <w:rFonts w:ascii="Cambria"/>
          <w:color w:val="0000FF"/>
          <w:spacing w:val="12"/>
          <w:sz w:val="20"/>
        </w:rPr>
        <w:t>SELECT</w:t>
      </w:r>
    </w:p>
    <w:p w14:paraId="077BB6A2" w14:textId="77777777" w:rsidR="00C220EB" w:rsidRDefault="00000000">
      <w:pPr>
        <w:spacing w:before="4"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A3" w14:textId="77777777" w:rsidR="00C220EB" w:rsidRDefault="00000000">
      <w:pPr>
        <w:spacing w:line="244" w:lineRule="auto"/>
        <w:ind w:left="661" w:right="6537" w:firstLine="500"/>
        <w:rPr>
          <w:rFonts w:ascii="Cambria"/>
          <w:sz w:val="20"/>
        </w:rPr>
      </w:pPr>
      <w:r>
        <w:rPr>
          <w:rFonts w:ascii="Cambria"/>
          <w:color w:val="0000FF"/>
          <w:spacing w:val="10"/>
          <w:w w:val="105"/>
          <w:sz w:val="20"/>
        </w:rPr>
        <w:t>SUM</w:t>
      </w:r>
      <w:r>
        <w:rPr>
          <w:rFonts w:ascii="Cambria"/>
          <w:color w:val="0000FF"/>
          <w:spacing w:val="-20"/>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relevant_sva</w:t>
      </w:r>
      <w:r>
        <w:rPr>
          <w:rFonts w:ascii="Cambria"/>
          <w:spacing w:val="-17"/>
          <w:w w:val="105"/>
          <w:sz w:val="20"/>
        </w:rPr>
        <w:t xml:space="preserve"> </w:t>
      </w:r>
      <w:r>
        <w:rPr>
          <w:rFonts w:ascii="Cambria"/>
          <w:w w:val="105"/>
          <w:sz w:val="20"/>
        </w:rPr>
        <w:t>)</w:t>
      </w:r>
      <w:r>
        <w:rPr>
          <w:rFonts w:ascii="Cambria"/>
          <w:spacing w:val="80"/>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5"/>
          <w:w w:val="105"/>
          <w:sz w:val="20"/>
        </w:rPr>
        <w:t xml:space="preserve">num_sva </w:t>
      </w:r>
      <w:r>
        <w:rPr>
          <w:rFonts w:ascii="Cambria"/>
          <w:color w:val="0000FF"/>
          <w:spacing w:val="12"/>
          <w:w w:val="105"/>
          <w:sz w:val="20"/>
        </w:rPr>
        <w:t>FROM</w:t>
      </w:r>
      <w:r>
        <w:rPr>
          <w:rFonts w:ascii="Cambria"/>
          <w:color w:val="0000FF"/>
          <w:spacing w:val="80"/>
          <w:w w:val="105"/>
          <w:sz w:val="20"/>
        </w:rPr>
        <w:t xml:space="preserve"> </w:t>
      </w:r>
      <w:r>
        <w:rPr>
          <w:rFonts w:ascii="Cambria"/>
          <w:spacing w:val="18"/>
          <w:w w:val="105"/>
          <w:sz w:val="20"/>
        </w:rPr>
        <w:t>sendungsverarbeitung</w:t>
      </w:r>
    </w:p>
    <w:p w14:paraId="077BB6A4"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A5" w14:textId="77777777" w:rsidR="00C220EB" w:rsidRDefault="00000000">
      <w:pPr>
        <w:spacing w:before="5"/>
        <w:ind w:left="152"/>
        <w:rPr>
          <w:rFonts w:ascii="Cambria"/>
          <w:sz w:val="20"/>
        </w:rPr>
      </w:pPr>
      <w:r>
        <w:rPr>
          <w:rFonts w:ascii="Cambria"/>
          <w:spacing w:val="5"/>
          <w:w w:val="195"/>
          <w:sz w:val="20"/>
        </w:rPr>
        <w:t>),</w:t>
      </w:r>
    </w:p>
    <w:p w14:paraId="077BB6A6" w14:textId="77777777" w:rsidR="00C220EB" w:rsidRDefault="00C220EB">
      <w:pPr>
        <w:pStyle w:val="BodyText"/>
        <w:spacing w:before="9"/>
        <w:rPr>
          <w:rFonts w:ascii="Cambria"/>
          <w:sz w:val="20"/>
        </w:rPr>
      </w:pPr>
    </w:p>
    <w:p w14:paraId="077BB6A7" w14:textId="77777777" w:rsidR="00C220EB" w:rsidRDefault="00000000">
      <w:pPr>
        <w:spacing w:line="244" w:lineRule="auto"/>
        <w:ind w:left="662" w:right="8227" w:hanging="501"/>
        <w:rPr>
          <w:rFonts w:ascii="Cambria"/>
          <w:sz w:val="20"/>
        </w:rPr>
      </w:pP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077BB6A8" w14:textId="77777777" w:rsidR="00C220EB" w:rsidRDefault="00000000">
      <w:pPr>
        <w:ind w:left="1162"/>
        <w:rPr>
          <w:rFonts w:ascii="Cambria"/>
          <w:sz w:val="20"/>
        </w:rPr>
      </w:pPr>
      <w:r>
        <w:rPr>
          <w:rFonts w:ascii="Cambria"/>
          <w:spacing w:val="13"/>
          <w:w w:val="115"/>
          <w:sz w:val="20"/>
        </w:rPr>
        <w:t>Posttag</w:t>
      </w:r>
      <w:r>
        <w:rPr>
          <w:rFonts w:ascii="Cambria"/>
          <w:spacing w:val="-7"/>
          <w:w w:val="115"/>
          <w:sz w:val="20"/>
        </w:rPr>
        <w:t xml:space="preserve"> </w:t>
      </w:r>
      <w:r>
        <w:rPr>
          <w:rFonts w:ascii="Cambria"/>
          <w:spacing w:val="-10"/>
          <w:w w:val="225"/>
          <w:sz w:val="20"/>
        </w:rPr>
        <w:t>,</w:t>
      </w:r>
    </w:p>
    <w:p w14:paraId="077BB6A9" w14:textId="77777777" w:rsidR="00C220EB" w:rsidRDefault="00000000">
      <w:pPr>
        <w:spacing w:before="4" w:line="244" w:lineRule="auto"/>
        <w:ind w:left="1162" w:right="4693" w:firstLine="4"/>
        <w:rPr>
          <w:rFonts w:ascii="Cambria"/>
          <w:sz w:val="20"/>
        </w:rPr>
      </w:pPr>
      <w:r>
        <w:rPr>
          <w:rFonts w:ascii="Cambria"/>
          <w:spacing w:val="19"/>
          <w:w w:val="125"/>
          <w:sz w:val="20"/>
        </w:rPr>
        <w:t>sorting_unit_location_key</w:t>
      </w:r>
      <w:r>
        <w:rPr>
          <w:rFonts w:ascii="Cambria"/>
          <w:spacing w:val="47"/>
          <w:w w:val="125"/>
          <w:sz w:val="20"/>
        </w:rPr>
        <w:t xml:space="preserve"> </w:t>
      </w:r>
      <w:r>
        <w:rPr>
          <w:rFonts w:ascii="Cambria"/>
          <w:color w:val="0000FF"/>
          <w:w w:val="105"/>
          <w:sz w:val="20"/>
        </w:rPr>
        <w:t>AS</w:t>
      </w:r>
      <w:r>
        <w:rPr>
          <w:rFonts w:ascii="Cambria"/>
          <w:color w:val="0000FF"/>
          <w:spacing w:val="47"/>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05"/>
          <w:sz w:val="20"/>
        </w:rPr>
        <w:t>Key</w:t>
      </w:r>
      <w:r>
        <w:rPr>
          <w:rFonts w:ascii="Cambria"/>
          <w:spacing w:val="-12"/>
          <w:w w:val="105"/>
          <w:sz w:val="20"/>
        </w:rPr>
        <w:t xml:space="preserve"> </w:t>
      </w:r>
      <w:r>
        <w:rPr>
          <w:rFonts w:ascii="Cambria"/>
          <w:w w:val="19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25"/>
          <w:sz w:val="20"/>
        </w:rPr>
        <w:t>(</w:t>
      </w:r>
      <w:r>
        <w:rPr>
          <w:rFonts w:ascii="Cambria"/>
          <w:spacing w:val="-26"/>
          <w:w w:val="125"/>
          <w:sz w:val="20"/>
        </w:rPr>
        <w:t xml:space="preserve"> </w:t>
      </w:r>
      <w:r>
        <w:rPr>
          <w:rFonts w:ascii="Cambria"/>
          <w:spacing w:val="17"/>
          <w:w w:val="125"/>
          <w:sz w:val="20"/>
        </w:rPr>
        <w:t>content_value</w:t>
      </w:r>
      <w:r>
        <w:rPr>
          <w:rFonts w:ascii="Cambria"/>
          <w:spacing w:val="-26"/>
          <w:w w:val="125"/>
          <w:sz w:val="20"/>
        </w:rPr>
        <w:t xml:space="preserve"> </w:t>
      </w:r>
      <w:r>
        <w:rPr>
          <w:rFonts w:ascii="Cambria"/>
          <w:w w:val="125"/>
          <w:sz w:val="20"/>
        </w:rPr>
        <w:t>)</w:t>
      </w:r>
      <w:r>
        <w:rPr>
          <w:rFonts w:ascii="Cambria"/>
          <w:spacing w:val="42"/>
          <w:w w:val="125"/>
          <w:sz w:val="20"/>
        </w:rPr>
        <w:t xml:space="preserve"> </w:t>
      </w:r>
      <w:r>
        <w:rPr>
          <w:rFonts w:ascii="Cambria"/>
          <w:color w:val="0000FF"/>
          <w:w w:val="105"/>
          <w:sz w:val="20"/>
        </w:rPr>
        <w:t>AS</w:t>
      </w:r>
      <w:r>
        <w:rPr>
          <w:rFonts w:ascii="Cambria"/>
          <w:color w:val="0000FF"/>
          <w:spacing w:val="56"/>
          <w:w w:val="105"/>
          <w:sz w:val="20"/>
        </w:rPr>
        <w:t xml:space="preserve"> </w:t>
      </w:r>
      <w:r>
        <w:rPr>
          <w:rFonts w:ascii="Cambria"/>
          <w:spacing w:val="14"/>
          <w:w w:val="105"/>
          <w:sz w:val="20"/>
        </w:rPr>
        <w:t>amount</w:t>
      </w:r>
    </w:p>
    <w:p w14:paraId="077BB6AA" w14:textId="77777777" w:rsidR="00C220EB" w:rsidRDefault="00000000">
      <w:pPr>
        <w:spacing w:line="244" w:lineRule="auto"/>
        <w:ind w:left="661" w:right="3622" w:hanging="1"/>
        <w:rPr>
          <w:rFonts w:ascii="Cambria" w:hAnsi="Cambria"/>
          <w:sz w:val="20"/>
        </w:rPr>
      </w:pPr>
      <w:r>
        <w:rPr>
          <w:rFonts w:ascii="Cambria" w:hAnsi="Cambria"/>
          <w:color w:val="0000FF"/>
          <w:spacing w:val="12"/>
          <w:sz w:val="20"/>
        </w:rPr>
        <w:t>FROM</w:t>
      </w:r>
      <w:r>
        <w:rPr>
          <w:rFonts w:ascii="Cambria" w:hAnsi="Cambria"/>
          <w:color w:val="0000FF"/>
          <w:spacing w:val="80"/>
          <w:w w:val="120"/>
          <w:sz w:val="20"/>
        </w:rPr>
        <w:t xml:space="preserve"> </w:t>
      </w:r>
      <w:r>
        <w:rPr>
          <w:rFonts w:ascii="Cambria" w:hAnsi="Cambria"/>
          <w:color w:val="FF0000"/>
          <w:w w:val="120"/>
          <w:sz w:val="20"/>
        </w:rPr>
        <w:t>"</w:t>
      </w:r>
      <w:r>
        <w:rPr>
          <w:rFonts w:ascii="Cambria" w:hAnsi="Cambria"/>
          <w:color w:val="FF0000"/>
          <w:spacing w:val="-23"/>
          <w:w w:val="120"/>
          <w:sz w:val="20"/>
        </w:rPr>
        <w:t xml:space="preserve"> </w:t>
      </w:r>
      <w:r>
        <w:rPr>
          <w:rFonts w:ascii="Cambria" w:hAnsi="Cambria"/>
          <w:color w:val="FF0000"/>
          <w:spacing w:val="17"/>
          <w:w w:val="120"/>
          <w:sz w:val="20"/>
        </w:rPr>
        <w:t>reporting_lsops</w:t>
      </w:r>
      <w:r>
        <w:rPr>
          <w:rFonts w:ascii="Cambria" w:hAnsi="Cambria"/>
          <w:color w:val="FF0000"/>
          <w:spacing w:val="-24"/>
          <w:w w:val="120"/>
          <w:sz w:val="20"/>
        </w:rPr>
        <w:t xml:space="preserve"> </w:t>
      </w:r>
      <w:r>
        <w:rPr>
          <w:rFonts w:ascii="Cambria" w:hAnsi="Cambria"/>
          <w:color w:val="FF0000"/>
          <w:spacing w:val="13"/>
          <w:w w:val="120"/>
          <w:sz w:val="20"/>
        </w:rPr>
        <w:t>"</w:t>
      </w:r>
      <w:r>
        <w:rPr>
          <w:rFonts w:ascii="Cambria" w:hAnsi="Cambria"/>
          <w:spacing w:val="13"/>
          <w:w w:val="120"/>
          <w:sz w:val="20"/>
        </w:rPr>
        <w:t>.</w:t>
      </w:r>
      <w:r>
        <w:rPr>
          <w:rFonts w:ascii="Cambria" w:hAnsi="Cambria"/>
          <w:color w:val="FF0000"/>
          <w:spacing w:val="13"/>
          <w:w w:val="120"/>
          <w:sz w:val="20"/>
        </w:rPr>
        <w:t>"</w:t>
      </w:r>
      <w:r>
        <w:rPr>
          <w:rFonts w:ascii="Cambria" w:hAnsi="Cambria"/>
          <w:color w:val="FF0000"/>
          <w:spacing w:val="-23"/>
          <w:w w:val="120"/>
          <w:sz w:val="20"/>
        </w:rPr>
        <w:t xml:space="preserve"> </w:t>
      </w:r>
      <w:r>
        <w:rPr>
          <w:rFonts w:ascii="Cambria" w:hAnsi="Cambria"/>
          <w:color w:val="FF0000"/>
          <w:spacing w:val="19"/>
          <w:w w:val="120"/>
          <w:sz w:val="20"/>
        </w:rPr>
        <w:t>anlagestatistik_curated_v</w:t>
      </w:r>
      <w:r>
        <w:rPr>
          <w:rFonts w:ascii="Cambria" w:hAnsi="Cambria"/>
          <w:color w:val="FF0000"/>
          <w:spacing w:val="-23"/>
          <w:w w:val="120"/>
          <w:sz w:val="20"/>
        </w:rPr>
        <w:t xml:space="preserve"> </w:t>
      </w:r>
      <w:r>
        <w:rPr>
          <w:rFonts w:ascii="Cambria" w:hAnsi="Cambria"/>
          <w:color w:val="FF0000"/>
          <w:w w:val="120"/>
          <w:sz w:val="20"/>
        </w:rPr>
        <w:t xml:space="preserve">" </w:t>
      </w:r>
      <w:r>
        <w:rPr>
          <w:rFonts w:ascii="Cambria" w:hAnsi="Cambria"/>
          <w:color w:val="0000FF"/>
          <w:spacing w:val="13"/>
          <w:sz w:val="20"/>
        </w:rPr>
        <w:t>WHERE</w:t>
      </w:r>
      <w:r>
        <w:rPr>
          <w:rFonts w:ascii="Cambria" w:hAnsi="Cambria"/>
          <w:color w:val="0000FF"/>
          <w:spacing w:val="48"/>
          <w:w w:val="125"/>
          <w:sz w:val="20"/>
        </w:rPr>
        <w:t xml:space="preserve"> </w:t>
      </w:r>
      <w:r>
        <w:rPr>
          <w:rFonts w:ascii="Cambria" w:hAnsi="Cambria"/>
          <w:spacing w:val="13"/>
          <w:w w:val="125"/>
          <w:sz w:val="20"/>
        </w:rPr>
        <w:t>model</w:t>
      </w:r>
      <w:r>
        <w:rPr>
          <w:rFonts w:ascii="Cambria" w:hAnsi="Cambria"/>
          <w:spacing w:val="45"/>
          <w:w w:val="125"/>
          <w:sz w:val="20"/>
        </w:rPr>
        <w:t xml:space="preserve"> </w:t>
      </w:r>
      <w:r>
        <w:rPr>
          <w:rFonts w:ascii="Cambria" w:hAnsi="Cambria"/>
          <w:sz w:val="20"/>
        </w:rPr>
        <w:t>=</w:t>
      </w:r>
      <w:r>
        <w:rPr>
          <w:rFonts w:ascii="Cambria" w:hAnsi="Cambria"/>
          <w:spacing w:val="42"/>
          <w:w w:val="125"/>
          <w:sz w:val="20"/>
        </w:rPr>
        <w:t xml:space="preserve"> </w:t>
      </w:r>
      <w:r>
        <w:rPr>
          <w:rFonts w:ascii="Cambria" w:hAnsi="Cambria"/>
          <w:color w:val="FF0000"/>
          <w:w w:val="125"/>
          <w:sz w:val="20"/>
        </w:rPr>
        <w:t>’</w:t>
      </w:r>
      <w:r>
        <w:rPr>
          <w:rFonts w:ascii="Cambria" w:hAnsi="Cambria"/>
          <w:color w:val="FF0000"/>
          <w:spacing w:val="-31"/>
          <w:w w:val="1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25"/>
          <w:sz w:val="20"/>
        </w:rPr>
        <w:t>’</w:t>
      </w:r>
    </w:p>
    <w:p w14:paraId="077BB6AB" w14:textId="77777777" w:rsidR="00C220EB" w:rsidRDefault="00000000">
      <w:pPr>
        <w:spacing w:line="244" w:lineRule="auto"/>
        <w:ind w:left="911" w:right="6537"/>
        <w:rPr>
          <w:rFonts w:ascii="Cambria" w:hAnsi="Cambria"/>
          <w:sz w:val="20"/>
        </w:rPr>
      </w:pPr>
      <w:r>
        <w:rPr>
          <w:rFonts w:ascii="Cambria" w:hAnsi="Cambria"/>
          <w:color w:val="0000FF"/>
          <w:spacing w:val="10"/>
          <w:sz w:val="20"/>
        </w:rPr>
        <w:t>AND</w:t>
      </w:r>
      <w:r>
        <w:rPr>
          <w:rFonts w:ascii="Cambria" w:hAnsi="Cambria"/>
          <w:color w:val="0000FF"/>
          <w:spacing w:val="55"/>
          <w:w w:val="110"/>
          <w:sz w:val="20"/>
        </w:rPr>
        <w:t xml:space="preserve"> </w:t>
      </w:r>
      <w:r>
        <w:rPr>
          <w:rFonts w:ascii="Cambria" w:hAnsi="Cambria"/>
          <w:spacing w:val="17"/>
          <w:w w:val="110"/>
          <w:sz w:val="20"/>
        </w:rPr>
        <w:t>content_type</w:t>
      </w:r>
      <w:r>
        <w:rPr>
          <w:rFonts w:ascii="Cambria" w:hAnsi="Cambria"/>
          <w:spacing w:val="61"/>
          <w:w w:val="110"/>
          <w:sz w:val="20"/>
        </w:rPr>
        <w:t xml:space="preserve"> </w:t>
      </w:r>
      <w:r>
        <w:rPr>
          <w:rFonts w:ascii="Cambria" w:hAnsi="Cambria"/>
          <w:w w:val="110"/>
          <w:sz w:val="20"/>
        </w:rPr>
        <w:t>=</w:t>
      </w:r>
      <w:r>
        <w:rPr>
          <w:rFonts w:ascii="Cambria" w:hAnsi="Cambria"/>
          <w:spacing w:val="60"/>
          <w:w w:val="110"/>
          <w:sz w:val="20"/>
        </w:rPr>
        <w:t xml:space="preserve"> </w:t>
      </w:r>
      <w:r>
        <w:rPr>
          <w:rFonts w:ascii="Cambria" w:hAnsi="Cambria"/>
          <w:color w:val="FF0000"/>
          <w:w w:val="110"/>
          <w:sz w:val="20"/>
        </w:rPr>
        <w:t>’</w:t>
      </w:r>
      <w:r>
        <w:rPr>
          <w:rFonts w:ascii="Cambria" w:hAnsi="Cambria"/>
          <w:color w:val="FF0000"/>
          <w:spacing w:val="-24"/>
          <w:w w:val="110"/>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10"/>
          <w:sz w:val="20"/>
        </w:rPr>
        <w:t xml:space="preserve">’ </w:t>
      </w:r>
      <w:r>
        <w:rPr>
          <w:rFonts w:ascii="Cambria" w:hAnsi="Cambria"/>
          <w:color w:val="0000FF"/>
          <w:spacing w:val="10"/>
          <w:sz w:val="20"/>
        </w:rPr>
        <w:t>AND</w:t>
      </w:r>
      <w:r>
        <w:rPr>
          <w:rFonts w:ascii="Cambria" w:hAnsi="Cambria"/>
          <w:color w:val="0000FF"/>
          <w:spacing w:val="80"/>
          <w:w w:val="115"/>
          <w:sz w:val="20"/>
        </w:rPr>
        <w:t xml:space="preserve"> </w:t>
      </w:r>
      <w:r>
        <w:rPr>
          <w:rFonts w:ascii="Cambria" w:hAnsi="Cambria"/>
          <w:spacing w:val="18"/>
          <w:w w:val="115"/>
          <w:sz w:val="20"/>
        </w:rPr>
        <w:t>content_value_index</w:t>
      </w:r>
      <w:r>
        <w:rPr>
          <w:rFonts w:ascii="Cambria" w:hAnsi="Cambria"/>
          <w:spacing w:val="80"/>
          <w:w w:val="115"/>
          <w:sz w:val="20"/>
        </w:rPr>
        <w:t xml:space="preserve"> </w:t>
      </w:r>
      <w:r>
        <w:rPr>
          <w:rFonts w:ascii="Cambria" w:hAnsi="Cambria"/>
          <w:w w:val="115"/>
          <w:sz w:val="20"/>
        </w:rPr>
        <w:t>=</w:t>
      </w:r>
      <w:r>
        <w:rPr>
          <w:rFonts w:ascii="Cambria" w:hAnsi="Cambria"/>
          <w:spacing w:val="80"/>
          <w:w w:val="115"/>
          <w:sz w:val="20"/>
        </w:rPr>
        <w:t xml:space="preserve"> </w:t>
      </w:r>
      <w:r>
        <w:rPr>
          <w:rFonts w:ascii="Cambria" w:hAnsi="Cambria"/>
          <w:w w:val="115"/>
          <w:sz w:val="20"/>
        </w:rPr>
        <w:t>1</w:t>
      </w:r>
    </w:p>
    <w:p w14:paraId="077BB6AC"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AD" w14:textId="77777777" w:rsidR="00C220EB" w:rsidRDefault="00000000">
      <w:pPr>
        <w:spacing w:before="5"/>
        <w:ind w:left="152"/>
        <w:rPr>
          <w:rFonts w:ascii="Cambria"/>
          <w:sz w:val="20"/>
        </w:rPr>
      </w:pPr>
      <w:r>
        <w:rPr>
          <w:rFonts w:ascii="Cambria"/>
          <w:spacing w:val="-10"/>
          <w:w w:val="135"/>
          <w:sz w:val="20"/>
        </w:rPr>
        <w:t>)</w:t>
      </w:r>
    </w:p>
    <w:p w14:paraId="077BB6AE" w14:textId="77777777" w:rsidR="00C220EB" w:rsidRDefault="00C220EB">
      <w:pPr>
        <w:pStyle w:val="BodyText"/>
        <w:spacing w:before="9"/>
        <w:rPr>
          <w:rFonts w:ascii="Cambria"/>
          <w:sz w:val="20"/>
        </w:rPr>
      </w:pPr>
    </w:p>
    <w:p w14:paraId="077BB6AF" w14:textId="77777777" w:rsidR="00C220EB" w:rsidRDefault="00000000">
      <w:pPr>
        <w:ind w:left="160"/>
        <w:rPr>
          <w:rFonts w:ascii="Cambria"/>
          <w:sz w:val="20"/>
        </w:rPr>
      </w:pPr>
      <w:r>
        <w:rPr>
          <w:rFonts w:ascii="Cambria"/>
          <w:color w:val="0000FF"/>
          <w:spacing w:val="12"/>
          <w:sz w:val="20"/>
        </w:rPr>
        <w:t>SELECT</w:t>
      </w:r>
    </w:p>
    <w:p w14:paraId="077BB6B0" w14:textId="77777777" w:rsidR="00C220EB" w:rsidRDefault="00000000">
      <w:pPr>
        <w:spacing w:before="4" w:line="244" w:lineRule="auto"/>
        <w:ind w:left="663" w:right="7103"/>
        <w:rPr>
          <w:rFonts w:ascii="Cambria"/>
          <w:sz w:val="20"/>
        </w:rPr>
      </w:pPr>
      <w:r>
        <w:rPr>
          <w:rFonts w:ascii="Cambria"/>
          <w:spacing w:val="16"/>
          <w:w w:val="125"/>
          <w:sz w:val="20"/>
        </w:rPr>
        <w:t>submitted</w:t>
      </w:r>
      <w:r>
        <w:rPr>
          <w:rFonts w:ascii="Cambria"/>
          <w:spacing w:val="-27"/>
          <w:w w:val="125"/>
          <w:sz w:val="20"/>
        </w:rPr>
        <w:t xml:space="preserve"> </w:t>
      </w:r>
      <w:r>
        <w:rPr>
          <w:rFonts w:ascii="Cambria"/>
          <w:w w:val="225"/>
          <w:sz w:val="20"/>
        </w:rPr>
        <w:t>.</w:t>
      </w:r>
      <w:r>
        <w:rPr>
          <w:rFonts w:ascii="Cambria"/>
          <w:spacing w:val="-73"/>
          <w:w w:val="225"/>
          <w:sz w:val="20"/>
        </w:rPr>
        <w:t xml:space="preserve"> </w:t>
      </w:r>
      <w:r>
        <w:rPr>
          <w:rFonts w:ascii="Cambria"/>
          <w:spacing w:val="13"/>
          <w:w w:val="125"/>
          <w:sz w:val="20"/>
        </w:rPr>
        <w:t>Posttag</w:t>
      </w:r>
      <w:r>
        <w:rPr>
          <w:rFonts w:ascii="Cambria"/>
          <w:spacing w:val="-13"/>
          <w:w w:val="125"/>
          <w:sz w:val="20"/>
        </w:rPr>
        <w:t xml:space="preserve"> </w:t>
      </w:r>
      <w:r>
        <w:rPr>
          <w:rFonts w:ascii="Cambria"/>
          <w:w w:val="225"/>
          <w:sz w:val="20"/>
        </w:rPr>
        <w:t xml:space="preserve">, </w:t>
      </w:r>
      <w:r>
        <w:rPr>
          <w:rFonts w:ascii="Cambria"/>
          <w:spacing w:val="16"/>
          <w:w w:val="115"/>
          <w:sz w:val="20"/>
        </w:rPr>
        <w:t>submitted</w:t>
      </w:r>
      <w:r>
        <w:rPr>
          <w:rFonts w:ascii="Cambria"/>
          <w:spacing w:val="-15"/>
          <w:w w:val="115"/>
          <w:sz w:val="20"/>
        </w:rPr>
        <w:t xml:space="preserve"> </w:t>
      </w:r>
      <w:r>
        <w:rPr>
          <w:rFonts w:ascii="Cambria"/>
          <w:w w:val="115"/>
          <w:sz w:val="20"/>
        </w:rPr>
        <w:t>.</w:t>
      </w:r>
      <w:r>
        <w:rPr>
          <w:rFonts w:ascii="Cambria"/>
          <w:spacing w:val="-16"/>
          <w:w w:val="115"/>
          <w:sz w:val="20"/>
        </w:rPr>
        <w:t xml:space="preserve"> </w:t>
      </w:r>
      <w:r>
        <w:rPr>
          <w:rFonts w:ascii="Cambria"/>
          <w:spacing w:val="14"/>
          <w:w w:val="115"/>
          <w:sz w:val="20"/>
        </w:rPr>
        <w:t>location</w:t>
      </w:r>
      <w:r>
        <w:rPr>
          <w:rFonts w:ascii="Cambria"/>
          <w:spacing w:val="-30"/>
          <w:w w:val="115"/>
          <w:sz w:val="20"/>
        </w:rPr>
        <w:t xml:space="preserve"> </w:t>
      </w:r>
      <w:r>
        <w:rPr>
          <w:rFonts w:ascii="Cambria"/>
          <w:spacing w:val="11"/>
          <w:w w:val="115"/>
          <w:sz w:val="20"/>
        </w:rPr>
        <w:t>Key</w:t>
      </w:r>
      <w:r>
        <w:rPr>
          <w:rFonts w:ascii="Cambria"/>
          <w:spacing w:val="5"/>
          <w:w w:val="115"/>
          <w:sz w:val="20"/>
        </w:rPr>
        <w:t xml:space="preserve"> </w:t>
      </w:r>
      <w:r>
        <w:rPr>
          <w:rFonts w:ascii="Cambria"/>
          <w:w w:val="115"/>
          <w:sz w:val="20"/>
        </w:rPr>
        <w:t xml:space="preserve">, </w:t>
      </w:r>
      <w:r>
        <w:rPr>
          <w:rFonts w:ascii="Cambria"/>
          <w:spacing w:val="16"/>
          <w:w w:val="125"/>
          <w:sz w:val="20"/>
        </w:rPr>
        <w:t>key_to_plz</w:t>
      </w:r>
      <w:r>
        <w:rPr>
          <w:rFonts w:ascii="Cambria"/>
          <w:spacing w:val="-11"/>
          <w:w w:val="125"/>
          <w:sz w:val="20"/>
        </w:rPr>
        <w:t xml:space="preserve"> </w:t>
      </w:r>
      <w:r>
        <w:rPr>
          <w:rFonts w:ascii="Cambria"/>
          <w:w w:val="225"/>
          <w:sz w:val="20"/>
        </w:rPr>
        <w:t>.</w:t>
      </w:r>
      <w:r>
        <w:rPr>
          <w:rFonts w:ascii="Cambria"/>
          <w:spacing w:val="-66"/>
          <w:w w:val="225"/>
          <w:sz w:val="20"/>
        </w:rPr>
        <w:t xml:space="preserve"> </w:t>
      </w:r>
      <w:r>
        <w:rPr>
          <w:rFonts w:ascii="Cambria"/>
          <w:w w:val="125"/>
          <w:sz w:val="20"/>
        </w:rPr>
        <w:t>plz</w:t>
      </w:r>
      <w:r>
        <w:rPr>
          <w:rFonts w:ascii="Cambria"/>
          <w:spacing w:val="-2"/>
          <w:w w:val="125"/>
          <w:sz w:val="20"/>
        </w:rPr>
        <w:t xml:space="preserve"> </w:t>
      </w:r>
      <w:r>
        <w:rPr>
          <w:rFonts w:ascii="Cambria"/>
          <w:w w:val="225"/>
          <w:sz w:val="20"/>
        </w:rPr>
        <w:t>,</w:t>
      </w:r>
    </w:p>
    <w:p w14:paraId="077BB6B1" w14:textId="77777777" w:rsidR="00C220EB" w:rsidRDefault="00000000">
      <w:pPr>
        <w:spacing w:line="244" w:lineRule="auto"/>
        <w:ind w:left="661" w:right="7103" w:firstLine="1"/>
        <w:rPr>
          <w:rFonts w:ascii="Cambria"/>
          <w:sz w:val="20"/>
        </w:rPr>
      </w:pPr>
      <w:r>
        <w:rPr>
          <w:rFonts w:ascii="Cambria"/>
          <w:spacing w:val="16"/>
          <w:w w:val="110"/>
          <w:sz w:val="20"/>
        </w:rPr>
        <w:t>discharged</w:t>
      </w:r>
      <w:r>
        <w:rPr>
          <w:rFonts w:ascii="Cambria"/>
          <w:spacing w:val="-6"/>
          <w:w w:val="110"/>
          <w:sz w:val="20"/>
        </w:rPr>
        <w:t xml:space="preserve"> </w:t>
      </w:r>
      <w:r>
        <w:rPr>
          <w:rFonts w:ascii="Cambria"/>
          <w:w w:val="110"/>
          <w:sz w:val="20"/>
        </w:rPr>
        <w:t>.</w:t>
      </w:r>
      <w:r>
        <w:rPr>
          <w:rFonts w:ascii="Cambria"/>
          <w:spacing w:val="-7"/>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5"/>
          <w:sz w:val="20"/>
        </w:rPr>
        <w:t>submitted</w:t>
      </w:r>
      <w:r>
        <w:rPr>
          <w:rFonts w:ascii="Cambria"/>
          <w:spacing w:val="-9"/>
          <w:w w:val="115"/>
          <w:sz w:val="20"/>
        </w:rPr>
        <w:t xml:space="preserve"> </w:t>
      </w:r>
      <w:r>
        <w:rPr>
          <w:rFonts w:ascii="Cambria"/>
          <w:w w:val="115"/>
          <w:sz w:val="20"/>
        </w:rPr>
        <w:t>.</w:t>
      </w:r>
      <w:r>
        <w:rPr>
          <w:rFonts w:ascii="Cambria"/>
          <w:spacing w:val="-10"/>
          <w:w w:val="115"/>
          <w:sz w:val="20"/>
        </w:rPr>
        <w:t xml:space="preserve"> </w:t>
      </w:r>
      <w:r>
        <w:rPr>
          <w:rFonts w:ascii="Cambria"/>
          <w:spacing w:val="16"/>
          <w:w w:val="115"/>
          <w:sz w:val="20"/>
        </w:rPr>
        <w:t xml:space="preserve">num_submitted </w:t>
      </w:r>
      <w:r>
        <w:rPr>
          <w:rFonts w:ascii="Cambria"/>
          <w:w w:val="115"/>
          <w:sz w:val="20"/>
        </w:rPr>
        <w:t xml:space="preserve">, </w:t>
      </w:r>
      <w:r>
        <w:rPr>
          <w:rFonts w:ascii="Cambria"/>
          <w:spacing w:val="13"/>
          <w:w w:val="115"/>
          <w:sz w:val="20"/>
        </w:rPr>
        <w:t>coded</w:t>
      </w:r>
      <w:r>
        <w:rPr>
          <w:rFonts w:ascii="Cambria"/>
          <w:spacing w:val="-16"/>
          <w:w w:val="115"/>
          <w:sz w:val="20"/>
        </w:rPr>
        <w:t xml:space="preserve"> </w:t>
      </w:r>
      <w:r>
        <w:rPr>
          <w:rFonts w:ascii="Cambria"/>
          <w:w w:val="115"/>
          <w:sz w:val="20"/>
        </w:rPr>
        <w:t>.</w:t>
      </w:r>
      <w:r>
        <w:rPr>
          <w:rFonts w:ascii="Cambria"/>
          <w:spacing w:val="-16"/>
          <w:w w:val="115"/>
          <w:sz w:val="20"/>
        </w:rPr>
        <w:t xml:space="preserve"> </w:t>
      </w:r>
      <w:r>
        <w:rPr>
          <w:rFonts w:ascii="Cambria"/>
          <w:spacing w:val="15"/>
          <w:w w:val="115"/>
          <w:sz w:val="20"/>
        </w:rPr>
        <w:t>num_coded</w:t>
      </w:r>
      <w:r>
        <w:rPr>
          <w:rFonts w:ascii="Cambria"/>
          <w:spacing w:val="6"/>
          <w:w w:val="115"/>
          <w:sz w:val="20"/>
        </w:rPr>
        <w:t xml:space="preserve"> </w:t>
      </w:r>
      <w:r>
        <w:rPr>
          <w:rFonts w:ascii="Cambria"/>
          <w:w w:val="115"/>
          <w:sz w:val="20"/>
        </w:rPr>
        <w:t>,</w:t>
      </w:r>
    </w:p>
    <w:p w14:paraId="077BB6B2" w14:textId="77777777" w:rsidR="00C220EB" w:rsidRDefault="00000000">
      <w:pPr>
        <w:spacing w:line="244" w:lineRule="auto"/>
        <w:ind w:left="660" w:right="4693" w:firstLine="4"/>
        <w:rPr>
          <w:rFonts w:ascii="Cambria"/>
          <w:sz w:val="20"/>
        </w:rPr>
      </w:pPr>
      <w:r>
        <w:rPr>
          <w:rFonts w:ascii="Cambria"/>
          <w:spacing w:val="18"/>
          <w:w w:val="115"/>
          <w:sz w:val="20"/>
        </w:rPr>
        <w:t>destinationassigned</w:t>
      </w:r>
      <w:r>
        <w:rPr>
          <w:rFonts w:ascii="Cambria"/>
          <w:spacing w:val="-12"/>
          <w:w w:val="115"/>
          <w:sz w:val="20"/>
        </w:rPr>
        <w:t xml:space="preserve"> </w:t>
      </w:r>
      <w:r>
        <w:rPr>
          <w:rFonts w:ascii="Cambria"/>
          <w:w w:val="115"/>
          <w:sz w:val="20"/>
        </w:rPr>
        <w:t>.</w:t>
      </w:r>
      <w:r>
        <w:rPr>
          <w:rFonts w:ascii="Cambria"/>
          <w:spacing w:val="-13"/>
          <w:w w:val="115"/>
          <w:sz w:val="20"/>
        </w:rPr>
        <w:t xml:space="preserve"> </w:t>
      </w:r>
      <w:r>
        <w:rPr>
          <w:rFonts w:ascii="Cambria"/>
          <w:spacing w:val="18"/>
          <w:w w:val="115"/>
          <w:sz w:val="20"/>
        </w:rPr>
        <w:t>num_destinationassigned</w:t>
      </w:r>
      <w:r>
        <w:rPr>
          <w:rFonts w:ascii="Cambria"/>
          <w:spacing w:val="12"/>
          <w:w w:val="115"/>
          <w:sz w:val="20"/>
        </w:rPr>
        <w:t xml:space="preserve"> </w:t>
      </w:r>
      <w:r>
        <w:rPr>
          <w:rFonts w:ascii="Cambria"/>
          <w:w w:val="115"/>
          <w:sz w:val="20"/>
        </w:rPr>
        <w:t xml:space="preserve">, </w:t>
      </w:r>
      <w:r>
        <w:rPr>
          <w:rFonts w:ascii="Cambria"/>
          <w:spacing w:val="14"/>
          <w:w w:val="130"/>
          <w:sz w:val="20"/>
        </w:rPr>
        <w:t>sva.</w:t>
      </w:r>
      <w:r>
        <w:rPr>
          <w:rFonts w:ascii="Cambria"/>
          <w:spacing w:val="-32"/>
          <w:w w:val="130"/>
          <w:sz w:val="20"/>
        </w:rPr>
        <w:t xml:space="preserve"> </w:t>
      </w:r>
      <w:r>
        <w:rPr>
          <w:rFonts w:ascii="Cambria"/>
          <w:spacing w:val="13"/>
          <w:w w:val="130"/>
          <w:sz w:val="20"/>
        </w:rPr>
        <w:t>num_sva</w:t>
      </w:r>
      <w:r>
        <w:rPr>
          <w:rFonts w:ascii="Cambria"/>
          <w:spacing w:val="-14"/>
          <w:w w:val="130"/>
          <w:sz w:val="20"/>
        </w:rPr>
        <w:t xml:space="preserve"> </w:t>
      </w:r>
      <w:r>
        <w:rPr>
          <w:rFonts w:ascii="Cambria"/>
          <w:w w:val="130"/>
          <w:sz w:val="20"/>
        </w:rPr>
        <w:t>,</w:t>
      </w:r>
    </w:p>
    <w:p w14:paraId="077BB6B3" w14:textId="77777777" w:rsidR="00C220EB" w:rsidRDefault="00000000">
      <w:pPr>
        <w:spacing w:line="244" w:lineRule="auto"/>
        <w:ind w:left="159" w:right="7375" w:firstLine="500"/>
        <w:rPr>
          <w:rFonts w:ascii="Cambria"/>
          <w:sz w:val="20"/>
        </w:rPr>
      </w:pPr>
      <w:r>
        <w:rPr>
          <w:rFonts w:ascii="Cambria"/>
          <w:spacing w:val="14"/>
          <w:w w:val="115"/>
          <w:sz w:val="20"/>
        </w:rPr>
        <w:t>dvs.</w:t>
      </w:r>
      <w:r>
        <w:rPr>
          <w:rFonts w:ascii="Cambria"/>
          <w:spacing w:val="-23"/>
          <w:w w:val="115"/>
          <w:sz w:val="20"/>
        </w:rPr>
        <w:t xml:space="preserve"> </w:t>
      </w:r>
      <w:r>
        <w:rPr>
          <w:rFonts w:ascii="Cambria"/>
          <w:spacing w:val="14"/>
          <w:w w:val="110"/>
          <w:sz w:val="20"/>
        </w:rPr>
        <w:t>amount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6"/>
          <w:w w:val="110"/>
          <w:sz w:val="20"/>
        </w:rPr>
        <w:t xml:space="preserve">num_stats </w:t>
      </w:r>
      <w:r>
        <w:rPr>
          <w:rFonts w:ascii="Cambria"/>
          <w:color w:val="0000FF"/>
          <w:spacing w:val="12"/>
          <w:sz w:val="20"/>
        </w:rPr>
        <w:t>FROM</w:t>
      </w:r>
      <w:r>
        <w:rPr>
          <w:rFonts w:ascii="Cambria"/>
          <w:color w:val="0000FF"/>
          <w:spacing w:val="80"/>
          <w:sz w:val="20"/>
        </w:rPr>
        <w:t xml:space="preserve"> </w:t>
      </w:r>
      <w:r>
        <w:rPr>
          <w:rFonts w:ascii="Cambria"/>
          <w:spacing w:val="17"/>
          <w:sz w:val="20"/>
        </w:rPr>
        <w:t>submitted_agg</w:t>
      </w:r>
      <w:r>
        <w:rPr>
          <w:rFonts w:ascii="Cambria"/>
          <w:spacing w:val="80"/>
          <w:sz w:val="20"/>
        </w:rPr>
        <w:t xml:space="preserve"> </w:t>
      </w:r>
      <w:r>
        <w:rPr>
          <w:rFonts w:ascii="Cambria"/>
          <w:spacing w:val="16"/>
          <w:sz w:val="20"/>
        </w:rPr>
        <w:t xml:space="preserve">submitted </w:t>
      </w:r>
      <w:r>
        <w:rPr>
          <w:rFonts w:ascii="Cambria"/>
          <w:color w:val="0000FF"/>
          <w:spacing w:val="13"/>
          <w:w w:val="110"/>
          <w:sz w:val="20"/>
        </w:rPr>
        <w:t>INNER</w:t>
      </w:r>
      <w:r>
        <w:rPr>
          <w:rFonts w:ascii="Cambria"/>
          <w:color w:val="0000FF"/>
          <w:spacing w:val="80"/>
          <w:w w:val="110"/>
          <w:sz w:val="20"/>
        </w:rPr>
        <w:t xml:space="preserve"> </w:t>
      </w:r>
      <w:r>
        <w:rPr>
          <w:rFonts w:ascii="Cambria"/>
          <w:color w:val="0000FF"/>
          <w:spacing w:val="12"/>
          <w:w w:val="110"/>
          <w:sz w:val="20"/>
        </w:rPr>
        <w:t>JOIN</w:t>
      </w:r>
      <w:r>
        <w:rPr>
          <w:rFonts w:ascii="Cambria"/>
          <w:color w:val="0000FF"/>
          <w:spacing w:val="80"/>
          <w:w w:val="110"/>
          <w:sz w:val="20"/>
        </w:rPr>
        <w:t xml:space="preserve"> </w:t>
      </w:r>
      <w:r>
        <w:rPr>
          <w:rFonts w:ascii="Cambria"/>
          <w:spacing w:val="16"/>
          <w:w w:val="110"/>
          <w:sz w:val="20"/>
        </w:rPr>
        <w:t>key_to_plz</w:t>
      </w:r>
    </w:p>
    <w:p w14:paraId="077BB6B4" w14:textId="77777777" w:rsidR="00C220EB" w:rsidRDefault="00000000">
      <w:pPr>
        <w:spacing w:line="244" w:lineRule="auto"/>
        <w:ind w:left="159" w:right="4073" w:firstLine="498"/>
        <w:rPr>
          <w:rFonts w:ascii="Cambria"/>
          <w:sz w:val="20"/>
        </w:rPr>
      </w:pPr>
      <w:r>
        <w:rPr>
          <w:rFonts w:ascii="Cambria"/>
          <w:color w:val="0000FF"/>
          <w:sz w:val="20"/>
        </w:rPr>
        <w:t>ON</w:t>
      </w:r>
      <w:r>
        <w:rPr>
          <w:rFonts w:ascii="Cambria"/>
          <w:color w:val="0000FF"/>
          <w:spacing w:val="8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7"/>
          <w:w w:val="115"/>
          <w:sz w:val="20"/>
        </w:rPr>
        <w:t>discharged_agg</w:t>
      </w:r>
      <w:r>
        <w:rPr>
          <w:rFonts w:ascii="Cambria"/>
          <w:spacing w:val="80"/>
          <w:w w:val="115"/>
          <w:sz w:val="20"/>
        </w:rPr>
        <w:t xml:space="preserve"> </w:t>
      </w:r>
      <w:r>
        <w:rPr>
          <w:rFonts w:ascii="Cambria"/>
          <w:spacing w:val="16"/>
          <w:w w:val="115"/>
          <w:sz w:val="20"/>
        </w:rPr>
        <w:t>discharged</w:t>
      </w:r>
    </w:p>
    <w:p w14:paraId="077BB6B5" w14:textId="77777777" w:rsidR="00C220EB" w:rsidRDefault="00000000">
      <w:pPr>
        <w:ind w:left="658"/>
        <w:rPr>
          <w:rFonts w:ascii="Cambria"/>
          <w:sz w:val="20"/>
        </w:rPr>
      </w:pPr>
      <w:r>
        <w:rPr>
          <w:rFonts w:ascii="Cambria"/>
          <w:color w:val="0000FF"/>
          <w:sz w:val="20"/>
        </w:rPr>
        <w:t>ON</w:t>
      </w:r>
      <w:r>
        <w:rPr>
          <w:rFonts w:ascii="Cambria"/>
          <w:color w:val="0000FF"/>
          <w:spacing w:val="67"/>
          <w:w w:val="150"/>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4"/>
          <w:w w:val="150"/>
          <w:sz w:val="20"/>
        </w:rPr>
        <w:t xml:space="preserve"> </w:t>
      </w:r>
      <w:r>
        <w:rPr>
          <w:rFonts w:ascii="Cambria"/>
          <w:w w:val="115"/>
          <w:sz w:val="20"/>
        </w:rPr>
        <w:t>=</w:t>
      </w:r>
      <w:r>
        <w:rPr>
          <w:rFonts w:ascii="Cambria"/>
          <w:spacing w:val="74"/>
          <w:w w:val="150"/>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3"/>
          <w:w w:val="115"/>
          <w:sz w:val="20"/>
        </w:rPr>
        <w:t>Posttag</w:t>
      </w:r>
    </w:p>
    <w:p w14:paraId="077BB6B6" w14:textId="77777777" w:rsidR="00C220EB" w:rsidRDefault="00000000">
      <w:pPr>
        <w:spacing w:before="4" w:line="244" w:lineRule="auto"/>
        <w:ind w:left="159" w:right="4073"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60"/>
          <w:sz w:val="20"/>
        </w:rPr>
        <w:t>.</w:t>
      </w:r>
      <w:r>
        <w:rPr>
          <w:rFonts w:ascii="Cambria"/>
          <w:spacing w:val="-41"/>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Key</w:t>
      </w:r>
      <w:r>
        <w:rPr>
          <w:rFonts w:ascii="Cambria"/>
          <w:spacing w:val="56"/>
          <w:sz w:val="20"/>
        </w:rPr>
        <w:t xml:space="preserve"> </w:t>
      </w:r>
      <w:r>
        <w:rPr>
          <w:rFonts w:ascii="Cambria"/>
          <w:sz w:val="20"/>
        </w:rPr>
        <w:t>=</w:t>
      </w:r>
      <w:r>
        <w:rPr>
          <w:rFonts w:ascii="Cambria"/>
          <w:spacing w:val="47"/>
          <w:w w:val="120"/>
          <w:sz w:val="20"/>
        </w:rPr>
        <w:t xml:space="preserve"> </w:t>
      </w:r>
      <w:r>
        <w:rPr>
          <w:rFonts w:ascii="Cambria"/>
          <w:spacing w:val="16"/>
          <w:w w:val="120"/>
          <w:sz w:val="20"/>
        </w:rPr>
        <w:t>discharged</w:t>
      </w:r>
      <w:r>
        <w:rPr>
          <w:rFonts w:ascii="Cambria"/>
          <w:spacing w:val="-23"/>
          <w:w w:val="120"/>
          <w:sz w:val="20"/>
        </w:rPr>
        <w:t xml:space="preserve"> </w:t>
      </w:r>
      <w:r>
        <w:rPr>
          <w:rFonts w:ascii="Cambria"/>
          <w:w w:val="160"/>
          <w:sz w:val="20"/>
        </w:rPr>
        <w:t>.</w:t>
      </w:r>
      <w:r>
        <w:rPr>
          <w:rFonts w:ascii="Cambria"/>
          <w:spacing w:val="-42"/>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20"/>
          <w:sz w:val="20"/>
        </w:rPr>
        <w:t xml:space="preserve"> </w:t>
      </w:r>
      <w:r>
        <w:rPr>
          <w:rFonts w:ascii="Cambria"/>
          <w:color w:val="0000FF"/>
          <w:spacing w:val="12"/>
          <w:w w:val="120"/>
          <w:sz w:val="20"/>
        </w:rPr>
        <w:t>JOIN</w:t>
      </w:r>
      <w:r>
        <w:rPr>
          <w:rFonts w:ascii="Cambria"/>
          <w:color w:val="0000FF"/>
          <w:spacing w:val="80"/>
          <w:w w:val="120"/>
          <w:sz w:val="20"/>
        </w:rPr>
        <w:t xml:space="preserve"> </w:t>
      </w:r>
      <w:r>
        <w:rPr>
          <w:rFonts w:ascii="Cambria"/>
          <w:spacing w:val="16"/>
          <w:w w:val="120"/>
          <w:sz w:val="20"/>
        </w:rPr>
        <w:t>coded_agg</w:t>
      </w:r>
      <w:r>
        <w:rPr>
          <w:rFonts w:ascii="Cambria"/>
          <w:spacing w:val="80"/>
          <w:w w:val="120"/>
          <w:sz w:val="20"/>
        </w:rPr>
        <w:t xml:space="preserve"> </w:t>
      </w:r>
      <w:r>
        <w:rPr>
          <w:rFonts w:ascii="Cambria"/>
          <w:spacing w:val="13"/>
          <w:sz w:val="20"/>
        </w:rPr>
        <w:t>coded</w:t>
      </w:r>
    </w:p>
    <w:p w14:paraId="077BB6B7" w14:textId="77777777" w:rsidR="00C220EB" w:rsidRDefault="00000000">
      <w:pPr>
        <w:ind w:left="658"/>
        <w:rPr>
          <w:rFonts w:ascii="Cambria"/>
          <w:sz w:val="20"/>
        </w:rPr>
      </w:pPr>
      <w:r>
        <w:rPr>
          <w:rFonts w:ascii="Cambria"/>
          <w:color w:val="0000FF"/>
          <w:sz w:val="20"/>
        </w:rPr>
        <w:t>ON</w:t>
      </w:r>
      <w:r>
        <w:rPr>
          <w:rFonts w:ascii="Cambria"/>
          <w:color w:val="0000FF"/>
          <w:spacing w:val="52"/>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80"/>
          <w:sz w:val="20"/>
        </w:rPr>
        <w:t>.</w:t>
      </w:r>
      <w:r>
        <w:rPr>
          <w:rFonts w:ascii="Cambria"/>
          <w:spacing w:val="-51"/>
          <w:w w:val="180"/>
          <w:sz w:val="20"/>
        </w:rPr>
        <w:t xml:space="preserve"> </w:t>
      </w:r>
      <w:r>
        <w:rPr>
          <w:rFonts w:ascii="Cambria"/>
          <w:spacing w:val="15"/>
          <w:w w:val="115"/>
          <w:sz w:val="20"/>
        </w:rPr>
        <w:t>Posttag</w:t>
      </w:r>
      <w:r>
        <w:rPr>
          <w:rFonts w:ascii="Cambria"/>
          <w:spacing w:val="55"/>
          <w:w w:val="115"/>
          <w:sz w:val="20"/>
        </w:rPr>
        <w:t xml:space="preserve"> </w:t>
      </w:r>
      <w:r>
        <w:rPr>
          <w:rFonts w:ascii="Cambria"/>
          <w:w w:val="115"/>
          <w:sz w:val="20"/>
        </w:rPr>
        <w:t>=</w:t>
      </w:r>
      <w:r>
        <w:rPr>
          <w:rFonts w:ascii="Cambria"/>
          <w:spacing w:val="65"/>
          <w:w w:val="115"/>
          <w:sz w:val="20"/>
        </w:rPr>
        <w:t xml:space="preserve"> </w:t>
      </w:r>
      <w:r>
        <w:rPr>
          <w:rFonts w:ascii="Cambria"/>
          <w:spacing w:val="13"/>
          <w:w w:val="115"/>
          <w:sz w:val="20"/>
        </w:rPr>
        <w:t>coded</w:t>
      </w:r>
      <w:r>
        <w:rPr>
          <w:rFonts w:ascii="Cambria"/>
          <w:spacing w:val="-24"/>
          <w:w w:val="115"/>
          <w:sz w:val="20"/>
        </w:rPr>
        <w:t xml:space="preserve"> </w:t>
      </w:r>
      <w:r>
        <w:rPr>
          <w:rFonts w:ascii="Cambria"/>
          <w:w w:val="180"/>
          <w:sz w:val="20"/>
        </w:rPr>
        <w:t>.</w:t>
      </w:r>
      <w:r>
        <w:rPr>
          <w:rFonts w:ascii="Cambria"/>
          <w:spacing w:val="-51"/>
          <w:w w:val="180"/>
          <w:sz w:val="20"/>
        </w:rPr>
        <w:t xml:space="preserve"> </w:t>
      </w:r>
      <w:r>
        <w:rPr>
          <w:rFonts w:ascii="Cambria"/>
          <w:spacing w:val="13"/>
          <w:w w:val="115"/>
          <w:sz w:val="20"/>
        </w:rPr>
        <w:t>Posttag</w:t>
      </w:r>
    </w:p>
    <w:p w14:paraId="077BB6B8" w14:textId="77777777" w:rsidR="00C220EB" w:rsidRDefault="00000000">
      <w:pPr>
        <w:spacing w:before="5"/>
        <w:ind w:left="534"/>
        <w:rPr>
          <w:rFonts w:ascii="Cambria"/>
          <w:sz w:val="20"/>
        </w:rPr>
      </w:pPr>
      <w:r>
        <w:rPr>
          <w:rFonts w:ascii="Cambria"/>
          <w:color w:val="0000FF"/>
          <w:spacing w:val="10"/>
          <w:sz w:val="20"/>
        </w:rPr>
        <w:t>AND</w:t>
      </w:r>
      <w:r>
        <w:rPr>
          <w:rFonts w:ascii="Cambria"/>
          <w:color w:val="0000FF"/>
          <w:spacing w:val="76"/>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3"/>
          <w:w w:val="150"/>
          <w:sz w:val="20"/>
        </w:rPr>
        <w:t xml:space="preserve"> </w:t>
      </w:r>
      <w:r>
        <w:rPr>
          <w:rFonts w:ascii="Cambria"/>
          <w:sz w:val="20"/>
        </w:rPr>
        <w:t>=</w:t>
      </w:r>
      <w:r>
        <w:rPr>
          <w:rFonts w:ascii="Cambria"/>
          <w:spacing w:val="72"/>
          <w:w w:val="150"/>
          <w:sz w:val="20"/>
        </w:rPr>
        <w:t xml:space="preserve"> </w:t>
      </w:r>
      <w:r>
        <w:rPr>
          <w:rFonts w:ascii="Cambria"/>
          <w:spacing w:val="13"/>
          <w:sz w:val="20"/>
        </w:rPr>
        <w:t>coded</w:t>
      </w:r>
      <w:r>
        <w:rPr>
          <w:rFonts w:ascii="Cambria"/>
          <w:spacing w:val="-17"/>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7"/>
          <w:sz w:val="20"/>
        </w:rPr>
        <w:t>Key</w:t>
      </w:r>
    </w:p>
    <w:p w14:paraId="077BB6B9" w14:textId="77777777" w:rsidR="00C220EB" w:rsidRDefault="00000000">
      <w:pPr>
        <w:spacing w:before="5" w:line="244" w:lineRule="auto"/>
        <w:ind w:left="658" w:right="4073" w:hanging="499"/>
        <w:rPr>
          <w:rFonts w:ascii="Cambria"/>
          <w:sz w:val="20"/>
        </w:rPr>
      </w:pPr>
      <w:r>
        <w:rPr>
          <w:rFonts w:ascii="Cambria"/>
          <w:color w:val="0000FF"/>
          <w:spacing w:val="13"/>
          <w:w w:val="115"/>
          <w:sz w:val="20"/>
        </w:rPr>
        <w:t>INNER</w:t>
      </w:r>
      <w:r>
        <w:rPr>
          <w:rFonts w:ascii="Cambria"/>
          <w:color w:val="0000FF"/>
          <w:spacing w:val="68"/>
          <w:w w:val="115"/>
          <w:sz w:val="20"/>
        </w:rPr>
        <w:t xml:space="preserve"> </w:t>
      </w:r>
      <w:r>
        <w:rPr>
          <w:rFonts w:ascii="Cambria"/>
          <w:color w:val="0000FF"/>
          <w:spacing w:val="12"/>
          <w:w w:val="115"/>
          <w:sz w:val="20"/>
        </w:rPr>
        <w:t>JOIN</w:t>
      </w:r>
      <w:r>
        <w:rPr>
          <w:rFonts w:ascii="Cambria"/>
          <w:color w:val="0000FF"/>
          <w:spacing w:val="70"/>
          <w:w w:val="115"/>
          <w:sz w:val="20"/>
        </w:rPr>
        <w:t xml:space="preserve"> </w:t>
      </w:r>
      <w:r>
        <w:rPr>
          <w:rFonts w:ascii="Cambria"/>
          <w:spacing w:val="18"/>
          <w:w w:val="115"/>
          <w:sz w:val="20"/>
        </w:rPr>
        <w:t>destinationassigned_agg</w:t>
      </w:r>
      <w:r>
        <w:rPr>
          <w:rFonts w:ascii="Cambria"/>
          <w:spacing w:val="73"/>
          <w:w w:val="115"/>
          <w:sz w:val="20"/>
        </w:rPr>
        <w:t xml:space="preserve"> </w:t>
      </w:r>
      <w:r>
        <w:rPr>
          <w:rFonts w:ascii="Cambria"/>
          <w:spacing w:val="18"/>
          <w:w w:val="115"/>
          <w:sz w:val="20"/>
        </w:rPr>
        <w:t xml:space="preserve">destinationassigned </w:t>
      </w:r>
      <w:r>
        <w:rPr>
          <w:rFonts w:ascii="Cambria"/>
          <w:color w:val="0000FF"/>
          <w:w w:val="105"/>
          <w:sz w:val="20"/>
        </w:rPr>
        <w:t>ON</w:t>
      </w:r>
      <w:r>
        <w:rPr>
          <w:rFonts w:ascii="Cambria"/>
          <w:color w:val="0000FF"/>
          <w:spacing w:val="53"/>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Posttag</w:t>
      </w:r>
      <w:r>
        <w:rPr>
          <w:rFonts w:ascii="Cambria"/>
          <w:spacing w:val="73"/>
          <w:w w:val="115"/>
          <w:sz w:val="20"/>
        </w:rPr>
        <w:t xml:space="preserve"> </w:t>
      </w:r>
      <w:r>
        <w:rPr>
          <w:rFonts w:ascii="Cambria"/>
          <w:w w:val="115"/>
          <w:sz w:val="20"/>
        </w:rPr>
        <w:t>=</w:t>
      </w:r>
      <w:r>
        <w:rPr>
          <w:rFonts w:ascii="Cambria"/>
          <w:spacing w:val="74"/>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3"/>
          <w:w w:val="115"/>
          <w:sz w:val="20"/>
        </w:rPr>
        <w:t>Posttag</w:t>
      </w:r>
    </w:p>
    <w:p w14:paraId="077BB6BA" w14:textId="77777777" w:rsidR="00C220EB" w:rsidRDefault="00000000">
      <w:pPr>
        <w:spacing w:line="244" w:lineRule="auto"/>
        <w:ind w:left="159" w:right="3014" w:firstLine="374"/>
        <w:rPr>
          <w:rFonts w:ascii="Cambria"/>
          <w:sz w:val="20"/>
        </w:rPr>
      </w:pPr>
      <w:r>
        <w:rPr>
          <w:rFonts w:ascii="Cambria"/>
          <w:color w:val="0000FF"/>
          <w:spacing w:val="10"/>
          <w:sz w:val="20"/>
        </w:rPr>
        <w:t>AND</w:t>
      </w:r>
      <w:r>
        <w:rPr>
          <w:rFonts w:ascii="Cambria"/>
          <w:color w:val="0000FF"/>
          <w:spacing w:val="52"/>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Key</w:t>
      </w:r>
      <w:r>
        <w:rPr>
          <w:rFonts w:ascii="Cambria"/>
          <w:spacing w:val="60"/>
          <w:w w:val="115"/>
          <w:sz w:val="20"/>
        </w:rPr>
        <w:t xml:space="preserve"> </w:t>
      </w:r>
      <w:r>
        <w:rPr>
          <w:rFonts w:ascii="Cambria"/>
          <w:w w:val="115"/>
          <w:sz w:val="20"/>
        </w:rPr>
        <w:t>=</w:t>
      </w:r>
      <w:r>
        <w:rPr>
          <w:rFonts w:ascii="Cambria"/>
          <w:spacing w:val="71"/>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5"/>
          <w:w w:val="115"/>
          <w:sz w:val="20"/>
        </w:rPr>
        <w:t>sva_agg</w:t>
      </w:r>
      <w:r>
        <w:rPr>
          <w:rFonts w:ascii="Cambria"/>
          <w:spacing w:val="80"/>
          <w:w w:val="115"/>
          <w:sz w:val="20"/>
        </w:rPr>
        <w:t xml:space="preserve"> </w:t>
      </w:r>
      <w:r>
        <w:rPr>
          <w:rFonts w:ascii="Cambria"/>
          <w:spacing w:val="10"/>
          <w:w w:val="115"/>
          <w:sz w:val="20"/>
        </w:rPr>
        <w:t>sva</w:t>
      </w:r>
    </w:p>
    <w:p w14:paraId="077BB6BB" w14:textId="77777777" w:rsidR="00C220EB" w:rsidRDefault="00000000">
      <w:pPr>
        <w:ind w:left="658"/>
        <w:rPr>
          <w:rFonts w:ascii="Cambria"/>
          <w:sz w:val="20"/>
        </w:rPr>
      </w:pPr>
      <w:r>
        <w:rPr>
          <w:rFonts w:ascii="Cambria"/>
          <w:color w:val="0000FF"/>
          <w:sz w:val="20"/>
        </w:rPr>
        <w:t>ON</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9"/>
          <w:w w:val="120"/>
          <w:sz w:val="20"/>
        </w:rPr>
        <w:t xml:space="preserve"> </w:t>
      </w:r>
      <w:r>
        <w:rPr>
          <w:rFonts w:ascii="Cambria"/>
          <w:sz w:val="20"/>
        </w:rPr>
        <w:t>=</w:t>
      </w:r>
      <w:r>
        <w:rPr>
          <w:rFonts w:ascii="Cambria"/>
          <w:spacing w:val="68"/>
          <w:w w:val="120"/>
          <w:sz w:val="20"/>
        </w:rPr>
        <w:t xml:space="preserve"> </w:t>
      </w:r>
      <w:r>
        <w:rPr>
          <w:rFonts w:ascii="Cambria"/>
          <w:spacing w:val="14"/>
          <w:w w:val="120"/>
          <w:sz w:val="20"/>
        </w:rPr>
        <w:t>sva.</w:t>
      </w:r>
      <w:r>
        <w:rPr>
          <w:rFonts w:ascii="Cambria"/>
          <w:spacing w:val="-25"/>
          <w:w w:val="120"/>
          <w:sz w:val="20"/>
        </w:rPr>
        <w:t xml:space="preserve"> </w:t>
      </w:r>
      <w:r>
        <w:rPr>
          <w:rFonts w:ascii="Cambria"/>
          <w:spacing w:val="13"/>
          <w:w w:val="120"/>
          <w:sz w:val="20"/>
        </w:rPr>
        <w:t>Posttag</w:t>
      </w:r>
    </w:p>
    <w:p w14:paraId="077BB6BC" w14:textId="77777777" w:rsidR="00C220EB" w:rsidRDefault="00000000">
      <w:pPr>
        <w:spacing w:before="4" w:line="244" w:lineRule="auto"/>
        <w:ind w:left="159" w:right="4865" w:firstLine="375"/>
        <w:rPr>
          <w:rFonts w:ascii="Cambria"/>
          <w:sz w:val="20"/>
        </w:rPr>
      </w:pPr>
      <w:r>
        <w:rPr>
          <w:rFonts w:ascii="Cambria"/>
          <w:color w:val="0000FF"/>
          <w:spacing w:val="10"/>
          <w:sz w:val="20"/>
        </w:rPr>
        <w:t>AND</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80"/>
          <w:sz w:val="20"/>
        </w:rPr>
        <w:t xml:space="preserve"> </w:t>
      </w:r>
      <w:r>
        <w:rPr>
          <w:rFonts w:ascii="Cambria"/>
          <w:sz w:val="20"/>
        </w:rPr>
        <w:t>=</w:t>
      </w:r>
      <w:r>
        <w:rPr>
          <w:rFonts w:ascii="Cambria"/>
          <w:spacing w:val="71"/>
          <w:w w:val="120"/>
          <w:sz w:val="20"/>
        </w:rPr>
        <w:t xml:space="preserve"> </w:t>
      </w:r>
      <w:r>
        <w:rPr>
          <w:rFonts w:ascii="Cambria"/>
          <w:spacing w:val="14"/>
          <w:w w:val="120"/>
          <w:sz w:val="20"/>
        </w:rPr>
        <w:t>sva.</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2"/>
          <w:sz w:val="20"/>
        </w:rPr>
        <w:t>LEFT</w:t>
      </w:r>
      <w:r>
        <w:rPr>
          <w:rFonts w:ascii="Cambria"/>
          <w:color w:val="0000FF"/>
          <w:spacing w:val="80"/>
          <w:w w:val="125"/>
          <w:sz w:val="20"/>
        </w:rPr>
        <w:t xml:space="preserve"> </w:t>
      </w:r>
      <w:r>
        <w:rPr>
          <w:rFonts w:ascii="Cambria"/>
          <w:color w:val="0000FF"/>
          <w:spacing w:val="12"/>
          <w:w w:val="125"/>
          <w:sz w:val="20"/>
        </w:rPr>
        <w:t>JOIN</w:t>
      </w:r>
      <w:r>
        <w:rPr>
          <w:rFonts w:ascii="Cambria"/>
          <w:color w:val="0000FF"/>
          <w:spacing w:val="80"/>
          <w:w w:val="125"/>
          <w:sz w:val="20"/>
        </w:rPr>
        <w:t xml:space="preserve"> </w:t>
      </w:r>
      <w:r>
        <w:rPr>
          <w:rFonts w:ascii="Cambria"/>
          <w:spacing w:val="17"/>
          <w:w w:val="125"/>
          <w:sz w:val="20"/>
        </w:rPr>
        <w:t>device_stats</w:t>
      </w:r>
      <w:r>
        <w:rPr>
          <w:rFonts w:ascii="Cambria"/>
          <w:spacing w:val="80"/>
          <w:w w:val="125"/>
          <w:sz w:val="20"/>
        </w:rPr>
        <w:t xml:space="preserve"> </w:t>
      </w:r>
      <w:r>
        <w:rPr>
          <w:rFonts w:ascii="Cambria"/>
          <w:spacing w:val="10"/>
          <w:w w:val="125"/>
          <w:sz w:val="20"/>
        </w:rPr>
        <w:t>dvs</w:t>
      </w:r>
    </w:p>
    <w:p w14:paraId="077BB6BD" w14:textId="77777777" w:rsidR="00C220EB" w:rsidRDefault="00000000">
      <w:pPr>
        <w:ind w:left="658"/>
        <w:rPr>
          <w:rFonts w:ascii="Cambria"/>
          <w:sz w:val="20"/>
        </w:rPr>
      </w:pPr>
      <w:r>
        <w:rPr>
          <w:rFonts w:ascii="Cambria"/>
          <w:color w:val="0000FF"/>
          <w:sz w:val="20"/>
        </w:rPr>
        <w:t>ON</w:t>
      </w:r>
      <w:r>
        <w:rPr>
          <w:rFonts w:ascii="Cambria"/>
          <w:color w:val="0000FF"/>
          <w:spacing w:val="49"/>
          <w:w w:val="120"/>
          <w:sz w:val="20"/>
        </w:rPr>
        <w:t xml:space="preserve"> </w:t>
      </w:r>
      <w:r>
        <w:rPr>
          <w:rFonts w:ascii="Cambria"/>
          <w:spacing w:val="16"/>
          <w:w w:val="120"/>
          <w:sz w:val="20"/>
        </w:rPr>
        <w:t>submitted</w:t>
      </w:r>
      <w:r>
        <w:rPr>
          <w:rFonts w:ascii="Cambria"/>
          <w:spacing w:val="-23"/>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3"/>
          <w:w w:val="120"/>
          <w:sz w:val="20"/>
        </w:rPr>
        <w:t xml:space="preserve"> </w:t>
      </w:r>
      <w:r>
        <w:rPr>
          <w:rFonts w:ascii="Cambria"/>
          <w:sz w:val="20"/>
        </w:rPr>
        <w:t>=</w:t>
      </w:r>
      <w:r>
        <w:rPr>
          <w:rFonts w:ascii="Cambria"/>
          <w:spacing w:val="62"/>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3"/>
          <w:w w:val="120"/>
          <w:sz w:val="20"/>
        </w:rPr>
        <w:t>Posttag</w:t>
      </w:r>
    </w:p>
    <w:p w14:paraId="077BB6BE" w14:textId="77777777" w:rsidR="00C220EB" w:rsidRDefault="00000000">
      <w:pPr>
        <w:spacing w:before="4" w:line="244" w:lineRule="auto"/>
        <w:ind w:left="159" w:right="4865"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6"/>
          <w:sz w:val="20"/>
        </w:rPr>
        <w:t xml:space="preserve"> </w:t>
      </w:r>
      <w:r>
        <w:rPr>
          <w:rFonts w:ascii="Cambria"/>
          <w:sz w:val="20"/>
        </w:rPr>
        <w:t>=</w:t>
      </w:r>
      <w:r>
        <w:rPr>
          <w:rFonts w:ascii="Cambria"/>
          <w:spacing w:val="67"/>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WHERE</w:t>
      </w:r>
      <w:r>
        <w:rPr>
          <w:rFonts w:ascii="Cambria"/>
          <w:color w:val="0000FF"/>
          <w:spacing w:val="49"/>
          <w:w w:val="125"/>
          <w:sz w:val="20"/>
        </w:rPr>
        <w:t xml:space="preserve"> </w:t>
      </w:r>
      <w:r>
        <w:rPr>
          <w:rFonts w:ascii="Cambria"/>
          <w:spacing w:val="16"/>
          <w:w w:val="125"/>
          <w:sz w:val="20"/>
        </w:rPr>
        <w:t>submitted</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sz w:val="20"/>
        </w:rPr>
        <w:t>Key</w:t>
      </w:r>
      <w:r>
        <w:rPr>
          <w:rFonts w:ascii="Cambria"/>
          <w:spacing w:val="65"/>
          <w:w w:val="125"/>
          <w:sz w:val="20"/>
        </w:rPr>
        <w:t xml:space="preserve"> </w:t>
      </w:r>
      <w:r>
        <w:rPr>
          <w:rFonts w:ascii="Cambria"/>
          <w:color w:val="0000FF"/>
          <w:w w:val="125"/>
          <w:sz w:val="20"/>
        </w:rPr>
        <w:t>IN</w:t>
      </w:r>
      <w:r>
        <w:rPr>
          <w:rFonts w:ascii="Cambria"/>
          <w:color w:val="0000FF"/>
          <w:spacing w:val="58"/>
          <w:w w:val="125"/>
          <w:sz w:val="20"/>
        </w:rPr>
        <w:t xml:space="preserve"> </w:t>
      </w:r>
      <w:r>
        <w:rPr>
          <w:rFonts w:ascii="Cambria"/>
          <w:w w:val="125"/>
          <w:sz w:val="20"/>
        </w:rPr>
        <w:t>(</w:t>
      </w:r>
    </w:p>
    <w:p w14:paraId="077BB6BF" w14:textId="77777777" w:rsidR="00C220EB" w:rsidRDefault="00000000">
      <w:pPr>
        <w:ind w:left="658"/>
        <w:rPr>
          <w:rFonts w:ascii="Cambria" w:hAnsi="Cambria"/>
          <w:sz w:val="20"/>
        </w:rPr>
      </w:pPr>
      <w:r>
        <w:rPr>
          <w:rFonts w:ascii="Cambria" w:hAnsi="Cambria"/>
          <w:color w:val="FF0000"/>
          <w:w w:val="185"/>
          <w:sz w:val="20"/>
        </w:rPr>
        <w:t>’</w:t>
      </w:r>
      <w:r>
        <w:rPr>
          <w:rFonts w:ascii="Cambria" w:hAnsi="Cambria"/>
          <w:color w:val="FF0000"/>
          <w:spacing w:val="-59"/>
          <w:w w:val="18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VET</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HAE</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CAD</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WAL</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5"/>
          <w:w w:val="185"/>
          <w:sz w:val="20"/>
        </w:rPr>
        <w:t>’</w:t>
      </w:r>
      <w:r>
        <w:rPr>
          <w:rFonts w:ascii="Cambria" w:hAnsi="Cambria"/>
          <w:spacing w:val="5"/>
          <w:w w:val="185"/>
          <w:sz w:val="20"/>
        </w:rPr>
        <w:t>,</w:t>
      </w:r>
    </w:p>
    <w:p w14:paraId="077BB6C0" w14:textId="77777777" w:rsidR="00C220EB" w:rsidRDefault="00000000">
      <w:pPr>
        <w:spacing w:before="5"/>
        <w:ind w:left="658"/>
        <w:rPr>
          <w:rFonts w:ascii="Cambria" w:hAnsi="Cambria"/>
          <w:sz w:val="20"/>
        </w:rPr>
      </w:pPr>
      <w:r>
        <w:rPr>
          <w:rFonts w:ascii="Cambria" w:hAnsi="Cambria"/>
          <w:color w:val="FF0000"/>
          <w:w w:val="165"/>
          <w:sz w:val="20"/>
        </w:rPr>
        <w:t>’</w:t>
      </w:r>
      <w:r>
        <w:rPr>
          <w:rFonts w:ascii="Cambria" w:hAnsi="Cambria"/>
          <w:color w:val="FF0000"/>
          <w:spacing w:val="-50"/>
          <w:w w:val="165"/>
          <w:sz w:val="20"/>
        </w:rPr>
        <w:t xml:space="preserve"> </w:t>
      </w:r>
      <w:r>
        <w:rPr>
          <w:rFonts w:ascii="Cambria" w:hAnsi="Cambria"/>
          <w:color w:val="FF0000"/>
          <w:spacing w:val="10"/>
          <w:sz w:val="20"/>
        </w:rPr>
        <w:t>PRA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FRA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6"/>
          <w:w w:val="165"/>
          <w:sz w:val="20"/>
        </w:rPr>
        <w:t>DAI’</w:t>
      </w:r>
      <w:r>
        <w:rPr>
          <w:rFonts w:ascii="Cambria" w:hAnsi="Cambria"/>
          <w:spacing w:val="16"/>
          <w:w w:val="165"/>
          <w:sz w:val="20"/>
        </w:rPr>
        <w:t>,</w:t>
      </w:r>
      <w:r>
        <w:rPr>
          <w:rFonts w:ascii="Cambria" w:hAnsi="Cambria"/>
          <w:color w:val="FF0000"/>
          <w:spacing w:val="16"/>
          <w:w w:val="165"/>
          <w:sz w:val="20"/>
        </w:rPr>
        <w:t>’</w:t>
      </w:r>
      <w:r>
        <w:rPr>
          <w:rFonts w:ascii="Cambria" w:hAnsi="Cambria"/>
          <w:color w:val="FF0000"/>
          <w:spacing w:val="-49"/>
          <w:w w:val="165"/>
          <w:sz w:val="20"/>
        </w:rPr>
        <w:t xml:space="preserve"> </w:t>
      </w:r>
      <w:r>
        <w:rPr>
          <w:rFonts w:ascii="Cambria" w:hAnsi="Cambria"/>
          <w:color w:val="FF0000"/>
          <w:spacing w:val="10"/>
          <w:sz w:val="20"/>
        </w:rPr>
        <w:t>URD</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BCH</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RUE</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OMU</w:t>
      </w:r>
      <w:r>
        <w:rPr>
          <w:rFonts w:ascii="Cambria" w:hAnsi="Cambria"/>
          <w:color w:val="FF0000"/>
          <w:spacing w:val="-13"/>
          <w:sz w:val="20"/>
        </w:rPr>
        <w:t xml:space="preserve"> </w:t>
      </w:r>
      <w:r>
        <w:rPr>
          <w:rFonts w:ascii="Cambria" w:hAnsi="Cambria"/>
          <w:color w:val="FF0000"/>
          <w:spacing w:val="-10"/>
          <w:w w:val="165"/>
          <w:sz w:val="20"/>
        </w:rPr>
        <w:t>’</w:t>
      </w:r>
    </w:p>
    <w:p w14:paraId="077BB6C1" w14:textId="77777777" w:rsidR="00C220EB" w:rsidRDefault="00000000">
      <w:pPr>
        <w:spacing w:before="5"/>
        <w:ind w:left="156"/>
        <w:rPr>
          <w:rFonts w:ascii="Cambria"/>
          <w:sz w:val="20"/>
        </w:rPr>
      </w:pPr>
      <w:r>
        <w:rPr>
          <w:rFonts w:ascii="Cambria"/>
          <w:spacing w:val="-5"/>
          <w:w w:val="165"/>
          <w:sz w:val="20"/>
        </w:rPr>
        <w:t>);</w:t>
      </w:r>
    </w:p>
    <w:p w14:paraId="077BB6C2" w14:textId="77777777" w:rsidR="00C220EB" w:rsidRDefault="00C220EB">
      <w:pPr>
        <w:rPr>
          <w:rFonts w:ascii="Cambria"/>
          <w:sz w:val="20"/>
        </w:rPr>
        <w:sectPr w:rsidR="00C220EB">
          <w:pgSz w:w="11910" w:h="16840"/>
          <w:pgMar w:top="440" w:right="0" w:bottom="1720" w:left="708" w:header="227" w:footer="1540" w:gutter="0"/>
          <w:cols w:space="720"/>
        </w:sectPr>
      </w:pPr>
    </w:p>
    <w:p w14:paraId="077BB6C3" w14:textId="77777777" w:rsidR="00C220EB" w:rsidRDefault="00000000">
      <w:pPr>
        <w:pStyle w:val="BodyText"/>
        <w:spacing w:before="26"/>
        <w:rPr>
          <w:rFonts w:ascii="Cambria"/>
          <w:sz w:val="28"/>
        </w:rPr>
      </w:pPr>
      <w:r>
        <w:rPr>
          <w:rFonts w:ascii="Cambria"/>
          <w:noProof/>
          <w:sz w:val="28"/>
        </w:rPr>
        <w:lastRenderedPageBreak/>
        <mc:AlternateContent>
          <mc:Choice Requires="wps">
            <w:drawing>
              <wp:anchor distT="0" distB="0" distL="0" distR="0" simplePos="0" relativeHeight="484642304" behindDoc="1" locked="0" layoutInCell="1" allowOverlap="1" wp14:anchorId="077BB87A" wp14:editId="077BB87B">
                <wp:simplePos x="0" y="0"/>
                <wp:positionH relativeFrom="page">
                  <wp:posOffset>496976</wp:posOffset>
                </wp:positionH>
                <wp:positionV relativeFrom="page">
                  <wp:posOffset>1145247</wp:posOffset>
                </wp:positionV>
                <wp:extent cx="6566534" cy="8090534"/>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43014"/>
                              </a:moveTo>
                              <a:lnTo>
                                <a:pt x="2540" y="0"/>
                              </a:lnTo>
                            </a:path>
                            <a:path w="6566534" h="8090534">
                              <a:moveTo>
                                <a:pt x="0" y="2527"/>
                              </a:moveTo>
                              <a:lnTo>
                                <a:pt x="43016" y="2527"/>
                              </a:lnTo>
                            </a:path>
                            <a:path w="6566534" h="8090534">
                              <a:moveTo>
                                <a:pt x="43026" y="2527"/>
                              </a:moveTo>
                              <a:lnTo>
                                <a:pt x="6523024" y="2527"/>
                              </a:lnTo>
                            </a:path>
                            <a:path w="6566534" h="8090534">
                              <a:moveTo>
                                <a:pt x="6523024" y="2527"/>
                              </a:moveTo>
                              <a:lnTo>
                                <a:pt x="6566039" y="2527"/>
                              </a:lnTo>
                            </a:path>
                            <a:path w="6566534" h="8090534">
                              <a:moveTo>
                                <a:pt x="6563512" y="43014"/>
                              </a:moveTo>
                              <a:lnTo>
                                <a:pt x="6563512" y="0"/>
                              </a:lnTo>
                            </a:path>
                            <a:path w="6566534" h="8090534">
                              <a:moveTo>
                                <a:pt x="2540" y="194856"/>
                              </a:moveTo>
                              <a:lnTo>
                                <a:pt x="2540" y="43027"/>
                              </a:lnTo>
                            </a:path>
                            <a:path w="6566534" h="8090534">
                              <a:moveTo>
                                <a:pt x="6563512" y="194856"/>
                              </a:moveTo>
                              <a:lnTo>
                                <a:pt x="6563512" y="43027"/>
                              </a:lnTo>
                            </a:path>
                            <a:path w="6566534" h="8090534">
                              <a:moveTo>
                                <a:pt x="2540" y="346684"/>
                              </a:moveTo>
                              <a:lnTo>
                                <a:pt x="2540" y="194856"/>
                              </a:lnTo>
                            </a:path>
                            <a:path w="6566534" h="8090534">
                              <a:moveTo>
                                <a:pt x="6563512" y="346684"/>
                              </a:moveTo>
                              <a:lnTo>
                                <a:pt x="6563512" y="194856"/>
                              </a:lnTo>
                            </a:path>
                            <a:path w="6566534" h="8090534">
                              <a:moveTo>
                                <a:pt x="2540" y="498513"/>
                              </a:moveTo>
                              <a:lnTo>
                                <a:pt x="2540" y="346684"/>
                              </a:lnTo>
                            </a:path>
                            <a:path w="6566534" h="8090534">
                              <a:moveTo>
                                <a:pt x="6563512" y="498513"/>
                              </a:moveTo>
                              <a:lnTo>
                                <a:pt x="6563512" y="346684"/>
                              </a:lnTo>
                            </a:path>
                            <a:path w="6566534" h="8090534">
                              <a:moveTo>
                                <a:pt x="2540" y="650341"/>
                              </a:moveTo>
                              <a:lnTo>
                                <a:pt x="2540" y="498513"/>
                              </a:lnTo>
                            </a:path>
                            <a:path w="6566534" h="8090534">
                              <a:moveTo>
                                <a:pt x="6563512" y="650341"/>
                              </a:moveTo>
                              <a:lnTo>
                                <a:pt x="6563512" y="498513"/>
                              </a:lnTo>
                            </a:path>
                            <a:path w="6566534" h="8090534">
                              <a:moveTo>
                                <a:pt x="2540" y="802170"/>
                              </a:moveTo>
                              <a:lnTo>
                                <a:pt x="2540" y="650341"/>
                              </a:lnTo>
                            </a:path>
                            <a:path w="6566534" h="8090534">
                              <a:moveTo>
                                <a:pt x="6563512" y="802170"/>
                              </a:moveTo>
                              <a:lnTo>
                                <a:pt x="6563512" y="650341"/>
                              </a:lnTo>
                            </a:path>
                            <a:path w="6566534" h="8090534">
                              <a:moveTo>
                                <a:pt x="2540" y="953998"/>
                              </a:moveTo>
                              <a:lnTo>
                                <a:pt x="2540" y="802170"/>
                              </a:lnTo>
                            </a:path>
                            <a:path w="6566534" h="8090534">
                              <a:moveTo>
                                <a:pt x="6563512" y="953998"/>
                              </a:moveTo>
                              <a:lnTo>
                                <a:pt x="6563512" y="802170"/>
                              </a:lnTo>
                            </a:path>
                            <a:path w="6566534" h="8090534">
                              <a:moveTo>
                                <a:pt x="2540" y="1105839"/>
                              </a:moveTo>
                              <a:lnTo>
                                <a:pt x="2540" y="954011"/>
                              </a:lnTo>
                            </a:path>
                            <a:path w="6566534" h="8090534">
                              <a:moveTo>
                                <a:pt x="6563512" y="1105839"/>
                              </a:moveTo>
                              <a:lnTo>
                                <a:pt x="6563512" y="954011"/>
                              </a:lnTo>
                            </a:path>
                            <a:path w="6566534" h="8090534">
                              <a:moveTo>
                                <a:pt x="2540" y="1257668"/>
                              </a:moveTo>
                              <a:lnTo>
                                <a:pt x="2540" y="1105839"/>
                              </a:lnTo>
                            </a:path>
                            <a:path w="6566534" h="8090534">
                              <a:moveTo>
                                <a:pt x="6563512" y="1257668"/>
                              </a:moveTo>
                              <a:lnTo>
                                <a:pt x="6563512" y="1105839"/>
                              </a:lnTo>
                            </a:path>
                            <a:path w="6566534" h="8090534">
                              <a:moveTo>
                                <a:pt x="2540" y="1409496"/>
                              </a:moveTo>
                              <a:lnTo>
                                <a:pt x="2540" y="1257668"/>
                              </a:lnTo>
                            </a:path>
                            <a:path w="6566534" h="8090534">
                              <a:moveTo>
                                <a:pt x="6563512" y="1409496"/>
                              </a:moveTo>
                              <a:lnTo>
                                <a:pt x="6563512" y="1257668"/>
                              </a:lnTo>
                            </a:path>
                            <a:path w="6566534" h="8090534">
                              <a:moveTo>
                                <a:pt x="2540" y="1561325"/>
                              </a:moveTo>
                              <a:lnTo>
                                <a:pt x="2540" y="1409496"/>
                              </a:lnTo>
                            </a:path>
                            <a:path w="6566534" h="8090534">
                              <a:moveTo>
                                <a:pt x="6563512" y="1561325"/>
                              </a:moveTo>
                              <a:lnTo>
                                <a:pt x="6563512" y="1409496"/>
                              </a:lnTo>
                            </a:path>
                            <a:path w="6566534" h="8090534">
                              <a:moveTo>
                                <a:pt x="2540" y="1713153"/>
                              </a:moveTo>
                              <a:lnTo>
                                <a:pt x="2540" y="1561325"/>
                              </a:lnTo>
                            </a:path>
                            <a:path w="6566534" h="8090534">
                              <a:moveTo>
                                <a:pt x="6563512" y="1713153"/>
                              </a:moveTo>
                              <a:lnTo>
                                <a:pt x="6563512" y="1561325"/>
                              </a:lnTo>
                            </a:path>
                            <a:path w="6566534" h="8090534">
                              <a:moveTo>
                                <a:pt x="2540" y="1864982"/>
                              </a:moveTo>
                              <a:lnTo>
                                <a:pt x="2540" y="1713153"/>
                              </a:lnTo>
                            </a:path>
                            <a:path w="6566534" h="8090534">
                              <a:moveTo>
                                <a:pt x="6563512" y="1864982"/>
                              </a:moveTo>
                              <a:lnTo>
                                <a:pt x="6563512" y="1713153"/>
                              </a:lnTo>
                            </a:path>
                            <a:path w="6566534" h="8090534">
                              <a:moveTo>
                                <a:pt x="2540" y="2016823"/>
                              </a:moveTo>
                              <a:lnTo>
                                <a:pt x="2540" y="1864995"/>
                              </a:lnTo>
                            </a:path>
                            <a:path w="6566534" h="8090534">
                              <a:moveTo>
                                <a:pt x="6563512" y="2016823"/>
                              </a:moveTo>
                              <a:lnTo>
                                <a:pt x="6563512" y="1864995"/>
                              </a:lnTo>
                            </a:path>
                            <a:path w="6566534" h="8090534">
                              <a:moveTo>
                                <a:pt x="2540" y="2168652"/>
                              </a:moveTo>
                              <a:lnTo>
                                <a:pt x="2540" y="2016823"/>
                              </a:lnTo>
                            </a:path>
                            <a:path w="6566534" h="8090534">
                              <a:moveTo>
                                <a:pt x="6563512" y="2168652"/>
                              </a:moveTo>
                              <a:lnTo>
                                <a:pt x="6563512" y="2016823"/>
                              </a:lnTo>
                            </a:path>
                            <a:path w="6566534" h="8090534">
                              <a:moveTo>
                                <a:pt x="2540" y="2320480"/>
                              </a:moveTo>
                              <a:lnTo>
                                <a:pt x="2540" y="2168652"/>
                              </a:lnTo>
                            </a:path>
                            <a:path w="6566534" h="8090534">
                              <a:moveTo>
                                <a:pt x="6563512" y="2320480"/>
                              </a:moveTo>
                              <a:lnTo>
                                <a:pt x="6563512" y="2168652"/>
                              </a:lnTo>
                            </a:path>
                            <a:path w="6566534" h="8090534">
                              <a:moveTo>
                                <a:pt x="2540" y="2472309"/>
                              </a:moveTo>
                              <a:lnTo>
                                <a:pt x="2540" y="2320480"/>
                              </a:lnTo>
                            </a:path>
                            <a:path w="6566534" h="8090534">
                              <a:moveTo>
                                <a:pt x="6563512" y="2472309"/>
                              </a:moveTo>
                              <a:lnTo>
                                <a:pt x="6563512" y="2320480"/>
                              </a:lnTo>
                            </a:path>
                            <a:path w="6566534" h="8090534">
                              <a:moveTo>
                                <a:pt x="2540" y="2624137"/>
                              </a:moveTo>
                              <a:lnTo>
                                <a:pt x="2540" y="2472309"/>
                              </a:lnTo>
                            </a:path>
                            <a:path w="6566534" h="8090534">
                              <a:moveTo>
                                <a:pt x="6563512" y="2624137"/>
                              </a:moveTo>
                              <a:lnTo>
                                <a:pt x="6563512" y="2472309"/>
                              </a:lnTo>
                            </a:path>
                            <a:path w="6566534" h="8090534">
                              <a:moveTo>
                                <a:pt x="2540" y="2775966"/>
                              </a:moveTo>
                              <a:lnTo>
                                <a:pt x="2540" y="2624137"/>
                              </a:lnTo>
                            </a:path>
                            <a:path w="6566534" h="8090534">
                              <a:moveTo>
                                <a:pt x="6563512" y="2775966"/>
                              </a:moveTo>
                              <a:lnTo>
                                <a:pt x="6563512" y="2624137"/>
                              </a:lnTo>
                            </a:path>
                            <a:path w="6566534" h="8090534">
                              <a:moveTo>
                                <a:pt x="2540" y="2927807"/>
                              </a:moveTo>
                              <a:lnTo>
                                <a:pt x="2540" y="2775978"/>
                              </a:lnTo>
                            </a:path>
                            <a:path w="6566534" h="8090534">
                              <a:moveTo>
                                <a:pt x="6563512" y="2927807"/>
                              </a:moveTo>
                              <a:lnTo>
                                <a:pt x="6563512" y="2775978"/>
                              </a:lnTo>
                            </a:path>
                            <a:path w="6566534" h="8090534">
                              <a:moveTo>
                                <a:pt x="2540" y="3079635"/>
                              </a:moveTo>
                              <a:lnTo>
                                <a:pt x="2540" y="2927807"/>
                              </a:lnTo>
                            </a:path>
                            <a:path w="6566534" h="8090534">
                              <a:moveTo>
                                <a:pt x="6563512" y="3079635"/>
                              </a:moveTo>
                              <a:lnTo>
                                <a:pt x="6563512" y="2927807"/>
                              </a:lnTo>
                            </a:path>
                            <a:path w="6566534" h="8090534">
                              <a:moveTo>
                                <a:pt x="2540" y="3231464"/>
                              </a:moveTo>
                              <a:lnTo>
                                <a:pt x="2540" y="3079635"/>
                              </a:lnTo>
                            </a:path>
                            <a:path w="6566534" h="8090534">
                              <a:moveTo>
                                <a:pt x="6563512" y="3231464"/>
                              </a:moveTo>
                              <a:lnTo>
                                <a:pt x="6563512" y="3079635"/>
                              </a:lnTo>
                            </a:path>
                            <a:path w="6566534" h="8090534">
                              <a:moveTo>
                                <a:pt x="2540" y="3383292"/>
                              </a:moveTo>
                              <a:lnTo>
                                <a:pt x="2540" y="3231464"/>
                              </a:lnTo>
                            </a:path>
                            <a:path w="6566534" h="8090534">
                              <a:moveTo>
                                <a:pt x="6563512" y="3383292"/>
                              </a:moveTo>
                              <a:lnTo>
                                <a:pt x="6563512" y="3231464"/>
                              </a:lnTo>
                            </a:path>
                            <a:path w="6566534" h="8090534">
                              <a:moveTo>
                                <a:pt x="2540" y="3535121"/>
                              </a:moveTo>
                              <a:lnTo>
                                <a:pt x="2540" y="3383292"/>
                              </a:lnTo>
                            </a:path>
                            <a:path w="6566534" h="8090534">
                              <a:moveTo>
                                <a:pt x="6563512" y="3535121"/>
                              </a:moveTo>
                              <a:lnTo>
                                <a:pt x="6563512" y="3383292"/>
                              </a:lnTo>
                            </a:path>
                            <a:path w="6566534" h="8090534">
                              <a:moveTo>
                                <a:pt x="2540" y="3686949"/>
                              </a:moveTo>
                              <a:lnTo>
                                <a:pt x="2540" y="3535121"/>
                              </a:lnTo>
                            </a:path>
                            <a:path w="6566534" h="8090534">
                              <a:moveTo>
                                <a:pt x="6563512" y="3686949"/>
                              </a:moveTo>
                              <a:lnTo>
                                <a:pt x="6563512" y="3535121"/>
                              </a:lnTo>
                            </a:path>
                            <a:path w="6566534" h="8090534">
                              <a:moveTo>
                                <a:pt x="2540" y="3838790"/>
                              </a:moveTo>
                              <a:lnTo>
                                <a:pt x="2540" y="3686962"/>
                              </a:lnTo>
                            </a:path>
                            <a:path w="6566534" h="8090534">
                              <a:moveTo>
                                <a:pt x="6563512" y="3838790"/>
                              </a:moveTo>
                              <a:lnTo>
                                <a:pt x="6563512" y="3686962"/>
                              </a:lnTo>
                            </a:path>
                            <a:path w="6566534" h="8090534">
                              <a:moveTo>
                                <a:pt x="2540" y="3990619"/>
                              </a:moveTo>
                              <a:lnTo>
                                <a:pt x="2540" y="3838790"/>
                              </a:lnTo>
                            </a:path>
                            <a:path w="6566534" h="8090534">
                              <a:moveTo>
                                <a:pt x="6563512" y="3990619"/>
                              </a:moveTo>
                              <a:lnTo>
                                <a:pt x="6563512" y="3838790"/>
                              </a:lnTo>
                            </a:path>
                            <a:path w="6566534" h="8090534">
                              <a:moveTo>
                                <a:pt x="2540" y="4142447"/>
                              </a:moveTo>
                              <a:lnTo>
                                <a:pt x="2540" y="3990619"/>
                              </a:lnTo>
                            </a:path>
                            <a:path w="6566534" h="8090534">
                              <a:moveTo>
                                <a:pt x="6563512" y="4142447"/>
                              </a:moveTo>
                              <a:lnTo>
                                <a:pt x="6563512" y="3990619"/>
                              </a:lnTo>
                            </a:path>
                            <a:path w="6566534" h="8090534">
                              <a:moveTo>
                                <a:pt x="2540" y="4294276"/>
                              </a:moveTo>
                              <a:lnTo>
                                <a:pt x="2540" y="4142447"/>
                              </a:lnTo>
                            </a:path>
                            <a:path w="6566534" h="8090534">
                              <a:moveTo>
                                <a:pt x="6563512" y="4294276"/>
                              </a:moveTo>
                              <a:lnTo>
                                <a:pt x="6563512" y="4142447"/>
                              </a:lnTo>
                            </a:path>
                            <a:path w="6566534" h="8090534">
                              <a:moveTo>
                                <a:pt x="2540" y="4446104"/>
                              </a:moveTo>
                              <a:lnTo>
                                <a:pt x="2540" y="4294276"/>
                              </a:lnTo>
                            </a:path>
                            <a:path w="6566534" h="8090534">
                              <a:moveTo>
                                <a:pt x="6563512" y="4446104"/>
                              </a:moveTo>
                              <a:lnTo>
                                <a:pt x="6563512" y="4294276"/>
                              </a:lnTo>
                            </a:path>
                            <a:path w="6566534" h="8090534">
                              <a:moveTo>
                                <a:pt x="2540" y="4597933"/>
                              </a:moveTo>
                              <a:lnTo>
                                <a:pt x="2540" y="4446104"/>
                              </a:lnTo>
                            </a:path>
                            <a:path w="6566534" h="8090534">
                              <a:moveTo>
                                <a:pt x="6563512" y="4597933"/>
                              </a:moveTo>
                              <a:lnTo>
                                <a:pt x="6563512" y="4446104"/>
                              </a:lnTo>
                            </a:path>
                            <a:path w="6566534" h="8090534">
                              <a:moveTo>
                                <a:pt x="2540" y="4749774"/>
                              </a:moveTo>
                              <a:lnTo>
                                <a:pt x="2540" y="4597946"/>
                              </a:lnTo>
                            </a:path>
                            <a:path w="6566534" h="8090534">
                              <a:moveTo>
                                <a:pt x="6563512" y="4749774"/>
                              </a:moveTo>
                              <a:lnTo>
                                <a:pt x="6563512" y="4597946"/>
                              </a:lnTo>
                            </a:path>
                            <a:path w="6566534" h="8090534">
                              <a:moveTo>
                                <a:pt x="2540" y="4901603"/>
                              </a:moveTo>
                              <a:lnTo>
                                <a:pt x="2540" y="4749774"/>
                              </a:lnTo>
                            </a:path>
                            <a:path w="6566534" h="8090534">
                              <a:moveTo>
                                <a:pt x="6563512" y="4901603"/>
                              </a:moveTo>
                              <a:lnTo>
                                <a:pt x="6563512" y="4749774"/>
                              </a:lnTo>
                            </a:path>
                            <a:path w="6566534" h="8090534">
                              <a:moveTo>
                                <a:pt x="2540" y="5053431"/>
                              </a:moveTo>
                              <a:lnTo>
                                <a:pt x="2540" y="4901603"/>
                              </a:lnTo>
                            </a:path>
                            <a:path w="6566534" h="8090534">
                              <a:moveTo>
                                <a:pt x="6563512" y="5053431"/>
                              </a:moveTo>
                              <a:lnTo>
                                <a:pt x="6563512" y="4901603"/>
                              </a:lnTo>
                            </a:path>
                            <a:path w="6566534" h="8090534">
                              <a:moveTo>
                                <a:pt x="2540" y="5205260"/>
                              </a:moveTo>
                              <a:lnTo>
                                <a:pt x="2540" y="5053431"/>
                              </a:lnTo>
                            </a:path>
                            <a:path w="6566534" h="8090534">
                              <a:moveTo>
                                <a:pt x="6563512" y="5205260"/>
                              </a:moveTo>
                              <a:lnTo>
                                <a:pt x="6563512" y="5053431"/>
                              </a:lnTo>
                            </a:path>
                            <a:path w="6566534" h="8090534">
                              <a:moveTo>
                                <a:pt x="2540" y="5357088"/>
                              </a:moveTo>
                              <a:lnTo>
                                <a:pt x="2540" y="5205260"/>
                              </a:lnTo>
                            </a:path>
                            <a:path w="6566534" h="8090534">
                              <a:moveTo>
                                <a:pt x="6563512" y="5357088"/>
                              </a:moveTo>
                              <a:lnTo>
                                <a:pt x="6563512" y="5205260"/>
                              </a:lnTo>
                            </a:path>
                            <a:path w="6566534" h="8090534">
                              <a:moveTo>
                                <a:pt x="2540" y="5508917"/>
                              </a:moveTo>
                              <a:lnTo>
                                <a:pt x="2540" y="5357088"/>
                              </a:lnTo>
                            </a:path>
                            <a:path w="6566534" h="8090534">
                              <a:moveTo>
                                <a:pt x="6563512" y="5508917"/>
                              </a:moveTo>
                              <a:lnTo>
                                <a:pt x="6563512" y="5357088"/>
                              </a:lnTo>
                            </a:path>
                            <a:path w="6566534" h="8090534">
                              <a:moveTo>
                                <a:pt x="2540" y="5660758"/>
                              </a:moveTo>
                              <a:lnTo>
                                <a:pt x="2540" y="5508929"/>
                              </a:lnTo>
                            </a:path>
                            <a:path w="6566534" h="8090534">
                              <a:moveTo>
                                <a:pt x="6563512" y="5660758"/>
                              </a:moveTo>
                              <a:lnTo>
                                <a:pt x="6563512" y="5508929"/>
                              </a:lnTo>
                            </a:path>
                            <a:path w="6566534" h="8090534">
                              <a:moveTo>
                                <a:pt x="2540" y="5812586"/>
                              </a:moveTo>
                              <a:lnTo>
                                <a:pt x="2540" y="5660758"/>
                              </a:lnTo>
                            </a:path>
                            <a:path w="6566534" h="8090534">
                              <a:moveTo>
                                <a:pt x="6563512" y="5812586"/>
                              </a:moveTo>
                              <a:lnTo>
                                <a:pt x="6563512" y="5660758"/>
                              </a:lnTo>
                            </a:path>
                            <a:path w="6566534" h="8090534">
                              <a:moveTo>
                                <a:pt x="2540" y="5964415"/>
                              </a:moveTo>
                              <a:lnTo>
                                <a:pt x="2540" y="5812586"/>
                              </a:lnTo>
                            </a:path>
                            <a:path w="6566534" h="8090534">
                              <a:moveTo>
                                <a:pt x="6563512" y="5964415"/>
                              </a:moveTo>
                              <a:lnTo>
                                <a:pt x="6563512" y="5812586"/>
                              </a:lnTo>
                            </a:path>
                            <a:path w="6566534" h="8090534">
                              <a:moveTo>
                                <a:pt x="2540" y="6116243"/>
                              </a:moveTo>
                              <a:lnTo>
                                <a:pt x="2540" y="5964415"/>
                              </a:lnTo>
                            </a:path>
                            <a:path w="6566534" h="8090534">
                              <a:moveTo>
                                <a:pt x="6563512" y="6116243"/>
                              </a:moveTo>
                              <a:lnTo>
                                <a:pt x="6563512" y="5964415"/>
                              </a:lnTo>
                            </a:path>
                            <a:path w="6566534" h="8090534">
                              <a:moveTo>
                                <a:pt x="2540" y="6268072"/>
                              </a:moveTo>
                              <a:lnTo>
                                <a:pt x="2540" y="6116243"/>
                              </a:lnTo>
                            </a:path>
                            <a:path w="6566534" h="8090534">
                              <a:moveTo>
                                <a:pt x="6563512" y="6268072"/>
                              </a:moveTo>
                              <a:lnTo>
                                <a:pt x="6563512" y="6116243"/>
                              </a:lnTo>
                            </a:path>
                            <a:path w="6566534" h="8090534">
                              <a:moveTo>
                                <a:pt x="2540" y="6419900"/>
                              </a:moveTo>
                              <a:lnTo>
                                <a:pt x="2540" y="6268072"/>
                              </a:lnTo>
                            </a:path>
                            <a:path w="6566534" h="8090534">
                              <a:moveTo>
                                <a:pt x="6563512" y="6419900"/>
                              </a:moveTo>
                              <a:lnTo>
                                <a:pt x="6563512" y="6268072"/>
                              </a:lnTo>
                            </a:path>
                            <a:path w="6566534" h="8090534">
                              <a:moveTo>
                                <a:pt x="2540" y="6571742"/>
                              </a:moveTo>
                              <a:lnTo>
                                <a:pt x="2540" y="6419913"/>
                              </a:lnTo>
                            </a:path>
                            <a:path w="6566534" h="8090534">
                              <a:moveTo>
                                <a:pt x="6563512" y="6571742"/>
                              </a:moveTo>
                              <a:lnTo>
                                <a:pt x="6563512" y="6419913"/>
                              </a:lnTo>
                            </a:path>
                            <a:path w="6566534" h="8090534">
                              <a:moveTo>
                                <a:pt x="2540" y="6723570"/>
                              </a:moveTo>
                              <a:lnTo>
                                <a:pt x="2540" y="6571742"/>
                              </a:lnTo>
                            </a:path>
                            <a:path w="6566534" h="8090534">
                              <a:moveTo>
                                <a:pt x="6563512" y="6723570"/>
                              </a:moveTo>
                              <a:lnTo>
                                <a:pt x="6563512" y="6571742"/>
                              </a:lnTo>
                            </a:path>
                            <a:path w="6566534" h="8090534">
                              <a:moveTo>
                                <a:pt x="2540" y="6875399"/>
                              </a:moveTo>
                              <a:lnTo>
                                <a:pt x="2540" y="6723570"/>
                              </a:lnTo>
                            </a:path>
                            <a:path w="6566534" h="8090534">
                              <a:moveTo>
                                <a:pt x="6563512" y="6875399"/>
                              </a:moveTo>
                              <a:lnTo>
                                <a:pt x="6563512" y="6723570"/>
                              </a:lnTo>
                            </a:path>
                            <a:path w="6566534" h="8090534">
                              <a:moveTo>
                                <a:pt x="2540" y="7027227"/>
                              </a:moveTo>
                              <a:lnTo>
                                <a:pt x="2540" y="6875399"/>
                              </a:lnTo>
                            </a:path>
                            <a:path w="6566534" h="8090534">
                              <a:moveTo>
                                <a:pt x="6563512" y="7027227"/>
                              </a:moveTo>
                              <a:lnTo>
                                <a:pt x="6563512" y="6875399"/>
                              </a:lnTo>
                            </a:path>
                            <a:path w="6566534" h="8090534">
                              <a:moveTo>
                                <a:pt x="2540" y="7179056"/>
                              </a:moveTo>
                              <a:lnTo>
                                <a:pt x="2540" y="7027227"/>
                              </a:lnTo>
                            </a:path>
                            <a:path w="6566534" h="8090534">
                              <a:moveTo>
                                <a:pt x="6563512" y="7179056"/>
                              </a:moveTo>
                              <a:lnTo>
                                <a:pt x="6563512" y="7027227"/>
                              </a:lnTo>
                            </a:path>
                            <a:path w="6566534" h="8090534">
                              <a:moveTo>
                                <a:pt x="2540" y="7330884"/>
                              </a:moveTo>
                              <a:lnTo>
                                <a:pt x="2540" y="7179056"/>
                              </a:lnTo>
                            </a:path>
                            <a:path w="6566534" h="8090534">
                              <a:moveTo>
                                <a:pt x="6563512" y="7330884"/>
                              </a:moveTo>
                              <a:lnTo>
                                <a:pt x="6563512" y="7179056"/>
                              </a:lnTo>
                            </a:path>
                            <a:path w="6566534" h="8090534">
                              <a:moveTo>
                                <a:pt x="2540" y="7482725"/>
                              </a:moveTo>
                              <a:lnTo>
                                <a:pt x="2540" y="7330897"/>
                              </a:lnTo>
                            </a:path>
                            <a:path w="6566534" h="8090534">
                              <a:moveTo>
                                <a:pt x="6563512" y="7482725"/>
                              </a:moveTo>
                              <a:lnTo>
                                <a:pt x="6563512" y="7330897"/>
                              </a:lnTo>
                            </a:path>
                            <a:path w="6566534" h="8090534">
                              <a:moveTo>
                                <a:pt x="2540" y="7634554"/>
                              </a:moveTo>
                              <a:lnTo>
                                <a:pt x="2540" y="7482725"/>
                              </a:lnTo>
                            </a:path>
                            <a:path w="6566534" h="8090534">
                              <a:moveTo>
                                <a:pt x="6563512" y="7634554"/>
                              </a:moveTo>
                              <a:lnTo>
                                <a:pt x="6563512" y="7482725"/>
                              </a:lnTo>
                            </a:path>
                            <a:path w="6566534" h="8090534">
                              <a:moveTo>
                                <a:pt x="2540" y="7786382"/>
                              </a:moveTo>
                              <a:lnTo>
                                <a:pt x="2540" y="7634554"/>
                              </a:lnTo>
                            </a:path>
                            <a:path w="6566534" h="8090534">
                              <a:moveTo>
                                <a:pt x="6563512" y="7786382"/>
                              </a:moveTo>
                              <a:lnTo>
                                <a:pt x="6563512" y="7634554"/>
                              </a:lnTo>
                            </a:path>
                            <a:path w="6566534" h="8090534">
                              <a:moveTo>
                                <a:pt x="2540" y="7938211"/>
                              </a:moveTo>
                              <a:lnTo>
                                <a:pt x="2540" y="7786382"/>
                              </a:lnTo>
                            </a:path>
                            <a:path w="6566534" h="8090534">
                              <a:moveTo>
                                <a:pt x="6563512" y="7938211"/>
                              </a:moveTo>
                              <a:lnTo>
                                <a:pt x="6563512" y="7786382"/>
                              </a:lnTo>
                            </a:path>
                            <a:path w="6566534" h="8090534">
                              <a:moveTo>
                                <a:pt x="2540" y="8090039"/>
                              </a:moveTo>
                              <a:lnTo>
                                <a:pt x="2540" y="7938211"/>
                              </a:lnTo>
                            </a:path>
                            <a:path w="6566534" h="8090534">
                              <a:moveTo>
                                <a:pt x="6563512" y="8090039"/>
                              </a:moveTo>
                              <a:lnTo>
                                <a:pt x="6563512" y="7938211"/>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132pt;margin-top:90.177002pt;width:517.0500pt;height:637.050pt;mso-position-horizontal-relative:page;mso-position-vertical-relative:page;z-index:-18674176" id="docshape136" coordorigin="783,1804" coordsize="10341,12741" path="m787,1871l787,1804m783,1808l850,1808m850,1808l11055,1808m11055,1808l11123,1808m11119,1871l11119,1804m787,2110l787,1871m11119,2110l11119,1871m787,2350l787,2110m11119,2350l11119,2110m787,2589l787,2350m11119,2589l11119,2350m787,2828l787,2589m11119,2828l11119,2589m787,3067l787,2828m11119,3067l11119,2828m787,3306l787,3067m11119,3306l11119,3067m787,3545l787,3306m11119,3545l11119,3306m787,3784l787,3545m11119,3784l11119,3545m787,4023l787,3784m11119,4023l11119,3784m787,4262l787,4023m11119,4262l11119,4023m787,4501l787,4262m11119,4501l11119,4262m787,4741l787,4501m11119,4741l11119,4501m787,4980l787,4741m11119,4980l11119,4741m787,5219l787,4980m11119,5219l11119,4980m787,5458l787,5219m11119,5458l11119,5219m787,5697l787,5458m11119,5697l11119,5458m787,5936l787,5697m11119,5936l11119,5697m787,6175l787,5936m11119,6175l11119,5936m787,6414l787,6175m11119,6414l11119,6175m787,6653l787,6414m11119,6653l11119,6414m787,6892l787,6653m11119,6892l11119,6653m787,7132l787,6892m11119,7132l11119,6892m787,7371l787,7132m11119,7371l11119,7132m787,7610l787,7371m11119,7610l11119,7371m787,7849l787,7610m11119,7849l11119,7610m787,8088l787,7849m11119,8088l11119,7849m787,8327l787,8088m11119,8327l11119,8088m787,8566l787,8327m11119,8566l11119,8327m787,8805l787,8566m11119,8805l11119,8566m787,9044l787,8805m11119,9044l11119,8805m787,9284l787,9044m11119,9284l11119,9044m787,9523l787,9284m11119,9523l11119,9284m787,9762l787,9523m11119,9762l11119,9523m787,10001l787,9762m11119,10001l11119,9762m787,10240l787,10001m11119,10240l11119,10001m787,10479l787,10240m11119,10479l11119,10240m787,10718l787,10479m11119,10718l11119,10479m787,10957l787,10718m11119,10957l11119,10718m787,11196l787,10957m11119,11196l11119,10957m787,11435l787,11196m11119,11435l11119,11196m787,11675l787,11435m11119,11675l11119,11435m787,11914l787,11675m11119,11914l11119,11675m787,12153l787,11914m11119,12153l11119,11914m787,12392l787,12153m11119,12392l11119,12153m787,12631l787,12392m11119,12631l11119,12392m787,12870l787,12631m11119,12870l11119,12631m787,13109l787,12870m11119,13109l11119,12870m787,13348l787,13109m11119,13348l11119,13109m787,13587l787,13348m11119,13587l11119,13348m787,13826l787,13587m11119,13826l11119,13587m787,14066l787,13826m11119,14066l11119,13826m787,14305l787,14066m11119,14305l11119,14066m787,14544l787,14305m11119,14544l11119,14305e" filled="false" stroked="true" strokeweight=".398pt" strokecolor="#000000">
                <v:path arrowok="t"/>
                <v:stroke dashstyle="solid"/>
                <w10:wrap type="none"/>
              </v:shape>
            </w:pict>
          </mc:Fallback>
        </mc:AlternateContent>
      </w:r>
    </w:p>
    <w:p w14:paraId="077BB6C4" w14:textId="77777777" w:rsidR="00C220EB" w:rsidRDefault="00000000">
      <w:pPr>
        <w:pStyle w:val="Heading2"/>
        <w:numPr>
          <w:ilvl w:val="1"/>
          <w:numId w:val="2"/>
        </w:numPr>
        <w:tabs>
          <w:tab w:val="left" w:pos="817"/>
        </w:tabs>
        <w:spacing w:before="1"/>
        <w:ind w:left="817" w:hanging="675"/>
      </w:pPr>
      <w:bookmarkStart w:id="582" w:name="Compact_DQM_view_query"/>
      <w:bookmarkStart w:id="583" w:name="_bookmark200"/>
      <w:bookmarkEnd w:id="582"/>
      <w:bookmarkEnd w:id="583"/>
      <w:r>
        <w:rPr>
          <w:color w:val="697D90"/>
        </w:rPr>
        <w:t>Compact</w:t>
      </w:r>
      <w:r>
        <w:rPr>
          <w:color w:val="697D90"/>
          <w:spacing w:val="6"/>
        </w:rPr>
        <w:t xml:space="preserve"> </w:t>
      </w:r>
      <w:r>
        <w:rPr>
          <w:color w:val="697D90"/>
        </w:rPr>
        <w:t>DQM</w:t>
      </w:r>
      <w:r>
        <w:rPr>
          <w:color w:val="697D90"/>
          <w:spacing w:val="6"/>
        </w:rPr>
        <w:t xml:space="preserve"> </w:t>
      </w:r>
      <w:r>
        <w:rPr>
          <w:color w:val="697D90"/>
        </w:rPr>
        <w:t>view</w:t>
      </w:r>
      <w:r>
        <w:rPr>
          <w:color w:val="697D90"/>
          <w:spacing w:val="6"/>
        </w:rPr>
        <w:t xml:space="preserve"> </w:t>
      </w:r>
      <w:r>
        <w:rPr>
          <w:color w:val="697D90"/>
          <w:spacing w:val="-2"/>
        </w:rPr>
        <w:t>query</w:t>
      </w:r>
    </w:p>
    <w:p w14:paraId="077BB6C5" w14:textId="77777777" w:rsidR="00C220EB" w:rsidRDefault="00000000">
      <w:pPr>
        <w:pStyle w:val="BodyText"/>
        <w:spacing w:before="273"/>
        <w:ind w:left="142"/>
      </w:pPr>
      <w:r>
        <w:rPr>
          <w:w w:val="110"/>
        </w:rPr>
        <w:t>The</w:t>
      </w:r>
      <w:r>
        <w:rPr>
          <w:spacing w:val="-1"/>
          <w:w w:val="110"/>
        </w:rPr>
        <w:t xml:space="preserve"> </w:t>
      </w:r>
      <w:r>
        <w:rPr>
          <w:w w:val="110"/>
        </w:rPr>
        <w:t xml:space="preserve">query after removing the parts which are not needed for the </w:t>
      </w:r>
      <w:r>
        <w:rPr>
          <w:spacing w:val="-4"/>
          <w:w w:val="110"/>
        </w:rPr>
        <w:t>MVP.</w:t>
      </w:r>
    </w:p>
    <w:p w14:paraId="077BB6C6" w14:textId="77777777" w:rsidR="00C220EB" w:rsidRDefault="00000000">
      <w:pPr>
        <w:spacing w:before="193"/>
        <w:ind w:left="159"/>
        <w:rPr>
          <w:rFonts w:ascii="Cambria"/>
          <w:sz w:val="20"/>
        </w:rPr>
      </w:pPr>
      <w:r>
        <w:rPr>
          <w:rFonts w:ascii="Cambria"/>
          <w:spacing w:val="8"/>
          <w:sz w:val="20"/>
        </w:rPr>
        <w:t>WITH</w:t>
      </w:r>
    </w:p>
    <w:p w14:paraId="077BB6C7" w14:textId="77777777" w:rsidR="00C220EB" w:rsidRDefault="00000000">
      <w:pPr>
        <w:spacing w:before="5"/>
        <w:ind w:left="161"/>
        <w:rPr>
          <w:rFonts w:ascii="Cambria"/>
          <w:sz w:val="20"/>
        </w:rPr>
      </w:pPr>
      <w:r>
        <w:rPr>
          <w:rFonts w:ascii="Cambria"/>
          <w:spacing w:val="16"/>
          <w:w w:val="120"/>
          <w:sz w:val="20"/>
        </w:rPr>
        <w:t>key_to_plz</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077BB6C8" w14:textId="77777777" w:rsidR="00C220EB" w:rsidRDefault="00000000">
      <w:pPr>
        <w:spacing w:before="4" w:line="244" w:lineRule="auto"/>
        <w:ind w:left="661" w:right="5044"/>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w w:val="105"/>
          <w:sz w:val="20"/>
        </w:rPr>
        <w:t>Key</w:t>
      </w:r>
      <w:r>
        <w:rPr>
          <w:rFonts w:ascii="Cambria" w:hAnsi="Cambria"/>
          <w:spacing w:val="-12"/>
          <w:w w:val="105"/>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2"/>
          <w:w w:val="105"/>
          <w:sz w:val="20"/>
        </w:rPr>
        <w:t xml:space="preserve"> </w:t>
      </w:r>
      <w:r>
        <w:rPr>
          <w:rFonts w:ascii="Cambria" w:hAnsi="Cambria"/>
          <w:color w:val="FF0000"/>
          <w:w w:val="225"/>
          <w:sz w:val="20"/>
        </w:rPr>
        <w:t>’</w:t>
      </w:r>
      <w:r>
        <w:rPr>
          <w:rFonts w:ascii="Cambria" w:hAnsi="Cambria"/>
          <w:color w:val="FF0000"/>
          <w:spacing w:val="-24"/>
          <w:w w:val="225"/>
          <w:sz w:val="20"/>
        </w:rPr>
        <w:t xml:space="preserve"> </w:t>
      </w:r>
      <w:r>
        <w:rPr>
          <w:rFonts w:ascii="Cambria" w:hAnsi="Cambria"/>
          <w:color w:val="0000FF"/>
          <w:w w:val="105"/>
          <w:sz w:val="20"/>
        </w:rPr>
        <w:t>AS</w:t>
      </w:r>
      <w:r>
        <w:rPr>
          <w:rFonts w:ascii="Cambria" w:hAnsi="Cambria"/>
          <w:color w:val="0000FF"/>
          <w:spacing w:val="37"/>
          <w:w w:val="140"/>
          <w:sz w:val="20"/>
        </w:rPr>
        <w:t xml:space="preserve"> </w:t>
      </w:r>
      <w:r>
        <w:rPr>
          <w:rFonts w:ascii="Cambria" w:hAnsi="Cambria"/>
          <w:spacing w:val="10"/>
          <w:w w:val="140"/>
          <w:sz w:val="20"/>
        </w:rPr>
        <w:t xml:space="preserve">plz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w w:val="225"/>
          <w:sz w:val="20"/>
        </w:rPr>
        <w:t>’</w:t>
      </w:r>
    </w:p>
    <w:p w14:paraId="077BB6C9" w14:textId="77777777" w:rsidR="00C220EB"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5"/>
          <w:w w:val="155"/>
          <w:sz w:val="20"/>
        </w:rPr>
        <w:t>DAI’</w:t>
      </w:r>
      <w:r>
        <w:rPr>
          <w:rFonts w:ascii="Cambria" w:hAnsi="Cambria"/>
          <w:spacing w:val="15"/>
          <w:w w:val="155"/>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61"/>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0"/>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p>
    <w:p w14:paraId="077BB6CA" w14:textId="77777777" w:rsidR="00C220EB" w:rsidRDefault="00000000">
      <w:pPr>
        <w:ind w:left="152"/>
        <w:rPr>
          <w:rFonts w:ascii="Cambria"/>
          <w:sz w:val="20"/>
        </w:rPr>
      </w:pPr>
      <w:r>
        <w:rPr>
          <w:rFonts w:ascii="Cambria"/>
          <w:spacing w:val="5"/>
          <w:w w:val="195"/>
          <w:sz w:val="20"/>
        </w:rPr>
        <w:t>),</w:t>
      </w:r>
    </w:p>
    <w:p w14:paraId="077BB6CB" w14:textId="77777777" w:rsidR="00C220EB" w:rsidRDefault="00C220EB">
      <w:pPr>
        <w:pStyle w:val="BodyText"/>
        <w:spacing w:before="9"/>
        <w:rPr>
          <w:rFonts w:ascii="Cambria"/>
          <w:sz w:val="20"/>
        </w:rPr>
      </w:pPr>
    </w:p>
    <w:p w14:paraId="077BB6CC" w14:textId="77777777" w:rsidR="00C220EB" w:rsidRDefault="00000000">
      <w:pPr>
        <w:ind w:left="161"/>
        <w:rPr>
          <w:rFonts w:ascii="Cambria"/>
          <w:sz w:val="20"/>
        </w:rPr>
      </w:pPr>
      <w:r>
        <w:rPr>
          <w:rFonts w:ascii="Cambria"/>
          <w:spacing w:val="16"/>
          <w:w w:val="120"/>
          <w:sz w:val="20"/>
        </w:rPr>
        <w:t>plz_to_key</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077BB6CD" w14:textId="77777777" w:rsidR="00C220EB" w:rsidRDefault="00000000">
      <w:pPr>
        <w:spacing w:before="5" w:line="244" w:lineRule="auto"/>
        <w:ind w:left="661" w:right="5048"/>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w w:val="140"/>
          <w:sz w:val="20"/>
        </w:rPr>
        <w:t>plz</w:t>
      </w:r>
      <w:r>
        <w:rPr>
          <w:rFonts w:ascii="Cambria" w:hAnsi="Cambria"/>
          <w:spacing w:val="-15"/>
          <w:w w:val="140"/>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33"/>
          <w:w w:val="140"/>
          <w:sz w:val="20"/>
        </w:rPr>
        <w:t xml:space="preserve"> </w:t>
      </w:r>
      <w:r>
        <w:rPr>
          <w:rFonts w:ascii="Cambria" w:hAnsi="Cambria"/>
          <w:spacing w:val="16"/>
          <w:w w:val="140"/>
          <w:sz w:val="20"/>
        </w:rPr>
        <w:t>location</w:t>
      </w:r>
      <w:r>
        <w:rPr>
          <w:rFonts w:ascii="Cambria" w:hAnsi="Cambria"/>
          <w:spacing w:val="-16"/>
          <w:w w:val="140"/>
          <w:sz w:val="20"/>
        </w:rPr>
        <w:t xml:space="preserve"> </w:t>
      </w:r>
      <w:r>
        <w:rPr>
          <w:rFonts w:ascii="Cambria" w:hAnsi="Cambria"/>
          <w:spacing w:val="12"/>
          <w:w w:val="105"/>
          <w:sz w:val="20"/>
        </w:rPr>
        <w:t xml:space="preserve">Key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w w:val="225"/>
          <w:sz w:val="20"/>
        </w:rPr>
        <w:t>’</w:t>
      </w:r>
    </w:p>
    <w:p w14:paraId="077BB6CE" w14:textId="77777777" w:rsidR="00C220EB"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830470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23"/>
          <w:w w:val="220"/>
          <w:sz w:val="20"/>
        </w:rPr>
        <w:t xml:space="preserve"> </w:t>
      </w:r>
      <w:r>
        <w:rPr>
          <w:rFonts w:ascii="Cambria" w:hAnsi="Cambria"/>
          <w:color w:val="FF0000"/>
          <w:w w:val="220"/>
          <w:sz w:val="20"/>
        </w:rPr>
        <w:t>’</w:t>
      </w:r>
      <w:r>
        <w:rPr>
          <w:rFonts w:ascii="Cambria" w:hAnsi="Cambria"/>
          <w:color w:val="FF0000"/>
          <w:spacing w:val="-24"/>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2"/>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w w:val="155"/>
          <w:sz w:val="20"/>
        </w:rPr>
        <w:t xml:space="preserve">DAI’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59"/>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2"/>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p>
    <w:p w14:paraId="077BB6CF" w14:textId="77777777" w:rsidR="00C220EB" w:rsidRDefault="00000000">
      <w:pPr>
        <w:spacing w:line="234" w:lineRule="exact"/>
        <w:ind w:left="152"/>
        <w:rPr>
          <w:rFonts w:ascii="Cambria"/>
          <w:sz w:val="20"/>
        </w:rPr>
      </w:pPr>
      <w:r>
        <w:rPr>
          <w:rFonts w:ascii="Cambria"/>
          <w:spacing w:val="5"/>
          <w:w w:val="195"/>
          <w:sz w:val="20"/>
        </w:rPr>
        <w:t>),</w:t>
      </w:r>
    </w:p>
    <w:p w14:paraId="077BB6D0" w14:textId="77777777" w:rsidR="00C220EB" w:rsidRDefault="00C220EB">
      <w:pPr>
        <w:pStyle w:val="BodyText"/>
        <w:spacing w:before="9"/>
        <w:rPr>
          <w:rFonts w:ascii="Cambria"/>
          <w:sz w:val="20"/>
        </w:rPr>
      </w:pPr>
    </w:p>
    <w:p w14:paraId="077BB6D1" w14:textId="77777777" w:rsidR="00C220EB" w:rsidRDefault="00000000">
      <w:pPr>
        <w:spacing w:line="244" w:lineRule="auto"/>
        <w:ind w:left="662" w:right="8227" w:hanging="501"/>
        <w:rPr>
          <w:rFonts w:ascii="Cambria"/>
          <w:sz w:val="20"/>
        </w:rPr>
      </w:pPr>
      <w:r>
        <w:rPr>
          <w:rFonts w:ascii="Cambria"/>
          <w:spacing w:val="17"/>
          <w:w w:val="110"/>
          <w:sz w:val="20"/>
        </w:rPr>
        <w:t>mp_discharged_raw</w:t>
      </w:r>
      <w:r>
        <w:rPr>
          <w:rFonts w:ascii="Cambria"/>
          <w:spacing w:val="59"/>
          <w:w w:val="110"/>
          <w:sz w:val="20"/>
        </w:rPr>
        <w:t xml:space="preserve"> </w:t>
      </w:r>
      <w:r>
        <w:rPr>
          <w:rFonts w:ascii="Cambria"/>
          <w:color w:val="0000FF"/>
          <w:w w:val="110"/>
          <w:sz w:val="20"/>
        </w:rPr>
        <w:t>AS</w:t>
      </w:r>
      <w:r>
        <w:rPr>
          <w:rFonts w:ascii="Cambria"/>
          <w:color w:val="0000FF"/>
          <w:spacing w:val="53"/>
          <w:w w:val="110"/>
          <w:sz w:val="20"/>
        </w:rPr>
        <w:t xml:space="preserve"> </w:t>
      </w:r>
      <w:r>
        <w:rPr>
          <w:rFonts w:ascii="Cambria"/>
          <w:w w:val="110"/>
          <w:sz w:val="20"/>
        </w:rPr>
        <w:t xml:space="preserve">( </w:t>
      </w:r>
      <w:r>
        <w:rPr>
          <w:rFonts w:ascii="Cambria"/>
          <w:color w:val="0000FF"/>
          <w:spacing w:val="12"/>
          <w:w w:val="110"/>
          <w:sz w:val="20"/>
        </w:rPr>
        <w:t>SELECT</w:t>
      </w:r>
    </w:p>
    <w:p w14:paraId="077BB6D2" w14:textId="77777777" w:rsidR="00C220EB"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6D3" w14:textId="77777777" w:rsidR="00C220EB"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D4" w14:textId="77777777" w:rsidR="00C220EB"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D5" w14:textId="77777777" w:rsidR="00C220EB"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077BB6D6" w14:textId="77777777" w:rsidR="00C220EB"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D7"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D8" w14:textId="77777777" w:rsidR="00C220EB"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077BB6D9"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077BB6DA" w14:textId="77777777" w:rsidR="00C220EB" w:rsidRDefault="00000000">
      <w:pPr>
        <w:spacing w:before="4"/>
        <w:ind w:left="152"/>
        <w:rPr>
          <w:rFonts w:ascii="Cambria"/>
          <w:sz w:val="20"/>
        </w:rPr>
      </w:pPr>
      <w:r>
        <w:rPr>
          <w:rFonts w:ascii="Cambria"/>
          <w:spacing w:val="5"/>
          <w:w w:val="195"/>
          <w:sz w:val="20"/>
        </w:rPr>
        <w:t>),</w:t>
      </w:r>
    </w:p>
    <w:p w14:paraId="077BB6DB" w14:textId="77777777" w:rsidR="00C220EB" w:rsidRDefault="00C220EB">
      <w:pPr>
        <w:pStyle w:val="BodyText"/>
        <w:spacing w:before="9"/>
        <w:rPr>
          <w:rFonts w:ascii="Cambria"/>
          <w:sz w:val="20"/>
        </w:rPr>
      </w:pPr>
    </w:p>
    <w:p w14:paraId="077BB6DC" w14:textId="77777777" w:rsidR="00C220EB" w:rsidRDefault="00000000">
      <w:pPr>
        <w:spacing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077BB6DD"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DE"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DF" w14:textId="77777777" w:rsidR="00C220EB" w:rsidRDefault="00C220EB">
      <w:pPr>
        <w:rPr>
          <w:rFonts w:ascii="Cambria" w:hAnsi="Cambria"/>
          <w:sz w:val="20"/>
        </w:rPr>
        <w:sectPr w:rsidR="00C220EB">
          <w:pgSz w:w="11910" w:h="16840"/>
          <w:pgMar w:top="440" w:right="0" w:bottom="1720" w:left="708" w:header="227" w:footer="1540" w:gutter="0"/>
          <w:cols w:space="720"/>
        </w:sectPr>
      </w:pPr>
    </w:p>
    <w:p w14:paraId="077BB6E0" w14:textId="77777777" w:rsidR="00C220EB"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51168" behindDoc="0" locked="0" layoutInCell="1" allowOverlap="1" wp14:anchorId="077BB87C" wp14:editId="077BB87D">
                <wp:simplePos x="0" y="0"/>
                <wp:positionH relativeFrom="page">
                  <wp:posOffset>499516</wp:posOffset>
                </wp:positionH>
                <wp:positionV relativeFrom="page">
                  <wp:posOffset>572897</wp:posOffset>
                </wp:positionV>
                <wp:extent cx="1270" cy="8654415"/>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51168" id="docshape141"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rFonts w:ascii="Cambria"/>
          <w:noProof/>
          <w:sz w:val="20"/>
        </w:rPr>
        <mc:AlternateContent>
          <mc:Choice Requires="wps">
            <w:drawing>
              <wp:anchor distT="0" distB="0" distL="0" distR="0" simplePos="0" relativeHeight="15751680" behindDoc="0" locked="0" layoutInCell="1" allowOverlap="1" wp14:anchorId="077BB87E" wp14:editId="077BB87F">
                <wp:simplePos x="0" y="0"/>
                <wp:positionH relativeFrom="page">
                  <wp:posOffset>7060489</wp:posOffset>
                </wp:positionH>
                <wp:positionV relativeFrom="page">
                  <wp:posOffset>572897</wp:posOffset>
                </wp:positionV>
                <wp:extent cx="1270" cy="8654415"/>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5751680" id="docshape142"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p>
    <w:p w14:paraId="077BB6E1" w14:textId="77777777" w:rsidR="00C220EB" w:rsidRDefault="00000000">
      <w:pPr>
        <w:spacing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077BB6E2" w14:textId="77777777" w:rsidR="00C220EB"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077BB6E3" w14:textId="77777777" w:rsidR="00C220EB" w:rsidRDefault="00000000">
      <w:pPr>
        <w:spacing w:before="4"/>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077BB6E4" w14:textId="77777777" w:rsidR="00C220EB" w:rsidRDefault="00000000">
      <w:pPr>
        <w:spacing w:before="5"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E5" w14:textId="77777777" w:rsidR="00C220EB"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077BB6E6" w14:textId="77777777" w:rsidR="00C220EB" w:rsidRDefault="00000000">
      <w:pPr>
        <w:ind w:left="152"/>
        <w:rPr>
          <w:rFonts w:ascii="Cambria"/>
          <w:sz w:val="20"/>
        </w:rPr>
      </w:pPr>
      <w:r>
        <w:rPr>
          <w:rFonts w:ascii="Cambria"/>
          <w:spacing w:val="5"/>
          <w:w w:val="195"/>
          <w:sz w:val="20"/>
        </w:rPr>
        <w:t>),</w:t>
      </w:r>
    </w:p>
    <w:p w14:paraId="077BB6E7" w14:textId="77777777" w:rsidR="00C220EB" w:rsidRDefault="00C220EB">
      <w:pPr>
        <w:pStyle w:val="BodyText"/>
        <w:spacing w:before="9"/>
        <w:rPr>
          <w:rFonts w:ascii="Cambria"/>
          <w:sz w:val="20"/>
        </w:rPr>
      </w:pPr>
    </w:p>
    <w:p w14:paraId="077BB6E8" w14:textId="77777777" w:rsidR="00C220EB" w:rsidRDefault="00000000">
      <w:pPr>
        <w:spacing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6E9"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6EA" w14:textId="77777777" w:rsidR="00C220EB"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077BB6EB"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6EC" w14:textId="77777777" w:rsidR="00C220EB" w:rsidRDefault="00000000">
      <w:pPr>
        <w:spacing w:before="4"/>
        <w:ind w:left="152"/>
        <w:rPr>
          <w:rFonts w:ascii="Cambria"/>
          <w:sz w:val="20"/>
        </w:rPr>
      </w:pPr>
      <w:r>
        <w:rPr>
          <w:rFonts w:ascii="Cambria"/>
          <w:spacing w:val="5"/>
          <w:w w:val="195"/>
          <w:sz w:val="20"/>
        </w:rPr>
        <w:t>),</w:t>
      </w:r>
    </w:p>
    <w:p w14:paraId="077BB6ED" w14:textId="77777777" w:rsidR="00C220EB" w:rsidRDefault="00C220EB">
      <w:pPr>
        <w:pStyle w:val="BodyText"/>
        <w:spacing w:before="9"/>
        <w:rPr>
          <w:rFonts w:ascii="Cambria"/>
          <w:sz w:val="20"/>
        </w:rPr>
      </w:pPr>
    </w:p>
    <w:p w14:paraId="077BB6EE" w14:textId="77777777" w:rsidR="00C220EB" w:rsidRDefault="00000000">
      <w:pPr>
        <w:spacing w:before="1"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077BB6EF" w14:textId="77777777" w:rsidR="00C220EB"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077BB6F0" w14:textId="77777777" w:rsidR="00C220EB"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77BB6F1" w14:textId="77777777" w:rsidR="00C220EB"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077BB6F2" w14:textId="77777777" w:rsidR="00C220EB" w:rsidRDefault="00000000">
      <w:pPr>
        <w:spacing w:before="4"/>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077BB6F3" w14:textId="77777777" w:rsidR="00C220EB"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077BB6F4" w14:textId="77777777" w:rsidR="00C220EB"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77BB6F5" w14:textId="77777777" w:rsidR="00C220EB" w:rsidRDefault="00000000">
      <w:pPr>
        <w:spacing w:before="4"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077BB6F6" w14:textId="77777777" w:rsidR="00C220EB"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077BB6F7" w14:textId="77777777" w:rsidR="00C220EB" w:rsidRDefault="00000000">
      <w:pPr>
        <w:spacing w:before="5"/>
        <w:ind w:left="152"/>
        <w:rPr>
          <w:rFonts w:ascii="Cambria"/>
          <w:sz w:val="20"/>
        </w:rPr>
      </w:pPr>
      <w:r>
        <w:rPr>
          <w:rFonts w:ascii="Cambria"/>
          <w:spacing w:val="5"/>
          <w:w w:val="195"/>
          <w:sz w:val="20"/>
        </w:rPr>
        <w:t>),</w:t>
      </w:r>
    </w:p>
    <w:p w14:paraId="077BB6F8" w14:textId="77777777" w:rsidR="00C220EB" w:rsidRDefault="00C220EB">
      <w:pPr>
        <w:pStyle w:val="BodyText"/>
        <w:spacing w:before="9"/>
        <w:rPr>
          <w:rFonts w:ascii="Cambria"/>
          <w:sz w:val="20"/>
        </w:rPr>
      </w:pPr>
    </w:p>
    <w:p w14:paraId="077BB6F9" w14:textId="77777777" w:rsidR="00C220EB"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077BB6FA" w14:textId="77777777" w:rsidR="00C220EB"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77BB6FB" w14:textId="77777777" w:rsidR="00C220EB"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077BB6FC" w14:textId="77777777" w:rsidR="00C220EB"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077BB6FD" w14:textId="77777777" w:rsidR="00C220EB"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077BB6FE" w14:textId="77777777" w:rsidR="00C220EB"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077BB6FF" w14:textId="77777777" w:rsidR="00C220EB" w:rsidRDefault="00000000">
      <w:pPr>
        <w:ind w:left="152"/>
        <w:rPr>
          <w:rFonts w:ascii="Cambria"/>
          <w:sz w:val="20"/>
        </w:rPr>
      </w:pPr>
      <w:r>
        <w:rPr>
          <w:rFonts w:ascii="Cambria"/>
          <w:spacing w:val="5"/>
          <w:w w:val="195"/>
          <w:sz w:val="20"/>
        </w:rPr>
        <w:t>),</w:t>
      </w:r>
    </w:p>
    <w:p w14:paraId="077BB700" w14:textId="77777777" w:rsidR="00C220EB" w:rsidRDefault="00C220EB">
      <w:pPr>
        <w:pStyle w:val="BodyText"/>
        <w:spacing w:before="9"/>
        <w:rPr>
          <w:rFonts w:ascii="Cambria"/>
          <w:sz w:val="20"/>
        </w:rPr>
      </w:pPr>
    </w:p>
    <w:p w14:paraId="077BB701" w14:textId="77777777" w:rsidR="00C220EB"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077BB702" w14:textId="77777777" w:rsidR="00C220EB"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77BB703" w14:textId="77777777" w:rsidR="00C220EB"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077BB704" w14:textId="77777777" w:rsidR="00C220EB"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77BB705" w14:textId="77777777" w:rsidR="00C220EB" w:rsidRDefault="00000000">
      <w:pPr>
        <w:spacing w:before="5"/>
        <w:ind w:left="152"/>
        <w:rPr>
          <w:rFonts w:ascii="Cambria"/>
          <w:sz w:val="20"/>
        </w:rPr>
      </w:pPr>
      <w:r>
        <w:rPr>
          <w:rFonts w:ascii="Cambria"/>
          <w:spacing w:val="-10"/>
          <w:w w:val="135"/>
          <w:sz w:val="20"/>
        </w:rPr>
        <w:t>)</w:t>
      </w:r>
    </w:p>
    <w:p w14:paraId="077BB706" w14:textId="77777777" w:rsidR="00C220EB" w:rsidRDefault="00C220EB">
      <w:pPr>
        <w:pStyle w:val="BodyText"/>
        <w:spacing w:before="9"/>
        <w:rPr>
          <w:rFonts w:ascii="Cambria"/>
          <w:sz w:val="20"/>
        </w:rPr>
      </w:pPr>
    </w:p>
    <w:p w14:paraId="077BB707" w14:textId="77777777" w:rsidR="00C220EB" w:rsidRDefault="00000000">
      <w:pPr>
        <w:ind w:left="160"/>
        <w:rPr>
          <w:rFonts w:ascii="Cambria"/>
          <w:sz w:val="20"/>
        </w:rPr>
      </w:pPr>
      <w:r>
        <w:rPr>
          <w:rFonts w:ascii="Cambria"/>
          <w:color w:val="0000FF"/>
          <w:spacing w:val="12"/>
          <w:sz w:val="20"/>
        </w:rPr>
        <w:t>SELECT</w:t>
      </w:r>
    </w:p>
    <w:p w14:paraId="077BB708" w14:textId="77777777" w:rsidR="00C220EB" w:rsidRDefault="00000000">
      <w:pPr>
        <w:spacing w:before="4"/>
        <w:ind w:left="663"/>
        <w:rPr>
          <w:rFonts w:ascii="Cambria"/>
          <w:sz w:val="20"/>
        </w:rPr>
      </w:pPr>
      <w:r>
        <w:rPr>
          <w:rFonts w:ascii="Cambria"/>
          <w:spacing w:val="16"/>
          <w:w w:val="110"/>
          <w:sz w:val="20"/>
        </w:rPr>
        <w:t>submitted</w:t>
      </w:r>
      <w:r>
        <w:rPr>
          <w:rFonts w:ascii="Cambria"/>
          <w:spacing w:val="1"/>
          <w:w w:val="110"/>
          <w:sz w:val="20"/>
        </w:rPr>
        <w:t xml:space="preserve"> </w:t>
      </w:r>
      <w:r>
        <w:rPr>
          <w:rFonts w:ascii="Cambria"/>
          <w:w w:val="110"/>
          <w:sz w:val="20"/>
        </w:rPr>
        <w:t>.</w:t>
      </w:r>
      <w:r>
        <w:rPr>
          <w:rFonts w:ascii="Cambria"/>
          <w:spacing w:val="-4"/>
          <w:w w:val="110"/>
          <w:sz w:val="20"/>
        </w:rPr>
        <w:t xml:space="preserve"> </w:t>
      </w:r>
      <w:r>
        <w:rPr>
          <w:rFonts w:ascii="Cambria"/>
          <w:spacing w:val="13"/>
          <w:w w:val="110"/>
          <w:sz w:val="20"/>
        </w:rPr>
        <w:t>Posttag</w:t>
      </w:r>
      <w:r>
        <w:rPr>
          <w:rFonts w:ascii="Cambria"/>
          <w:spacing w:val="25"/>
          <w:w w:val="110"/>
          <w:sz w:val="20"/>
        </w:rPr>
        <w:t xml:space="preserve"> </w:t>
      </w:r>
      <w:r>
        <w:rPr>
          <w:rFonts w:ascii="Cambria"/>
          <w:spacing w:val="-10"/>
          <w:w w:val="110"/>
          <w:sz w:val="20"/>
        </w:rPr>
        <w:t>,</w:t>
      </w:r>
    </w:p>
    <w:p w14:paraId="077BB709" w14:textId="77777777" w:rsidR="00C220EB" w:rsidRDefault="00C220EB">
      <w:pPr>
        <w:rPr>
          <w:rFonts w:ascii="Cambria"/>
          <w:sz w:val="20"/>
        </w:rPr>
        <w:sectPr w:rsidR="00C220EB">
          <w:headerReference w:type="even" r:id="rId200"/>
          <w:headerReference w:type="default" r:id="rId201"/>
          <w:footerReference w:type="even" r:id="rId202"/>
          <w:footerReference w:type="default" r:id="rId203"/>
          <w:pgSz w:w="11910" w:h="16840"/>
          <w:pgMar w:top="440" w:right="0" w:bottom="1720" w:left="708" w:header="227" w:footer="1540" w:gutter="0"/>
          <w:pgNumType w:start="85"/>
          <w:cols w:space="720"/>
        </w:sectPr>
      </w:pPr>
    </w:p>
    <w:p w14:paraId="077BB70A" w14:textId="77777777" w:rsidR="00C220EB" w:rsidRDefault="00C220EB">
      <w:pPr>
        <w:pStyle w:val="BodyText"/>
        <w:spacing w:before="211" w:after="1"/>
        <w:rPr>
          <w:rFonts w:ascii="Cambria"/>
          <w:sz w:val="20"/>
        </w:rPr>
      </w:pPr>
    </w:p>
    <w:p w14:paraId="077BB70B" w14:textId="77777777" w:rsidR="00C220EB" w:rsidRDefault="00000000">
      <w:pPr>
        <w:ind w:left="70"/>
        <w:rPr>
          <w:rFonts w:ascii="Cambria"/>
          <w:sz w:val="20"/>
        </w:rPr>
      </w:pPr>
      <w:r>
        <w:rPr>
          <w:rFonts w:ascii="Cambria"/>
          <w:noProof/>
          <w:sz w:val="20"/>
        </w:rPr>
        <mc:AlternateContent>
          <mc:Choice Requires="wps">
            <w:drawing>
              <wp:inline distT="0" distB="0" distL="0" distR="0" wp14:anchorId="077BB880" wp14:editId="077BB881">
                <wp:extent cx="6566534" cy="2169160"/>
                <wp:effectExtent l="9525" t="0" r="0" b="2539"/>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2169160"/>
                          <a:chOff x="0" y="0"/>
                          <a:chExt cx="6566534" cy="2169160"/>
                        </a:xfrm>
                      </wpg:grpSpPr>
                      <wps:wsp>
                        <wps:cNvPr id="232" name="Graphic 232"/>
                        <wps:cNvSpPr/>
                        <wps:spPr>
                          <a:xfrm>
                            <a:off x="0" y="0"/>
                            <a:ext cx="6566534" cy="2169160"/>
                          </a:xfrm>
                          <a:custGeom>
                            <a:avLst/>
                            <a:gdLst/>
                            <a:ahLst/>
                            <a:cxnLst/>
                            <a:rect l="l" t="t" r="r" b="b"/>
                            <a:pathLst>
                              <a:path w="6566534" h="2169160">
                                <a:moveTo>
                                  <a:pt x="2540" y="151828"/>
                                </a:moveTo>
                                <a:lnTo>
                                  <a:pt x="2540" y="0"/>
                                </a:lnTo>
                              </a:path>
                              <a:path w="6566534" h="2169160">
                                <a:moveTo>
                                  <a:pt x="6563512" y="151828"/>
                                </a:moveTo>
                                <a:lnTo>
                                  <a:pt x="6563512" y="0"/>
                                </a:lnTo>
                              </a:path>
                              <a:path w="6566534" h="2169160">
                                <a:moveTo>
                                  <a:pt x="2540" y="303669"/>
                                </a:moveTo>
                                <a:lnTo>
                                  <a:pt x="2540" y="151841"/>
                                </a:lnTo>
                              </a:path>
                              <a:path w="6566534" h="2169160">
                                <a:moveTo>
                                  <a:pt x="6563512" y="303669"/>
                                </a:moveTo>
                                <a:lnTo>
                                  <a:pt x="6563512" y="151841"/>
                                </a:lnTo>
                              </a:path>
                              <a:path w="6566534" h="2169160">
                                <a:moveTo>
                                  <a:pt x="2540" y="455498"/>
                                </a:moveTo>
                                <a:lnTo>
                                  <a:pt x="2540" y="303669"/>
                                </a:lnTo>
                              </a:path>
                              <a:path w="6566534" h="2169160">
                                <a:moveTo>
                                  <a:pt x="6563512" y="455498"/>
                                </a:moveTo>
                                <a:lnTo>
                                  <a:pt x="6563512" y="303669"/>
                                </a:lnTo>
                              </a:path>
                              <a:path w="6566534" h="2169160">
                                <a:moveTo>
                                  <a:pt x="2540" y="607326"/>
                                </a:moveTo>
                                <a:lnTo>
                                  <a:pt x="2540" y="455498"/>
                                </a:lnTo>
                              </a:path>
                              <a:path w="6566534" h="2169160">
                                <a:moveTo>
                                  <a:pt x="6563512" y="607326"/>
                                </a:moveTo>
                                <a:lnTo>
                                  <a:pt x="6563512" y="455498"/>
                                </a:lnTo>
                              </a:path>
                              <a:path w="6566534" h="2169160">
                                <a:moveTo>
                                  <a:pt x="2540" y="759155"/>
                                </a:moveTo>
                                <a:lnTo>
                                  <a:pt x="2540" y="607326"/>
                                </a:lnTo>
                              </a:path>
                              <a:path w="6566534" h="2169160">
                                <a:moveTo>
                                  <a:pt x="6563512" y="759155"/>
                                </a:moveTo>
                                <a:lnTo>
                                  <a:pt x="6563512" y="607326"/>
                                </a:lnTo>
                              </a:path>
                              <a:path w="6566534" h="2169160">
                                <a:moveTo>
                                  <a:pt x="2540" y="910983"/>
                                </a:moveTo>
                                <a:lnTo>
                                  <a:pt x="2540" y="759155"/>
                                </a:lnTo>
                              </a:path>
                              <a:path w="6566534" h="2169160">
                                <a:moveTo>
                                  <a:pt x="6563512" y="910983"/>
                                </a:moveTo>
                                <a:lnTo>
                                  <a:pt x="6563512" y="759155"/>
                                </a:lnTo>
                              </a:path>
                              <a:path w="6566534" h="2169160">
                                <a:moveTo>
                                  <a:pt x="2540" y="1062812"/>
                                </a:moveTo>
                                <a:lnTo>
                                  <a:pt x="2540" y="910983"/>
                                </a:lnTo>
                              </a:path>
                              <a:path w="6566534" h="2169160">
                                <a:moveTo>
                                  <a:pt x="6563512" y="1062812"/>
                                </a:moveTo>
                                <a:lnTo>
                                  <a:pt x="6563512" y="910983"/>
                                </a:lnTo>
                              </a:path>
                              <a:path w="6566534" h="2169160">
                                <a:moveTo>
                                  <a:pt x="2540" y="1214653"/>
                                </a:moveTo>
                                <a:lnTo>
                                  <a:pt x="2540" y="1062824"/>
                                </a:lnTo>
                              </a:path>
                              <a:path w="6566534" h="2169160">
                                <a:moveTo>
                                  <a:pt x="6563512" y="1214653"/>
                                </a:moveTo>
                                <a:lnTo>
                                  <a:pt x="6563512" y="1062824"/>
                                </a:lnTo>
                              </a:path>
                              <a:path w="6566534" h="2169160">
                                <a:moveTo>
                                  <a:pt x="2540" y="1366481"/>
                                </a:moveTo>
                                <a:lnTo>
                                  <a:pt x="2540" y="1214653"/>
                                </a:lnTo>
                              </a:path>
                              <a:path w="6566534" h="2169160">
                                <a:moveTo>
                                  <a:pt x="6563512" y="1366481"/>
                                </a:moveTo>
                                <a:lnTo>
                                  <a:pt x="6563512" y="1214653"/>
                                </a:lnTo>
                              </a:path>
                              <a:path w="6566534" h="2169160">
                                <a:moveTo>
                                  <a:pt x="2540" y="1518310"/>
                                </a:moveTo>
                                <a:lnTo>
                                  <a:pt x="2540" y="1366481"/>
                                </a:lnTo>
                              </a:path>
                              <a:path w="6566534" h="2169160">
                                <a:moveTo>
                                  <a:pt x="6563512" y="1518310"/>
                                </a:moveTo>
                                <a:lnTo>
                                  <a:pt x="6563512" y="1366481"/>
                                </a:lnTo>
                              </a:path>
                              <a:path w="6566534" h="2169160">
                                <a:moveTo>
                                  <a:pt x="2540" y="1670138"/>
                                </a:moveTo>
                                <a:lnTo>
                                  <a:pt x="2540" y="1518310"/>
                                </a:lnTo>
                              </a:path>
                              <a:path w="6566534" h="2169160">
                                <a:moveTo>
                                  <a:pt x="6563512" y="1670138"/>
                                </a:moveTo>
                                <a:lnTo>
                                  <a:pt x="6563512" y="1518310"/>
                                </a:lnTo>
                              </a:path>
                              <a:path w="6566534" h="2169160">
                                <a:moveTo>
                                  <a:pt x="2540" y="1821967"/>
                                </a:moveTo>
                                <a:lnTo>
                                  <a:pt x="2540" y="1670138"/>
                                </a:lnTo>
                              </a:path>
                              <a:path w="6566534" h="2169160">
                                <a:moveTo>
                                  <a:pt x="6563512" y="1821967"/>
                                </a:moveTo>
                                <a:lnTo>
                                  <a:pt x="6563512" y="1670138"/>
                                </a:lnTo>
                              </a:path>
                              <a:path w="6566534" h="2169160">
                                <a:moveTo>
                                  <a:pt x="2540" y="1973795"/>
                                </a:moveTo>
                                <a:lnTo>
                                  <a:pt x="2540" y="1821967"/>
                                </a:lnTo>
                              </a:path>
                              <a:path w="6566534" h="2169160">
                                <a:moveTo>
                                  <a:pt x="6563512" y="1973795"/>
                                </a:moveTo>
                                <a:lnTo>
                                  <a:pt x="6563512" y="1821967"/>
                                </a:lnTo>
                              </a:path>
                              <a:path w="6566534" h="2169160">
                                <a:moveTo>
                                  <a:pt x="2540" y="2125637"/>
                                </a:moveTo>
                                <a:lnTo>
                                  <a:pt x="2540" y="1973808"/>
                                </a:lnTo>
                              </a:path>
                              <a:path w="6566534" h="2169160">
                                <a:moveTo>
                                  <a:pt x="6563512" y="2125637"/>
                                </a:moveTo>
                                <a:lnTo>
                                  <a:pt x="6563512" y="1973808"/>
                                </a:lnTo>
                              </a:path>
                              <a:path w="6566534" h="2169160">
                                <a:moveTo>
                                  <a:pt x="2540" y="2168652"/>
                                </a:moveTo>
                                <a:lnTo>
                                  <a:pt x="2540" y="2125637"/>
                                </a:lnTo>
                              </a:path>
                              <a:path w="6566534" h="2169160">
                                <a:moveTo>
                                  <a:pt x="0" y="2166124"/>
                                </a:moveTo>
                                <a:lnTo>
                                  <a:pt x="43016" y="2166124"/>
                                </a:lnTo>
                              </a:path>
                              <a:path w="6566534" h="2169160">
                                <a:moveTo>
                                  <a:pt x="43026" y="2166124"/>
                                </a:moveTo>
                                <a:lnTo>
                                  <a:pt x="6523024" y="2166124"/>
                                </a:lnTo>
                              </a:path>
                              <a:path w="6566534" h="2169160">
                                <a:moveTo>
                                  <a:pt x="6523024" y="2166124"/>
                                </a:moveTo>
                                <a:lnTo>
                                  <a:pt x="6566039" y="2166124"/>
                                </a:lnTo>
                              </a:path>
                              <a:path w="6566534" h="2169160">
                                <a:moveTo>
                                  <a:pt x="6563512" y="2168652"/>
                                </a:moveTo>
                                <a:lnTo>
                                  <a:pt x="6563512" y="2125637"/>
                                </a:lnTo>
                              </a:path>
                            </a:pathLst>
                          </a:custGeom>
                          <a:ln w="5054">
                            <a:solidFill>
                              <a:srgbClr val="000000"/>
                            </a:solidFill>
                            <a:prstDash val="solid"/>
                          </a:ln>
                        </wps:spPr>
                        <wps:bodyPr wrap="square" lIns="0" tIns="0" rIns="0" bIns="0" rtlCol="0">
                          <a:prstTxWarp prst="textNoShape">
                            <a:avLst/>
                          </a:prstTxWarp>
                          <a:noAutofit/>
                        </wps:bodyPr>
                      </wps:wsp>
                      <wps:wsp>
                        <wps:cNvPr id="233" name="Textbox 233"/>
                        <wps:cNvSpPr txBox="1"/>
                        <wps:spPr>
                          <a:xfrm>
                            <a:off x="5067" y="0"/>
                            <a:ext cx="6556375" cy="2164080"/>
                          </a:xfrm>
                          <a:prstGeom prst="rect">
                            <a:avLst/>
                          </a:prstGeom>
                        </wps:spPr>
                        <wps:txbx>
                          <w:txbxContent>
                            <w:p w14:paraId="077BBAAB" w14:textId="77777777" w:rsidR="00C220EB"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077BBAAC" w14:textId="77777777" w:rsidR="00C220EB"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077BBAAD" w14:textId="77777777" w:rsidR="00C220EB" w:rsidRDefault="00000000">
                              <w:pPr>
                                <w:spacing w:before="5" w:line="244" w:lineRule="auto"/>
                                <w:ind w:left="580" w:right="6243"/>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077BBAAE" w14:textId="77777777" w:rsidR="00C220EB" w:rsidRDefault="00000000">
                              <w:pPr>
                                <w:spacing w:line="244" w:lineRule="auto"/>
                                <w:ind w:left="77" w:right="6243"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077BBAAF" w14:textId="77777777" w:rsidR="00C220EB"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077BBAB0" w14:textId="77777777" w:rsidR="00C220EB"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077BBAB1" w14:textId="77777777" w:rsidR="00C220EB"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077BBAB2" w14:textId="77777777" w:rsidR="00C220EB"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077BBAB3" w14:textId="77777777" w:rsidR="00C220EB"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077BBAB4" w14:textId="77777777" w:rsidR="00C220EB" w:rsidRDefault="00000000">
                              <w:pPr>
                                <w:spacing w:before="4"/>
                                <w:ind w:left="73"/>
                                <w:rPr>
                                  <w:rFonts w:ascii="Cambria"/>
                                  <w:sz w:val="20"/>
                                </w:rPr>
                              </w:pPr>
                              <w:r>
                                <w:rPr>
                                  <w:rFonts w:ascii="Cambria"/>
                                  <w:spacing w:val="-5"/>
                                  <w:w w:val="165"/>
                                  <w:sz w:val="20"/>
                                </w:rPr>
                                <w:t>);</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17.0500pt;height:170.8pt;mso-position-horizontal-relative:char;mso-position-vertical-relative:line" id="docshapegroup143" coordorigin="0,0" coordsize="10341,3416">
                <v:shape style="position:absolute;left:0;top:0;width:10341;height:3416" id="docshape144" coordorigin="0,0" coordsize="10341,3416" path="m4,239l4,0m10336,239l10336,0m4,478l4,239m10336,478l10336,239m4,717l4,478m10336,717l10336,478m4,956l4,717m10336,956l10336,717m4,1196l4,956m10336,1196l10336,956m4,1435l4,1196m10336,1435l10336,1196m4,1674l4,1435m10336,1674l10336,1435m4,1913l4,1674m10336,1913l10336,1674m4,2152l4,1913m10336,2152l10336,1913m4,2391l4,2152m10336,2391l10336,2152m4,2630l4,2391m10336,2630l10336,2391m4,2869l4,2630m10336,2869l10336,2630m4,3108l4,2869m10336,3108l10336,2869m4,3347l4,3108m10336,3347l10336,3108m4,3415l4,3347m0,3411l68,3411m68,3411l10272,3411m10272,3411l10340,3411m10336,3415l10336,3347e" filled="false" stroked="true" strokeweight=".398pt" strokecolor="#000000">
                  <v:path arrowok="t"/>
                  <v:stroke dashstyle="solid"/>
                </v:shape>
                <v:shape style="position:absolute;left:7;top:0;width:10325;height:3408" type="#_x0000_t202" id="docshape145" filled="false" stroked="false">
                  <v:textbox inset="0,0,0,0">
                    <w:txbxContent>
                      <w:p>
                        <w:pPr>
                          <w:spacing w:line="212" w:lineRule="exact" w:before="0"/>
                          <w:ind w:left="580" w:right="0" w:firstLine="0"/>
                          <w:jc w:val="left"/>
                          <w:rPr>
                            <w:rFonts w:ascii="Cambria"/>
                            <w:sz w:val="20"/>
                          </w:rPr>
                        </w:pPr>
                        <w:r>
                          <w:rPr>
                            <w:rFonts w:ascii="Cambria"/>
                            <w:spacing w:val="16"/>
                            <w:w w:val="110"/>
                            <w:sz w:val="20"/>
                          </w:rPr>
                          <w:t>submitted</w:t>
                        </w:r>
                        <w:r>
                          <w:rPr>
                            <w:rFonts w:ascii="Cambria"/>
                            <w:spacing w:val="-3"/>
                            <w:w w:val="110"/>
                            <w:sz w:val="20"/>
                          </w:rPr>
                          <w:t> </w:t>
                        </w:r>
                        <w:r>
                          <w:rPr>
                            <w:rFonts w:ascii="Cambria"/>
                            <w:w w:val="110"/>
                            <w:sz w:val="20"/>
                          </w:rPr>
                          <w:t>.</w:t>
                        </w:r>
                        <w:r>
                          <w:rPr>
                            <w:rFonts w:ascii="Cambria"/>
                            <w:spacing w:val="-2"/>
                            <w:w w:val="110"/>
                            <w:sz w:val="20"/>
                          </w:rPr>
                          <w:t> </w:t>
                        </w:r>
                        <w:r>
                          <w:rPr>
                            <w:rFonts w:ascii="Cambria"/>
                            <w:spacing w:val="14"/>
                            <w:w w:val="110"/>
                            <w:sz w:val="20"/>
                          </w:rPr>
                          <w:t>location</w:t>
                        </w:r>
                        <w:r>
                          <w:rPr>
                            <w:rFonts w:ascii="Cambria"/>
                            <w:spacing w:val="-20"/>
                            <w:w w:val="110"/>
                            <w:sz w:val="20"/>
                          </w:rPr>
                          <w:t> </w:t>
                        </w:r>
                        <w:r>
                          <w:rPr>
                            <w:rFonts w:ascii="Cambria"/>
                            <w:spacing w:val="11"/>
                            <w:w w:val="110"/>
                            <w:sz w:val="20"/>
                          </w:rPr>
                          <w:t>Key</w:t>
                        </w:r>
                        <w:r>
                          <w:rPr>
                            <w:rFonts w:ascii="Cambria"/>
                            <w:spacing w:val="26"/>
                            <w:w w:val="110"/>
                            <w:sz w:val="20"/>
                          </w:rPr>
                          <w:t> </w:t>
                        </w:r>
                        <w:r>
                          <w:rPr>
                            <w:rFonts w:ascii="Cambria"/>
                            <w:spacing w:val="-10"/>
                            <w:w w:val="110"/>
                            <w:sz w:val="20"/>
                          </w:rPr>
                          <w:t>,</w:t>
                        </w:r>
                      </w:p>
                      <w:p>
                        <w:pPr>
                          <w:spacing w:before="4"/>
                          <w:ind w:left="580" w:right="0" w:firstLine="0"/>
                          <w:jc w:val="left"/>
                          <w:rPr>
                            <w:rFonts w:ascii="Cambria"/>
                            <w:sz w:val="20"/>
                          </w:rPr>
                        </w:pPr>
                        <w:r>
                          <w:rPr>
                            <w:rFonts w:ascii="Cambria"/>
                            <w:spacing w:val="16"/>
                            <w:w w:val="120"/>
                            <w:sz w:val="20"/>
                          </w:rPr>
                          <w:t>key_to_plz</w:t>
                        </w:r>
                        <w:r>
                          <w:rPr>
                            <w:rFonts w:ascii="Cambria"/>
                            <w:spacing w:val="1"/>
                            <w:w w:val="120"/>
                            <w:sz w:val="20"/>
                          </w:rPr>
                          <w:t> </w:t>
                        </w:r>
                        <w:r>
                          <w:rPr>
                            <w:rFonts w:ascii="Cambria"/>
                            <w:w w:val="120"/>
                            <w:sz w:val="20"/>
                          </w:rPr>
                          <w:t>.</w:t>
                        </w:r>
                        <w:r>
                          <w:rPr>
                            <w:rFonts w:ascii="Cambria"/>
                            <w:spacing w:val="-11"/>
                            <w:w w:val="120"/>
                            <w:sz w:val="20"/>
                          </w:rPr>
                          <w:t> </w:t>
                        </w:r>
                        <w:r>
                          <w:rPr>
                            <w:rFonts w:ascii="Cambria"/>
                            <w:w w:val="120"/>
                            <w:sz w:val="20"/>
                          </w:rPr>
                          <w:t>plz</w:t>
                        </w:r>
                        <w:r>
                          <w:rPr>
                            <w:rFonts w:ascii="Cambria"/>
                            <w:spacing w:val="13"/>
                            <w:w w:val="120"/>
                            <w:sz w:val="20"/>
                          </w:rPr>
                          <w:t> </w:t>
                        </w:r>
                        <w:r>
                          <w:rPr>
                            <w:rFonts w:ascii="Cambria"/>
                            <w:spacing w:val="-10"/>
                            <w:w w:val="120"/>
                            <w:sz w:val="20"/>
                          </w:rPr>
                          <w:t>,</w:t>
                        </w:r>
                      </w:p>
                      <w:p>
                        <w:pPr>
                          <w:spacing w:line="244" w:lineRule="auto" w:before="5"/>
                          <w:ind w:left="580" w:right="6243" w:firstLine="0"/>
                          <w:jc w:val="left"/>
                          <w:rPr>
                            <w:rFonts w:ascii="Cambria"/>
                            <w:sz w:val="20"/>
                          </w:rPr>
                        </w:pPr>
                        <w:r>
                          <w:rPr>
                            <w:rFonts w:ascii="Cambria"/>
                            <w:spacing w:val="16"/>
                            <w:w w:val="110"/>
                            <w:sz w:val="20"/>
                          </w:rPr>
                          <w:t>discharged</w:t>
                        </w:r>
                        <w:r>
                          <w:rPr>
                            <w:rFonts w:ascii="Cambria"/>
                            <w:spacing w:val="-7"/>
                            <w:w w:val="110"/>
                            <w:sz w:val="20"/>
                          </w:rPr>
                          <w:t> </w:t>
                        </w:r>
                        <w:r>
                          <w:rPr>
                            <w:rFonts w:ascii="Cambria"/>
                            <w:w w:val="110"/>
                            <w:sz w:val="20"/>
                          </w:rPr>
                          <w:t>.</w:t>
                        </w:r>
                        <w:r>
                          <w:rPr>
                            <w:rFonts w:ascii="Cambria"/>
                            <w:spacing w:val="-8"/>
                            <w:w w:val="110"/>
                            <w:sz w:val="20"/>
                          </w:rPr>
                          <w:t> </w:t>
                        </w:r>
                        <w:r>
                          <w:rPr>
                            <w:rFonts w:ascii="Cambria"/>
                            <w:spacing w:val="16"/>
                            <w:w w:val="110"/>
                            <w:sz w:val="20"/>
                          </w:rPr>
                          <w:t>num_discharged </w:t>
                        </w:r>
                        <w:r>
                          <w:rPr>
                            <w:rFonts w:ascii="Cambria"/>
                            <w:w w:val="110"/>
                            <w:sz w:val="20"/>
                          </w:rPr>
                          <w:t>, </w:t>
                        </w:r>
                        <w:r>
                          <w:rPr>
                            <w:rFonts w:ascii="Cambria"/>
                            <w:spacing w:val="16"/>
                            <w:w w:val="110"/>
                            <w:sz w:val="20"/>
                          </w:rPr>
                          <w:t>submitted</w:t>
                        </w:r>
                        <w:r>
                          <w:rPr>
                            <w:rFonts w:ascii="Cambria"/>
                            <w:spacing w:val="-12"/>
                            <w:w w:val="110"/>
                            <w:sz w:val="20"/>
                          </w:rPr>
                          <w:t> </w:t>
                        </w:r>
                        <w:r>
                          <w:rPr>
                            <w:rFonts w:ascii="Cambria"/>
                            <w:w w:val="110"/>
                            <w:sz w:val="20"/>
                          </w:rPr>
                          <w:t>.</w:t>
                        </w:r>
                        <w:r>
                          <w:rPr>
                            <w:rFonts w:ascii="Cambria"/>
                            <w:spacing w:val="-12"/>
                            <w:w w:val="110"/>
                            <w:sz w:val="20"/>
                          </w:rPr>
                          <w:t> </w:t>
                        </w:r>
                        <w:r>
                          <w:rPr>
                            <w:rFonts w:ascii="Cambria"/>
                            <w:spacing w:val="17"/>
                            <w:w w:val="110"/>
                            <w:sz w:val="20"/>
                          </w:rPr>
                          <w:t>num_submitted</w:t>
                        </w:r>
                      </w:p>
                      <w:p>
                        <w:pPr>
                          <w:spacing w:line="244" w:lineRule="auto" w:before="0"/>
                          <w:ind w:left="77" w:right="6243" w:hanging="1"/>
                          <w:jc w:val="left"/>
                          <w:rPr>
                            <w:rFonts w:ascii="Cambria"/>
                            <w:sz w:val="20"/>
                          </w:rPr>
                        </w:pPr>
                        <w:r>
                          <w:rPr>
                            <w:rFonts w:ascii="Cambria"/>
                            <w:color w:val="0000FF"/>
                            <w:spacing w:val="12"/>
                            <w:w w:val="105"/>
                            <w:sz w:val="20"/>
                          </w:rPr>
                          <w:t>FROM</w:t>
                        </w:r>
                        <w:r>
                          <w:rPr>
                            <w:rFonts w:ascii="Cambria"/>
                            <w:color w:val="0000FF"/>
                            <w:spacing w:val="40"/>
                            <w:w w:val="105"/>
                            <w:sz w:val="20"/>
                          </w:rPr>
                          <w:t> </w:t>
                        </w:r>
                        <w:r>
                          <w:rPr>
                            <w:rFonts w:ascii="Cambria"/>
                            <w:spacing w:val="17"/>
                            <w:w w:val="105"/>
                            <w:sz w:val="20"/>
                          </w:rPr>
                          <w:t>submitted_agg</w:t>
                        </w:r>
                        <w:r>
                          <w:rPr>
                            <w:rFonts w:ascii="Cambria"/>
                            <w:spacing w:val="40"/>
                            <w:w w:val="105"/>
                            <w:sz w:val="20"/>
                          </w:rPr>
                          <w:t> </w:t>
                        </w:r>
                        <w:r>
                          <w:rPr>
                            <w:rFonts w:ascii="Cambria"/>
                            <w:spacing w:val="16"/>
                            <w:w w:val="105"/>
                            <w:sz w:val="20"/>
                          </w:rPr>
                          <w:t>submitted </w:t>
                        </w:r>
                        <w:r>
                          <w:rPr>
                            <w:rFonts w:ascii="Cambria"/>
                            <w:color w:val="0000FF"/>
                            <w:spacing w:val="13"/>
                            <w:w w:val="105"/>
                            <w:sz w:val="20"/>
                          </w:rPr>
                          <w:t>INNER</w:t>
                        </w:r>
                        <w:r>
                          <w:rPr>
                            <w:rFonts w:ascii="Cambria"/>
                            <w:color w:val="0000FF"/>
                            <w:spacing w:val="40"/>
                            <w:w w:val="105"/>
                            <w:sz w:val="20"/>
                          </w:rPr>
                          <w:t> </w:t>
                        </w:r>
                        <w:r>
                          <w:rPr>
                            <w:rFonts w:ascii="Cambria"/>
                            <w:color w:val="0000FF"/>
                            <w:spacing w:val="12"/>
                            <w:w w:val="105"/>
                            <w:sz w:val="20"/>
                          </w:rPr>
                          <w:t>JOIN</w:t>
                        </w:r>
                        <w:r>
                          <w:rPr>
                            <w:rFonts w:ascii="Cambria"/>
                            <w:color w:val="0000FF"/>
                            <w:spacing w:val="40"/>
                            <w:w w:val="105"/>
                            <w:sz w:val="20"/>
                          </w:rPr>
                          <w:t> </w:t>
                        </w:r>
                        <w:r>
                          <w:rPr>
                            <w:rFonts w:ascii="Cambria"/>
                            <w:spacing w:val="16"/>
                            <w:w w:val="105"/>
                            <w:sz w:val="20"/>
                          </w:rPr>
                          <w:t>key_to_plz</w:t>
                        </w:r>
                      </w:p>
                      <w:p>
                        <w:pPr>
                          <w:spacing w:line="244" w:lineRule="auto" w:before="0"/>
                          <w:ind w:left="77" w:right="2958" w:firstLine="498"/>
                          <w:jc w:val="left"/>
                          <w:rPr>
                            <w:rFonts w:ascii="Cambria"/>
                            <w:sz w:val="20"/>
                          </w:rPr>
                        </w:pPr>
                        <w:r>
                          <w:rPr>
                            <w:rFonts w:ascii="Cambria"/>
                            <w:color w:val="0000FF"/>
                            <w:w w:val="115"/>
                            <w:sz w:val="20"/>
                          </w:rPr>
                          <w:t>ON</w:t>
                        </w:r>
                        <w:r>
                          <w:rPr>
                            <w:rFonts w:ascii="Cambria"/>
                            <w:color w:val="0000FF"/>
                            <w:spacing w:val="80"/>
                            <w:w w:val="115"/>
                            <w:sz w:val="20"/>
                          </w:rPr>
                          <w:t> </w:t>
                        </w:r>
                        <w:r>
                          <w:rPr>
                            <w:rFonts w:ascii="Cambria"/>
                            <w:spacing w:val="16"/>
                            <w:w w:val="115"/>
                            <w:sz w:val="20"/>
                          </w:rPr>
                          <w:t>submitted</w:t>
                        </w:r>
                        <w:r>
                          <w:rPr>
                            <w:rFonts w:ascii="Cambria"/>
                            <w:spacing w:val="-21"/>
                            <w:w w:val="115"/>
                            <w:sz w:val="20"/>
                          </w:rPr>
                          <w:t> </w:t>
                        </w:r>
                        <w:r>
                          <w:rPr>
                            <w:rFonts w:ascii="Cambria"/>
                            <w:w w:val="115"/>
                            <w:sz w:val="20"/>
                          </w:rPr>
                          <w:t>.</w:t>
                        </w:r>
                        <w:r>
                          <w:rPr>
                            <w:rFonts w:ascii="Cambria"/>
                            <w:spacing w:val="-20"/>
                            <w:w w:val="115"/>
                            <w:sz w:val="20"/>
                          </w:rPr>
                          <w:t> </w:t>
                        </w:r>
                        <w:r>
                          <w:rPr>
                            <w:rFonts w:ascii="Cambria"/>
                            <w:spacing w:val="16"/>
                            <w:w w:val="115"/>
                            <w:sz w:val="20"/>
                          </w:rPr>
                          <w:t>location</w:t>
                        </w:r>
                        <w:r>
                          <w:rPr>
                            <w:rFonts w:ascii="Cambria"/>
                            <w:spacing w:val="-31"/>
                            <w:w w:val="115"/>
                            <w:sz w:val="20"/>
                          </w:rPr>
                          <w:t> </w:t>
                        </w:r>
                        <w:r>
                          <w:rPr>
                            <w:rFonts w:ascii="Cambria"/>
                            <w:spacing w:val="12"/>
                            <w:w w:val="115"/>
                            <w:sz w:val="20"/>
                          </w:rPr>
                          <w:t>Key</w:t>
                        </w:r>
                        <w:r>
                          <w:rPr>
                            <w:rFonts w:ascii="Cambria"/>
                            <w:spacing w:val="80"/>
                            <w:w w:val="115"/>
                            <w:sz w:val="20"/>
                          </w:rPr>
                          <w:t> </w:t>
                        </w:r>
                        <w:r>
                          <w:rPr>
                            <w:rFonts w:ascii="Cambria"/>
                            <w:w w:val="115"/>
                            <w:sz w:val="20"/>
                          </w:rPr>
                          <w:t>=</w:t>
                        </w:r>
                        <w:r>
                          <w:rPr>
                            <w:rFonts w:ascii="Cambria"/>
                            <w:spacing w:val="80"/>
                            <w:w w:val="115"/>
                            <w:sz w:val="20"/>
                          </w:rPr>
                          <w:t> </w:t>
                        </w:r>
                        <w:r>
                          <w:rPr>
                            <w:rFonts w:ascii="Cambria"/>
                            <w:spacing w:val="16"/>
                            <w:w w:val="115"/>
                            <w:sz w:val="20"/>
                          </w:rPr>
                          <w:t>key_to_plz</w:t>
                        </w:r>
                        <w:r>
                          <w:rPr>
                            <w:rFonts w:ascii="Cambria"/>
                            <w:spacing w:val="-21"/>
                            <w:w w:val="115"/>
                            <w:sz w:val="20"/>
                          </w:rPr>
                          <w:t> </w:t>
                        </w:r>
                        <w:r>
                          <w:rPr>
                            <w:rFonts w:ascii="Cambria"/>
                            <w:w w:val="115"/>
                            <w:sz w:val="20"/>
                          </w:rPr>
                          <w:t>.</w:t>
                        </w:r>
                        <w:r>
                          <w:rPr>
                            <w:rFonts w:ascii="Cambria"/>
                            <w:spacing w:val="-20"/>
                            <w:w w:val="115"/>
                            <w:sz w:val="20"/>
                          </w:rPr>
                          <w:t> </w:t>
                        </w:r>
                        <w:r>
                          <w:rPr>
                            <w:rFonts w:ascii="Cambria"/>
                            <w:spacing w:val="16"/>
                            <w:w w:val="115"/>
                            <w:sz w:val="20"/>
                          </w:rPr>
                          <w:t>location</w:t>
                        </w:r>
                        <w:r>
                          <w:rPr>
                            <w:rFonts w:ascii="Cambria"/>
                            <w:spacing w:val="-31"/>
                            <w:w w:val="115"/>
                            <w:sz w:val="20"/>
                          </w:rPr>
                          <w:t> </w:t>
                        </w:r>
                        <w:r>
                          <w:rPr>
                            <w:rFonts w:ascii="Cambria"/>
                            <w:spacing w:val="12"/>
                            <w:w w:val="115"/>
                            <w:sz w:val="20"/>
                          </w:rPr>
                          <w:t>Key </w:t>
                        </w:r>
                        <w:r>
                          <w:rPr>
                            <w:rFonts w:ascii="Cambria"/>
                            <w:color w:val="0000FF"/>
                            <w:spacing w:val="13"/>
                            <w:w w:val="120"/>
                            <w:sz w:val="20"/>
                          </w:rPr>
                          <w:t>INNER</w:t>
                        </w:r>
                        <w:r>
                          <w:rPr>
                            <w:rFonts w:ascii="Cambria"/>
                            <w:color w:val="0000FF"/>
                            <w:spacing w:val="40"/>
                            <w:w w:val="120"/>
                            <w:sz w:val="20"/>
                          </w:rPr>
                          <w:t> </w:t>
                        </w:r>
                        <w:r>
                          <w:rPr>
                            <w:rFonts w:ascii="Cambria"/>
                            <w:color w:val="0000FF"/>
                            <w:spacing w:val="12"/>
                            <w:w w:val="120"/>
                            <w:sz w:val="20"/>
                          </w:rPr>
                          <w:t>JOIN</w:t>
                        </w:r>
                        <w:r>
                          <w:rPr>
                            <w:rFonts w:ascii="Cambria"/>
                            <w:color w:val="0000FF"/>
                            <w:spacing w:val="40"/>
                            <w:w w:val="120"/>
                            <w:sz w:val="20"/>
                          </w:rPr>
                          <w:t> </w:t>
                        </w:r>
                        <w:r>
                          <w:rPr>
                            <w:rFonts w:ascii="Cambria"/>
                            <w:spacing w:val="17"/>
                            <w:w w:val="120"/>
                            <w:sz w:val="20"/>
                          </w:rPr>
                          <w:t>discharged_agg</w:t>
                        </w:r>
                        <w:r>
                          <w:rPr>
                            <w:rFonts w:ascii="Cambria"/>
                            <w:spacing w:val="40"/>
                            <w:w w:val="120"/>
                            <w:sz w:val="20"/>
                          </w:rPr>
                          <w:t> </w:t>
                        </w:r>
                        <w:r>
                          <w:rPr>
                            <w:rFonts w:ascii="Cambria"/>
                            <w:spacing w:val="16"/>
                            <w:w w:val="120"/>
                            <w:sz w:val="20"/>
                          </w:rPr>
                          <w:t>discharged</w:t>
                        </w:r>
                      </w:p>
                      <w:p>
                        <w:pPr>
                          <w:spacing w:before="0"/>
                          <w:ind w:left="575" w:right="0" w:firstLine="0"/>
                          <w:jc w:val="left"/>
                          <w:rPr>
                            <w:rFonts w:ascii="Cambria"/>
                            <w:sz w:val="20"/>
                          </w:rPr>
                        </w:pPr>
                        <w:r>
                          <w:rPr>
                            <w:rFonts w:ascii="Cambria"/>
                            <w:color w:val="0000FF"/>
                            <w:w w:val="115"/>
                            <w:sz w:val="20"/>
                          </w:rPr>
                          <w:t>ON</w:t>
                        </w:r>
                        <w:r>
                          <w:rPr>
                            <w:rFonts w:ascii="Cambria"/>
                            <w:color w:val="0000FF"/>
                            <w:spacing w:val="63"/>
                            <w:w w:val="115"/>
                            <w:sz w:val="20"/>
                          </w:rPr>
                          <w:t> </w:t>
                        </w:r>
                        <w:r>
                          <w:rPr>
                            <w:rFonts w:ascii="Cambria"/>
                            <w:spacing w:val="16"/>
                            <w:w w:val="115"/>
                            <w:sz w:val="20"/>
                          </w:rPr>
                          <w:t>submitted</w:t>
                        </w:r>
                        <w:r>
                          <w:rPr>
                            <w:rFonts w:ascii="Cambria"/>
                            <w:spacing w:val="-22"/>
                            <w:w w:val="115"/>
                            <w:sz w:val="20"/>
                          </w:rPr>
                          <w:t> </w:t>
                        </w:r>
                        <w:r>
                          <w:rPr>
                            <w:rFonts w:ascii="Cambria"/>
                            <w:w w:val="115"/>
                            <w:sz w:val="20"/>
                          </w:rPr>
                          <w:t>.</w:t>
                        </w:r>
                        <w:r>
                          <w:rPr>
                            <w:rFonts w:ascii="Cambria"/>
                            <w:spacing w:val="-23"/>
                            <w:w w:val="115"/>
                            <w:sz w:val="20"/>
                          </w:rPr>
                          <w:t> </w:t>
                        </w:r>
                        <w:r>
                          <w:rPr>
                            <w:rFonts w:ascii="Cambria"/>
                            <w:spacing w:val="15"/>
                            <w:w w:val="115"/>
                            <w:sz w:val="20"/>
                          </w:rPr>
                          <w:t>Posttag</w:t>
                        </w:r>
                        <w:r>
                          <w:rPr>
                            <w:rFonts w:ascii="Cambria"/>
                            <w:spacing w:val="79"/>
                            <w:w w:val="115"/>
                            <w:sz w:val="20"/>
                          </w:rPr>
                          <w:t> </w:t>
                        </w:r>
                        <w:r>
                          <w:rPr>
                            <w:rFonts w:ascii="Cambria"/>
                            <w:w w:val="115"/>
                            <w:sz w:val="20"/>
                          </w:rPr>
                          <w:t>=</w:t>
                        </w:r>
                        <w:r>
                          <w:rPr>
                            <w:rFonts w:ascii="Cambria"/>
                            <w:spacing w:val="79"/>
                            <w:w w:val="115"/>
                            <w:sz w:val="20"/>
                          </w:rPr>
                          <w:t> </w:t>
                        </w:r>
                        <w:r>
                          <w:rPr>
                            <w:rFonts w:ascii="Cambria"/>
                            <w:spacing w:val="16"/>
                            <w:w w:val="115"/>
                            <w:sz w:val="20"/>
                          </w:rPr>
                          <w:t>discharged</w:t>
                        </w:r>
                        <w:r>
                          <w:rPr>
                            <w:rFonts w:ascii="Cambria"/>
                            <w:spacing w:val="-21"/>
                            <w:w w:val="115"/>
                            <w:sz w:val="20"/>
                          </w:rPr>
                          <w:t> </w:t>
                        </w:r>
                        <w:r>
                          <w:rPr>
                            <w:rFonts w:ascii="Cambria"/>
                            <w:w w:val="115"/>
                            <w:sz w:val="20"/>
                          </w:rPr>
                          <w:t>.</w:t>
                        </w:r>
                        <w:r>
                          <w:rPr>
                            <w:rFonts w:ascii="Cambria"/>
                            <w:spacing w:val="-23"/>
                            <w:w w:val="115"/>
                            <w:sz w:val="20"/>
                          </w:rPr>
                          <w:t> </w:t>
                        </w:r>
                        <w:r>
                          <w:rPr>
                            <w:rFonts w:ascii="Cambria"/>
                            <w:spacing w:val="11"/>
                            <w:w w:val="115"/>
                            <w:sz w:val="20"/>
                          </w:rPr>
                          <w:t>Posttag</w:t>
                        </w:r>
                      </w:p>
                      <w:p>
                        <w:pPr>
                          <w:spacing w:line="244" w:lineRule="auto" w:before="4"/>
                          <w:ind w:left="77" w:right="2958" w:firstLine="374"/>
                          <w:jc w:val="left"/>
                          <w:rPr>
                            <w:rFonts w:ascii="Cambria"/>
                            <w:sz w:val="20"/>
                          </w:rPr>
                        </w:pPr>
                        <w:r>
                          <w:rPr>
                            <w:rFonts w:ascii="Cambria"/>
                            <w:color w:val="0000FF"/>
                            <w:spacing w:val="10"/>
                            <w:w w:val="115"/>
                            <w:sz w:val="20"/>
                          </w:rPr>
                          <w:t>AND</w:t>
                        </w:r>
                        <w:r>
                          <w:rPr>
                            <w:rFonts w:ascii="Cambria"/>
                            <w:color w:val="0000FF"/>
                            <w:spacing w:val="40"/>
                            <w:w w:val="115"/>
                            <w:sz w:val="20"/>
                          </w:rPr>
                          <w:t> </w:t>
                        </w:r>
                        <w:r>
                          <w:rPr>
                            <w:rFonts w:ascii="Cambria"/>
                            <w:spacing w:val="16"/>
                            <w:w w:val="115"/>
                            <w:sz w:val="20"/>
                          </w:rPr>
                          <w:t>submitted</w:t>
                        </w:r>
                        <w:r>
                          <w:rPr>
                            <w:rFonts w:ascii="Cambria"/>
                            <w:spacing w:val="-22"/>
                            <w:w w:val="115"/>
                            <w:sz w:val="20"/>
                          </w:rPr>
                          <w:t> </w:t>
                        </w:r>
                        <w:r>
                          <w:rPr>
                            <w:rFonts w:ascii="Cambria"/>
                            <w:w w:val="115"/>
                            <w:sz w:val="20"/>
                          </w:rPr>
                          <w:t>.</w:t>
                        </w:r>
                        <w:r>
                          <w:rPr>
                            <w:rFonts w:ascii="Cambria"/>
                            <w:spacing w:val="-22"/>
                            <w:w w:val="115"/>
                            <w:sz w:val="20"/>
                          </w:rPr>
                          <w:t> </w:t>
                        </w:r>
                        <w:r>
                          <w:rPr>
                            <w:rFonts w:ascii="Cambria"/>
                            <w:spacing w:val="16"/>
                            <w:w w:val="115"/>
                            <w:sz w:val="20"/>
                          </w:rPr>
                          <w:t>location</w:t>
                        </w:r>
                        <w:r>
                          <w:rPr>
                            <w:rFonts w:ascii="Cambria"/>
                            <w:spacing w:val="-31"/>
                            <w:w w:val="115"/>
                            <w:sz w:val="20"/>
                          </w:rPr>
                          <w:t> </w:t>
                        </w:r>
                        <w:r>
                          <w:rPr>
                            <w:rFonts w:ascii="Cambria"/>
                            <w:spacing w:val="12"/>
                            <w:w w:val="115"/>
                            <w:sz w:val="20"/>
                          </w:rPr>
                          <w:t>Key</w:t>
                        </w:r>
                        <w:r>
                          <w:rPr>
                            <w:rFonts w:ascii="Cambria"/>
                            <w:spacing w:val="40"/>
                            <w:w w:val="115"/>
                            <w:sz w:val="20"/>
                          </w:rPr>
                          <w:t> </w:t>
                        </w:r>
                        <w:r>
                          <w:rPr>
                            <w:rFonts w:ascii="Cambria"/>
                            <w:w w:val="115"/>
                            <w:sz w:val="20"/>
                          </w:rPr>
                          <w:t>=</w:t>
                        </w:r>
                        <w:r>
                          <w:rPr>
                            <w:rFonts w:ascii="Cambria"/>
                            <w:spacing w:val="40"/>
                            <w:w w:val="115"/>
                            <w:sz w:val="20"/>
                          </w:rPr>
                          <w:t> </w:t>
                        </w:r>
                        <w:r>
                          <w:rPr>
                            <w:rFonts w:ascii="Cambria"/>
                            <w:spacing w:val="16"/>
                            <w:w w:val="115"/>
                            <w:sz w:val="20"/>
                          </w:rPr>
                          <w:t>discharged</w:t>
                        </w:r>
                        <w:r>
                          <w:rPr>
                            <w:rFonts w:ascii="Cambria"/>
                            <w:spacing w:val="-22"/>
                            <w:w w:val="115"/>
                            <w:sz w:val="20"/>
                          </w:rPr>
                          <w:t> </w:t>
                        </w:r>
                        <w:r>
                          <w:rPr>
                            <w:rFonts w:ascii="Cambria"/>
                            <w:w w:val="115"/>
                            <w:sz w:val="20"/>
                          </w:rPr>
                          <w:t>.</w:t>
                        </w:r>
                        <w:r>
                          <w:rPr>
                            <w:rFonts w:ascii="Cambria"/>
                            <w:spacing w:val="-21"/>
                            <w:w w:val="115"/>
                            <w:sz w:val="20"/>
                          </w:rPr>
                          <w:t> </w:t>
                        </w:r>
                        <w:r>
                          <w:rPr>
                            <w:rFonts w:ascii="Cambria"/>
                            <w:spacing w:val="16"/>
                            <w:w w:val="115"/>
                            <w:sz w:val="20"/>
                          </w:rPr>
                          <w:t>location</w:t>
                        </w:r>
                        <w:r>
                          <w:rPr>
                            <w:rFonts w:ascii="Cambria"/>
                            <w:spacing w:val="-32"/>
                            <w:w w:val="115"/>
                            <w:sz w:val="20"/>
                          </w:rPr>
                          <w:t> </w:t>
                        </w:r>
                        <w:r>
                          <w:rPr>
                            <w:rFonts w:ascii="Cambria"/>
                            <w:spacing w:val="12"/>
                            <w:w w:val="115"/>
                            <w:sz w:val="20"/>
                          </w:rPr>
                          <w:t>Key </w:t>
                        </w:r>
                        <w:r>
                          <w:rPr>
                            <w:rFonts w:ascii="Cambria"/>
                            <w:color w:val="0000FF"/>
                            <w:spacing w:val="13"/>
                            <w:w w:val="120"/>
                            <w:sz w:val="20"/>
                          </w:rPr>
                          <w:t>WHERE</w:t>
                        </w:r>
                        <w:r>
                          <w:rPr>
                            <w:rFonts w:ascii="Cambria"/>
                            <w:color w:val="0000FF"/>
                            <w:spacing w:val="40"/>
                            <w:w w:val="120"/>
                            <w:sz w:val="20"/>
                          </w:rPr>
                          <w:t> </w:t>
                        </w:r>
                        <w:r>
                          <w:rPr>
                            <w:rFonts w:ascii="Cambria"/>
                            <w:spacing w:val="16"/>
                            <w:w w:val="120"/>
                            <w:sz w:val="20"/>
                          </w:rPr>
                          <w:t>submitted</w:t>
                        </w:r>
                        <w:r>
                          <w:rPr>
                            <w:rFonts w:ascii="Cambria"/>
                            <w:spacing w:val="-19"/>
                            <w:w w:val="120"/>
                            <w:sz w:val="20"/>
                          </w:rPr>
                          <w:t> </w:t>
                        </w:r>
                        <w:r>
                          <w:rPr>
                            <w:rFonts w:ascii="Cambria"/>
                            <w:w w:val="195"/>
                            <w:sz w:val="20"/>
                          </w:rPr>
                          <w:t>.</w:t>
                        </w:r>
                        <w:r>
                          <w:rPr>
                            <w:rFonts w:ascii="Cambria"/>
                            <w:spacing w:val="-52"/>
                            <w:w w:val="195"/>
                            <w:sz w:val="20"/>
                          </w:rPr>
                          <w:t> </w:t>
                        </w:r>
                        <w:r>
                          <w:rPr>
                            <w:rFonts w:ascii="Cambria"/>
                            <w:spacing w:val="16"/>
                            <w:w w:val="120"/>
                            <w:sz w:val="20"/>
                          </w:rPr>
                          <w:t>location</w:t>
                        </w:r>
                        <w:r>
                          <w:rPr>
                            <w:rFonts w:ascii="Cambria"/>
                            <w:spacing w:val="-31"/>
                            <w:w w:val="120"/>
                            <w:sz w:val="20"/>
                          </w:rPr>
                          <w:t> </w:t>
                        </w:r>
                        <w:r>
                          <w:rPr>
                            <w:rFonts w:ascii="Cambria"/>
                            <w:spacing w:val="12"/>
                            <w:w w:val="120"/>
                            <w:sz w:val="20"/>
                          </w:rPr>
                          <w:t>Key</w:t>
                        </w:r>
                        <w:r>
                          <w:rPr>
                            <w:rFonts w:ascii="Cambria"/>
                            <w:spacing w:val="40"/>
                            <w:w w:val="120"/>
                            <w:sz w:val="20"/>
                          </w:rPr>
                          <w:t> </w:t>
                        </w:r>
                        <w:r>
                          <w:rPr>
                            <w:rFonts w:ascii="Cambria"/>
                            <w:color w:val="0000FF"/>
                            <w:w w:val="120"/>
                            <w:sz w:val="20"/>
                          </w:rPr>
                          <w:t>IN</w:t>
                        </w:r>
                        <w:r>
                          <w:rPr>
                            <w:rFonts w:ascii="Cambria"/>
                            <w:color w:val="0000FF"/>
                            <w:spacing w:val="40"/>
                            <w:w w:val="120"/>
                            <w:sz w:val="20"/>
                          </w:rPr>
                          <w:t> </w:t>
                        </w:r>
                        <w:r>
                          <w:rPr>
                            <w:rFonts w:ascii="Cambria"/>
                            <w:w w:val="120"/>
                            <w:sz w:val="20"/>
                          </w:rPr>
                          <w:t>(</w:t>
                        </w:r>
                      </w:p>
                      <w:p>
                        <w:pPr>
                          <w:spacing w:before="0"/>
                          <w:ind w:left="575" w:right="0" w:firstLine="0"/>
                          <w:jc w:val="left"/>
                          <w:rPr>
                            <w:rFonts w:ascii="Cambria" w:hAnsi="Cambria"/>
                            <w:sz w:val="20"/>
                          </w:rPr>
                        </w:pPr>
                        <w:r>
                          <w:rPr>
                            <w:rFonts w:ascii="Cambria" w:hAnsi="Cambria"/>
                            <w:color w:val="FF0000"/>
                            <w:w w:val="115"/>
                            <w:sz w:val="20"/>
                          </w:rPr>
                          <w:t>’</w:t>
                        </w:r>
                        <w:r>
                          <w:rPr>
                            <w:rFonts w:ascii="Cambria" w:hAnsi="Cambria"/>
                            <w:color w:val="FF0000"/>
                            <w:spacing w:val="-18"/>
                            <w:w w:val="115"/>
                            <w:sz w:val="20"/>
                          </w:rPr>
                          <w:t> </w:t>
                        </w:r>
                        <w:r>
                          <w:rPr>
                            <w:rFonts w:ascii="Cambria" w:hAnsi="Cambria"/>
                            <w:color w:val="FF0000"/>
                            <w:spacing w:val="10"/>
                            <w:w w:val="115"/>
                            <w:sz w:val="20"/>
                          </w:rPr>
                          <w:t>HRK</w:t>
                        </w:r>
                        <w:r>
                          <w:rPr>
                            <w:rFonts w:ascii="Cambria" w:hAnsi="Cambria"/>
                            <w:color w:val="FF0000"/>
                            <w:spacing w:val="-8"/>
                            <w:w w:val="115"/>
                            <w:sz w:val="20"/>
                          </w:rPr>
                          <w:t>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w:t>
                        </w:r>
                        <w:r>
                          <w:rPr>
                            <w:rFonts w:ascii="Cambria" w:hAnsi="Cambria"/>
                            <w:color w:val="FF0000"/>
                            <w:spacing w:val="10"/>
                            <w:w w:val="115"/>
                            <w:sz w:val="20"/>
                          </w:rPr>
                          <w:t>VET</w:t>
                        </w:r>
                        <w:r>
                          <w:rPr>
                            <w:rFonts w:ascii="Cambria" w:hAnsi="Cambria"/>
                            <w:color w:val="FF0000"/>
                            <w:spacing w:val="-7"/>
                            <w:w w:val="115"/>
                            <w:sz w:val="20"/>
                          </w:rPr>
                          <w:t>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w:t>
                        </w:r>
                        <w:r>
                          <w:rPr>
                            <w:rFonts w:ascii="Cambria" w:hAnsi="Cambria"/>
                            <w:color w:val="FF0000"/>
                            <w:spacing w:val="10"/>
                            <w:w w:val="115"/>
                            <w:sz w:val="20"/>
                          </w:rPr>
                          <w:t>HAE</w:t>
                        </w:r>
                        <w:r>
                          <w:rPr>
                            <w:rFonts w:ascii="Cambria" w:hAnsi="Cambria"/>
                            <w:color w:val="FF0000"/>
                            <w:spacing w:val="-6"/>
                            <w:w w:val="115"/>
                            <w:sz w:val="20"/>
                          </w:rPr>
                          <w:t>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w:t>
                        </w:r>
                        <w:r>
                          <w:rPr>
                            <w:rFonts w:ascii="Cambria" w:hAnsi="Cambria"/>
                            <w:color w:val="FF0000"/>
                            <w:spacing w:val="10"/>
                            <w:w w:val="115"/>
                            <w:sz w:val="20"/>
                          </w:rPr>
                          <w:t>CAD</w:t>
                        </w:r>
                        <w:r>
                          <w:rPr>
                            <w:rFonts w:ascii="Cambria" w:hAnsi="Cambria"/>
                            <w:color w:val="FF0000"/>
                            <w:spacing w:val="-7"/>
                            <w:w w:val="115"/>
                            <w:sz w:val="20"/>
                          </w:rPr>
                          <w:t>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w:t>
                        </w:r>
                        <w:r>
                          <w:rPr>
                            <w:rFonts w:ascii="Cambria" w:hAnsi="Cambria"/>
                            <w:color w:val="FF0000"/>
                            <w:spacing w:val="10"/>
                            <w:w w:val="115"/>
                            <w:sz w:val="20"/>
                          </w:rPr>
                          <w:t>WAL</w:t>
                        </w:r>
                        <w:r>
                          <w:rPr>
                            <w:rFonts w:ascii="Cambria" w:hAnsi="Cambria"/>
                            <w:color w:val="FF0000"/>
                            <w:spacing w:val="-7"/>
                            <w:w w:val="115"/>
                            <w:sz w:val="20"/>
                          </w:rPr>
                          <w:t>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w:t>
                        </w:r>
                        <w:r>
                          <w:rPr>
                            <w:rFonts w:ascii="Cambria" w:hAnsi="Cambria"/>
                            <w:color w:val="FF0000"/>
                            <w:spacing w:val="10"/>
                            <w:w w:val="115"/>
                            <w:sz w:val="20"/>
                          </w:rPr>
                          <w:t>UTZ</w:t>
                        </w:r>
                        <w:r>
                          <w:rPr>
                            <w:rFonts w:ascii="Cambria" w:hAnsi="Cambria"/>
                            <w:color w:val="FF0000"/>
                            <w:spacing w:val="-8"/>
                            <w:w w:val="115"/>
                            <w:sz w:val="20"/>
                          </w:rPr>
                          <w:t> </w:t>
                        </w:r>
                        <w:r>
                          <w:rPr>
                            <w:rFonts w:ascii="Cambria" w:hAnsi="Cambria"/>
                            <w:color w:val="FF0000"/>
                            <w:spacing w:val="-5"/>
                            <w:w w:val="115"/>
                            <w:sz w:val="20"/>
                          </w:rPr>
                          <w:t>’</w:t>
                        </w:r>
                        <w:r>
                          <w:rPr>
                            <w:rFonts w:ascii="Cambria" w:hAnsi="Cambria"/>
                            <w:spacing w:val="-5"/>
                            <w:w w:val="115"/>
                            <w:sz w:val="20"/>
                          </w:rPr>
                          <w:t>,</w:t>
                        </w:r>
                      </w:p>
                      <w:p>
                        <w:pPr>
                          <w:spacing w:before="5"/>
                          <w:ind w:left="575" w:right="0" w:firstLine="0"/>
                          <w:jc w:val="left"/>
                          <w:rPr>
                            <w:rFonts w:ascii="Cambria" w:hAnsi="Cambria"/>
                            <w:sz w:val="20"/>
                          </w:rPr>
                        </w:pPr>
                        <w:r>
                          <w:rPr>
                            <w:rFonts w:ascii="Cambria" w:hAnsi="Cambria"/>
                            <w:color w:val="FF0000"/>
                            <w:w w:val="125"/>
                            <w:sz w:val="20"/>
                          </w:rPr>
                          <w:t>’</w:t>
                        </w:r>
                        <w:r>
                          <w:rPr>
                            <w:rFonts w:ascii="Cambria" w:hAnsi="Cambria"/>
                            <w:color w:val="FF0000"/>
                            <w:spacing w:val="-33"/>
                            <w:w w:val="125"/>
                            <w:sz w:val="20"/>
                          </w:rPr>
                          <w:t> </w:t>
                        </w:r>
                        <w:r>
                          <w:rPr>
                            <w:rFonts w:ascii="Cambria" w:hAnsi="Cambria"/>
                            <w:color w:val="FF0000"/>
                            <w:spacing w:val="10"/>
                            <w:w w:val="120"/>
                            <w:sz w:val="20"/>
                          </w:rPr>
                          <w:t>PRA</w:t>
                        </w:r>
                        <w:r>
                          <w:rPr>
                            <w:rFonts w:ascii="Cambria" w:hAnsi="Cambria"/>
                            <w:color w:val="FF0000"/>
                            <w:spacing w:val="-21"/>
                            <w:w w:val="120"/>
                            <w:sz w:val="20"/>
                          </w:rPr>
                          <w:t>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w:t>
                        </w:r>
                        <w:r>
                          <w:rPr>
                            <w:rFonts w:ascii="Cambria" w:hAnsi="Cambria"/>
                            <w:color w:val="FF0000"/>
                            <w:spacing w:val="10"/>
                            <w:w w:val="120"/>
                            <w:sz w:val="20"/>
                          </w:rPr>
                          <w:t>FRA</w:t>
                        </w:r>
                        <w:r>
                          <w:rPr>
                            <w:rFonts w:ascii="Cambria" w:hAnsi="Cambria"/>
                            <w:color w:val="FF0000"/>
                            <w:spacing w:val="-22"/>
                            <w:w w:val="120"/>
                            <w:sz w:val="20"/>
                          </w:rPr>
                          <w:t>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w:t>
                        </w:r>
                        <w:r>
                          <w:rPr>
                            <w:rFonts w:ascii="Cambria" w:hAnsi="Cambria"/>
                            <w:color w:val="FF0000"/>
                            <w:spacing w:val="10"/>
                            <w:w w:val="120"/>
                            <w:sz w:val="20"/>
                          </w:rPr>
                          <w:t>URD</w:t>
                        </w:r>
                        <w:r>
                          <w:rPr>
                            <w:rFonts w:ascii="Cambria" w:hAnsi="Cambria"/>
                            <w:color w:val="FF0000"/>
                            <w:spacing w:val="-22"/>
                            <w:w w:val="120"/>
                            <w:sz w:val="20"/>
                          </w:rPr>
                          <w:t>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w:t>
                        </w:r>
                        <w:r>
                          <w:rPr>
                            <w:rFonts w:ascii="Cambria" w:hAnsi="Cambria"/>
                            <w:color w:val="FF0000"/>
                            <w:spacing w:val="10"/>
                            <w:w w:val="120"/>
                            <w:sz w:val="20"/>
                          </w:rPr>
                          <w:t>BCH</w:t>
                        </w:r>
                        <w:r>
                          <w:rPr>
                            <w:rFonts w:ascii="Cambria" w:hAnsi="Cambria"/>
                            <w:color w:val="FF0000"/>
                            <w:spacing w:val="-21"/>
                            <w:w w:val="120"/>
                            <w:sz w:val="20"/>
                          </w:rPr>
                          <w:t>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w:t>
                        </w:r>
                        <w:r>
                          <w:rPr>
                            <w:rFonts w:ascii="Cambria" w:hAnsi="Cambria"/>
                            <w:color w:val="FF0000"/>
                            <w:spacing w:val="10"/>
                            <w:w w:val="120"/>
                            <w:sz w:val="20"/>
                          </w:rPr>
                          <w:t>RUE</w:t>
                        </w:r>
                        <w:r>
                          <w:rPr>
                            <w:rFonts w:ascii="Cambria" w:hAnsi="Cambria"/>
                            <w:color w:val="FF0000"/>
                            <w:spacing w:val="-22"/>
                            <w:w w:val="120"/>
                            <w:sz w:val="20"/>
                          </w:rPr>
                          <w:t>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w:t>
                        </w:r>
                        <w:r>
                          <w:rPr>
                            <w:rFonts w:ascii="Cambria" w:hAnsi="Cambria"/>
                            <w:color w:val="FF0000"/>
                            <w:spacing w:val="10"/>
                            <w:w w:val="120"/>
                            <w:sz w:val="20"/>
                          </w:rPr>
                          <w:t>OMU</w:t>
                        </w:r>
                        <w:r>
                          <w:rPr>
                            <w:rFonts w:ascii="Cambria" w:hAnsi="Cambria"/>
                            <w:color w:val="FF0000"/>
                            <w:spacing w:val="-22"/>
                            <w:w w:val="120"/>
                            <w:sz w:val="20"/>
                          </w:rPr>
                          <w:t> </w:t>
                        </w:r>
                        <w:r>
                          <w:rPr>
                            <w:rFonts w:ascii="Cambria" w:hAnsi="Cambria"/>
                            <w:color w:val="FF0000"/>
                            <w:spacing w:val="-10"/>
                            <w:w w:val="125"/>
                            <w:sz w:val="20"/>
                          </w:rPr>
                          <w:t>’</w:t>
                        </w:r>
                      </w:p>
                      <w:p>
                        <w:pPr>
                          <w:spacing w:before="4"/>
                          <w:ind w:left="73" w:right="0" w:firstLine="0"/>
                          <w:jc w:val="left"/>
                          <w:rPr>
                            <w:rFonts w:ascii="Cambria"/>
                            <w:sz w:val="20"/>
                          </w:rPr>
                        </w:pPr>
                        <w:r>
                          <w:rPr>
                            <w:rFonts w:ascii="Cambria"/>
                            <w:spacing w:val="-5"/>
                            <w:w w:val="165"/>
                            <w:sz w:val="20"/>
                          </w:rPr>
                          <w:t>);</w:t>
                        </w:r>
                      </w:p>
                    </w:txbxContent>
                  </v:textbox>
                  <w10:wrap type="none"/>
                </v:shape>
              </v:group>
            </w:pict>
          </mc:Fallback>
        </mc:AlternateContent>
      </w:r>
    </w:p>
    <w:p w14:paraId="077BB70C" w14:textId="77777777" w:rsidR="00C220EB" w:rsidRDefault="00C220EB">
      <w:pPr>
        <w:pStyle w:val="BodyText"/>
        <w:spacing w:before="270"/>
        <w:rPr>
          <w:rFonts w:ascii="Cambria"/>
          <w:sz w:val="28"/>
        </w:rPr>
      </w:pPr>
    </w:p>
    <w:p w14:paraId="077BB70D" w14:textId="77777777" w:rsidR="00C220EB" w:rsidRDefault="00000000">
      <w:pPr>
        <w:pStyle w:val="Heading2"/>
        <w:numPr>
          <w:ilvl w:val="1"/>
          <w:numId w:val="2"/>
        </w:numPr>
        <w:tabs>
          <w:tab w:val="left" w:pos="817"/>
        </w:tabs>
        <w:spacing w:before="1"/>
        <w:ind w:left="817" w:hanging="675"/>
      </w:pPr>
      <w:bookmarkStart w:id="584" w:name="New_Star_Shema_DQM_view_query"/>
      <w:bookmarkStart w:id="585" w:name="_bookmark201"/>
      <w:bookmarkEnd w:id="584"/>
      <w:bookmarkEnd w:id="585"/>
      <w:r>
        <w:rPr>
          <w:color w:val="697D90"/>
        </w:rPr>
        <w:t>New</w:t>
      </w:r>
      <w:r>
        <w:rPr>
          <w:color w:val="697D90"/>
          <w:spacing w:val="16"/>
        </w:rPr>
        <w:t xml:space="preserve"> </w:t>
      </w:r>
      <w:r>
        <w:rPr>
          <w:color w:val="697D90"/>
        </w:rPr>
        <w:t>Star</w:t>
      </w:r>
      <w:r>
        <w:rPr>
          <w:color w:val="697D90"/>
          <w:spacing w:val="16"/>
        </w:rPr>
        <w:t xml:space="preserve"> </w:t>
      </w:r>
      <w:r>
        <w:rPr>
          <w:color w:val="697D90"/>
        </w:rPr>
        <w:t>Shema</w:t>
      </w:r>
      <w:r>
        <w:rPr>
          <w:color w:val="697D90"/>
          <w:spacing w:val="17"/>
        </w:rPr>
        <w:t xml:space="preserve"> </w:t>
      </w:r>
      <w:r>
        <w:rPr>
          <w:color w:val="697D90"/>
        </w:rPr>
        <w:t>DQM</w:t>
      </w:r>
      <w:r>
        <w:rPr>
          <w:color w:val="697D90"/>
          <w:spacing w:val="16"/>
        </w:rPr>
        <w:t xml:space="preserve"> </w:t>
      </w:r>
      <w:r>
        <w:rPr>
          <w:color w:val="697D90"/>
        </w:rPr>
        <w:t>view</w:t>
      </w:r>
      <w:r>
        <w:rPr>
          <w:color w:val="697D90"/>
          <w:spacing w:val="17"/>
        </w:rPr>
        <w:t xml:space="preserve"> </w:t>
      </w:r>
      <w:r>
        <w:rPr>
          <w:color w:val="697D90"/>
          <w:spacing w:val="-2"/>
        </w:rPr>
        <w:t>query</w:t>
      </w:r>
    </w:p>
    <w:p w14:paraId="077BB70E" w14:textId="77777777" w:rsidR="00C220EB" w:rsidRDefault="00000000">
      <w:pPr>
        <w:pStyle w:val="BodyText"/>
        <w:spacing w:before="244"/>
        <w:ind w:left="142"/>
      </w:pPr>
      <w:r>
        <w:rPr>
          <w:w w:val="110"/>
        </w:rPr>
        <w:t>The</w:t>
      </w:r>
      <w:r>
        <w:rPr>
          <w:spacing w:val="-11"/>
          <w:w w:val="110"/>
        </w:rPr>
        <w:t xml:space="preserve"> </w:t>
      </w:r>
      <w:r>
        <w:rPr>
          <w:w w:val="110"/>
        </w:rPr>
        <w:t>for</w:t>
      </w:r>
      <w:r>
        <w:rPr>
          <w:spacing w:val="-10"/>
          <w:w w:val="110"/>
        </w:rPr>
        <w:t xml:space="preserve"> </w:t>
      </w:r>
      <w:r>
        <w:rPr>
          <w:w w:val="110"/>
        </w:rPr>
        <w:t>star</w:t>
      </w:r>
      <w:r>
        <w:rPr>
          <w:spacing w:val="-10"/>
          <w:w w:val="110"/>
        </w:rPr>
        <w:t xml:space="preserve"> </w:t>
      </w:r>
      <w:r>
        <w:rPr>
          <w:w w:val="110"/>
        </w:rPr>
        <w:t>shema</w:t>
      </w:r>
      <w:r>
        <w:rPr>
          <w:spacing w:val="-10"/>
          <w:w w:val="110"/>
        </w:rPr>
        <w:t xml:space="preserve"> </w:t>
      </w:r>
      <w:r>
        <w:rPr>
          <w:w w:val="110"/>
        </w:rPr>
        <w:t>DQM</w:t>
      </w:r>
      <w:r>
        <w:rPr>
          <w:spacing w:val="-10"/>
          <w:w w:val="110"/>
        </w:rPr>
        <w:t xml:space="preserve"> </w:t>
      </w:r>
      <w:r>
        <w:rPr>
          <w:w w:val="110"/>
        </w:rPr>
        <w:t>checks.</w:t>
      </w:r>
      <w:r>
        <w:rPr>
          <w:spacing w:val="-1"/>
          <w:w w:val="110"/>
        </w:rPr>
        <w:t xml:space="preserve"> </w:t>
      </w:r>
      <w:r>
        <w:rPr>
          <w:w w:val="110"/>
        </w:rPr>
        <w:t>Similar</w:t>
      </w:r>
      <w:r>
        <w:rPr>
          <w:spacing w:val="-10"/>
          <w:w w:val="110"/>
        </w:rPr>
        <w:t xml:space="preserve"> </w:t>
      </w:r>
      <w:r>
        <w:rPr>
          <w:w w:val="110"/>
        </w:rPr>
        <w:t>structure</w:t>
      </w:r>
      <w:r>
        <w:rPr>
          <w:spacing w:val="-11"/>
          <w:w w:val="110"/>
        </w:rPr>
        <w:t xml:space="preserve"> </w:t>
      </w:r>
      <w:r>
        <w:rPr>
          <w:w w:val="110"/>
        </w:rPr>
        <w:t>to</w:t>
      </w:r>
      <w:r>
        <w:rPr>
          <w:spacing w:val="-10"/>
          <w:w w:val="110"/>
        </w:rPr>
        <w:t xml:space="preserve"> </w:t>
      </w:r>
      <w:r>
        <w:rPr>
          <w:w w:val="110"/>
        </w:rPr>
        <w:t>the</w:t>
      </w:r>
      <w:r>
        <w:rPr>
          <w:spacing w:val="-10"/>
          <w:w w:val="110"/>
        </w:rPr>
        <w:t xml:space="preserve"> </w:t>
      </w:r>
      <w:r>
        <w:rPr>
          <w:w w:val="110"/>
        </w:rPr>
        <w:t>previous</w:t>
      </w:r>
      <w:r>
        <w:rPr>
          <w:spacing w:val="-10"/>
          <w:w w:val="110"/>
        </w:rPr>
        <w:t xml:space="preserve"> </w:t>
      </w:r>
      <w:r>
        <w:rPr>
          <w:w w:val="110"/>
        </w:rPr>
        <w:t>full</w:t>
      </w:r>
      <w:r>
        <w:rPr>
          <w:spacing w:val="-10"/>
          <w:w w:val="110"/>
        </w:rPr>
        <w:t xml:space="preserve"> </w:t>
      </w:r>
      <w:r>
        <w:rPr>
          <w:spacing w:val="-2"/>
          <w:w w:val="110"/>
        </w:rPr>
        <w:t>query.</w:t>
      </w:r>
    </w:p>
    <w:p w14:paraId="077BB70F" w14:textId="77777777" w:rsidR="00C220EB" w:rsidRDefault="00000000">
      <w:pPr>
        <w:pStyle w:val="BodyText"/>
        <w:spacing w:before="4"/>
        <w:rPr>
          <w:sz w:val="5"/>
        </w:rPr>
      </w:pPr>
      <w:r>
        <w:rPr>
          <w:noProof/>
          <w:sz w:val="5"/>
        </w:rPr>
        <mc:AlternateContent>
          <mc:Choice Requires="wps">
            <w:drawing>
              <wp:anchor distT="0" distB="0" distL="0" distR="0" simplePos="0" relativeHeight="487611904" behindDoc="1" locked="0" layoutInCell="1" allowOverlap="1" wp14:anchorId="077BB882" wp14:editId="077BB883">
                <wp:simplePos x="0" y="0"/>
                <wp:positionH relativeFrom="page">
                  <wp:posOffset>496976</wp:posOffset>
                </wp:positionH>
                <wp:positionV relativeFrom="paragraph">
                  <wp:posOffset>56829</wp:posOffset>
                </wp:positionV>
                <wp:extent cx="6566534" cy="5509260"/>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509260"/>
                          <a:chOff x="0" y="0"/>
                          <a:chExt cx="6566534" cy="5509260"/>
                        </a:xfrm>
                      </wpg:grpSpPr>
                      <wps:wsp>
                        <wps:cNvPr id="235" name="Graphic 235"/>
                        <wps:cNvSpPr/>
                        <wps:spPr>
                          <a:xfrm>
                            <a:off x="0" y="0"/>
                            <a:ext cx="6566534" cy="5509260"/>
                          </a:xfrm>
                          <a:custGeom>
                            <a:avLst/>
                            <a:gdLst/>
                            <a:ahLst/>
                            <a:cxnLst/>
                            <a:rect l="l" t="t" r="r" b="b"/>
                            <a:pathLst>
                              <a:path w="6566534" h="5509260">
                                <a:moveTo>
                                  <a:pt x="2540" y="43014"/>
                                </a:moveTo>
                                <a:lnTo>
                                  <a:pt x="2540" y="0"/>
                                </a:lnTo>
                              </a:path>
                              <a:path w="6566534" h="5509260">
                                <a:moveTo>
                                  <a:pt x="0" y="2527"/>
                                </a:moveTo>
                                <a:lnTo>
                                  <a:pt x="43016" y="2527"/>
                                </a:lnTo>
                              </a:path>
                              <a:path w="6566534" h="5509260">
                                <a:moveTo>
                                  <a:pt x="43026" y="2527"/>
                                </a:moveTo>
                                <a:lnTo>
                                  <a:pt x="6523024" y="2527"/>
                                </a:lnTo>
                              </a:path>
                              <a:path w="6566534" h="5509260">
                                <a:moveTo>
                                  <a:pt x="6523024" y="2527"/>
                                </a:moveTo>
                                <a:lnTo>
                                  <a:pt x="6566039" y="2527"/>
                                </a:lnTo>
                              </a:path>
                              <a:path w="6566534" h="5509260">
                                <a:moveTo>
                                  <a:pt x="6563512" y="43014"/>
                                </a:moveTo>
                                <a:lnTo>
                                  <a:pt x="6563512" y="0"/>
                                </a:lnTo>
                              </a:path>
                              <a:path w="6566534" h="5509260">
                                <a:moveTo>
                                  <a:pt x="2540" y="194843"/>
                                </a:moveTo>
                                <a:lnTo>
                                  <a:pt x="2540" y="43014"/>
                                </a:lnTo>
                              </a:path>
                              <a:path w="6566534" h="5509260">
                                <a:moveTo>
                                  <a:pt x="6563512" y="194843"/>
                                </a:moveTo>
                                <a:lnTo>
                                  <a:pt x="6563512" y="43014"/>
                                </a:lnTo>
                              </a:path>
                              <a:path w="6566534" h="5509260">
                                <a:moveTo>
                                  <a:pt x="2540" y="346684"/>
                                </a:moveTo>
                                <a:lnTo>
                                  <a:pt x="2540" y="194856"/>
                                </a:lnTo>
                              </a:path>
                              <a:path w="6566534" h="5509260">
                                <a:moveTo>
                                  <a:pt x="6563512" y="346684"/>
                                </a:moveTo>
                                <a:lnTo>
                                  <a:pt x="6563512" y="194856"/>
                                </a:lnTo>
                              </a:path>
                              <a:path w="6566534" h="5509260">
                                <a:moveTo>
                                  <a:pt x="2540" y="498513"/>
                                </a:moveTo>
                                <a:lnTo>
                                  <a:pt x="2540" y="346684"/>
                                </a:lnTo>
                              </a:path>
                              <a:path w="6566534" h="5509260">
                                <a:moveTo>
                                  <a:pt x="6563512" y="498513"/>
                                </a:moveTo>
                                <a:lnTo>
                                  <a:pt x="6563512" y="346684"/>
                                </a:lnTo>
                              </a:path>
                              <a:path w="6566534" h="5509260">
                                <a:moveTo>
                                  <a:pt x="2540" y="650341"/>
                                </a:moveTo>
                                <a:lnTo>
                                  <a:pt x="2540" y="498513"/>
                                </a:lnTo>
                              </a:path>
                              <a:path w="6566534" h="5509260">
                                <a:moveTo>
                                  <a:pt x="6563512" y="650341"/>
                                </a:moveTo>
                                <a:lnTo>
                                  <a:pt x="6563512" y="498513"/>
                                </a:lnTo>
                              </a:path>
                              <a:path w="6566534" h="5509260">
                                <a:moveTo>
                                  <a:pt x="2540" y="802170"/>
                                </a:moveTo>
                                <a:lnTo>
                                  <a:pt x="2540" y="650341"/>
                                </a:lnTo>
                              </a:path>
                              <a:path w="6566534" h="5509260">
                                <a:moveTo>
                                  <a:pt x="6563512" y="802170"/>
                                </a:moveTo>
                                <a:lnTo>
                                  <a:pt x="6563512" y="650341"/>
                                </a:lnTo>
                              </a:path>
                              <a:path w="6566534" h="5509260">
                                <a:moveTo>
                                  <a:pt x="2540" y="953998"/>
                                </a:moveTo>
                                <a:lnTo>
                                  <a:pt x="2540" y="802170"/>
                                </a:lnTo>
                              </a:path>
                              <a:path w="6566534" h="5509260">
                                <a:moveTo>
                                  <a:pt x="6563512" y="953998"/>
                                </a:moveTo>
                                <a:lnTo>
                                  <a:pt x="6563512" y="802170"/>
                                </a:lnTo>
                              </a:path>
                              <a:path w="6566534" h="5509260">
                                <a:moveTo>
                                  <a:pt x="2540" y="1105827"/>
                                </a:moveTo>
                                <a:lnTo>
                                  <a:pt x="2540" y="953998"/>
                                </a:lnTo>
                              </a:path>
                              <a:path w="6566534" h="5509260">
                                <a:moveTo>
                                  <a:pt x="6563512" y="1105827"/>
                                </a:moveTo>
                                <a:lnTo>
                                  <a:pt x="6563512" y="953998"/>
                                </a:lnTo>
                              </a:path>
                              <a:path w="6566534" h="5509260">
                                <a:moveTo>
                                  <a:pt x="2540" y="1257668"/>
                                </a:moveTo>
                                <a:lnTo>
                                  <a:pt x="2540" y="1105839"/>
                                </a:lnTo>
                              </a:path>
                              <a:path w="6566534" h="5509260">
                                <a:moveTo>
                                  <a:pt x="6563512" y="1257668"/>
                                </a:moveTo>
                                <a:lnTo>
                                  <a:pt x="6563512" y="1105839"/>
                                </a:lnTo>
                              </a:path>
                              <a:path w="6566534" h="5509260">
                                <a:moveTo>
                                  <a:pt x="2540" y="1409496"/>
                                </a:moveTo>
                                <a:lnTo>
                                  <a:pt x="2540" y="1257668"/>
                                </a:lnTo>
                              </a:path>
                              <a:path w="6566534" h="5509260">
                                <a:moveTo>
                                  <a:pt x="6563512" y="1409496"/>
                                </a:moveTo>
                                <a:lnTo>
                                  <a:pt x="6563512" y="1257668"/>
                                </a:lnTo>
                              </a:path>
                              <a:path w="6566534" h="5509260">
                                <a:moveTo>
                                  <a:pt x="2540" y="1561325"/>
                                </a:moveTo>
                                <a:lnTo>
                                  <a:pt x="2540" y="1409496"/>
                                </a:lnTo>
                              </a:path>
                              <a:path w="6566534" h="5509260">
                                <a:moveTo>
                                  <a:pt x="6563512" y="1561325"/>
                                </a:moveTo>
                                <a:lnTo>
                                  <a:pt x="6563512" y="1409496"/>
                                </a:lnTo>
                              </a:path>
                              <a:path w="6566534" h="5509260">
                                <a:moveTo>
                                  <a:pt x="2540" y="1713153"/>
                                </a:moveTo>
                                <a:lnTo>
                                  <a:pt x="2540" y="1561325"/>
                                </a:lnTo>
                              </a:path>
                              <a:path w="6566534" h="5509260">
                                <a:moveTo>
                                  <a:pt x="6563512" y="1713153"/>
                                </a:moveTo>
                                <a:lnTo>
                                  <a:pt x="6563512" y="1561325"/>
                                </a:lnTo>
                              </a:path>
                              <a:path w="6566534" h="5509260">
                                <a:moveTo>
                                  <a:pt x="2540" y="1864982"/>
                                </a:moveTo>
                                <a:lnTo>
                                  <a:pt x="2540" y="1713153"/>
                                </a:lnTo>
                              </a:path>
                              <a:path w="6566534" h="5509260">
                                <a:moveTo>
                                  <a:pt x="6563512" y="1864982"/>
                                </a:moveTo>
                                <a:lnTo>
                                  <a:pt x="6563512" y="1713153"/>
                                </a:lnTo>
                              </a:path>
                              <a:path w="6566534" h="5509260">
                                <a:moveTo>
                                  <a:pt x="2540" y="2016810"/>
                                </a:moveTo>
                                <a:lnTo>
                                  <a:pt x="2540" y="1864982"/>
                                </a:lnTo>
                              </a:path>
                              <a:path w="6566534" h="5509260">
                                <a:moveTo>
                                  <a:pt x="6563512" y="2016810"/>
                                </a:moveTo>
                                <a:lnTo>
                                  <a:pt x="6563512" y="1864982"/>
                                </a:lnTo>
                              </a:path>
                              <a:path w="6566534" h="5509260">
                                <a:moveTo>
                                  <a:pt x="2540" y="2168652"/>
                                </a:moveTo>
                                <a:lnTo>
                                  <a:pt x="2540" y="2016823"/>
                                </a:lnTo>
                              </a:path>
                              <a:path w="6566534" h="5509260">
                                <a:moveTo>
                                  <a:pt x="6563512" y="2168652"/>
                                </a:moveTo>
                                <a:lnTo>
                                  <a:pt x="6563512" y="2016823"/>
                                </a:lnTo>
                              </a:path>
                              <a:path w="6566534" h="5509260">
                                <a:moveTo>
                                  <a:pt x="2540" y="2320480"/>
                                </a:moveTo>
                                <a:lnTo>
                                  <a:pt x="2540" y="2168652"/>
                                </a:lnTo>
                              </a:path>
                              <a:path w="6566534" h="5509260">
                                <a:moveTo>
                                  <a:pt x="6563512" y="2320480"/>
                                </a:moveTo>
                                <a:lnTo>
                                  <a:pt x="6563512" y="2168652"/>
                                </a:lnTo>
                              </a:path>
                              <a:path w="6566534" h="5509260">
                                <a:moveTo>
                                  <a:pt x="2540" y="2472309"/>
                                </a:moveTo>
                                <a:lnTo>
                                  <a:pt x="2540" y="2320480"/>
                                </a:lnTo>
                              </a:path>
                              <a:path w="6566534" h="5509260">
                                <a:moveTo>
                                  <a:pt x="6563512" y="2472309"/>
                                </a:moveTo>
                                <a:lnTo>
                                  <a:pt x="6563512" y="2320480"/>
                                </a:lnTo>
                              </a:path>
                              <a:path w="6566534" h="5509260">
                                <a:moveTo>
                                  <a:pt x="2540" y="2624137"/>
                                </a:moveTo>
                                <a:lnTo>
                                  <a:pt x="2540" y="2472309"/>
                                </a:lnTo>
                              </a:path>
                              <a:path w="6566534" h="5509260">
                                <a:moveTo>
                                  <a:pt x="6563512" y="2624137"/>
                                </a:moveTo>
                                <a:lnTo>
                                  <a:pt x="6563512" y="2472309"/>
                                </a:lnTo>
                              </a:path>
                              <a:path w="6566534" h="5509260">
                                <a:moveTo>
                                  <a:pt x="2540" y="2775966"/>
                                </a:moveTo>
                                <a:lnTo>
                                  <a:pt x="2540" y="2624137"/>
                                </a:lnTo>
                              </a:path>
                              <a:path w="6566534" h="5509260">
                                <a:moveTo>
                                  <a:pt x="6563512" y="2775966"/>
                                </a:moveTo>
                                <a:lnTo>
                                  <a:pt x="6563512" y="2624137"/>
                                </a:lnTo>
                              </a:path>
                              <a:path w="6566534" h="5509260">
                                <a:moveTo>
                                  <a:pt x="2540" y="2927794"/>
                                </a:moveTo>
                                <a:lnTo>
                                  <a:pt x="2540" y="2775966"/>
                                </a:lnTo>
                              </a:path>
                              <a:path w="6566534" h="5509260">
                                <a:moveTo>
                                  <a:pt x="6563512" y="2927794"/>
                                </a:moveTo>
                                <a:lnTo>
                                  <a:pt x="6563512" y="2775966"/>
                                </a:lnTo>
                              </a:path>
                              <a:path w="6566534" h="5509260">
                                <a:moveTo>
                                  <a:pt x="2540" y="3079635"/>
                                </a:moveTo>
                                <a:lnTo>
                                  <a:pt x="2540" y="2927807"/>
                                </a:lnTo>
                              </a:path>
                              <a:path w="6566534" h="5509260">
                                <a:moveTo>
                                  <a:pt x="6563512" y="3079635"/>
                                </a:moveTo>
                                <a:lnTo>
                                  <a:pt x="6563512" y="2927807"/>
                                </a:lnTo>
                              </a:path>
                              <a:path w="6566534" h="5509260">
                                <a:moveTo>
                                  <a:pt x="2540" y="3231464"/>
                                </a:moveTo>
                                <a:lnTo>
                                  <a:pt x="2540" y="3079635"/>
                                </a:lnTo>
                              </a:path>
                              <a:path w="6566534" h="5509260">
                                <a:moveTo>
                                  <a:pt x="6563512" y="3231464"/>
                                </a:moveTo>
                                <a:lnTo>
                                  <a:pt x="6563512" y="3079635"/>
                                </a:lnTo>
                              </a:path>
                              <a:path w="6566534" h="5509260">
                                <a:moveTo>
                                  <a:pt x="2540" y="3383292"/>
                                </a:moveTo>
                                <a:lnTo>
                                  <a:pt x="2540" y="3231464"/>
                                </a:lnTo>
                              </a:path>
                              <a:path w="6566534" h="5509260">
                                <a:moveTo>
                                  <a:pt x="6563512" y="3383292"/>
                                </a:moveTo>
                                <a:lnTo>
                                  <a:pt x="6563512" y="3231464"/>
                                </a:lnTo>
                              </a:path>
                              <a:path w="6566534" h="5509260">
                                <a:moveTo>
                                  <a:pt x="2540" y="3535121"/>
                                </a:moveTo>
                                <a:lnTo>
                                  <a:pt x="2540" y="3383292"/>
                                </a:lnTo>
                              </a:path>
                              <a:path w="6566534" h="5509260">
                                <a:moveTo>
                                  <a:pt x="6563512" y="3535121"/>
                                </a:moveTo>
                                <a:lnTo>
                                  <a:pt x="6563512" y="3383292"/>
                                </a:lnTo>
                              </a:path>
                              <a:path w="6566534" h="5509260">
                                <a:moveTo>
                                  <a:pt x="2540" y="3686949"/>
                                </a:moveTo>
                                <a:lnTo>
                                  <a:pt x="2540" y="3535121"/>
                                </a:lnTo>
                              </a:path>
                              <a:path w="6566534" h="5509260">
                                <a:moveTo>
                                  <a:pt x="6563512" y="3686949"/>
                                </a:moveTo>
                                <a:lnTo>
                                  <a:pt x="6563512" y="3535121"/>
                                </a:lnTo>
                              </a:path>
                              <a:path w="6566534" h="5509260">
                                <a:moveTo>
                                  <a:pt x="2540" y="3838778"/>
                                </a:moveTo>
                                <a:lnTo>
                                  <a:pt x="2540" y="3686949"/>
                                </a:lnTo>
                              </a:path>
                              <a:path w="6566534" h="5509260">
                                <a:moveTo>
                                  <a:pt x="6563512" y="3838778"/>
                                </a:moveTo>
                                <a:lnTo>
                                  <a:pt x="6563512" y="3686949"/>
                                </a:lnTo>
                              </a:path>
                              <a:path w="6566534" h="5509260">
                                <a:moveTo>
                                  <a:pt x="2540" y="3990619"/>
                                </a:moveTo>
                                <a:lnTo>
                                  <a:pt x="2540" y="3838790"/>
                                </a:lnTo>
                              </a:path>
                              <a:path w="6566534" h="5509260">
                                <a:moveTo>
                                  <a:pt x="6563512" y="3990619"/>
                                </a:moveTo>
                                <a:lnTo>
                                  <a:pt x="6563512" y="3838790"/>
                                </a:lnTo>
                              </a:path>
                              <a:path w="6566534" h="5509260">
                                <a:moveTo>
                                  <a:pt x="2540" y="4142447"/>
                                </a:moveTo>
                                <a:lnTo>
                                  <a:pt x="2540" y="3990619"/>
                                </a:lnTo>
                              </a:path>
                              <a:path w="6566534" h="5509260">
                                <a:moveTo>
                                  <a:pt x="6563512" y="4142447"/>
                                </a:moveTo>
                                <a:lnTo>
                                  <a:pt x="6563512" y="3990619"/>
                                </a:lnTo>
                              </a:path>
                              <a:path w="6566534" h="5509260">
                                <a:moveTo>
                                  <a:pt x="2540" y="4294276"/>
                                </a:moveTo>
                                <a:lnTo>
                                  <a:pt x="2540" y="4142447"/>
                                </a:lnTo>
                              </a:path>
                              <a:path w="6566534" h="5509260">
                                <a:moveTo>
                                  <a:pt x="6563512" y="4294276"/>
                                </a:moveTo>
                                <a:lnTo>
                                  <a:pt x="6563512" y="4142447"/>
                                </a:lnTo>
                              </a:path>
                              <a:path w="6566534" h="5509260">
                                <a:moveTo>
                                  <a:pt x="2540" y="4446104"/>
                                </a:moveTo>
                                <a:lnTo>
                                  <a:pt x="2540" y="4294276"/>
                                </a:lnTo>
                              </a:path>
                              <a:path w="6566534" h="5509260">
                                <a:moveTo>
                                  <a:pt x="6563512" y="4446104"/>
                                </a:moveTo>
                                <a:lnTo>
                                  <a:pt x="6563512" y="4294276"/>
                                </a:lnTo>
                              </a:path>
                              <a:path w="6566534" h="5509260">
                                <a:moveTo>
                                  <a:pt x="2540" y="4597933"/>
                                </a:moveTo>
                                <a:lnTo>
                                  <a:pt x="2540" y="4446104"/>
                                </a:lnTo>
                              </a:path>
                              <a:path w="6566534" h="5509260">
                                <a:moveTo>
                                  <a:pt x="6563512" y="4597933"/>
                                </a:moveTo>
                                <a:lnTo>
                                  <a:pt x="6563512" y="4446104"/>
                                </a:lnTo>
                              </a:path>
                              <a:path w="6566534" h="5509260">
                                <a:moveTo>
                                  <a:pt x="2540" y="4749761"/>
                                </a:moveTo>
                                <a:lnTo>
                                  <a:pt x="2540" y="4597933"/>
                                </a:lnTo>
                              </a:path>
                              <a:path w="6566534" h="5509260">
                                <a:moveTo>
                                  <a:pt x="6563512" y="4749761"/>
                                </a:moveTo>
                                <a:lnTo>
                                  <a:pt x="6563512" y="4597933"/>
                                </a:lnTo>
                              </a:path>
                              <a:path w="6566534" h="5509260">
                                <a:moveTo>
                                  <a:pt x="2540" y="4901603"/>
                                </a:moveTo>
                                <a:lnTo>
                                  <a:pt x="2540" y="4749774"/>
                                </a:lnTo>
                              </a:path>
                              <a:path w="6566534" h="5509260">
                                <a:moveTo>
                                  <a:pt x="6563512" y="4901603"/>
                                </a:moveTo>
                                <a:lnTo>
                                  <a:pt x="6563512" y="4749774"/>
                                </a:lnTo>
                              </a:path>
                              <a:path w="6566534" h="5509260">
                                <a:moveTo>
                                  <a:pt x="2540" y="5053431"/>
                                </a:moveTo>
                                <a:lnTo>
                                  <a:pt x="2540" y="4901603"/>
                                </a:lnTo>
                              </a:path>
                              <a:path w="6566534" h="5509260">
                                <a:moveTo>
                                  <a:pt x="6563512" y="5053431"/>
                                </a:moveTo>
                                <a:lnTo>
                                  <a:pt x="6563512" y="4901603"/>
                                </a:lnTo>
                              </a:path>
                              <a:path w="6566534" h="5509260">
                                <a:moveTo>
                                  <a:pt x="2540" y="5205260"/>
                                </a:moveTo>
                                <a:lnTo>
                                  <a:pt x="2540" y="5053431"/>
                                </a:lnTo>
                              </a:path>
                              <a:path w="6566534" h="5509260">
                                <a:moveTo>
                                  <a:pt x="6563512" y="5205260"/>
                                </a:moveTo>
                                <a:lnTo>
                                  <a:pt x="6563512" y="5053431"/>
                                </a:lnTo>
                              </a:path>
                              <a:path w="6566534" h="5509260">
                                <a:moveTo>
                                  <a:pt x="2540" y="5357088"/>
                                </a:moveTo>
                                <a:lnTo>
                                  <a:pt x="2540" y="5205260"/>
                                </a:lnTo>
                              </a:path>
                              <a:path w="6566534" h="5509260">
                                <a:moveTo>
                                  <a:pt x="6563512" y="5357088"/>
                                </a:moveTo>
                                <a:lnTo>
                                  <a:pt x="6563512" y="5205260"/>
                                </a:lnTo>
                              </a:path>
                              <a:path w="6566534" h="5509260">
                                <a:moveTo>
                                  <a:pt x="2540" y="5508917"/>
                                </a:moveTo>
                                <a:lnTo>
                                  <a:pt x="2540" y="5357088"/>
                                </a:lnTo>
                              </a:path>
                              <a:path w="6566534" h="5509260">
                                <a:moveTo>
                                  <a:pt x="6563512" y="5508917"/>
                                </a:moveTo>
                                <a:lnTo>
                                  <a:pt x="6563512" y="5357088"/>
                                </a:lnTo>
                              </a:path>
                            </a:pathLst>
                          </a:custGeom>
                          <a:ln w="5054">
                            <a:solidFill>
                              <a:srgbClr val="000000"/>
                            </a:solidFill>
                            <a:prstDash val="solid"/>
                          </a:ln>
                        </wps:spPr>
                        <wps:bodyPr wrap="square" lIns="0" tIns="0" rIns="0" bIns="0" rtlCol="0">
                          <a:prstTxWarp prst="textNoShape">
                            <a:avLst/>
                          </a:prstTxWarp>
                          <a:noAutofit/>
                        </wps:bodyPr>
                      </wps:wsp>
                      <wps:wsp>
                        <wps:cNvPr id="236" name="Textbox 236"/>
                        <wps:cNvSpPr txBox="1"/>
                        <wps:spPr>
                          <a:xfrm>
                            <a:off x="53643" y="205859"/>
                            <a:ext cx="1744980" cy="734060"/>
                          </a:xfrm>
                          <a:prstGeom prst="rect">
                            <a:avLst/>
                          </a:prstGeom>
                        </wps:spPr>
                        <wps:txbx>
                          <w:txbxContent>
                            <w:p w14:paraId="077BBAB5" w14:textId="77777777" w:rsidR="00C220EB" w:rsidRDefault="00000000">
                              <w:pPr>
                                <w:spacing w:line="194"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077BBAB6" w14:textId="77777777" w:rsidR="00C220EB" w:rsidRDefault="00000000">
                              <w:pPr>
                                <w:spacing w:before="4"/>
                                <w:rPr>
                                  <w:rFonts w:ascii="Cambria"/>
                                  <w:sz w:val="20"/>
                                </w:rPr>
                              </w:pPr>
                              <w:r>
                                <w:rPr>
                                  <w:rFonts w:ascii="Cambria"/>
                                  <w:spacing w:val="8"/>
                                  <w:sz w:val="20"/>
                                </w:rPr>
                                <w:t>WITH</w:t>
                              </w:r>
                            </w:p>
                            <w:p w14:paraId="077BBAB7" w14:textId="77777777" w:rsidR="00C220EB"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077BBAB8" w14:textId="77777777" w:rsidR="00C220EB"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wps:txbx>
                        <wps:bodyPr wrap="square" lIns="0" tIns="0" rIns="0" bIns="0" rtlCol="0">
                          <a:noAutofit/>
                        </wps:bodyPr>
                      </wps:wsp>
                      <wps:wsp>
                        <wps:cNvPr id="237" name="Textbox 237"/>
                        <wps:cNvSpPr txBox="1"/>
                        <wps:spPr>
                          <a:xfrm>
                            <a:off x="1882609" y="205859"/>
                            <a:ext cx="3108325" cy="127000"/>
                          </a:xfrm>
                          <a:prstGeom prst="rect">
                            <a:avLst/>
                          </a:prstGeom>
                        </wps:spPr>
                        <wps:txbx>
                          <w:txbxContent>
                            <w:p w14:paraId="077BBAB9" w14:textId="77777777" w:rsidR="00C220EB" w:rsidRDefault="00000000">
                              <w:pPr>
                                <w:spacing w:line="194"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wps:txbx>
                        <wps:bodyPr wrap="square" lIns="0" tIns="0" rIns="0" bIns="0" rtlCol="0">
                          <a:noAutofit/>
                        </wps:bodyPr>
                      </wps:wsp>
                      <wps:wsp>
                        <wps:cNvPr id="238" name="Textbox 238"/>
                        <wps:cNvSpPr txBox="1"/>
                        <wps:spPr>
                          <a:xfrm>
                            <a:off x="5072621" y="205859"/>
                            <a:ext cx="154940" cy="127000"/>
                          </a:xfrm>
                          <a:prstGeom prst="rect">
                            <a:avLst/>
                          </a:prstGeom>
                        </wps:spPr>
                        <wps:txbx>
                          <w:txbxContent>
                            <w:p w14:paraId="077BBABA" w14:textId="77777777" w:rsidR="00C220EB" w:rsidRDefault="00000000">
                              <w:pPr>
                                <w:spacing w:line="194" w:lineRule="exact"/>
                                <w:rPr>
                                  <w:rFonts w:ascii="Cambria"/>
                                  <w:sz w:val="20"/>
                                </w:rPr>
                              </w:pPr>
                              <w:r>
                                <w:rPr>
                                  <w:rFonts w:ascii="Cambria"/>
                                  <w:color w:val="0000FF"/>
                                  <w:spacing w:val="-5"/>
                                  <w:sz w:val="20"/>
                                </w:rPr>
                                <w:t>AS</w:t>
                              </w:r>
                            </w:p>
                          </w:txbxContent>
                        </wps:txbx>
                        <wps:bodyPr wrap="square" lIns="0" tIns="0" rIns="0" bIns="0" rtlCol="0">
                          <a:noAutofit/>
                        </wps:bodyPr>
                      </wps:wsp>
                      <wps:wsp>
                        <wps:cNvPr id="239" name="Textbox 239"/>
                        <wps:cNvSpPr txBox="1"/>
                        <wps:spPr>
                          <a:xfrm>
                            <a:off x="290959" y="965014"/>
                            <a:ext cx="1109980" cy="127000"/>
                          </a:xfrm>
                          <a:prstGeom prst="rect">
                            <a:avLst/>
                          </a:prstGeom>
                        </wps:spPr>
                        <wps:txbx>
                          <w:txbxContent>
                            <w:p w14:paraId="077BBABB" w14:textId="77777777" w:rsidR="00C220EB" w:rsidRDefault="00000000">
                              <w:pPr>
                                <w:spacing w:line="194"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wps:txbx>
                        <wps:bodyPr wrap="square" lIns="0" tIns="0" rIns="0" bIns="0" rtlCol="0">
                          <a:noAutofit/>
                        </wps:bodyPr>
                      </wps:wsp>
                      <wps:wsp>
                        <wps:cNvPr id="240" name="Textbox 240"/>
                        <wps:cNvSpPr txBox="1"/>
                        <wps:spPr>
                          <a:xfrm>
                            <a:off x="54089" y="1268671"/>
                            <a:ext cx="709295" cy="127000"/>
                          </a:xfrm>
                          <a:prstGeom prst="rect">
                            <a:avLst/>
                          </a:prstGeom>
                        </wps:spPr>
                        <wps:txbx>
                          <w:txbxContent>
                            <w:p w14:paraId="077BBABC"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41" name="Textbox 241"/>
                        <wps:cNvSpPr txBox="1"/>
                        <wps:spPr>
                          <a:xfrm>
                            <a:off x="1090465" y="1268671"/>
                            <a:ext cx="468630" cy="127000"/>
                          </a:xfrm>
                          <a:prstGeom prst="rect">
                            <a:avLst/>
                          </a:prstGeom>
                        </wps:spPr>
                        <wps:txbx>
                          <w:txbxContent>
                            <w:p w14:paraId="077BBABD"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42" name="Textbox 242"/>
                        <wps:cNvSpPr txBox="1"/>
                        <wps:spPr>
                          <a:xfrm>
                            <a:off x="290959" y="1420499"/>
                            <a:ext cx="1506220" cy="278765"/>
                          </a:xfrm>
                          <a:prstGeom prst="rect">
                            <a:avLst/>
                          </a:prstGeom>
                        </wps:spPr>
                        <wps:txbx>
                          <w:txbxContent>
                            <w:p w14:paraId="077BBABE" w14:textId="77777777" w:rsidR="00C220EB" w:rsidRDefault="00000000">
                              <w:pPr>
                                <w:spacing w:line="194"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77BBABF"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43" name="Textbox 243"/>
                        <wps:cNvSpPr txBox="1"/>
                        <wps:spPr>
                          <a:xfrm>
                            <a:off x="54089" y="1875997"/>
                            <a:ext cx="709295" cy="127000"/>
                          </a:xfrm>
                          <a:prstGeom prst="rect">
                            <a:avLst/>
                          </a:prstGeom>
                        </wps:spPr>
                        <wps:txbx>
                          <w:txbxContent>
                            <w:p w14:paraId="077BBAC0"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44" name="Textbox 244"/>
                        <wps:cNvSpPr txBox="1"/>
                        <wps:spPr>
                          <a:xfrm>
                            <a:off x="1090465" y="1875997"/>
                            <a:ext cx="468630" cy="127000"/>
                          </a:xfrm>
                          <a:prstGeom prst="rect">
                            <a:avLst/>
                          </a:prstGeom>
                        </wps:spPr>
                        <wps:txbx>
                          <w:txbxContent>
                            <w:p w14:paraId="077BBAC1"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45" name="Textbox 245"/>
                        <wps:cNvSpPr txBox="1"/>
                        <wps:spPr>
                          <a:xfrm>
                            <a:off x="290959" y="2027826"/>
                            <a:ext cx="1506220" cy="278765"/>
                          </a:xfrm>
                          <a:prstGeom prst="rect">
                            <a:avLst/>
                          </a:prstGeom>
                        </wps:spPr>
                        <wps:txbx>
                          <w:txbxContent>
                            <w:p w14:paraId="077BBAC2"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C3"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46" name="Textbox 246"/>
                        <wps:cNvSpPr txBox="1"/>
                        <wps:spPr>
                          <a:xfrm>
                            <a:off x="54089" y="2483311"/>
                            <a:ext cx="709295" cy="127000"/>
                          </a:xfrm>
                          <a:prstGeom prst="rect">
                            <a:avLst/>
                          </a:prstGeom>
                        </wps:spPr>
                        <wps:txbx>
                          <w:txbxContent>
                            <w:p w14:paraId="077BBAC4"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47" name="Textbox 247"/>
                        <wps:cNvSpPr txBox="1"/>
                        <wps:spPr>
                          <a:xfrm>
                            <a:off x="1090465" y="2483311"/>
                            <a:ext cx="468630" cy="127000"/>
                          </a:xfrm>
                          <a:prstGeom prst="rect">
                            <a:avLst/>
                          </a:prstGeom>
                        </wps:spPr>
                        <wps:txbx>
                          <w:txbxContent>
                            <w:p w14:paraId="077BBAC5"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48" name="Textbox 248"/>
                        <wps:cNvSpPr txBox="1"/>
                        <wps:spPr>
                          <a:xfrm>
                            <a:off x="290959" y="2635153"/>
                            <a:ext cx="1506220" cy="278765"/>
                          </a:xfrm>
                          <a:prstGeom prst="rect">
                            <a:avLst/>
                          </a:prstGeom>
                        </wps:spPr>
                        <wps:txbx>
                          <w:txbxContent>
                            <w:p w14:paraId="077BBAC6" w14:textId="77777777" w:rsidR="00C220EB" w:rsidRDefault="00000000">
                              <w:pPr>
                                <w:spacing w:line="194"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77BBAC7"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49" name="Textbox 249"/>
                        <wps:cNvSpPr txBox="1"/>
                        <wps:spPr>
                          <a:xfrm>
                            <a:off x="54089" y="3090638"/>
                            <a:ext cx="709295" cy="127000"/>
                          </a:xfrm>
                          <a:prstGeom prst="rect">
                            <a:avLst/>
                          </a:prstGeom>
                        </wps:spPr>
                        <wps:txbx>
                          <w:txbxContent>
                            <w:p w14:paraId="077BBAC8"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0" name="Textbox 250"/>
                        <wps:cNvSpPr txBox="1"/>
                        <wps:spPr>
                          <a:xfrm>
                            <a:off x="1090465" y="3090638"/>
                            <a:ext cx="468630" cy="127000"/>
                          </a:xfrm>
                          <a:prstGeom prst="rect">
                            <a:avLst/>
                          </a:prstGeom>
                        </wps:spPr>
                        <wps:txbx>
                          <w:txbxContent>
                            <w:p w14:paraId="077BBAC9"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51" name="Textbox 251"/>
                        <wps:cNvSpPr txBox="1"/>
                        <wps:spPr>
                          <a:xfrm>
                            <a:off x="290959" y="3242467"/>
                            <a:ext cx="1506220" cy="278765"/>
                          </a:xfrm>
                          <a:prstGeom prst="rect">
                            <a:avLst/>
                          </a:prstGeom>
                        </wps:spPr>
                        <wps:txbx>
                          <w:txbxContent>
                            <w:p w14:paraId="077BBACA" w14:textId="77777777" w:rsidR="00C220EB" w:rsidRDefault="00000000">
                              <w:pPr>
                                <w:spacing w:line="194"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077BBACB"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52" name="Textbox 252"/>
                        <wps:cNvSpPr txBox="1"/>
                        <wps:spPr>
                          <a:xfrm>
                            <a:off x="54089" y="3697965"/>
                            <a:ext cx="709295" cy="127000"/>
                          </a:xfrm>
                          <a:prstGeom prst="rect">
                            <a:avLst/>
                          </a:prstGeom>
                        </wps:spPr>
                        <wps:txbx>
                          <w:txbxContent>
                            <w:p w14:paraId="077BBACC"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3" name="Textbox 253"/>
                        <wps:cNvSpPr txBox="1"/>
                        <wps:spPr>
                          <a:xfrm>
                            <a:off x="1090465" y="3697965"/>
                            <a:ext cx="468630" cy="127000"/>
                          </a:xfrm>
                          <a:prstGeom prst="rect">
                            <a:avLst/>
                          </a:prstGeom>
                        </wps:spPr>
                        <wps:txbx>
                          <w:txbxContent>
                            <w:p w14:paraId="077BBACD"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54" name="Textbox 254"/>
                        <wps:cNvSpPr txBox="1"/>
                        <wps:spPr>
                          <a:xfrm>
                            <a:off x="290959" y="3849793"/>
                            <a:ext cx="1506220" cy="278765"/>
                          </a:xfrm>
                          <a:prstGeom prst="rect">
                            <a:avLst/>
                          </a:prstGeom>
                        </wps:spPr>
                        <wps:txbx>
                          <w:txbxContent>
                            <w:p w14:paraId="077BBACE"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CF"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55" name="Textbox 255"/>
                        <wps:cNvSpPr txBox="1"/>
                        <wps:spPr>
                          <a:xfrm>
                            <a:off x="54089" y="4305292"/>
                            <a:ext cx="709295" cy="127000"/>
                          </a:xfrm>
                          <a:prstGeom prst="rect">
                            <a:avLst/>
                          </a:prstGeom>
                        </wps:spPr>
                        <wps:txbx>
                          <w:txbxContent>
                            <w:p w14:paraId="077BBAD0"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6" name="Textbox 256"/>
                        <wps:cNvSpPr txBox="1"/>
                        <wps:spPr>
                          <a:xfrm>
                            <a:off x="1090465" y="4305292"/>
                            <a:ext cx="468630" cy="127000"/>
                          </a:xfrm>
                          <a:prstGeom prst="rect">
                            <a:avLst/>
                          </a:prstGeom>
                        </wps:spPr>
                        <wps:txbx>
                          <w:txbxContent>
                            <w:p w14:paraId="077BBAD1"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57" name="Textbox 257"/>
                        <wps:cNvSpPr txBox="1"/>
                        <wps:spPr>
                          <a:xfrm>
                            <a:off x="290959" y="4457120"/>
                            <a:ext cx="1506220" cy="278765"/>
                          </a:xfrm>
                          <a:prstGeom prst="rect">
                            <a:avLst/>
                          </a:prstGeom>
                        </wps:spPr>
                        <wps:txbx>
                          <w:txbxContent>
                            <w:p w14:paraId="077BBAD2"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D3"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58" name="Textbox 258"/>
                        <wps:cNvSpPr txBox="1"/>
                        <wps:spPr>
                          <a:xfrm>
                            <a:off x="54089" y="4912605"/>
                            <a:ext cx="709295" cy="127000"/>
                          </a:xfrm>
                          <a:prstGeom prst="rect">
                            <a:avLst/>
                          </a:prstGeom>
                        </wps:spPr>
                        <wps:txbx>
                          <w:txbxContent>
                            <w:p w14:paraId="077BBAD4" w14:textId="77777777" w:rsidR="00C220EB" w:rsidRDefault="00000000">
                              <w:pPr>
                                <w:spacing w:line="194"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59" name="Textbox 259"/>
                        <wps:cNvSpPr txBox="1"/>
                        <wps:spPr>
                          <a:xfrm>
                            <a:off x="1090465" y="4912605"/>
                            <a:ext cx="468630" cy="127000"/>
                          </a:xfrm>
                          <a:prstGeom prst="rect">
                            <a:avLst/>
                          </a:prstGeom>
                        </wps:spPr>
                        <wps:txbx>
                          <w:txbxContent>
                            <w:p w14:paraId="077BBAD5" w14:textId="77777777" w:rsidR="00C220EB" w:rsidRDefault="00000000">
                              <w:pPr>
                                <w:spacing w:line="194"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60" name="Textbox 260"/>
                        <wps:cNvSpPr txBox="1"/>
                        <wps:spPr>
                          <a:xfrm>
                            <a:off x="290959" y="5064434"/>
                            <a:ext cx="1506220" cy="278765"/>
                          </a:xfrm>
                          <a:prstGeom prst="rect">
                            <a:avLst/>
                          </a:prstGeom>
                        </wps:spPr>
                        <wps:txbx>
                          <w:txbxContent>
                            <w:p w14:paraId="077BBAD6" w14:textId="77777777" w:rsidR="00C220EB" w:rsidRDefault="00000000">
                              <w:pPr>
                                <w:spacing w:line="194"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AD7" w14:textId="77777777" w:rsidR="00C220EB"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9.132pt;margin-top:4.474756pt;width:517.0500pt;height:433.8pt;mso-position-horizontal-relative:page;mso-position-vertical-relative:paragraph;z-index:-15704576;mso-wrap-distance-left:0;mso-wrap-distance-right:0" id="docshapegroup146" coordorigin="783,89" coordsize="10341,8676">
                <v:shape style="position:absolute;left:782;top:89;width:10341;height:8676" id="docshape147" coordorigin="783,89" coordsize="10341,8676" path="m787,157l787,89m783,93l850,93m850,93l11055,93m11055,93l11123,93m11119,157l11119,89m787,396l787,157m11119,396l11119,157m787,635l787,396m11119,635l11119,396m787,875l787,635m11119,875l11119,635m787,1114l787,875m11119,1114l11119,875m787,1353l787,1114m11119,1353l11119,1114m787,1592l787,1353m11119,1592l11119,1353m787,1831l787,1592m11119,1831l11119,1592m787,2070l787,1831m11119,2070l11119,1831m787,2309l787,2070m11119,2309l11119,2070m787,2548l787,2309m11119,2548l11119,2309m787,2787l787,2548m11119,2787l11119,2548m787,3026l787,2787m11119,3026l11119,2787m787,3266l787,3026m11119,3266l11119,3026m787,3505l787,3266m11119,3505l11119,3266m787,3744l787,3505m11119,3744l11119,3505m787,3983l787,3744m11119,3983l11119,3744m787,4222l787,3983m11119,4222l11119,3983m787,4461l787,4222m11119,4461l11119,4222m787,4700l787,4461m11119,4700l11119,4461m787,4939l787,4700m11119,4939l11119,4700m787,5178l787,4939m11119,5178l11119,4939m787,5418l787,5178m11119,5418l11119,5178m787,5657l787,5418m11119,5657l11119,5418m787,5896l787,5657m11119,5896l11119,5657m787,6135l787,5896m11119,6135l11119,5896m787,6374l787,6135m11119,6374l11119,6135m787,6613l787,6374m11119,6613l11119,6374m787,6852l787,6613m11119,6852l11119,6613m787,7091l787,6852m11119,7091l11119,6852m787,7330l787,7091m11119,7330l11119,7091m787,7569l787,7330m11119,7569l11119,7330m787,7809l787,7569m11119,7809l11119,7569m787,8048l787,7809m11119,8048l11119,7809m787,8287l787,8048m11119,8287l11119,8048m787,8526l787,8287m11119,8526l11119,8287m787,8765l787,8526m11119,8765l11119,8526e" filled="false" stroked="true" strokeweight=".398pt" strokecolor="#000000">
                  <v:path arrowok="t"/>
                  <v:stroke dashstyle="solid"/>
                </v:shape>
                <v:shape style="position:absolute;left:867;top:413;width:2748;height:1156" type="#_x0000_t202" id="docshape148" filled="false" stroked="false">
                  <v:textbox inset="0,0,0,0">
                    <w:txbxContent>
                      <w:p>
                        <w:pPr>
                          <w:spacing w:line="194" w:lineRule="exact" w:before="0"/>
                          <w:ind w:left="1" w:right="0" w:firstLine="0"/>
                          <w:jc w:val="left"/>
                          <w:rPr>
                            <w:rFonts w:ascii="Cambria"/>
                            <w:sz w:val="20"/>
                          </w:rPr>
                        </w:pPr>
                        <w:r>
                          <w:rPr>
                            <w:rFonts w:ascii="Cambria"/>
                            <w:color w:val="0000FF"/>
                            <w:spacing w:val="14"/>
                            <w:w w:val="95"/>
                            <w:sz w:val="20"/>
                          </w:rPr>
                          <w:t>CREATE</w:t>
                        </w:r>
                        <w:r>
                          <w:rPr>
                            <w:rFonts w:ascii="Cambria"/>
                            <w:color w:val="0000FF"/>
                            <w:spacing w:val="75"/>
                            <w:sz w:val="20"/>
                          </w:rPr>
                          <w:t> </w:t>
                        </w:r>
                        <w:r>
                          <w:rPr>
                            <w:rFonts w:ascii="Cambria"/>
                            <w:color w:val="0000FF"/>
                            <w:w w:val="95"/>
                            <w:sz w:val="20"/>
                          </w:rPr>
                          <w:t>OR</w:t>
                        </w:r>
                        <w:r>
                          <w:rPr>
                            <w:rFonts w:ascii="Cambria"/>
                            <w:color w:val="0000FF"/>
                            <w:spacing w:val="76"/>
                            <w:sz w:val="20"/>
                          </w:rPr>
                          <w:t> </w:t>
                        </w:r>
                        <w:r>
                          <w:rPr>
                            <w:rFonts w:ascii="Cambria"/>
                            <w:spacing w:val="15"/>
                            <w:w w:val="95"/>
                            <w:sz w:val="20"/>
                          </w:rPr>
                          <w:t>REPLACE</w:t>
                        </w:r>
                        <w:r>
                          <w:rPr>
                            <w:rFonts w:ascii="Cambria"/>
                            <w:spacing w:val="78"/>
                            <w:sz w:val="20"/>
                          </w:rPr>
                          <w:t> </w:t>
                        </w:r>
                        <w:r>
                          <w:rPr>
                            <w:rFonts w:ascii="Cambria"/>
                            <w:color w:val="0000FF"/>
                            <w:spacing w:val="8"/>
                            <w:w w:val="90"/>
                            <w:sz w:val="20"/>
                          </w:rPr>
                          <w:t>VIEW</w:t>
                        </w:r>
                      </w:p>
                      <w:p>
                        <w:pPr>
                          <w:spacing w:before="4"/>
                          <w:ind w:left="0" w:right="0" w:firstLine="0"/>
                          <w:jc w:val="left"/>
                          <w:rPr>
                            <w:rFonts w:ascii="Cambria"/>
                            <w:sz w:val="20"/>
                          </w:rPr>
                        </w:pPr>
                        <w:r>
                          <w:rPr>
                            <w:rFonts w:ascii="Cambria"/>
                            <w:spacing w:val="8"/>
                            <w:sz w:val="20"/>
                          </w:rPr>
                          <w:t>WITH</w:t>
                        </w:r>
                      </w:p>
                      <w:p>
                        <w:pPr>
                          <w:spacing w:line="244" w:lineRule="auto" w:before="5"/>
                          <w:ind w:left="377" w:right="639" w:hanging="125"/>
                          <w:jc w:val="left"/>
                          <w:rPr>
                            <w:rFonts w:ascii="Cambria"/>
                            <w:sz w:val="20"/>
                          </w:rPr>
                        </w:pPr>
                        <w:r>
                          <w:rPr>
                            <w:rFonts w:ascii="Cambria"/>
                            <w:spacing w:val="16"/>
                            <w:w w:val="115"/>
                            <w:sz w:val="20"/>
                          </w:rPr>
                          <w:t>key_to_plz</w:t>
                        </w:r>
                        <w:r>
                          <w:rPr>
                            <w:rFonts w:ascii="Cambria"/>
                            <w:spacing w:val="80"/>
                            <w:w w:val="115"/>
                            <w:sz w:val="20"/>
                          </w:rPr>
                          <w:t> </w:t>
                        </w:r>
                        <w:r>
                          <w:rPr>
                            <w:rFonts w:ascii="Cambria"/>
                            <w:color w:val="0000FF"/>
                            <w:w w:val="115"/>
                            <w:sz w:val="20"/>
                          </w:rPr>
                          <w:t>AS</w:t>
                        </w:r>
                        <w:r>
                          <w:rPr>
                            <w:rFonts w:ascii="Cambria"/>
                            <w:color w:val="0000FF"/>
                            <w:spacing w:val="80"/>
                            <w:w w:val="115"/>
                            <w:sz w:val="20"/>
                          </w:rPr>
                          <w:t> </w:t>
                        </w:r>
                        <w:r>
                          <w:rPr>
                            <w:rFonts w:ascii="Cambria"/>
                            <w:w w:val="115"/>
                            <w:sz w:val="20"/>
                          </w:rPr>
                          <w:t>( </w:t>
                        </w:r>
                        <w:r>
                          <w:rPr>
                            <w:rFonts w:ascii="Cambria"/>
                            <w:color w:val="0000FF"/>
                            <w:spacing w:val="12"/>
                            <w:w w:val="115"/>
                            <w:sz w:val="20"/>
                          </w:rPr>
                          <w:t>SELECT</w:t>
                        </w:r>
                      </w:p>
                      <w:p>
                        <w:pPr>
                          <w:spacing w:before="0"/>
                          <w:ind w:left="624" w:right="0" w:firstLine="0"/>
                          <w:jc w:val="left"/>
                          <w:rPr>
                            <w:rFonts w:ascii="Cambria" w:hAnsi="Cambria"/>
                            <w:sz w:val="20"/>
                          </w:rPr>
                        </w:pPr>
                        <w:r>
                          <w:rPr>
                            <w:rFonts w:ascii="Cambria" w:hAnsi="Cambria"/>
                            <w:color w:val="FF0000"/>
                            <w:w w:val="130"/>
                            <w:sz w:val="20"/>
                          </w:rPr>
                          <w:t>’</w:t>
                        </w:r>
                        <w:r>
                          <w:rPr>
                            <w:rFonts w:ascii="Cambria" w:hAnsi="Cambria"/>
                            <w:color w:val="FF0000"/>
                            <w:spacing w:val="-36"/>
                            <w:w w:val="130"/>
                            <w:sz w:val="20"/>
                          </w:rPr>
                          <w:t> </w:t>
                        </w:r>
                        <w:r>
                          <w:rPr>
                            <w:rFonts w:ascii="Cambria" w:hAnsi="Cambria"/>
                            <w:color w:val="FF0000"/>
                            <w:spacing w:val="10"/>
                            <w:w w:val="110"/>
                            <w:sz w:val="20"/>
                          </w:rPr>
                          <w:t>VET</w:t>
                        </w:r>
                        <w:r>
                          <w:rPr>
                            <w:rFonts w:ascii="Cambria" w:hAnsi="Cambria"/>
                            <w:color w:val="FF0000"/>
                            <w:spacing w:val="-19"/>
                            <w:w w:val="110"/>
                            <w:sz w:val="20"/>
                          </w:rPr>
                          <w:t> </w:t>
                        </w:r>
                        <w:r>
                          <w:rPr>
                            <w:rFonts w:ascii="Cambria" w:hAnsi="Cambria"/>
                            <w:color w:val="FF0000"/>
                            <w:w w:val="130"/>
                            <w:sz w:val="20"/>
                          </w:rPr>
                          <w:t>’</w:t>
                        </w:r>
                        <w:r>
                          <w:rPr>
                            <w:rFonts w:ascii="Cambria" w:hAnsi="Cambria"/>
                            <w:color w:val="FF0000"/>
                            <w:spacing w:val="54"/>
                            <w:w w:val="130"/>
                            <w:sz w:val="20"/>
                          </w:rPr>
                          <w:t> </w:t>
                        </w:r>
                        <w:r>
                          <w:rPr>
                            <w:rFonts w:ascii="Cambria" w:hAnsi="Cambria"/>
                            <w:spacing w:val="16"/>
                            <w:w w:val="130"/>
                            <w:sz w:val="20"/>
                          </w:rPr>
                          <w:t>location</w:t>
                        </w:r>
                        <w:r>
                          <w:rPr>
                            <w:rFonts w:ascii="Cambria" w:hAnsi="Cambria"/>
                            <w:spacing w:val="-38"/>
                            <w:w w:val="130"/>
                            <w:sz w:val="20"/>
                          </w:rPr>
                          <w:t> </w:t>
                        </w:r>
                        <w:r>
                          <w:rPr>
                            <w:rFonts w:ascii="Cambria" w:hAnsi="Cambria"/>
                            <w:spacing w:val="7"/>
                            <w:w w:val="105"/>
                            <w:sz w:val="20"/>
                          </w:rPr>
                          <w:t>Key</w:t>
                        </w:r>
                      </w:p>
                    </w:txbxContent>
                  </v:textbox>
                  <w10:wrap type="none"/>
                </v:shape>
                <v:shape style="position:absolute;left:3747;top:413;width:4895;height:200" type="#_x0000_t202" id="docshape149" filled="false" stroked="false">
                  <v:textbox inset="0,0,0,0">
                    <w:txbxContent>
                      <w:p>
                        <w:pPr>
                          <w:spacing w:line="194" w:lineRule="exact" w:before="0"/>
                          <w:ind w:left="0" w:right="0" w:firstLine="0"/>
                          <w:jc w:val="left"/>
                          <w:rPr>
                            <w:rFonts w:ascii="Cambria"/>
                            <w:sz w:val="20"/>
                          </w:rPr>
                        </w:pPr>
                        <w:r>
                          <w:rPr>
                            <w:rFonts w:ascii="Cambria"/>
                            <w:color w:val="FF0000"/>
                            <w:spacing w:val="24"/>
                            <w:sz w:val="20"/>
                          </w:rPr>
                          <w:t>"</w:t>
                        </w:r>
                        <w:r>
                          <w:rPr>
                            <w:rFonts w:ascii="Cambria"/>
                            <w:color w:val="FF0000"/>
                            <w:spacing w:val="2"/>
                            <w:sz w:val="20"/>
                          </w:rPr>
                          <w:t> </w:t>
                        </w:r>
                        <w:r>
                          <w:rPr>
                            <w:rFonts w:ascii="Cambria"/>
                            <w:color w:val="FF0000"/>
                            <w:spacing w:val="25"/>
                            <w:sz w:val="20"/>
                          </w:rPr>
                          <w:t>sendungsverarbeitung_dqm_starschema_v</w:t>
                        </w:r>
                        <w:r>
                          <w:rPr>
                            <w:rFonts w:ascii="Cambria"/>
                            <w:color w:val="FF0000"/>
                            <w:spacing w:val="2"/>
                            <w:sz w:val="20"/>
                          </w:rPr>
                          <w:t> </w:t>
                        </w:r>
                        <w:r>
                          <w:rPr>
                            <w:rFonts w:ascii="Cambria"/>
                            <w:color w:val="FF0000"/>
                            <w:spacing w:val="-10"/>
                            <w:sz w:val="20"/>
                          </w:rPr>
                          <w:t>"</w:t>
                        </w:r>
                      </w:p>
                    </w:txbxContent>
                  </v:textbox>
                  <w10:wrap type="none"/>
                </v:shape>
                <v:shape style="position:absolute;left:8771;top:413;width:244;height:200" type="#_x0000_t202" id="docshape150" filled="false" stroked="false">
                  <v:textbox inset="0,0,0,0">
                    <w:txbxContent>
                      <w:p>
                        <w:pPr>
                          <w:spacing w:line="194" w:lineRule="exact" w:before="0"/>
                          <w:ind w:left="0" w:right="0" w:firstLine="0"/>
                          <w:jc w:val="left"/>
                          <w:rPr>
                            <w:rFonts w:ascii="Cambria"/>
                            <w:sz w:val="20"/>
                          </w:rPr>
                        </w:pPr>
                        <w:r>
                          <w:rPr>
                            <w:rFonts w:ascii="Cambria"/>
                            <w:color w:val="0000FF"/>
                            <w:spacing w:val="-5"/>
                            <w:sz w:val="20"/>
                          </w:rPr>
                          <w:t>AS</w:t>
                        </w:r>
                      </w:p>
                    </w:txbxContent>
                  </v:textbox>
                  <w10:wrap type="none"/>
                </v:shape>
                <v:shape style="position:absolute;left:1240;top:1609;width:1748;height:200" type="#_x0000_t202" id="docshape151" filled="false" stroked="false">
                  <v:textbox inset="0,0,0,0">
                    <w:txbxContent>
                      <w:p>
                        <w:pPr>
                          <w:spacing w:line="194" w:lineRule="exact" w:before="0"/>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196000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35"/>
                            <w:sz w:val="20"/>
                          </w:rPr>
                          <w:t>plz</w:t>
                        </w:r>
                      </w:p>
                    </w:txbxContent>
                  </v:textbox>
                  <w10:wrap type="none"/>
                </v:shape>
                <v:shape style="position:absolute;left:867;top:2087;width:1117;height:200" type="#_x0000_t202" id="docshape152" filled="false" stroked="false">
                  <v:textbox inset="0,0,0,0">
                    <w:txbxContent>
                      <w:p>
                        <w:pPr>
                          <w:spacing w:line="194" w:lineRule="exact" w:before="0"/>
                          <w:ind w:left="0" w:right="0" w:firstLine="0"/>
                          <w:jc w:val="left"/>
                          <w:rPr>
                            <w:rFonts w:ascii="Cambria"/>
                            <w:sz w:val="20"/>
                          </w:rPr>
                        </w:pPr>
                        <w:r>
                          <w:rPr>
                            <w:rFonts w:ascii="Cambria"/>
                            <w:color w:val="0000FF"/>
                            <w:sz w:val="20"/>
                          </w:rPr>
                          <w:t>UNION</w:t>
                        </w:r>
                        <w:r>
                          <w:rPr>
                            <w:rFonts w:ascii="Cambria"/>
                            <w:color w:val="0000FF"/>
                            <w:spacing w:val="30"/>
                            <w:sz w:val="20"/>
                          </w:rPr>
                          <w:t>  </w:t>
                        </w:r>
                        <w:r>
                          <w:rPr>
                            <w:rFonts w:ascii="Cambria"/>
                            <w:color w:val="0000FF"/>
                            <w:spacing w:val="-5"/>
                            <w:sz w:val="20"/>
                          </w:rPr>
                          <w:t>ALL</w:t>
                        </w:r>
                      </w:p>
                    </w:txbxContent>
                  </v:textbox>
                  <w10:wrap type="none"/>
                </v:shape>
                <v:shape style="position:absolute;left:2499;top:2087;width:738;height:200" type="#_x0000_t202" id="docshape153" filled="false" stroked="false">
                  <v:textbox inset="0,0,0,0">
                    <w:txbxContent>
                      <w:p>
                        <w:pPr>
                          <w:spacing w:line="194" w:lineRule="exact" w:before="0"/>
                          <w:ind w:left="0" w:right="0" w:firstLine="0"/>
                          <w:jc w:val="left"/>
                          <w:rPr>
                            <w:rFonts w:ascii="Cambria"/>
                            <w:sz w:val="20"/>
                          </w:rPr>
                        </w:pPr>
                        <w:r>
                          <w:rPr>
                            <w:rFonts w:ascii="Cambria"/>
                            <w:color w:val="0000FF"/>
                            <w:spacing w:val="-2"/>
                            <w:sz w:val="20"/>
                          </w:rPr>
                          <w:t>SELECT</w:t>
                        </w:r>
                      </w:p>
                    </w:txbxContent>
                  </v:textbox>
                  <w10:wrap type="none"/>
                </v:shape>
                <v:shape style="position:absolute;left:1240;top:2326;width:2372;height:439" type="#_x0000_t202" id="docshape154" filled="false" stroked="false">
                  <v:textbox inset="0,0,0,0">
                    <w:txbxContent>
                      <w:p>
                        <w:pPr>
                          <w:spacing w:line="194" w:lineRule="exact" w:before="0"/>
                          <w:ind w:left="251" w:right="0" w:firstLine="0"/>
                          <w:jc w:val="left"/>
                          <w:rPr>
                            <w:rFonts w:ascii="Cambria" w:hAnsi="Cambria"/>
                            <w:sz w:val="20"/>
                          </w:rPr>
                        </w:pPr>
                        <w:r>
                          <w:rPr>
                            <w:rFonts w:ascii="Cambria" w:hAnsi="Cambria"/>
                            <w:color w:val="FF0000"/>
                            <w:w w:val="195"/>
                            <w:sz w:val="20"/>
                          </w:rPr>
                          <w:t>’</w:t>
                        </w:r>
                        <w:r>
                          <w:rPr>
                            <w:rFonts w:ascii="Cambria" w:hAnsi="Cambria"/>
                            <w:color w:val="FF0000"/>
                            <w:spacing w:val="-64"/>
                            <w:w w:val="195"/>
                            <w:sz w:val="20"/>
                          </w:rPr>
                          <w:t> </w:t>
                        </w:r>
                        <w:r>
                          <w:rPr>
                            <w:rFonts w:ascii="Cambria" w:hAnsi="Cambria"/>
                            <w:color w:val="FF0000"/>
                            <w:spacing w:val="10"/>
                            <w:w w:val="105"/>
                            <w:sz w:val="20"/>
                          </w:rPr>
                          <w:t>HRK</w:t>
                        </w:r>
                        <w:r>
                          <w:rPr>
                            <w:rFonts w:ascii="Cambria" w:hAnsi="Cambria"/>
                            <w:color w:val="FF0000"/>
                            <w:spacing w:val="-18"/>
                            <w:w w:val="105"/>
                            <w:sz w:val="20"/>
                          </w:rPr>
                          <w:t> </w:t>
                        </w:r>
                        <w:r>
                          <w:rPr>
                            <w:rFonts w:ascii="Cambria" w:hAnsi="Cambria"/>
                            <w:color w:val="FF0000"/>
                            <w:w w:val="195"/>
                            <w:sz w:val="20"/>
                          </w:rPr>
                          <w:t>’</w:t>
                        </w:r>
                        <w:r>
                          <w:rPr>
                            <w:rFonts w:ascii="Cambria" w:hAnsi="Cambria"/>
                            <w:color w:val="FF0000"/>
                            <w:spacing w:val="22"/>
                            <w:w w:val="195"/>
                            <w:sz w:val="20"/>
                          </w:rPr>
                          <w:t> </w:t>
                        </w:r>
                        <w:r>
                          <w:rPr>
                            <w:rFonts w:ascii="Cambria" w:hAnsi="Cambria"/>
                            <w:spacing w:val="16"/>
                            <w:w w:val="120"/>
                            <w:sz w:val="20"/>
                          </w:rPr>
                          <w:t>location</w:t>
                        </w:r>
                        <w:r>
                          <w:rPr>
                            <w:rFonts w:ascii="Cambria" w:hAnsi="Cambria"/>
                            <w:spacing w:val="-34"/>
                            <w:w w:val="120"/>
                            <w:sz w:val="20"/>
                          </w:rPr>
                          <w:t> </w:t>
                        </w:r>
                        <w:r>
                          <w:rPr>
                            <w:rFonts w:ascii="Cambria" w:hAnsi="Cambria"/>
                            <w:spacing w:val="7"/>
                            <w:w w:val="105"/>
                            <w:sz w:val="20"/>
                          </w:rPr>
                          <w:t>Key</w:t>
                        </w:r>
                      </w:p>
                      <w:p>
                        <w:pPr>
                          <w:spacing w:before="4"/>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462150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55"/>
                            <w:sz w:val="20"/>
                          </w:rPr>
                          <w:t>plz</w:t>
                        </w:r>
                      </w:p>
                    </w:txbxContent>
                  </v:textbox>
                  <w10:wrap type="none"/>
                </v:shape>
                <v:shape style="position:absolute;left:867;top:3043;width:1117;height:200" type="#_x0000_t202" id="docshape155" filled="false" stroked="false">
                  <v:textbox inset="0,0,0,0">
                    <w:txbxContent>
                      <w:p>
                        <w:pPr>
                          <w:spacing w:line="194" w:lineRule="exact" w:before="0"/>
                          <w:ind w:left="0" w:right="0" w:firstLine="0"/>
                          <w:jc w:val="left"/>
                          <w:rPr>
                            <w:rFonts w:ascii="Cambria"/>
                            <w:sz w:val="20"/>
                          </w:rPr>
                        </w:pPr>
                        <w:r>
                          <w:rPr>
                            <w:rFonts w:ascii="Cambria"/>
                            <w:color w:val="0000FF"/>
                            <w:sz w:val="20"/>
                          </w:rPr>
                          <w:t>UNION</w:t>
                        </w:r>
                        <w:r>
                          <w:rPr>
                            <w:rFonts w:ascii="Cambria"/>
                            <w:color w:val="0000FF"/>
                            <w:spacing w:val="30"/>
                            <w:sz w:val="20"/>
                          </w:rPr>
                          <w:t>  </w:t>
                        </w:r>
                        <w:r>
                          <w:rPr>
                            <w:rFonts w:ascii="Cambria"/>
                            <w:color w:val="0000FF"/>
                            <w:spacing w:val="-5"/>
                            <w:sz w:val="20"/>
                          </w:rPr>
                          <w:t>ALL</w:t>
                        </w:r>
                      </w:p>
                    </w:txbxContent>
                  </v:textbox>
                  <w10:wrap type="none"/>
                </v:shape>
                <v:shape style="position:absolute;left:2499;top:3043;width:738;height:200" type="#_x0000_t202" id="docshape156" filled="false" stroked="false">
                  <v:textbox inset="0,0,0,0">
                    <w:txbxContent>
                      <w:p>
                        <w:pPr>
                          <w:spacing w:line="194" w:lineRule="exact" w:before="0"/>
                          <w:ind w:left="0" w:right="0" w:firstLine="0"/>
                          <w:jc w:val="left"/>
                          <w:rPr>
                            <w:rFonts w:ascii="Cambria"/>
                            <w:sz w:val="20"/>
                          </w:rPr>
                        </w:pPr>
                        <w:r>
                          <w:rPr>
                            <w:rFonts w:ascii="Cambria"/>
                            <w:color w:val="0000FF"/>
                            <w:spacing w:val="-2"/>
                            <w:sz w:val="20"/>
                          </w:rPr>
                          <w:t>SELECT</w:t>
                        </w:r>
                      </w:p>
                    </w:txbxContent>
                  </v:textbox>
                  <w10:wrap type="none"/>
                </v:shape>
                <v:shape style="position:absolute;left:1240;top:3282;width:2372;height:439" type="#_x0000_t202" id="docshape157" filled="false" stroked="false">
                  <v:textbox inset="0,0,0,0">
                    <w:txbxContent>
                      <w:p>
                        <w:pPr>
                          <w:spacing w:line="194" w:lineRule="exact" w:before="0"/>
                          <w:ind w:left="251" w:right="0" w:firstLine="0"/>
                          <w:jc w:val="left"/>
                          <w:rPr>
                            <w:rFonts w:ascii="Cambria" w:hAnsi="Cambria"/>
                            <w:sz w:val="20"/>
                          </w:rPr>
                        </w:pPr>
                        <w:r>
                          <w:rPr>
                            <w:rFonts w:ascii="Cambria" w:hAnsi="Cambria"/>
                            <w:color w:val="FF0000"/>
                            <w:w w:val="130"/>
                            <w:sz w:val="20"/>
                          </w:rPr>
                          <w:t>’</w:t>
                        </w:r>
                        <w:r>
                          <w:rPr>
                            <w:rFonts w:ascii="Cambria" w:hAnsi="Cambria"/>
                            <w:color w:val="FF0000"/>
                            <w:spacing w:val="-36"/>
                            <w:w w:val="130"/>
                            <w:sz w:val="20"/>
                          </w:rPr>
                          <w:t> </w:t>
                        </w:r>
                        <w:r>
                          <w:rPr>
                            <w:rFonts w:ascii="Cambria" w:hAnsi="Cambria"/>
                            <w:color w:val="FF0000"/>
                            <w:spacing w:val="10"/>
                            <w:w w:val="105"/>
                            <w:sz w:val="20"/>
                          </w:rPr>
                          <w:t>CAD</w:t>
                        </w:r>
                        <w:r>
                          <w:rPr>
                            <w:rFonts w:ascii="Cambria" w:hAnsi="Cambria"/>
                            <w:color w:val="FF0000"/>
                            <w:spacing w:val="-17"/>
                            <w:w w:val="105"/>
                            <w:sz w:val="20"/>
                          </w:rPr>
                          <w:t> </w:t>
                        </w:r>
                        <w:r>
                          <w:rPr>
                            <w:rFonts w:ascii="Cambria" w:hAnsi="Cambria"/>
                            <w:color w:val="FF0000"/>
                            <w:w w:val="130"/>
                            <w:sz w:val="20"/>
                          </w:rPr>
                          <w:t>’</w:t>
                        </w:r>
                        <w:r>
                          <w:rPr>
                            <w:rFonts w:ascii="Cambria" w:hAnsi="Cambria"/>
                            <w:color w:val="FF0000"/>
                            <w:spacing w:val="56"/>
                            <w:w w:val="130"/>
                            <w:sz w:val="20"/>
                          </w:rPr>
                          <w:t> </w:t>
                        </w:r>
                        <w:r>
                          <w:rPr>
                            <w:rFonts w:ascii="Cambria" w:hAnsi="Cambria"/>
                            <w:spacing w:val="16"/>
                            <w:w w:val="130"/>
                            <w:sz w:val="20"/>
                          </w:rPr>
                          <w:t>location</w:t>
                        </w:r>
                        <w:r>
                          <w:rPr>
                            <w:rFonts w:ascii="Cambria" w:hAnsi="Cambria"/>
                            <w:spacing w:val="-38"/>
                            <w:w w:val="130"/>
                            <w:sz w:val="20"/>
                          </w:rPr>
                          <w:t> </w:t>
                        </w:r>
                        <w:r>
                          <w:rPr>
                            <w:rFonts w:ascii="Cambria" w:hAnsi="Cambria"/>
                            <w:spacing w:val="7"/>
                            <w:w w:val="105"/>
                            <w:sz w:val="20"/>
                          </w:rPr>
                          <w:t>Key</w:t>
                        </w:r>
                      </w:p>
                      <w:p>
                        <w:pPr>
                          <w:spacing w:before="4"/>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659100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55"/>
                            <w:sz w:val="20"/>
                          </w:rPr>
                          <w:t>plz</w:t>
                        </w:r>
                      </w:p>
                    </w:txbxContent>
                  </v:textbox>
                  <w10:wrap type="none"/>
                </v:shape>
                <v:shape style="position:absolute;left:867;top:4000;width:1117;height:200" type="#_x0000_t202" id="docshape158" filled="false" stroked="false">
                  <v:textbox inset="0,0,0,0">
                    <w:txbxContent>
                      <w:p>
                        <w:pPr>
                          <w:spacing w:line="194" w:lineRule="exact" w:before="0"/>
                          <w:ind w:left="0" w:right="0" w:firstLine="0"/>
                          <w:jc w:val="left"/>
                          <w:rPr>
                            <w:rFonts w:ascii="Cambria"/>
                            <w:sz w:val="20"/>
                          </w:rPr>
                        </w:pPr>
                        <w:r>
                          <w:rPr>
                            <w:rFonts w:ascii="Cambria"/>
                            <w:color w:val="0000FF"/>
                            <w:sz w:val="20"/>
                          </w:rPr>
                          <w:t>UNION</w:t>
                        </w:r>
                        <w:r>
                          <w:rPr>
                            <w:rFonts w:ascii="Cambria"/>
                            <w:color w:val="0000FF"/>
                            <w:spacing w:val="30"/>
                            <w:sz w:val="20"/>
                          </w:rPr>
                          <w:t>  </w:t>
                        </w:r>
                        <w:r>
                          <w:rPr>
                            <w:rFonts w:ascii="Cambria"/>
                            <w:color w:val="0000FF"/>
                            <w:spacing w:val="-5"/>
                            <w:sz w:val="20"/>
                          </w:rPr>
                          <w:t>ALL</w:t>
                        </w:r>
                      </w:p>
                    </w:txbxContent>
                  </v:textbox>
                  <w10:wrap type="none"/>
                </v:shape>
                <v:shape style="position:absolute;left:2499;top:4000;width:738;height:200" type="#_x0000_t202" id="docshape159" filled="false" stroked="false">
                  <v:textbox inset="0,0,0,0">
                    <w:txbxContent>
                      <w:p>
                        <w:pPr>
                          <w:spacing w:line="194" w:lineRule="exact" w:before="0"/>
                          <w:ind w:left="0" w:right="0" w:firstLine="0"/>
                          <w:jc w:val="left"/>
                          <w:rPr>
                            <w:rFonts w:ascii="Cambria"/>
                            <w:sz w:val="20"/>
                          </w:rPr>
                        </w:pPr>
                        <w:r>
                          <w:rPr>
                            <w:rFonts w:ascii="Cambria"/>
                            <w:color w:val="0000FF"/>
                            <w:spacing w:val="-2"/>
                            <w:sz w:val="20"/>
                          </w:rPr>
                          <w:t>SELECT</w:t>
                        </w:r>
                      </w:p>
                    </w:txbxContent>
                  </v:textbox>
                  <w10:wrap type="none"/>
                </v:shape>
                <v:shape style="position:absolute;left:1240;top:4239;width:2372;height:439" type="#_x0000_t202" id="docshape160" filled="false" stroked="false">
                  <v:textbox inset="0,0,0,0">
                    <w:txbxContent>
                      <w:p>
                        <w:pPr>
                          <w:spacing w:line="194" w:lineRule="exact" w:before="0"/>
                          <w:ind w:left="251" w:right="0" w:firstLine="0"/>
                          <w:jc w:val="left"/>
                          <w:rPr>
                            <w:rFonts w:ascii="Cambria" w:hAnsi="Cambria"/>
                            <w:sz w:val="20"/>
                          </w:rPr>
                        </w:pPr>
                        <w:r>
                          <w:rPr>
                            <w:rFonts w:ascii="Cambria" w:hAnsi="Cambria"/>
                            <w:color w:val="FF0000"/>
                            <w:w w:val="185"/>
                            <w:sz w:val="20"/>
                          </w:rPr>
                          <w:t>’</w:t>
                        </w:r>
                        <w:r>
                          <w:rPr>
                            <w:rFonts w:ascii="Cambria" w:hAnsi="Cambria"/>
                            <w:color w:val="FF0000"/>
                            <w:spacing w:val="-60"/>
                            <w:w w:val="185"/>
                            <w:sz w:val="20"/>
                          </w:rPr>
                          <w:t> </w:t>
                        </w:r>
                        <w:r>
                          <w:rPr>
                            <w:rFonts w:ascii="Cambria" w:hAnsi="Cambria"/>
                            <w:color w:val="FF0000"/>
                            <w:spacing w:val="10"/>
                            <w:sz w:val="20"/>
                          </w:rPr>
                          <w:t>WAL</w:t>
                        </w:r>
                        <w:r>
                          <w:rPr>
                            <w:rFonts w:ascii="Cambria" w:hAnsi="Cambria"/>
                            <w:color w:val="FF0000"/>
                            <w:spacing w:val="-15"/>
                            <w:sz w:val="20"/>
                          </w:rPr>
                          <w:t> </w:t>
                        </w:r>
                        <w:r>
                          <w:rPr>
                            <w:rFonts w:ascii="Cambria" w:hAnsi="Cambria"/>
                            <w:color w:val="FF0000"/>
                            <w:w w:val="185"/>
                            <w:sz w:val="20"/>
                          </w:rPr>
                          <w:t>’</w:t>
                        </w:r>
                        <w:r>
                          <w:rPr>
                            <w:rFonts w:ascii="Cambria" w:hAnsi="Cambria"/>
                            <w:color w:val="FF0000"/>
                            <w:spacing w:val="23"/>
                            <w:w w:val="185"/>
                            <w:sz w:val="20"/>
                          </w:rPr>
                          <w:t> </w:t>
                        </w:r>
                        <w:r>
                          <w:rPr>
                            <w:rFonts w:ascii="Cambria" w:hAnsi="Cambria"/>
                            <w:spacing w:val="16"/>
                            <w:w w:val="120"/>
                            <w:sz w:val="20"/>
                          </w:rPr>
                          <w:t>location</w:t>
                        </w:r>
                        <w:r>
                          <w:rPr>
                            <w:rFonts w:ascii="Cambria" w:hAnsi="Cambria"/>
                            <w:spacing w:val="-34"/>
                            <w:w w:val="120"/>
                            <w:sz w:val="20"/>
                          </w:rPr>
                          <w:t> </w:t>
                        </w:r>
                        <w:r>
                          <w:rPr>
                            <w:rFonts w:ascii="Cambria" w:hAnsi="Cambria"/>
                            <w:spacing w:val="7"/>
                            <w:w w:val="105"/>
                            <w:sz w:val="20"/>
                          </w:rPr>
                          <w:t>Key</w:t>
                        </w:r>
                      </w:p>
                      <w:p>
                        <w:pPr>
                          <w:spacing w:before="4"/>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830000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55"/>
                            <w:sz w:val="20"/>
                          </w:rPr>
                          <w:t>plz</w:t>
                        </w:r>
                      </w:p>
                    </w:txbxContent>
                  </v:textbox>
                  <w10:wrap type="none"/>
                </v:shape>
                <v:shape style="position:absolute;left:867;top:4956;width:1117;height:200" type="#_x0000_t202" id="docshape161" filled="false" stroked="false">
                  <v:textbox inset="0,0,0,0">
                    <w:txbxContent>
                      <w:p>
                        <w:pPr>
                          <w:spacing w:line="194" w:lineRule="exact" w:before="0"/>
                          <w:ind w:left="0" w:right="0" w:firstLine="0"/>
                          <w:jc w:val="left"/>
                          <w:rPr>
                            <w:rFonts w:ascii="Cambria"/>
                            <w:sz w:val="20"/>
                          </w:rPr>
                        </w:pPr>
                        <w:r>
                          <w:rPr>
                            <w:rFonts w:ascii="Cambria"/>
                            <w:color w:val="0000FF"/>
                            <w:sz w:val="20"/>
                          </w:rPr>
                          <w:t>UNION</w:t>
                        </w:r>
                        <w:r>
                          <w:rPr>
                            <w:rFonts w:ascii="Cambria"/>
                            <w:color w:val="0000FF"/>
                            <w:spacing w:val="30"/>
                            <w:sz w:val="20"/>
                          </w:rPr>
                          <w:t>  </w:t>
                        </w:r>
                        <w:r>
                          <w:rPr>
                            <w:rFonts w:ascii="Cambria"/>
                            <w:color w:val="0000FF"/>
                            <w:spacing w:val="-5"/>
                            <w:sz w:val="20"/>
                          </w:rPr>
                          <w:t>ALL</w:t>
                        </w:r>
                      </w:p>
                    </w:txbxContent>
                  </v:textbox>
                  <w10:wrap type="none"/>
                </v:shape>
                <v:shape style="position:absolute;left:2499;top:4956;width:738;height:200" type="#_x0000_t202" id="docshape162" filled="false" stroked="false">
                  <v:textbox inset="0,0,0,0">
                    <w:txbxContent>
                      <w:p>
                        <w:pPr>
                          <w:spacing w:line="194" w:lineRule="exact" w:before="0"/>
                          <w:ind w:left="0" w:right="0" w:firstLine="0"/>
                          <w:jc w:val="left"/>
                          <w:rPr>
                            <w:rFonts w:ascii="Cambria"/>
                            <w:sz w:val="20"/>
                          </w:rPr>
                        </w:pPr>
                        <w:r>
                          <w:rPr>
                            <w:rFonts w:ascii="Cambria"/>
                            <w:color w:val="0000FF"/>
                            <w:spacing w:val="-2"/>
                            <w:sz w:val="20"/>
                          </w:rPr>
                          <w:t>SELECT</w:t>
                        </w:r>
                      </w:p>
                    </w:txbxContent>
                  </v:textbox>
                  <w10:wrap type="none"/>
                </v:shape>
                <v:shape style="position:absolute;left:1240;top:5195;width:2372;height:439" type="#_x0000_t202" id="docshape163" filled="false" stroked="false">
                  <v:textbox inset="0,0,0,0">
                    <w:txbxContent>
                      <w:p>
                        <w:pPr>
                          <w:spacing w:line="194" w:lineRule="exact" w:before="0"/>
                          <w:ind w:left="251" w:right="0" w:firstLine="0"/>
                          <w:jc w:val="left"/>
                          <w:rPr>
                            <w:rFonts w:ascii="Cambria" w:hAnsi="Cambria"/>
                            <w:sz w:val="20"/>
                          </w:rPr>
                        </w:pPr>
                        <w:r>
                          <w:rPr>
                            <w:rFonts w:ascii="Cambria" w:hAnsi="Cambria"/>
                            <w:color w:val="FF0000"/>
                            <w:w w:val="205"/>
                            <w:sz w:val="20"/>
                          </w:rPr>
                          <w:t>’</w:t>
                        </w:r>
                        <w:r>
                          <w:rPr>
                            <w:rFonts w:ascii="Cambria" w:hAnsi="Cambria"/>
                            <w:color w:val="FF0000"/>
                            <w:spacing w:val="-69"/>
                            <w:w w:val="205"/>
                            <w:sz w:val="20"/>
                          </w:rPr>
                          <w:t> </w:t>
                        </w:r>
                        <w:r>
                          <w:rPr>
                            <w:rFonts w:ascii="Cambria" w:hAnsi="Cambria"/>
                            <w:color w:val="FF0000"/>
                            <w:spacing w:val="10"/>
                            <w:w w:val="105"/>
                            <w:sz w:val="20"/>
                          </w:rPr>
                          <w:t>HAE</w:t>
                        </w:r>
                        <w:r>
                          <w:rPr>
                            <w:rFonts w:ascii="Cambria" w:hAnsi="Cambria"/>
                            <w:color w:val="FF0000"/>
                            <w:spacing w:val="-17"/>
                            <w:w w:val="105"/>
                            <w:sz w:val="20"/>
                          </w:rPr>
                          <w:t> </w:t>
                        </w:r>
                        <w:r>
                          <w:rPr>
                            <w:rFonts w:ascii="Cambria" w:hAnsi="Cambria"/>
                            <w:color w:val="FF0000"/>
                            <w:w w:val="205"/>
                            <w:sz w:val="20"/>
                          </w:rPr>
                          <w:t>’</w:t>
                        </w:r>
                        <w:r>
                          <w:rPr>
                            <w:rFonts w:ascii="Cambria" w:hAnsi="Cambria"/>
                            <w:color w:val="FF0000"/>
                            <w:spacing w:val="17"/>
                            <w:w w:val="205"/>
                            <w:sz w:val="20"/>
                          </w:rPr>
                          <w:t> </w:t>
                        </w:r>
                        <w:r>
                          <w:rPr>
                            <w:rFonts w:ascii="Cambria" w:hAnsi="Cambria"/>
                            <w:spacing w:val="16"/>
                            <w:w w:val="120"/>
                            <w:sz w:val="20"/>
                          </w:rPr>
                          <w:t>location</w:t>
                        </w:r>
                        <w:r>
                          <w:rPr>
                            <w:rFonts w:ascii="Cambria" w:hAnsi="Cambria"/>
                            <w:spacing w:val="-33"/>
                            <w:w w:val="120"/>
                            <w:sz w:val="20"/>
                          </w:rPr>
                          <w:t> </w:t>
                        </w:r>
                        <w:r>
                          <w:rPr>
                            <w:rFonts w:ascii="Cambria" w:hAnsi="Cambria"/>
                            <w:spacing w:val="7"/>
                            <w:w w:val="105"/>
                            <w:sz w:val="20"/>
                          </w:rPr>
                          <w:t>Key</w:t>
                        </w:r>
                      </w:p>
                      <w:p>
                        <w:pPr>
                          <w:spacing w:before="4"/>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462000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55"/>
                            <w:sz w:val="20"/>
                          </w:rPr>
                          <w:t>plz</w:t>
                        </w:r>
                      </w:p>
                    </w:txbxContent>
                  </v:textbox>
                  <w10:wrap type="none"/>
                </v:shape>
                <v:shape style="position:absolute;left:867;top:5913;width:1117;height:200" type="#_x0000_t202" id="docshape164" filled="false" stroked="false">
                  <v:textbox inset="0,0,0,0">
                    <w:txbxContent>
                      <w:p>
                        <w:pPr>
                          <w:spacing w:line="194" w:lineRule="exact" w:before="0"/>
                          <w:ind w:left="0" w:right="0" w:firstLine="0"/>
                          <w:jc w:val="left"/>
                          <w:rPr>
                            <w:rFonts w:ascii="Cambria"/>
                            <w:sz w:val="20"/>
                          </w:rPr>
                        </w:pPr>
                        <w:r>
                          <w:rPr>
                            <w:rFonts w:ascii="Cambria"/>
                            <w:color w:val="0000FF"/>
                            <w:sz w:val="20"/>
                          </w:rPr>
                          <w:t>UNION</w:t>
                        </w:r>
                        <w:r>
                          <w:rPr>
                            <w:rFonts w:ascii="Cambria"/>
                            <w:color w:val="0000FF"/>
                            <w:spacing w:val="30"/>
                            <w:sz w:val="20"/>
                          </w:rPr>
                          <w:t>  </w:t>
                        </w:r>
                        <w:r>
                          <w:rPr>
                            <w:rFonts w:ascii="Cambria"/>
                            <w:color w:val="0000FF"/>
                            <w:spacing w:val="-5"/>
                            <w:sz w:val="20"/>
                          </w:rPr>
                          <w:t>ALL</w:t>
                        </w:r>
                      </w:p>
                    </w:txbxContent>
                  </v:textbox>
                  <w10:wrap type="none"/>
                </v:shape>
                <v:shape style="position:absolute;left:2499;top:5913;width:738;height:200" type="#_x0000_t202" id="docshape165" filled="false" stroked="false">
                  <v:textbox inset="0,0,0,0">
                    <w:txbxContent>
                      <w:p>
                        <w:pPr>
                          <w:spacing w:line="194" w:lineRule="exact" w:before="0"/>
                          <w:ind w:left="0" w:right="0" w:firstLine="0"/>
                          <w:jc w:val="left"/>
                          <w:rPr>
                            <w:rFonts w:ascii="Cambria"/>
                            <w:sz w:val="20"/>
                          </w:rPr>
                        </w:pPr>
                        <w:r>
                          <w:rPr>
                            <w:rFonts w:ascii="Cambria"/>
                            <w:color w:val="0000FF"/>
                            <w:spacing w:val="-2"/>
                            <w:sz w:val="20"/>
                          </w:rPr>
                          <w:t>SELECT</w:t>
                        </w:r>
                      </w:p>
                    </w:txbxContent>
                  </v:textbox>
                  <w10:wrap type="none"/>
                </v:shape>
                <v:shape style="position:absolute;left:1240;top:6152;width:2372;height:439" type="#_x0000_t202" id="docshape166" filled="false" stroked="false">
                  <v:textbox inset="0,0,0,0">
                    <w:txbxContent>
                      <w:p>
                        <w:pPr>
                          <w:spacing w:line="194" w:lineRule="exact" w:before="0"/>
                          <w:ind w:left="251" w:right="0" w:firstLine="0"/>
                          <w:jc w:val="left"/>
                          <w:rPr>
                            <w:rFonts w:ascii="Cambria" w:hAnsi="Cambria"/>
                            <w:sz w:val="20"/>
                          </w:rPr>
                        </w:pPr>
                        <w:r>
                          <w:rPr>
                            <w:rFonts w:ascii="Cambria" w:hAnsi="Cambria"/>
                            <w:color w:val="FF0000"/>
                            <w:w w:val="130"/>
                            <w:sz w:val="20"/>
                          </w:rPr>
                          <w:t>’</w:t>
                        </w:r>
                        <w:r>
                          <w:rPr>
                            <w:rFonts w:ascii="Cambria" w:hAnsi="Cambria"/>
                            <w:color w:val="FF0000"/>
                            <w:spacing w:val="-36"/>
                            <w:w w:val="130"/>
                            <w:sz w:val="20"/>
                          </w:rPr>
                          <w:t> </w:t>
                        </w:r>
                        <w:r>
                          <w:rPr>
                            <w:rFonts w:ascii="Cambria" w:hAnsi="Cambria"/>
                            <w:color w:val="FF0000"/>
                            <w:spacing w:val="10"/>
                            <w:w w:val="110"/>
                            <w:sz w:val="20"/>
                          </w:rPr>
                          <w:t>UTZ</w:t>
                        </w:r>
                        <w:r>
                          <w:rPr>
                            <w:rFonts w:ascii="Cambria" w:hAnsi="Cambria"/>
                            <w:color w:val="FF0000"/>
                            <w:spacing w:val="-19"/>
                            <w:w w:val="110"/>
                            <w:sz w:val="20"/>
                          </w:rPr>
                          <w:t> </w:t>
                        </w:r>
                        <w:r>
                          <w:rPr>
                            <w:rFonts w:ascii="Cambria" w:hAnsi="Cambria"/>
                            <w:color w:val="FF0000"/>
                            <w:w w:val="130"/>
                            <w:sz w:val="20"/>
                          </w:rPr>
                          <w:t>’</w:t>
                        </w:r>
                        <w:r>
                          <w:rPr>
                            <w:rFonts w:ascii="Cambria" w:hAnsi="Cambria"/>
                            <w:color w:val="FF0000"/>
                            <w:spacing w:val="53"/>
                            <w:w w:val="130"/>
                            <w:sz w:val="20"/>
                          </w:rPr>
                          <w:t> </w:t>
                        </w:r>
                        <w:r>
                          <w:rPr>
                            <w:rFonts w:ascii="Cambria" w:hAnsi="Cambria"/>
                            <w:spacing w:val="16"/>
                            <w:w w:val="130"/>
                            <w:sz w:val="20"/>
                          </w:rPr>
                          <w:t>location</w:t>
                        </w:r>
                        <w:r>
                          <w:rPr>
                            <w:rFonts w:ascii="Cambria" w:hAnsi="Cambria"/>
                            <w:spacing w:val="-38"/>
                            <w:w w:val="130"/>
                            <w:sz w:val="20"/>
                          </w:rPr>
                          <w:t> </w:t>
                        </w:r>
                        <w:r>
                          <w:rPr>
                            <w:rFonts w:ascii="Cambria" w:hAnsi="Cambria"/>
                            <w:spacing w:val="7"/>
                            <w:w w:val="105"/>
                            <w:sz w:val="20"/>
                          </w:rPr>
                          <w:t>Key</w:t>
                        </w:r>
                      </w:p>
                      <w:p>
                        <w:pPr>
                          <w:spacing w:before="4"/>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720000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55"/>
                            <w:sz w:val="20"/>
                          </w:rPr>
                          <w:t>plz</w:t>
                        </w:r>
                      </w:p>
                    </w:txbxContent>
                  </v:textbox>
                  <w10:wrap type="none"/>
                </v:shape>
                <v:shape style="position:absolute;left:867;top:6869;width:1117;height:200" type="#_x0000_t202" id="docshape167" filled="false" stroked="false">
                  <v:textbox inset="0,0,0,0">
                    <w:txbxContent>
                      <w:p>
                        <w:pPr>
                          <w:spacing w:line="194" w:lineRule="exact" w:before="0"/>
                          <w:ind w:left="0" w:right="0" w:firstLine="0"/>
                          <w:jc w:val="left"/>
                          <w:rPr>
                            <w:rFonts w:ascii="Cambria"/>
                            <w:sz w:val="20"/>
                          </w:rPr>
                        </w:pPr>
                        <w:r>
                          <w:rPr>
                            <w:rFonts w:ascii="Cambria"/>
                            <w:color w:val="0000FF"/>
                            <w:sz w:val="20"/>
                          </w:rPr>
                          <w:t>UNION</w:t>
                        </w:r>
                        <w:r>
                          <w:rPr>
                            <w:rFonts w:ascii="Cambria"/>
                            <w:color w:val="0000FF"/>
                            <w:spacing w:val="30"/>
                            <w:sz w:val="20"/>
                          </w:rPr>
                          <w:t>  </w:t>
                        </w:r>
                        <w:r>
                          <w:rPr>
                            <w:rFonts w:ascii="Cambria"/>
                            <w:color w:val="0000FF"/>
                            <w:spacing w:val="-5"/>
                            <w:sz w:val="20"/>
                          </w:rPr>
                          <w:t>ALL</w:t>
                        </w:r>
                      </w:p>
                    </w:txbxContent>
                  </v:textbox>
                  <w10:wrap type="none"/>
                </v:shape>
                <v:shape style="position:absolute;left:2499;top:6869;width:738;height:200" type="#_x0000_t202" id="docshape168" filled="false" stroked="false">
                  <v:textbox inset="0,0,0,0">
                    <w:txbxContent>
                      <w:p>
                        <w:pPr>
                          <w:spacing w:line="194" w:lineRule="exact" w:before="0"/>
                          <w:ind w:left="0" w:right="0" w:firstLine="0"/>
                          <w:jc w:val="left"/>
                          <w:rPr>
                            <w:rFonts w:ascii="Cambria"/>
                            <w:sz w:val="20"/>
                          </w:rPr>
                        </w:pPr>
                        <w:r>
                          <w:rPr>
                            <w:rFonts w:ascii="Cambria"/>
                            <w:color w:val="0000FF"/>
                            <w:spacing w:val="-2"/>
                            <w:sz w:val="20"/>
                          </w:rPr>
                          <w:t>SELECT</w:t>
                        </w:r>
                      </w:p>
                    </w:txbxContent>
                  </v:textbox>
                  <w10:wrap type="none"/>
                </v:shape>
                <v:shape style="position:absolute;left:1240;top:7108;width:2372;height:439" type="#_x0000_t202" id="docshape169" filled="false" stroked="false">
                  <v:textbox inset="0,0,0,0">
                    <w:txbxContent>
                      <w:p>
                        <w:pPr>
                          <w:spacing w:line="194" w:lineRule="exact" w:before="0"/>
                          <w:ind w:left="251" w:right="0" w:firstLine="0"/>
                          <w:jc w:val="left"/>
                          <w:rPr>
                            <w:rFonts w:ascii="Cambria" w:hAnsi="Cambria"/>
                            <w:sz w:val="20"/>
                          </w:rPr>
                        </w:pPr>
                        <w:r>
                          <w:rPr>
                            <w:rFonts w:ascii="Cambria" w:hAnsi="Cambria"/>
                            <w:color w:val="FF0000"/>
                            <w:w w:val="130"/>
                            <w:sz w:val="20"/>
                          </w:rPr>
                          <w:t>’</w:t>
                        </w:r>
                        <w:r>
                          <w:rPr>
                            <w:rFonts w:ascii="Cambria" w:hAnsi="Cambria"/>
                            <w:color w:val="FF0000"/>
                            <w:spacing w:val="-36"/>
                            <w:w w:val="130"/>
                            <w:sz w:val="20"/>
                          </w:rPr>
                          <w:t> </w:t>
                        </w:r>
                        <w:r>
                          <w:rPr>
                            <w:rFonts w:ascii="Cambria" w:hAnsi="Cambria"/>
                            <w:color w:val="FF0000"/>
                            <w:spacing w:val="10"/>
                            <w:w w:val="110"/>
                            <w:sz w:val="20"/>
                          </w:rPr>
                          <w:t>PRA</w:t>
                        </w:r>
                        <w:r>
                          <w:rPr>
                            <w:rFonts w:ascii="Cambria" w:hAnsi="Cambria"/>
                            <w:color w:val="FF0000"/>
                            <w:spacing w:val="-19"/>
                            <w:w w:val="110"/>
                            <w:sz w:val="20"/>
                          </w:rPr>
                          <w:t> </w:t>
                        </w:r>
                        <w:r>
                          <w:rPr>
                            <w:rFonts w:ascii="Cambria" w:hAnsi="Cambria"/>
                            <w:color w:val="FF0000"/>
                            <w:w w:val="130"/>
                            <w:sz w:val="20"/>
                          </w:rPr>
                          <w:t>’</w:t>
                        </w:r>
                        <w:r>
                          <w:rPr>
                            <w:rFonts w:ascii="Cambria" w:hAnsi="Cambria"/>
                            <w:color w:val="FF0000"/>
                            <w:spacing w:val="46"/>
                            <w:w w:val="130"/>
                            <w:sz w:val="20"/>
                          </w:rPr>
                          <w:t> </w:t>
                        </w:r>
                        <w:r>
                          <w:rPr>
                            <w:rFonts w:ascii="Cambria" w:hAnsi="Cambria"/>
                            <w:spacing w:val="16"/>
                            <w:w w:val="130"/>
                            <w:sz w:val="20"/>
                          </w:rPr>
                          <w:t>location</w:t>
                        </w:r>
                        <w:r>
                          <w:rPr>
                            <w:rFonts w:ascii="Cambria" w:hAnsi="Cambria"/>
                            <w:spacing w:val="-38"/>
                            <w:w w:val="130"/>
                            <w:sz w:val="20"/>
                          </w:rPr>
                          <w:t> </w:t>
                        </w:r>
                        <w:r>
                          <w:rPr>
                            <w:rFonts w:ascii="Cambria" w:hAnsi="Cambria"/>
                            <w:spacing w:val="7"/>
                            <w:w w:val="105"/>
                            <w:sz w:val="20"/>
                          </w:rPr>
                          <w:t>Key</w:t>
                        </w:r>
                      </w:p>
                      <w:p>
                        <w:pPr>
                          <w:spacing w:before="4"/>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413400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55"/>
                            <w:sz w:val="20"/>
                          </w:rPr>
                          <w:t>plz</w:t>
                        </w:r>
                      </w:p>
                    </w:txbxContent>
                  </v:textbox>
                  <w10:wrap type="none"/>
                </v:shape>
                <v:shape style="position:absolute;left:867;top:7825;width:1117;height:200" type="#_x0000_t202" id="docshape170" filled="false" stroked="false">
                  <v:textbox inset="0,0,0,0">
                    <w:txbxContent>
                      <w:p>
                        <w:pPr>
                          <w:spacing w:line="194" w:lineRule="exact" w:before="0"/>
                          <w:ind w:left="0" w:right="0" w:firstLine="0"/>
                          <w:jc w:val="left"/>
                          <w:rPr>
                            <w:rFonts w:ascii="Cambria"/>
                            <w:sz w:val="20"/>
                          </w:rPr>
                        </w:pPr>
                        <w:r>
                          <w:rPr>
                            <w:rFonts w:ascii="Cambria"/>
                            <w:color w:val="0000FF"/>
                            <w:sz w:val="20"/>
                          </w:rPr>
                          <w:t>UNION</w:t>
                        </w:r>
                        <w:r>
                          <w:rPr>
                            <w:rFonts w:ascii="Cambria"/>
                            <w:color w:val="0000FF"/>
                            <w:spacing w:val="30"/>
                            <w:sz w:val="20"/>
                          </w:rPr>
                          <w:t>  </w:t>
                        </w:r>
                        <w:r>
                          <w:rPr>
                            <w:rFonts w:ascii="Cambria"/>
                            <w:color w:val="0000FF"/>
                            <w:spacing w:val="-5"/>
                            <w:sz w:val="20"/>
                          </w:rPr>
                          <w:t>ALL</w:t>
                        </w:r>
                      </w:p>
                    </w:txbxContent>
                  </v:textbox>
                  <w10:wrap type="none"/>
                </v:shape>
                <v:shape style="position:absolute;left:2499;top:7825;width:738;height:200" type="#_x0000_t202" id="docshape171" filled="false" stroked="false">
                  <v:textbox inset="0,0,0,0">
                    <w:txbxContent>
                      <w:p>
                        <w:pPr>
                          <w:spacing w:line="194" w:lineRule="exact" w:before="0"/>
                          <w:ind w:left="0" w:right="0" w:firstLine="0"/>
                          <w:jc w:val="left"/>
                          <w:rPr>
                            <w:rFonts w:ascii="Cambria"/>
                            <w:sz w:val="20"/>
                          </w:rPr>
                        </w:pPr>
                        <w:r>
                          <w:rPr>
                            <w:rFonts w:ascii="Cambria"/>
                            <w:color w:val="0000FF"/>
                            <w:spacing w:val="-2"/>
                            <w:sz w:val="20"/>
                          </w:rPr>
                          <w:t>SELECT</w:t>
                        </w:r>
                      </w:p>
                    </w:txbxContent>
                  </v:textbox>
                  <w10:wrap type="none"/>
                </v:shape>
                <v:shape style="position:absolute;left:1240;top:8064;width:2372;height:439" type="#_x0000_t202" id="docshape172" filled="false" stroked="false">
                  <v:textbox inset="0,0,0,0">
                    <w:txbxContent>
                      <w:p>
                        <w:pPr>
                          <w:spacing w:line="194" w:lineRule="exact" w:before="0"/>
                          <w:ind w:left="251" w:right="0" w:firstLine="0"/>
                          <w:jc w:val="left"/>
                          <w:rPr>
                            <w:rFonts w:ascii="Cambria" w:hAnsi="Cambria"/>
                            <w:sz w:val="20"/>
                          </w:rPr>
                        </w:pPr>
                        <w:r>
                          <w:rPr>
                            <w:rFonts w:ascii="Cambria" w:hAnsi="Cambria"/>
                            <w:color w:val="FF0000"/>
                            <w:w w:val="130"/>
                            <w:sz w:val="20"/>
                          </w:rPr>
                          <w:t>’</w:t>
                        </w:r>
                        <w:r>
                          <w:rPr>
                            <w:rFonts w:ascii="Cambria" w:hAnsi="Cambria"/>
                            <w:color w:val="FF0000"/>
                            <w:spacing w:val="-36"/>
                            <w:w w:val="130"/>
                            <w:sz w:val="20"/>
                          </w:rPr>
                          <w:t> </w:t>
                        </w:r>
                        <w:r>
                          <w:rPr>
                            <w:rFonts w:ascii="Cambria" w:hAnsi="Cambria"/>
                            <w:color w:val="FF0000"/>
                            <w:spacing w:val="10"/>
                            <w:w w:val="110"/>
                            <w:sz w:val="20"/>
                          </w:rPr>
                          <w:t>FRA</w:t>
                        </w:r>
                        <w:r>
                          <w:rPr>
                            <w:rFonts w:ascii="Cambria" w:hAnsi="Cambria"/>
                            <w:color w:val="FF0000"/>
                            <w:spacing w:val="-19"/>
                            <w:w w:val="110"/>
                            <w:sz w:val="20"/>
                          </w:rPr>
                          <w:t> </w:t>
                        </w:r>
                        <w:r>
                          <w:rPr>
                            <w:rFonts w:ascii="Cambria" w:hAnsi="Cambria"/>
                            <w:color w:val="FF0000"/>
                            <w:w w:val="130"/>
                            <w:sz w:val="20"/>
                          </w:rPr>
                          <w:t>’</w:t>
                        </w:r>
                        <w:r>
                          <w:rPr>
                            <w:rFonts w:ascii="Cambria" w:hAnsi="Cambria"/>
                            <w:color w:val="FF0000"/>
                            <w:spacing w:val="52"/>
                            <w:w w:val="130"/>
                            <w:sz w:val="20"/>
                          </w:rPr>
                          <w:t> </w:t>
                        </w:r>
                        <w:r>
                          <w:rPr>
                            <w:rFonts w:ascii="Cambria" w:hAnsi="Cambria"/>
                            <w:spacing w:val="16"/>
                            <w:w w:val="130"/>
                            <w:sz w:val="20"/>
                          </w:rPr>
                          <w:t>location</w:t>
                        </w:r>
                        <w:r>
                          <w:rPr>
                            <w:rFonts w:ascii="Cambria" w:hAnsi="Cambria"/>
                            <w:spacing w:val="-38"/>
                            <w:w w:val="130"/>
                            <w:sz w:val="20"/>
                          </w:rPr>
                          <w:t> </w:t>
                        </w:r>
                        <w:r>
                          <w:rPr>
                            <w:rFonts w:ascii="Cambria" w:hAnsi="Cambria"/>
                            <w:spacing w:val="7"/>
                            <w:w w:val="105"/>
                            <w:sz w:val="20"/>
                          </w:rPr>
                          <w:t>Key</w:t>
                        </w:r>
                      </w:p>
                      <w:p>
                        <w:pPr>
                          <w:spacing w:before="4"/>
                          <w:ind w:left="0" w:right="0" w:firstLine="0"/>
                          <w:jc w:val="left"/>
                          <w:rPr>
                            <w:rFonts w:ascii="Cambria" w:hAnsi="Cambria"/>
                            <w:sz w:val="20"/>
                          </w:rPr>
                        </w:pPr>
                        <w:r>
                          <w:rPr>
                            <w:rFonts w:ascii="Cambria" w:hAnsi="Cambria"/>
                            <w:w w:val="225"/>
                            <w:sz w:val="20"/>
                          </w:rPr>
                          <w:t>,</w:t>
                        </w:r>
                        <w:r>
                          <w:rPr>
                            <w:rFonts w:ascii="Cambria" w:hAnsi="Cambria"/>
                            <w:spacing w:val="-2"/>
                            <w:w w:val="225"/>
                            <w:sz w:val="20"/>
                          </w:rPr>
                          <w:t> </w:t>
                        </w:r>
                        <w:r>
                          <w:rPr>
                            <w:rFonts w:ascii="Cambria" w:hAnsi="Cambria"/>
                            <w:color w:val="FF0000"/>
                            <w:w w:val="225"/>
                            <w:sz w:val="20"/>
                          </w:rPr>
                          <w:t>’</w:t>
                        </w:r>
                        <w:r>
                          <w:rPr>
                            <w:rFonts w:ascii="Cambria" w:hAnsi="Cambria"/>
                            <w:color w:val="FF0000"/>
                            <w:spacing w:val="-75"/>
                            <w:w w:val="225"/>
                            <w:sz w:val="20"/>
                          </w:rPr>
                          <w:t> </w:t>
                        </w:r>
                        <w:r>
                          <w:rPr>
                            <w:rFonts w:ascii="Cambria" w:hAnsi="Cambria"/>
                            <w:color w:val="FF0000"/>
                            <w:spacing w:val="14"/>
                            <w:w w:val="110"/>
                            <w:sz w:val="20"/>
                          </w:rPr>
                          <w:t>852000</w:t>
                        </w:r>
                        <w:r>
                          <w:rPr>
                            <w:rFonts w:ascii="Cambria" w:hAnsi="Cambria"/>
                            <w:color w:val="FF0000"/>
                            <w:spacing w:val="-17"/>
                            <w:w w:val="110"/>
                            <w:sz w:val="20"/>
                          </w:rPr>
                          <w:t> </w:t>
                        </w:r>
                        <w:r>
                          <w:rPr>
                            <w:rFonts w:ascii="Cambria" w:hAnsi="Cambria"/>
                            <w:color w:val="FF0000"/>
                            <w:w w:val="225"/>
                            <w:sz w:val="20"/>
                          </w:rPr>
                          <w:t>’</w:t>
                        </w:r>
                        <w:r>
                          <w:rPr>
                            <w:rFonts w:ascii="Cambria" w:hAnsi="Cambria"/>
                            <w:color w:val="FF0000"/>
                            <w:spacing w:val="13"/>
                            <w:w w:val="225"/>
                            <w:sz w:val="20"/>
                          </w:rPr>
                          <w:t> </w:t>
                        </w:r>
                        <w:r>
                          <w:rPr>
                            <w:rFonts w:ascii="Cambria" w:hAnsi="Cambria"/>
                            <w:spacing w:val="5"/>
                            <w:w w:val="155"/>
                            <w:sz w:val="20"/>
                          </w:rPr>
                          <w:t>plz</w:t>
                        </w:r>
                      </w:p>
                    </w:txbxContent>
                  </v:textbox>
                  <w10:wrap type="none"/>
                </v:shape>
                <w10:wrap type="topAndBottom"/>
              </v:group>
            </w:pict>
          </mc:Fallback>
        </mc:AlternateContent>
      </w:r>
    </w:p>
    <w:p w14:paraId="077BB710" w14:textId="77777777" w:rsidR="00C220EB" w:rsidRDefault="00C220EB">
      <w:pPr>
        <w:pStyle w:val="BodyText"/>
        <w:rPr>
          <w:sz w:val="5"/>
        </w:rPr>
        <w:sectPr w:rsidR="00C220EB">
          <w:pgSz w:w="11910" w:h="16840"/>
          <w:pgMar w:top="440" w:right="0" w:bottom="1720" w:left="708" w:header="227" w:footer="1540" w:gutter="0"/>
          <w:cols w:space="720"/>
        </w:sectPr>
      </w:pPr>
    </w:p>
    <w:p w14:paraId="077BB711" w14:textId="77777777" w:rsidR="00C220EB" w:rsidRDefault="00000000">
      <w:pPr>
        <w:pStyle w:val="BodyText"/>
        <w:spacing w:before="197"/>
        <w:rPr>
          <w:sz w:val="20"/>
        </w:rPr>
      </w:pPr>
      <w:r>
        <w:rPr>
          <w:noProof/>
          <w:sz w:val="20"/>
        </w:rPr>
        <w:lastRenderedPageBreak/>
        <mc:AlternateContent>
          <mc:Choice Requires="wps">
            <w:drawing>
              <wp:anchor distT="0" distB="0" distL="0" distR="0" simplePos="0" relativeHeight="15753216" behindDoc="0" locked="0" layoutInCell="1" allowOverlap="1" wp14:anchorId="077BB884" wp14:editId="077BB885">
                <wp:simplePos x="0" y="0"/>
                <wp:positionH relativeFrom="page">
                  <wp:posOffset>499516</wp:posOffset>
                </wp:positionH>
                <wp:positionV relativeFrom="page">
                  <wp:posOffset>572897</wp:posOffset>
                </wp:positionV>
                <wp:extent cx="1270" cy="8654415"/>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53216" id="docshape177"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noProof/>
          <w:sz w:val="20"/>
        </w:rPr>
        <mc:AlternateContent>
          <mc:Choice Requires="wps">
            <w:drawing>
              <wp:anchor distT="0" distB="0" distL="0" distR="0" simplePos="0" relativeHeight="15753728" behindDoc="0" locked="0" layoutInCell="1" allowOverlap="1" wp14:anchorId="077BB886" wp14:editId="077BB887">
                <wp:simplePos x="0" y="0"/>
                <wp:positionH relativeFrom="page">
                  <wp:posOffset>7060489</wp:posOffset>
                </wp:positionH>
                <wp:positionV relativeFrom="page">
                  <wp:posOffset>572897</wp:posOffset>
                </wp:positionV>
                <wp:extent cx="1270" cy="8654415"/>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5753728" id="docshape178"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p>
    <w:p w14:paraId="077BB712"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3" w14:textId="77777777" w:rsidR="00C220EB" w:rsidRDefault="00000000">
      <w:pPr>
        <w:spacing w:before="5"/>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077BB714"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15" w14:textId="77777777" w:rsidR="00C220EB" w:rsidRDefault="00C220EB">
      <w:pPr>
        <w:pStyle w:val="BodyText"/>
        <w:spacing w:before="9"/>
        <w:rPr>
          <w:rFonts w:ascii="Cambria"/>
          <w:sz w:val="20"/>
        </w:rPr>
      </w:pPr>
    </w:p>
    <w:p w14:paraId="077BB716"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7" w14:textId="77777777" w:rsidR="00C220EB"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77BB718" w14:textId="77777777" w:rsidR="00C220EB"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19" w14:textId="77777777" w:rsidR="00C220EB" w:rsidRDefault="00C220EB">
      <w:pPr>
        <w:pStyle w:val="BodyText"/>
        <w:spacing w:before="9"/>
        <w:rPr>
          <w:rFonts w:ascii="Cambria"/>
          <w:sz w:val="20"/>
        </w:rPr>
      </w:pPr>
    </w:p>
    <w:p w14:paraId="077BB71A"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B" w14:textId="77777777" w:rsidR="00C220EB"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077BB71C"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1D" w14:textId="77777777" w:rsidR="00C220EB" w:rsidRDefault="00C220EB">
      <w:pPr>
        <w:pStyle w:val="BodyText"/>
        <w:spacing w:before="9"/>
        <w:rPr>
          <w:rFonts w:ascii="Cambria"/>
          <w:sz w:val="20"/>
        </w:rPr>
      </w:pPr>
    </w:p>
    <w:p w14:paraId="077BB71E"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1F" w14:textId="77777777" w:rsidR="00C220EB"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077BB720" w14:textId="77777777" w:rsidR="00C220EB"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21" w14:textId="77777777" w:rsidR="00C220EB" w:rsidRDefault="00C220EB">
      <w:pPr>
        <w:pStyle w:val="BodyText"/>
        <w:spacing w:before="9"/>
        <w:rPr>
          <w:rFonts w:ascii="Cambria"/>
          <w:sz w:val="20"/>
        </w:rPr>
      </w:pPr>
    </w:p>
    <w:p w14:paraId="077BB722" w14:textId="77777777" w:rsidR="00C220EB"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77BB723" w14:textId="77777777" w:rsidR="00C220EB" w:rsidRDefault="00000000">
      <w:pPr>
        <w:spacing w:before="5"/>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77BB724"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77BB725" w14:textId="77777777" w:rsidR="00C220EB" w:rsidRDefault="00C220EB">
      <w:pPr>
        <w:pStyle w:val="BodyText"/>
        <w:spacing w:before="9"/>
        <w:rPr>
          <w:rFonts w:ascii="Cambria"/>
          <w:sz w:val="20"/>
        </w:rPr>
      </w:pPr>
    </w:p>
    <w:p w14:paraId="077BB726" w14:textId="77777777" w:rsidR="00C220EB" w:rsidRDefault="00000000">
      <w:pPr>
        <w:ind w:left="152"/>
        <w:rPr>
          <w:rFonts w:ascii="Cambria"/>
          <w:sz w:val="20"/>
        </w:rPr>
      </w:pPr>
      <w:r>
        <w:rPr>
          <w:rFonts w:ascii="Cambria"/>
          <w:spacing w:val="-10"/>
          <w:w w:val="135"/>
          <w:sz w:val="20"/>
        </w:rPr>
        <w:t>)</w:t>
      </w:r>
    </w:p>
    <w:p w14:paraId="077BB727" w14:textId="77777777" w:rsidR="00C220EB" w:rsidRDefault="00000000">
      <w:pPr>
        <w:spacing w:before="5" w:line="244" w:lineRule="auto"/>
        <w:ind w:left="536" w:right="8227"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077BB728" w14:textId="77777777" w:rsidR="00C220EB"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077BB729" w14:textId="77777777" w:rsidR="00C220EB"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077BB72A" w14:textId="77777777" w:rsidR="00C220EB" w:rsidRDefault="00C220EB">
      <w:pPr>
        <w:pStyle w:val="BodyText"/>
        <w:spacing w:before="9"/>
        <w:rPr>
          <w:rFonts w:ascii="Cambria"/>
          <w:sz w:val="20"/>
        </w:rPr>
      </w:pPr>
    </w:p>
    <w:p w14:paraId="077BB72B"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2C" w14:textId="77777777" w:rsidR="00C220EB"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077BB72D" w14:textId="77777777" w:rsidR="00C220EB" w:rsidRDefault="00C220EB">
      <w:pPr>
        <w:pStyle w:val="BodyText"/>
        <w:spacing w:before="9"/>
        <w:rPr>
          <w:rFonts w:ascii="Cambria"/>
          <w:sz w:val="20"/>
        </w:rPr>
      </w:pPr>
    </w:p>
    <w:p w14:paraId="077BB72E" w14:textId="77777777" w:rsidR="00C220EB"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2F" w14:textId="77777777" w:rsidR="00C220EB"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077BB730" w14:textId="77777777" w:rsidR="00C220EB" w:rsidRDefault="00C220EB">
      <w:pPr>
        <w:pStyle w:val="BodyText"/>
        <w:spacing w:before="9"/>
        <w:rPr>
          <w:rFonts w:ascii="Cambria"/>
          <w:sz w:val="20"/>
        </w:rPr>
      </w:pPr>
    </w:p>
    <w:p w14:paraId="077BB731"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2" w14:textId="77777777" w:rsidR="00C220EB"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77BB733" w14:textId="77777777" w:rsidR="00C220EB" w:rsidRDefault="00C220EB">
      <w:pPr>
        <w:pStyle w:val="BodyText"/>
        <w:spacing w:before="9"/>
        <w:rPr>
          <w:rFonts w:ascii="Cambria"/>
          <w:sz w:val="20"/>
        </w:rPr>
      </w:pPr>
    </w:p>
    <w:p w14:paraId="077BB734"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5" w14:textId="77777777" w:rsidR="00C220EB"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77BB736" w14:textId="77777777" w:rsidR="00C220EB" w:rsidRDefault="00C220EB">
      <w:pPr>
        <w:pStyle w:val="BodyText"/>
        <w:spacing w:before="9"/>
        <w:rPr>
          <w:rFonts w:ascii="Cambria"/>
          <w:sz w:val="20"/>
        </w:rPr>
      </w:pPr>
    </w:p>
    <w:p w14:paraId="077BB737"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8" w14:textId="77777777" w:rsidR="00C220EB"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077BB739" w14:textId="77777777" w:rsidR="00C220EB" w:rsidRDefault="00C220EB">
      <w:pPr>
        <w:pStyle w:val="BodyText"/>
        <w:spacing w:before="9"/>
        <w:rPr>
          <w:rFonts w:ascii="Cambria"/>
          <w:sz w:val="20"/>
        </w:rPr>
      </w:pPr>
    </w:p>
    <w:p w14:paraId="077BB73A"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B" w14:textId="77777777" w:rsidR="00C220EB"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77BB73C" w14:textId="77777777" w:rsidR="00C220EB" w:rsidRDefault="00C220EB">
      <w:pPr>
        <w:pStyle w:val="BodyText"/>
        <w:spacing w:before="9"/>
        <w:rPr>
          <w:rFonts w:ascii="Cambria"/>
          <w:sz w:val="20"/>
        </w:rPr>
      </w:pPr>
    </w:p>
    <w:p w14:paraId="077BB73D"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3E" w14:textId="77777777" w:rsidR="00C220EB"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77BB73F" w14:textId="77777777" w:rsidR="00C220EB" w:rsidRDefault="00C220EB">
      <w:pPr>
        <w:pStyle w:val="BodyText"/>
        <w:spacing w:before="9"/>
        <w:rPr>
          <w:rFonts w:ascii="Cambria"/>
          <w:sz w:val="20"/>
        </w:rPr>
      </w:pPr>
    </w:p>
    <w:p w14:paraId="077BB740"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1" w14:textId="77777777" w:rsidR="00C220EB"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77BB742" w14:textId="77777777" w:rsidR="00C220EB" w:rsidRDefault="00C220EB">
      <w:pPr>
        <w:rPr>
          <w:rFonts w:ascii="Cambria" w:hAnsi="Cambria"/>
          <w:sz w:val="20"/>
        </w:rPr>
        <w:sectPr w:rsidR="00C220EB">
          <w:headerReference w:type="even" r:id="rId204"/>
          <w:headerReference w:type="default" r:id="rId205"/>
          <w:footerReference w:type="even" r:id="rId206"/>
          <w:footerReference w:type="default" r:id="rId207"/>
          <w:pgSz w:w="11910" w:h="16840"/>
          <w:pgMar w:top="440" w:right="0" w:bottom="1720" w:left="708" w:header="227" w:footer="1540" w:gutter="0"/>
          <w:pgNumType w:start="87"/>
          <w:cols w:space="720"/>
        </w:sectPr>
      </w:pPr>
    </w:p>
    <w:p w14:paraId="077BB743" w14:textId="77777777" w:rsidR="00C220EB" w:rsidRDefault="00C220EB">
      <w:pPr>
        <w:pStyle w:val="BodyText"/>
        <w:rPr>
          <w:rFonts w:ascii="Cambria"/>
          <w:sz w:val="20"/>
        </w:rPr>
      </w:pPr>
    </w:p>
    <w:p w14:paraId="077BB744" w14:textId="77777777" w:rsidR="00C220EB" w:rsidRDefault="00C220EB">
      <w:pPr>
        <w:pStyle w:val="BodyText"/>
        <w:spacing w:before="197"/>
        <w:rPr>
          <w:rFonts w:ascii="Cambria"/>
          <w:sz w:val="20"/>
        </w:rPr>
      </w:pPr>
    </w:p>
    <w:p w14:paraId="077BB745" w14:textId="77777777" w:rsidR="00C220EB"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6" w14:textId="77777777" w:rsidR="00C220EB"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077BB747" w14:textId="77777777" w:rsidR="00C220EB" w:rsidRDefault="00C220EB">
      <w:pPr>
        <w:pStyle w:val="BodyText"/>
        <w:spacing w:before="8"/>
        <w:rPr>
          <w:rFonts w:ascii="Cambria"/>
          <w:sz w:val="20"/>
        </w:rPr>
      </w:pPr>
    </w:p>
    <w:p w14:paraId="077BB748" w14:textId="77777777" w:rsidR="00C220EB"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9" w14:textId="77777777" w:rsidR="00C220EB"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077BB74A" w14:textId="77777777" w:rsidR="00C220EB" w:rsidRDefault="00C220EB">
      <w:pPr>
        <w:pStyle w:val="BodyText"/>
        <w:spacing w:before="9"/>
        <w:rPr>
          <w:rFonts w:ascii="Cambria"/>
          <w:sz w:val="20"/>
        </w:rPr>
      </w:pPr>
    </w:p>
    <w:p w14:paraId="077BB74B"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C" w14:textId="77777777" w:rsidR="00C220EB"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077BB74D" w14:textId="77777777" w:rsidR="00C220EB" w:rsidRDefault="00C220EB">
      <w:pPr>
        <w:pStyle w:val="BodyText"/>
        <w:spacing w:before="9"/>
        <w:rPr>
          <w:rFonts w:ascii="Cambria"/>
          <w:sz w:val="20"/>
        </w:rPr>
      </w:pPr>
    </w:p>
    <w:p w14:paraId="077BB74E"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4F" w14:textId="77777777" w:rsidR="00C220EB"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077BB750" w14:textId="77777777" w:rsidR="00C220EB" w:rsidRDefault="00C220EB">
      <w:pPr>
        <w:pStyle w:val="BodyText"/>
        <w:spacing w:before="9"/>
        <w:rPr>
          <w:rFonts w:ascii="Cambria"/>
          <w:sz w:val="20"/>
        </w:rPr>
      </w:pPr>
    </w:p>
    <w:p w14:paraId="077BB751" w14:textId="77777777" w:rsidR="00C220EB"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7BB752" w14:textId="77777777" w:rsidR="00C220EB"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77BB753" w14:textId="77777777" w:rsidR="00C220EB" w:rsidRDefault="00C220EB">
      <w:pPr>
        <w:pStyle w:val="BodyText"/>
        <w:spacing w:before="8"/>
        <w:rPr>
          <w:rFonts w:ascii="Cambria"/>
          <w:sz w:val="15"/>
        </w:rPr>
      </w:pPr>
    </w:p>
    <w:p w14:paraId="077BB754" w14:textId="77777777" w:rsidR="00C220EB" w:rsidRDefault="00C220EB">
      <w:pPr>
        <w:pStyle w:val="BodyText"/>
        <w:rPr>
          <w:rFonts w:ascii="Cambria"/>
          <w:sz w:val="15"/>
        </w:rPr>
        <w:sectPr w:rsidR="00C220EB">
          <w:pgSz w:w="11910" w:h="16840"/>
          <w:pgMar w:top="440" w:right="0" w:bottom="1720" w:left="708" w:header="227" w:footer="1540" w:gutter="0"/>
          <w:cols w:space="720"/>
        </w:sectPr>
      </w:pPr>
    </w:p>
    <w:p w14:paraId="077BB755" w14:textId="77777777" w:rsidR="00C220EB" w:rsidRDefault="00000000">
      <w:pPr>
        <w:spacing w:before="60"/>
        <w:ind w:left="152"/>
        <w:rPr>
          <w:rFonts w:ascii="Cambria"/>
          <w:sz w:val="20"/>
        </w:rPr>
      </w:pPr>
      <w:r>
        <w:rPr>
          <w:rFonts w:ascii="Cambria"/>
          <w:spacing w:val="-10"/>
          <w:w w:val="135"/>
          <w:sz w:val="20"/>
        </w:rPr>
        <w:t>)</w:t>
      </w:r>
    </w:p>
    <w:p w14:paraId="077BB756" w14:textId="77777777" w:rsidR="00C220EB" w:rsidRDefault="00000000">
      <w:pPr>
        <w:spacing w:before="4" w:line="244" w:lineRule="auto"/>
        <w:ind w:left="536" w:right="6359" w:hanging="381"/>
        <w:rPr>
          <w:rFonts w:ascii="Cambria"/>
          <w:sz w:val="20"/>
        </w:rPr>
      </w:pPr>
      <w:r>
        <w:rPr>
          <w:rFonts w:ascii="Cambria"/>
          <w:w w:val="140"/>
          <w:sz w:val="20"/>
        </w:rPr>
        <w:t>,</w:t>
      </w:r>
      <w:r>
        <w:rPr>
          <w:rFonts w:ascii="Cambria"/>
          <w:spacing w:val="37"/>
          <w:w w:val="140"/>
          <w:sz w:val="20"/>
        </w:rPr>
        <w:t xml:space="preserve"> </w:t>
      </w:r>
      <w:r>
        <w:rPr>
          <w:rFonts w:ascii="Cambria"/>
          <w:spacing w:val="17"/>
          <w:w w:val="115"/>
          <w:sz w:val="20"/>
        </w:rPr>
        <w:t>mp_discharged_raw</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077BB757" w14:textId="77777777" w:rsidR="00C220EB" w:rsidRDefault="00000000">
      <w:pPr>
        <w:ind w:left="786"/>
        <w:rPr>
          <w:rFonts w:ascii="Cambria" w:hAnsi="Cambria"/>
          <w:sz w:val="20"/>
        </w:rPr>
      </w:pPr>
      <w:r>
        <w:rPr>
          <w:rFonts w:ascii="Cambria" w:hAnsi="Cambria"/>
          <w:color w:val="0000FF"/>
          <w:spacing w:val="12"/>
          <w:w w:val="105"/>
          <w:sz w:val="20"/>
        </w:rPr>
        <w:t>CAST</w:t>
      </w:r>
      <w:r>
        <w:rPr>
          <w:rFonts w:ascii="Cambria" w:hAnsi="Cambria"/>
          <w:color w:val="0000FF"/>
          <w:spacing w:val="-21"/>
          <w:w w:val="105"/>
          <w:sz w:val="20"/>
        </w:rPr>
        <w:t xml:space="preserve"> </w:t>
      </w:r>
      <w:r>
        <w:rPr>
          <w:rFonts w:ascii="Cambria" w:hAnsi="Cambria"/>
          <w:w w:val="140"/>
          <w:sz w:val="20"/>
        </w:rPr>
        <w:t>(</w:t>
      </w:r>
      <w:r>
        <w:rPr>
          <w:rFonts w:ascii="Cambria" w:hAnsi="Cambria"/>
          <w:spacing w:val="-32"/>
          <w:w w:val="140"/>
          <w:sz w:val="20"/>
        </w:rPr>
        <w:t xml:space="preserve"> </w:t>
      </w:r>
      <w:r>
        <w:rPr>
          <w:rFonts w:ascii="Cambria" w:hAnsi="Cambria"/>
          <w:spacing w:val="15"/>
          <w:w w:val="105"/>
          <w:sz w:val="20"/>
        </w:rPr>
        <w:t>DATE_ADD</w:t>
      </w:r>
      <w:r>
        <w:rPr>
          <w:rFonts w:ascii="Cambria" w:hAnsi="Cambria"/>
          <w:spacing w:val="-18"/>
          <w:w w:val="10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05"/>
          <w:sz w:val="20"/>
        </w:rPr>
        <w:t>’</w:t>
      </w:r>
      <w:r>
        <w:rPr>
          <w:rFonts w:ascii="Cambria" w:hAnsi="Cambria"/>
          <w:spacing w:val="10"/>
          <w:w w:val="205"/>
          <w:sz w:val="20"/>
        </w:rPr>
        <w:t>,</w:t>
      </w:r>
      <w:r>
        <w:rPr>
          <w:rFonts w:ascii="Cambria" w:hAnsi="Cambria"/>
          <w:spacing w:val="9"/>
          <w:w w:val="20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05"/>
          <w:sz w:val="20"/>
        </w:rPr>
        <w:t>,</w:t>
      </w:r>
      <w:r>
        <w:rPr>
          <w:rFonts w:ascii="Cambria" w:hAnsi="Cambria"/>
          <w:spacing w:val="9"/>
          <w:w w:val="205"/>
          <w:sz w:val="20"/>
        </w:rPr>
        <w:t xml:space="preserve"> </w:t>
      </w:r>
      <w:r>
        <w:rPr>
          <w:rFonts w:ascii="Cambria" w:hAnsi="Cambria"/>
          <w:spacing w:val="16"/>
          <w:w w:val="105"/>
          <w:sz w:val="20"/>
        </w:rPr>
        <w:t>discharged</w:t>
      </w:r>
      <w:r>
        <w:rPr>
          <w:rFonts w:ascii="Cambria" w:hAnsi="Cambria"/>
          <w:spacing w:val="-17"/>
          <w:w w:val="105"/>
          <w:sz w:val="20"/>
        </w:rPr>
        <w:t xml:space="preserve"> </w:t>
      </w:r>
      <w:r>
        <w:rPr>
          <w:rFonts w:ascii="Cambria" w:hAnsi="Cambria"/>
          <w:w w:val="205"/>
          <w:sz w:val="20"/>
        </w:rPr>
        <w:t>.</w:t>
      </w:r>
      <w:r>
        <w:rPr>
          <w:rFonts w:ascii="Cambria" w:hAnsi="Cambria"/>
          <w:spacing w:val="-62"/>
          <w:w w:val="205"/>
          <w:sz w:val="20"/>
        </w:rPr>
        <w:t xml:space="preserve"> </w:t>
      </w:r>
      <w:r>
        <w:rPr>
          <w:rFonts w:ascii="Cambria" w:hAnsi="Cambria"/>
          <w:color w:val="0000FF"/>
          <w:spacing w:val="16"/>
          <w:w w:val="105"/>
          <w:sz w:val="20"/>
        </w:rPr>
        <w:t>timestamp</w:t>
      </w:r>
      <w:r>
        <w:rPr>
          <w:rFonts w:ascii="Cambria" w:hAnsi="Cambria"/>
          <w:color w:val="0000FF"/>
          <w:spacing w:val="57"/>
          <w:w w:val="105"/>
          <w:sz w:val="20"/>
        </w:rPr>
        <w:t xml:space="preserve"> </w:t>
      </w:r>
      <w:r>
        <w:rPr>
          <w:rFonts w:ascii="Cambria" w:hAnsi="Cambria"/>
          <w:color w:val="0000FF"/>
          <w:w w:val="105"/>
          <w:sz w:val="20"/>
        </w:rPr>
        <w:t>AT</w:t>
      </w:r>
      <w:r>
        <w:rPr>
          <w:rFonts w:ascii="Cambria" w:hAnsi="Cambria"/>
          <w:color w:val="0000FF"/>
          <w:spacing w:val="54"/>
          <w:w w:val="105"/>
          <w:sz w:val="20"/>
        </w:rPr>
        <w:t xml:space="preserve"> </w:t>
      </w:r>
      <w:r>
        <w:rPr>
          <w:rFonts w:ascii="Cambria" w:hAnsi="Cambria"/>
          <w:color w:val="0000FF"/>
          <w:spacing w:val="12"/>
          <w:w w:val="105"/>
          <w:sz w:val="20"/>
        </w:rPr>
        <w:t>TIME</w:t>
      </w:r>
      <w:r>
        <w:rPr>
          <w:rFonts w:ascii="Cambria" w:hAnsi="Cambria"/>
          <w:color w:val="0000FF"/>
          <w:spacing w:val="72"/>
          <w:w w:val="105"/>
          <w:sz w:val="20"/>
        </w:rPr>
        <w:t xml:space="preserve"> </w:t>
      </w:r>
      <w:r>
        <w:rPr>
          <w:rFonts w:ascii="Cambria" w:hAnsi="Cambria"/>
          <w:color w:val="0000FF"/>
          <w:spacing w:val="12"/>
          <w:w w:val="105"/>
          <w:sz w:val="20"/>
        </w:rPr>
        <w:t>ZONE</w:t>
      </w:r>
      <w:r>
        <w:rPr>
          <w:rFonts w:ascii="Cambria" w:hAnsi="Cambria"/>
          <w:color w:val="0000FF"/>
          <w:spacing w:val="28"/>
          <w:w w:val="205"/>
          <w:sz w:val="20"/>
        </w:rPr>
        <w:t xml:space="preserve"> </w:t>
      </w:r>
      <w:r>
        <w:rPr>
          <w:rFonts w:ascii="Cambria" w:hAnsi="Cambria"/>
          <w:color w:val="FF0000"/>
          <w:w w:val="205"/>
          <w:sz w:val="20"/>
        </w:rPr>
        <w:t>’</w:t>
      </w:r>
      <w:r>
        <w:rPr>
          <w:rFonts w:ascii="Cambria" w:hAnsi="Cambria"/>
          <w:color w:val="FF0000"/>
          <w:spacing w:val="-66"/>
          <w:w w:val="205"/>
          <w:sz w:val="20"/>
        </w:rPr>
        <w:t xml:space="preserve"> </w:t>
      </w:r>
      <w:r>
        <w:rPr>
          <w:rFonts w:ascii="Cambria" w:hAnsi="Cambria"/>
          <w:color w:val="FF0000"/>
          <w:spacing w:val="14"/>
          <w:w w:val="105"/>
          <w:sz w:val="20"/>
        </w:rPr>
        <w:t>Europe</w:t>
      </w:r>
      <w:r>
        <w:rPr>
          <w:rFonts w:ascii="Cambria" w:hAnsi="Cambria"/>
          <w:color w:val="FF0000"/>
          <w:spacing w:val="-18"/>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6"/>
          <w:w w:val="105"/>
          <w:sz w:val="20"/>
        </w:rPr>
        <w:t xml:space="preserve"> </w:t>
      </w:r>
      <w:r>
        <w:rPr>
          <w:rFonts w:ascii="Cambria" w:hAnsi="Cambria"/>
          <w:color w:val="FF0000"/>
          <w:spacing w:val="-5"/>
          <w:w w:val="165"/>
          <w:sz w:val="20"/>
        </w:rPr>
        <w:t>’</w:t>
      </w:r>
      <w:r>
        <w:rPr>
          <w:rFonts w:ascii="Cambria" w:hAnsi="Cambria"/>
          <w:spacing w:val="-5"/>
          <w:w w:val="165"/>
          <w:sz w:val="20"/>
        </w:rPr>
        <w:t>)</w:t>
      </w:r>
    </w:p>
    <w:p w14:paraId="077BB758" w14:textId="77777777" w:rsidR="00C220EB" w:rsidRDefault="00000000">
      <w:pPr>
        <w:spacing w:before="5"/>
        <w:ind w:left="532"/>
        <w:rPr>
          <w:rFonts w:ascii="Cambria"/>
          <w:sz w:val="20"/>
        </w:rPr>
      </w:pPr>
      <w:r>
        <w:rPr>
          <w:rFonts w:ascii="Cambria"/>
          <w:w w:val="120"/>
          <w:sz w:val="20"/>
        </w:rPr>
        <w:t>,</w:t>
      </w:r>
      <w:r>
        <w:rPr>
          <w:rFonts w:ascii="Cambria"/>
          <w:spacing w:val="30"/>
          <w:w w:val="120"/>
          <w:sz w:val="20"/>
        </w:rPr>
        <w:t xml:space="preserve">  </w:t>
      </w:r>
      <w:r>
        <w:rPr>
          <w:rFonts w:ascii="Cambria"/>
          <w:spacing w:val="16"/>
          <w:w w:val="120"/>
          <w:sz w:val="20"/>
        </w:rPr>
        <w:t>discharged</w:t>
      </w:r>
      <w:r>
        <w:rPr>
          <w:rFonts w:ascii="Cambria"/>
          <w:spacing w:val="-21"/>
          <w:w w:val="120"/>
          <w:sz w:val="20"/>
        </w:rPr>
        <w:t xml:space="preserve"> </w:t>
      </w:r>
      <w:r>
        <w:rPr>
          <w:rFonts w:ascii="Cambria"/>
          <w:w w:val="120"/>
          <w:sz w:val="20"/>
        </w:rPr>
        <w:t>.</w:t>
      </w:r>
      <w:r>
        <w:rPr>
          <w:rFonts w:ascii="Cambria"/>
          <w:spacing w:val="-21"/>
          <w:w w:val="120"/>
          <w:sz w:val="20"/>
        </w:rPr>
        <w:t xml:space="preserve"> </w:t>
      </w:r>
      <w:r>
        <w:rPr>
          <w:rFonts w:ascii="Cambria"/>
          <w:spacing w:val="18"/>
          <w:w w:val="120"/>
          <w:sz w:val="20"/>
        </w:rPr>
        <w:t>sortingunit.</w:t>
      </w:r>
      <w:r>
        <w:rPr>
          <w:rFonts w:ascii="Cambria"/>
          <w:spacing w:val="-21"/>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6"/>
          <w:w w:val="120"/>
          <w:sz w:val="20"/>
        </w:rPr>
        <w:t xml:space="preserve">  </w:t>
      </w:r>
      <w:r>
        <w:rPr>
          <w:rFonts w:ascii="Cambria"/>
          <w:spacing w:val="16"/>
          <w:w w:val="120"/>
          <w:sz w:val="20"/>
        </w:rPr>
        <w:t>location</w:t>
      </w:r>
      <w:r>
        <w:rPr>
          <w:rFonts w:ascii="Cambria"/>
          <w:spacing w:val="-30"/>
          <w:w w:val="120"/>
          <w:sz w:val="20"/>
        </w:rPr>
        <w:t xml:space="preserve"> </w:t>
      </w:r>
      <w:r>
        <w:rPr>
          <w:rFonts w:ascii="Cambria"/>
          <w:spacing w:val="7"/>
          <w:w w:val="120"/>
          <w:sz w:val="20"/>
        </w:rPr>
        <w:t>Key</w:t>
      </w:r>
    </w:p>
    <w:p w14:paraId="077BB759" w14:textId="77777777" w:rsidR="00C220EB" w:rsidRDefault="00000000">
      <w:pPr>
        <w:spacing w:before="5" w:line="244" w:lineRule="auto"/>
        <w:ind w:left="535" w:right="5534" w:hanging="3"/>
        <w:rPr>
          <w:rFonts w:ascii="Cambria"/>
          <w:sz w:val="20"/>
        </w:rPr>
      </w:pPr>
      <w:r>
        <w:rPr>
          <w:rFonts w:ascii="Cambria"/>
          <w:w w:val="120"/>
          <w:sz w:val="20"/>
        </w:rPr>
        <w:t>,</w:t>
      </w:r>
      <w:r>
        <w:rPr>
          <w:rFonts w:ascii="Cambria"/>
          <w:spacing w:val="57"/>
          <w:w w:val="120"/>
          <w:sz w:val="20"/>
        </w:rPr>
        <w:t xml:space="preserve"> </w:t>
      </w:r>
      <w:r>
        <w:rPr>
          <w:rFonts w:ascii="Cambria"/>
          <w:spacing w:val="16"/>
          <w:w w:val="120"/>
          <w:sz w:val="20"/>
        </w:rPr>
        <w:t>discharged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5"/>
          <w:w w:val="120"/>
          <w:sz w:val="20"/>
        </w:rPr>
        <w:t>source</w:t>
      </w:r>
      <w:r>
        <w:rPr>
          <w:rFonts w:ascii="Cambria"/>
          <w:spacing w:val="-34"/>
          <w:w w:val="120"/>
          <w:sz w:val="20"/>
        </w:rPr>
        <w:t xml:space="preserve"> </w:t>
      </w:r>
      <w:r>
        <w:rPr>
          <w:rFonts w:ascii="Cambria"/>
          <w:w w:val="120"/>
          <w:sz w:val="20"/>
        </w:rPr>
        <w:t>Id</w:t>
      </w:r>
      <w:r>
        <w:rPr>
          <w:rFonts w:ascii="Cambria"/>
          <w:spacing w:val="80"/>
          <w:w w:val="120"/>
          <w:sz w:val="20"/>
        </w:rPr>
        <w:t xml:space="preserve"> </w:t>
      </w:r>
      <w:r>
        <w:rPr>
          <w:rFonts w:ascii="Cambria"/>
          <w:spacing w:val="15"/>
          <w:w w:val="120"/>
          <w:sz w:val="20"/>
        </w:rPr>
        <w:t>source</w:t>
      </w:r>
      <w:r>
        <w:rPr>
          <w:rFonts w:ascii="Cambria"/>
          <w:spacing w:val="-35"/>
          <w:w w:val="120"/>
          <w:sz w:val="20"/>
        </w:rPr>
        <w:t xml:space="preserve"> </w:t>
      </w:r>
      <w:r>
        <w:rPr>
          <w:rFonts w:ascii="Cambria"/>
          <w:w w:val="120"/>
          <w:sz w:val="20"/>
        </w:rPr>
        <w:t xml:space="preserve">Id </w:t>
      </w:r>
      <w:r>
        <w:rPr>
          <w:rFonts w:ascii="Cambria"/>
          <w:color w:val="0000FF"/>
          <w:spacing w:val="8"/>
          <w:sz w:val="20"/>
        </w:rPr>
        <w:t>FROM</w:t>
      </w:r>
    </w:p>
    <w:p w14:paraId="077BB75A" w14:textId="77777777" w:rsidR="00C220EB" w:rsidRDefault="00000000">
      <w:pPr>
        <w:spacing w:line="244" w:lineRule="auto"/>
        <w:ind w:left="536" w:right="4211" w:firstLine="253"/>
        <w:rPr>
          <w:rFonts w:ascii="Cambria"/>
          <w:sz w:val="20"/>
        </w:rPr>
      </w:pPr>
      <w:r>
        <w:rPr>
          <w:rFonts w:ascii="Cambria"/>
          <w:spacing w:val="17"/>
          <w:w w:val="115"/>
          <w:sz w:val="20"/>
        </w:rPr>
        <w:t>curated_lsops</w:t>
      </w:r>
      <w:r>
        <w:rPr>
          <w:rFonts w:ascii="Cambria"/>
          <w:spacing w:val="-22"/>
          <w:w w:val="115"/>
          <w:sz w:val="20"/>
        </w:rPr>
        <w:t xml:space="preserve"> </w:t>
      </w:r>
      <w:r>
        <w:rPr>
          <w:rFonts w:ascii="Cambria"/>
          <w:w w:val="225"/>
          <w:sz w:val="20"/>
        </w:rPr>
        <w:t>.</w:t>
      </w:r>
      <w:r>
        <w:rPr>
          <w:rFonts w:ascii="Cambria"/>
          <w:spacing w:val="-69"/>
          <w:w w:val="225"/>
          <w:sz w:val="20"/>
        </w:rPr>
        <w:t xml:space="preserve"> </w:t>
      </w:r>
      <w:r>
        <w:rPr>
          <w:rFonts w:ascii="Cambria"/>
          <w:spacing w:val="18"/>
          <w:w w:val="115"/>
          <w:sz w:val="20"/>
        </w:rPr>
        <w:t>mailpiece_discharged_v</w:t>
      </w:r>
      <w:r>
        <w:rPr>
          <w:rFonts w:ascii="Cambria"/>
          <w:spacing w:val="-32"/>
          <w:w w:val="115"/>
          <w:sz w:val="20"/>
        </w:rPr>
        <w:t xml:space="preserve"> </w:t>
      </w:r>
      <w:r>
        <w:rPr>
          <w:rFonts w:ascii="Cambria"/>
          <w:w w:val="115"/>
          <w:sz w:val="20"/>
        </w:rPr>
        <w:t xml:space="preserve">2 </w:t>
      </w:r>
      <w:r>
        <w:rPr>
          <w:rFonts w:ascii="Cambria"/>
          <w:color w:val="0000FF"/>
          <w:spacing w:val="13"/>
          <w:sz w:val="20"/>
        </w:rPr>
        <w:t>WHERE</w:t>
      </w:r>
      <w:r>
        <w:rPr>
          <w:rFonts w:ascii="Cambria"/>
          <w:color w:val="0000FF"/>
          <w:spacing w:val="80"/>
          <w:w w:val="115"/>
          <w:sz w:val="20"/>
        </w:rPr>
        <w:t xml:space="preserve"> </w:t>
      </w:r>
      <w:r>
        <w:rPr>
          <w:rFonts w:ascii="Cambria"/>
          <w:w w:val="115"/>
          <w:sz w:val="20"/>
        </w:rPr>
        <w:t>(1</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w w:val="115"/>
          <w:sz w:val="20"/>
        </w:rPr>
        <w:t>1)</w:t>
      </w:r>
    </w:p>
    <w:p w14:paraId="077BB75B" w14:textId="77777777" w:rsidR="00C220EB" w:rsidRDefault="00000000">
      <w:pPr>
        <w:pStyle w:val="BodyText"/>
        <w:rPr>
          <w:rFonts w:ascii="Cambria"/>
          <w:sz w:val="20"/>
        </w:rPr>
      </w:pPr>
      <w:r>
        <w:br w:type="column"/>
      </w:r>
    </w:p>
    <w:p w14:paraId="077BB75C" w14:textId="77777777" w:rsidR="00C220EB" w:rsidRDefault="00C220EB">
      <w:pPr>
        <w:pStyle w:val="BodyText"/>
        <w:rPr>
          <w:rFonts w:ascii="Cambria"/>
          <w:sz w:val="20"/>
        </w:rPr>
      </w:pPr>
    </w:p>
    <w:p w14:paraId="077BB75D" w14:textId="77777777" w:rsidR="00C220EB" w:rsidRDefault="00C220EB">
      <w:pPr>
        <w:pStyle w:val="BodyText"/>
        <w:spacing w:before="74"/>
        <w:rPr>
          <w:rFonts w:ascii="Cambria"/>
          <w:sz w:val="20"/>
        </w:rPr>
      </w:pPr>
    </w:p>
    <w:p w14:paraId="077BB75E" w14:textId="77777777" w:rsidR="00C220EB" w:rsidRDefault="00000000">
      <w:pPr>
        <w:ind w:left="109"/>
        <w:rPr>
          <w:rFonts w:ascii="Cambria"/>
          <w:sz w:val="20"/>
        </w:rPr>
      </w:pPr>
      <w:r>
        <w:rPr>
          <w:rFonts w:ascii="Cambria"/>
          <w:color w:val="0000FF"/>
          <w:sz w:val="20"/>
        </w:rPr>
        <w:t>AS</w:t>
      </w:r>
      <w:r>
        <w:rPr>
          <w:rFonts w:ascii="Cambria"/>
          <w:color w:val="0000FF"/>
          <w:spacing w:val="32"/>
          <w:sz w:val="20"/>
        </w:rPr>
        <w:t xml:space="preserve">  </w:t>
      </w:r>
      <w:r>
        <w:rPr>
          <w:rFonts w:ascii="Cambria"/>
          <w:color w:val="0000FF"/>
          <w:spacing w:val="5"/>
          <w:w w:val="90"/>
          <w:sz w:val="20"/>
        </w:rPr>
        <w:t>DAT</w:t>
      </w:r>
    </w:p>
    <w:p w14:paraId="077BB75F"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60" w14:textId="77777777" w:rsidR="00C220EB" w:rsidRDefault="00000000">
      <w:pPr>
        <w:spacing w:line="234" w:lineRule="exact"/>
        <w:ind w:left="152"/>
        <w:rPr>
          <w:rFonts w:ascii="Cambria"/>
          <w:sz w:val="20"/>
        </w:rPr>
      </w:pPr>
      <w:r>
        <w:rPr>
          <w:rFonts w:ascii="Cambria"/>
          <w:noProof/>
          <w:sz w:val="20"/>
        </w:rPr>
        <mc:AlternateContent>
          <mc:Choice Requires="wps">
            <w:drawing>
              <wp:anchor distT="0" distB="0" distL="0" distR="0" simplePos="0" relativeHeight="15754240" behindDoc="0" locked="0" layoutInCell="1" allowOverlap="1" wp14:anchorId="077BB888" wp14:editId="077BB889">
                <wp:simplePos x="0" y="0"/>
                <wp:positionH relativeFrom="page">
                  <wp:posOffset>499516</wp:posOffset>
                </wp:positionH>
                <wp:positionV relativeFrom="page">
                  <wp:posOffset>572897</wp:posOffset>
                </wp:positionV>
                <wp:extent cx="1270" cy="8654415"/>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54240" id="docshape179"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rFonts w:ascii="Cambria"/>
          <w:noProof/>
          <w:sz w:val="20"/>
        </w:rPr>
        <mc:AlternateContent>
          <mc:Choice Requires="wps">
            <w:drawing>
              <wp:anchor distT="0" distB="0" distL="0" distR="0" simplePos="0" relativeHeight="484646400" behindDoc="1" locked="0" layoutInCell="1" allowOverlap="1" wp14:anchorId="077BB88A" wp14:editId="077BB88B">
                <wp:simplePos x="0" y="0"/>
                <wp:positionH relativeFrom="page">
                  <wp:posOffset>7060489</wp:posOffset>
                </wp:positionH>
                <wp:positionV relativeFrom="page">
                  <wp:posOffset>572897</wp:posOffset>
                </wp:positionV>
                <wp:extent cx="1270" cy="8654415"/>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8670080" id="docshape180"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r>
        <w:rPr>
          <w:rFonts w:ascii="Cambria"/>
          <w:spacing w:val="-10"/>
          <w:w w:val="135"/>
          <w:sz w:val="20"/>
        </w:rPr>
        <w:t>)</w:t>
      </w:r>
    </w:p>
    <w:p w14:paraId="077BB761" w14:textId="77777777" w:rsidR="00C220EB" w:rsidRDefault="00000000">
      <w:pPr>
        <w:spacing w:before="4" w:line="244" w:lineRule="auto"/>
        <w:ind w:left="536" w:right="8227" w:hanging="381"/>
        <w:rPr>
          <w:rFonts w:ascii="Cambria"/>
          <w:sz w:val="20"/>
        </w:rPr>
      </w:pPr>
      <w:r>
        <w:rPr>
          <w:rFonts w:ascii="Cambria"/>
          <w:w w:val="225"/>
          <w:sz w:val="20"/>
        </w:rPr>
        <w:t>,</w:t>
      </w:r>
      <w:r>
        <w:rPr>
          <w:rFonts w:ascii="Cambria"/>
          <w:spacing w:val="-1"/>
          <w:w w:val="225"/>
          <w:sz w:val="20"/>
        </w:rPr>
        <w:t xml:space="preserve"> </w:t>
      </w:r>
      <w:r>
        <w:rPr>
          <w:rFonts w:ascii="Cambria"/>
          <w:spacing w:val="17"/>
          <w:w w:val="115"/>
          <w:sz w:val="20"/>
        </w:rPr>
        <w:t>mp_discharged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077BB762"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63"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64" w14:textId="77777777" w:rsidR="00C220EB" w:rsidRDefault="00000000">
      <w:pPr>
        <w:spacing w:before="4" w:line="244" w:lineRule="auto"/>
        <w:ind w:left="535" w:hanging="3"/>
        <w:rPr>
          <w:rFonts w:ascii="Cambria" w:hAnsi="Cambria"/>
          <w:sz w:val="20"/>
        </w:rPr>
      </w:pPr>
      <w:r>
        <w:rPr>
          <w:rFonts w:ascii="Cambria" w:hAnsi="Cambria"/>
          <w:w w:val="225"/>
          <w:sz w:val="20"/>
        </w:rPr>
        <w:t>,</w:t>
      </w:r>
      <w:r>
        <w:rPr>
          <w:rFonts w:ascii="Cambria" w:hAnsi="Cambria"/>
          <w:spacing w:val="-7"/>
          <w:w w:val="225"/>
          <w:sz w:val="20"/>
        </w:rPr>
        <w:t xml:space="preserve"> </w:t>
      </w:r>
      <w:r>
        <w:rPr>
          <w:rFonts w:ascii="Cambria" w:hAnsi="Cambria"/>
          <w:w w:val="120"/>
          <w:sz w:val="20"/>
        </w:rPr>
        <w:t>(</w:t>
      </w:r>
      <w:r>
        <w:rPr>
          <w:rFonts w:ascii="Cambria" w:hAnsi="Cambria"/>
          <w:spacing w:val="-26"/>
          <w:w w:val="120"/>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4"/>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4"/>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2"/>
          <w:w w:val="120"/>
          <w:sz w:val="20"/>
        </w:rPr>
        <w:t xml:space="preserve"> </w:t>
      </w:r>
      <w:r>
        <w:rPr>
          <w:rFonts w:ascii="Cambria" w:hAnsi="Cambria"/>
          <w:w w:val="120"/>
          <w:sz w:val="20"/>
        </w:rPr>
        <w:t>(</w:t>
      </w:r>
      <w:r>
        <w:rPr>
          <w:rFonts w:ascii="Cambria" w:hAnsi="Cambria"/>
          <w:spacing w:val="-27"/>
          <w:w w:val="120"/>
          <w:sz w:val="20"/>
        </w:rPr>
        <w:t xml:space="preserve"> </w:t>
      </w:r>
      <w:r>
        <w:rPr>
          <w:rFonts w:ascii="Cambria" w:hAnsi="Cambria"/>
          <w:color w:val="0000FF"/>
          <w:spacing w:val="10"/>
          <w:sz w:val="20"/>
        </w:rPr>
        <w:t>NOT</w:t>
      </w:r>
      <w:r>
        <w:rPr>
          <w:rFonts w:ascii="Cambria" w:hAnsi="Cambria"/>
          <w:color w:val="0000FF"/>
          <w:spacing w:val="62"/>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w w:val="120"/>
          <w:sz w:val="20"/>
        </w:rPr>
        <w:t xml:space="preserve">s </w:t>
      </w:r>
      <w:r>
        <w:rPr>
          <w:rFonts w:ascii="Cambria" w:hAnsi="Cambria"/>
          <w:color w:val="0000FF"/>
          <w:spacing w:val="8"/>
          <w:sz w:val="20"/>
        </w:rPr>
        <w:t>FROM</w:t>
      </w:r>
    </w:p>
    <w:p w14:paraId="077BB765" w14:textId="77777777" w:rsidR="00C220EB" w:rsidRDefault="00000000">
      <w:pPr>
        <w:ind w:left="789"/>
        <w:rPr>
          <w:rFonts w:ascii="Cambria"/>
          <w:sz w:val="20"/>
        </w:rPr>
      </w:pPr>
      <w:r>
        <w:rPr>
          <w:rFonts w:ascii="Cambria"/>
          <w:spacing w:val="15"/>
          <w:w w:val="110"/>
          <w:sz w:val="20"/>
        </w:rPr>
        <w:t>mp_discharged_raw</w:t>
      </w:r>
    </w:p>
    <w:p w14:paraId="077BB766" w14:textId="77777777" w:rsidR="00C220EB" w:rsidRDefault="00000000">
      <w:pPr>
        <w:spacing w:before="5"/>
        <w:ind w:left="152"/>
        <w:rPr>
          <w:rFonts w:ascii="Cambria"/>
          <w:sz w:val="20"/>
        </w:rPr>
      </w:pPr>
      <w:r>
        <w:rPr>
          <w:rFonts w:ascii="Cambria"/>
          <w:spacing w:val="-10"/>
          <w:w w:val="135"/>
          <w:sz w:val="20"/>
        </w:rPr>
        <w:t>)</w:t>
      </w:r>
    </w:p>
    <w:p w14:paraId="077BB767" w14:textId="77777777" w:rsidR="00C220EB"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discharged_agg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68"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69"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6A" w14:textId="77777777" w:rsidR="00C220EB" w:rsidRDefault="00000000">
      <w:pPr>
        <w:spacing w:before="5" w:line="244" w:lineRule="auto"/>
        <w:ind w:left="535" w:right="5524"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19"/>
          <w:w w:val="105"/>
          <w:sz w:val="20"/>
        </w:rPr>
        <w:t xml:space="preserve"> </w:t>
      </w:r>
      <w:r>
        <w:rPr>
          <w:rFonts w:ascii="Cambria"/>
          <w:w w:val="110"/>
          <w:sz w:val="20"/>
        </w:rPr>
        <w:t>(</w:t>
      </w:r>
      <w:r>
        <w:rPr>
          <w:rFonts w:ascii="Cambria"/>
          <w:spacing w:val="-17"/>
          <w:w w:val="110"/>
          <w:sz w:val="20"/>
        </w:rPr>
        <w:t xml:space="preserve"> </w:t>
      </w:r>
      <w:r>
        <w:rPr>
          <w:rFonts w:ascii="Cambria"/>
          <w:spacing w:val="18"/>
          <w:w w:val="110"/>
          <w:sz w:val="20"/>
        </w:rPr>
        <w:t>relevant_discharged</w:t>
      </w:r>
      <w:r>
        <w:rPr>
          <w:rFonts w:ascii="Cambria"/>
          <w:spacing w:val="-17"/>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num_discharged </w:t>
      </w:r>
      <w:r>
        <w:rPr>
          <w:rFonts w:ascii="Cambria"/>
          <w:color w:val="0000FF"/>
          <w:spacing w:val="8"/>
          <w:w w:val="105"/>
          <w:sz w:val="20"/>
        </w:rPr>
        <w:t>FROM</w:t>
      </w:r>
    </w:p>
    <w:p w14:paraId="077BB76B" w14:textId="77777777" w:rsidR="00C220EB" w:rsidRDefault="00000000">
      <w:pPr>
        <w:spacing w:line="244" w:lineRule="auto"/>
        <w:ind w:left="536" w:right="8227" w:firstLine="253"/>
        <w:rPr>
          <w:rFonts w:ascii="Cambria"/>
          <w:sz w:val="20"/>
        </w:rPr>
      </w:pPr>
      <w:r>
        <w:rPr>
          <w:rFonts w:ascii="Cambria"/>
          <w:spacing w:val="15"/>
          <w:w w:val="105"/>
          <w:sz w:val="20"/>
        </w:rPr>
        <w:t xml:space="preserve">mp_discharged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6C" w14:textId="77777777" w:rsidR="00C220EB" w:rsidRDefault="00000000">
      <w:pPr>
        <w:ind w:left="152"/>
        <w:rPr>
          <w:rFonts w:ascii="Cambria"/>
          <w:sz w:val="20"/>
        </w:rPr>
      </w:pPr>
      <w:r>
        <w:rPr>
          <w:rFonts w:ascii="Cambria"/>
          <w:spacing w:val="-10"/>
          <w:w w:val="135"/>
          <w:sz w:val="20"/>
        </w:rPr>
        <w:t>)</w:t>
      </w:r>
    </w:p>
    <w:p w14:paraId="077BB76D" w14:textId="77777777" w:rsidR="00C220EB" w:rsidRDefault="00000000">
      <w:pPr>
        <w:spacing w:before="4" w:line="244" w:lineRule="auto"/>
        <w:ind w:left="536" w:right="8167"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077BB76E" w14:textId="77777777" w:rsidR="00C220EB"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077BB76F" w14:textId="77777777" w:rsidR="00C220EB"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70" w14:textId="77777777" w:rsidR="00C220EB" w:rsidRDefault="00000000">
      <w:pPr>
        <w:spacing w:before="4" w:line="244" w:lineRule="auto"/>
        <w:ind w:left="535" w:right="5524"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077BB771" w14:textId="77777777" w:rsidR="00C220EB"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077BB772" w14:textId="77777777" w:rsidR="00C220EB" w:rsidRDefault="00000000">
      <w:pPr>
        <w:spacing w:before="5"/>
        <w:ind w:left="152"/>
        <w:rPr>
          <w:rFonts w:ascii="Cambria"/>
          <w:sz w:val="20"/>
        </w:rPr>
      </w:pPr>
      <w:r>
        <w:rPr>
          <w:rFonts w:ascii="Cambria"/>
          <w:spacing w:val="-10"/>
          <w:w w:val="135"/>
          <w:sz w:val="20"/>
        </w:rPr>
        <w:t>)</w:t>
      </w:r>
    </w:p>
    <w:p w14:paraId="077BB773" w14:textId="77777777" w:rsidR="00C220EB" w:rsidRDefault="00000000">
      <w:pPr>
        <w:spacing w:before="4"/>
        <w:ind w:left="156"/>
        <w:rPr>
          <w:rFonts w:ascii="Cambria"/>
          <w:sz w:val="20"/>
        </w:rPr>
      </w:pPr>
      <w:r>
        <w:rPr>
          <w:rFonts w:ascii="Cambria"/>
          <w:w w:val="135"/>
          <w:sz w:val="20"/>
        </w:rPr>
        <w:t>,</w:t>
      </w:r>
      <w:r>
        <w:rPr>
          <w:rFonts w:ascii="Cambria"/>
          <w:spacing w:val="45"/>
          <w:w w:val="135"/>
          <w:sz w:val="20"/>
        </w:rPr>
        <w:t xml:space="preserve"> </w:t>
      </w:r>
      <w:r>
        <w:rPr>
          <w:rFonts w:ascii="Cambria"/>
          <w:spacing w:val="17"/>
          <w:w w:val="115"/>
          <w:sz w:val="20"/>
        </w:rPr>
        <w:t>mp_submitted</w:t>
      </w:r>
      <w:r>
        <w:rPr>
          <w:rFonts w:ascii="Cambria"/>
          <w:spacing w:val="59"/>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0"/>
          <w:w w:val="135"/>
          <w:sz w:val="20"/>
        </w:rPr>
        <w:t>(</w:t>
      </w:r>
    </w:p>
    <w:p w14:paraId="077BB774"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75" w14:textId="77777777" w:rsidR="00C220EB" w:rsidRDefault="00C220EB">
      <w:pPr>
        <w:pStyle w:val="BodyText"/>
        <w:spacing w:before="133"/>
        <w:rPr>
          <w:rFonts w:ascii="Cambria"/>
          <w:sz w:val="20"/>
        </w:rPr>
      </w:pPr>
    </w:p>
    <w:p w14:paraId="077BB776" w14:textId="77777777" w:rsidR="00C220EB" w:rsidRDefault="00C220EB">
      <w:pPr>
        <w:pStyle w:val="BodyText"/>
        <w:rPr>
          <w:rFonts w:ascii="Cambria"/>
          <w:sz w:val="20"/>
        </w:rPr>
        <w:sectPr w:rsidR="00C220EB">
          <w:pgSz w:w="11910" w:h="16840"/>
          <w:pgMar w:top="440" w:right="0" w:bottom="1720" w:left="708" w:header="227" w:footer="1540" w:gutter="0"/>
          <w:cols w:space="720"/>
        </w:sectPr>
      </w:pPr>
    </w:p>
    <w:p w14:paraId="077BB777" w14:textId="77777777" w:rsidR="00C220EB" w:rsidRDefault="00000000">
      <w:pPr>
        <w:spacing w:before="60"/>
        <w:ind w:left="536"/>
        <w:rPr>
          <w:rFonts w:ascii="Cambria"/>
          <w:sz w:val="20"/>
        </w:rPr>
      </w:pPr>
      <w:r>
        <w:rPr>
          <w:rFonts w:ascii="Cambria"/>
          <w:color w:val="0000FF"/>
          <w:spacing w:val="12"/>
          <w:sz w:val="20"/>
        </w:rPr>
        <w:t>SELECT</w:t>
      </w:r>
    </w:p>
    <w:p w14:paraId="077BB778" w14:textId="77777777" w:rsidR="00C220EB" w:rsidRDefault="00000000">
      <w:pPr>
        <w:spacing w:before="5"/>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79"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7A" w14:textId="77777777" w:rsidR="00C220EB" w:rsidRDefault="00000000">
      <w:pPr>
        <w:spacing w:before="5"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077BB77B" w14:textId="77777777" w:rsidR="00C220EB" w:rsidRDefault="00000000">
      <w:pPr>
        <w:ind w:left="789"/>
        <w:rPr>
          <w:rFonts w:ascii="Cambria"/>
          <w:sz w:val="20"/>
        </w:rPr>
      </w:pPr>
      <w:r>
        <w:rPr>
          <w:rFonts w:ascii="Cambria"/>
          <w:spacing w:val="15"/>
          <w:w w:val="110"/>
          <w:sz w:val="20"/>
        </w:rPr>
        <w:t>mp_submitted_raw</w:t>
      </w:r>
    </w:p>
    <w:p w14:paraId="077BB77C" w14:textId="77777777" w:rsidR="00C220EB" w:rsidRDefault="00000000">
      <w:pPr>
        <w:spacing w:before="4"/>
        <w:ind w:left="152"/>
        <w:rPr>
          <w:rFonts w:ascii="Cambria"/>
          <w:sz w:val="20"/>
        </w:rPr>
      </w:pPr>
      <w:r>
        <w:rPr>
          <w:rFonts w:ascii="Cambria"/>
          <w:spacing w:val="-10"/>
          <w:w w:val="135"/>
          <w:sz w:val="20"/>
        </w:rPr>
        <w:t>)</w:t>
      </w:r>
    </w:p>
    <w:p w14:paraId="077BB77D" w14:textId="77777777" w:rsidR="00C220EB" w:rsidRDefault="00000000">
      <w:pPr>
        <w:pStyle w:val="BodyText"/>
        <w:rPr>
          <w:rFonts w:ascii="Cambria"/>
          <w:sz w:val="20"/>
        </w:rPr>
      </w:pPr>
      <w:r>
        <w:br w:type="column"/>
      </w:r>
    </w:p>
    <w:p w14:paraId="077BB77E" w14:textId="77777777" w:rsidR="00C220EB" w:rsidRDefault="00C220EB">
      <w:pPr>
        <w:pStyle w:val="BodyText"/>
        <w:rPr>
          <w:rFonts w:ascii="Cambria"/>
          <w:sz w:val="20"/>
        </w:rPr>
      </w:pPr>
    </w:p>
    <w:p w14:paraId="077BB77F" w14:textId="77777777" w:rsidR="00C220EB" w:rsidRDefault="00C220EB">
      <w:pPr>
        <w:pStyle w:val="BodyText"/>
        <w:spacing w:before="74"/>
        <w:rPr>
          <w:rFonts w:ascii="Cambria"/>
          <w:sz w:val="20"/>
        </w:rPr>
      </w:pPr>
    </w:p>
    <w:p w14:paraId="077BB780" w14:textId="77777777" w:rsidR="00C220EB" w:rsidRDefault="00000000">
      <w:pPr>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077BB781"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82" w14:textId="77777777" w:rsidR="00C220EB"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submitted_agg</w:t>
      </w:r>
      <w:r>
        <w:rPr>
          <w:rFonts w:ascii="Cambria"/>
          <w:spacing w:val="69"/>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83"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84"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85" w14:textId="77777777" w:rsidR="00C220EB" w:rsidRDefault="00000000">
      <w:pPr>
        <w:spacing w:before="5" w:line="244" w:lineRule="auto"/>
        <w:ind w:left="535" w:right="5524"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relevant_submitted</w:t>
      </w:r>
      <w:r>
        <w:rPr>
          <w:rFonts w:ascii="Cambria"/>
          <w:spacing w:val="-19"/>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num_submitted </w:t>
      </w:r>
      <w:r>
        <w:rPr>
          <w:rFonts w:ascii="Cambria"/>
          <w:color w:val="0000FF"/>
          <w:spacing w:val="8"/>
          <w:w w:val="105"/>
          <w:sz w:val="20"/>
        </w:rPr>
        <w:t>FROM</w:t>
      </w:r>
    </w:p>
    <w:p w14:paraId="077BB786" w14:textId="77777777" w:rsidR="00C220EB" w:rsidRDefault="00000000">
      <w:pPr>
        <w:spacing w:line="244" w:lineRule="auto"/>
        <w:ind w:left="536" w:right="8686" w:firstLine="252"/>
        <w:rPr>
          <w:rFonts w:ascii="Cambria"/>
          <w:sz w:val="20"/>
        </w:rPr>
      </w:pPr>
      <w:r>
        <w:rPr>
          <w:rFonts w:ascii="Cambria"/>
          <w:spacing w:val="15"/>
          <w:sz w:val="20"/>
        </w:rPr>
        <w:t xml:space="preserve">mp_submitted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79"/>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87" w14:textId="77777777" w:rsidR="00C220EB" w:rsidRDefault="00000000">
      <w:pPr>
        <w:ind w:left="152"/>
        <w:rPr>
          <w:rFonts w:ascii="Cambria"/>
          <w:sz w:val="20"/>
        </w:rPr>
      </w:pPr>
      <w:r>
        <w:rPr>
          <w:rFonts w:ascii="Cambria"/>
          <w:spacing w:val="-10"/>
          <w:w w:val="135"/>
          <w:sz w:val="20"/>
        </w:rPr>
        <w:t>)</w:t>
      </w:r>
    </w:p>
    <w:p w14:paraId="077BB788" w14:textId="77777777" w:rsidR="00C220EB" w:rsidRDefault="00000000">
      <w:pPr>
        <w:spacing w:before="4" w:line="244" w:lineRule="auto"/>
        <w:ind w:left="536" w:right="8227" w:hanging="381"/>
        <w:rPr>
          <w:rFonts w:ascii="Cambria"/>
          <w:sz w:val="20"/>
        </w:rPr>
      </w:pPr>
      <w:r>
        <w:rPr>
          <w:rFonts w:ascii="Cambria"/>
          <w:w w:val="115"/>
          <w:sz w:val="20"/>
        </w:rPr>
        <w:t>,</w:t>
      </w:r>
      <w:r>
        <w:rPr>
          <w:rFonts w:ascii="Cambria"/>
          <w:spacing w:val="47"/>
          <w:w w:val="115"/>
          <w:sz w:val="20"/>
        </w:rPr>
        <w:t xml:space="preserve"> </w:t>
      </w:r>
      <w:r>
        <w:rPr>
          <w:rFonts w:ascii="Cambria"/>
          <w:spacing w:val="15"/>
          <w:w w:val="115"/>
          <w:sz w:val="20"/>
        </w:rPr>
        <w:t>mp_coded_raw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077BB789" w14:textId="77777777" w:rsidR="00C220EB" w:rsidRDefault="00000000">
      <w:pPr>
        <w:ind w:left="787"/>
        <w:rPr>
          <w:rFonts w:ascii="Cambria"/>
          <w:sz w:val="20"/>
        </w:rPr>
      </w:pPr>
      <w:r>
        <w:rPr>
          <w:rFonts w:ascii="Cambria"/>
          <w:spacing w:val="13"/>
          <w:w w:val="115"/>
          <w:sz w:val="20"/>
        </w:rPr>
        <w:t>coded</w:t>
      </w:r>
      <w:r>
        <w:rPr>
          <w:rFonts w:ascii="Cambria"/>
          <w:spacing w:val="-19"/>
          <w:w w:val="115"/>
          <w:sz w:val="20"/>
        </w:rPr>
        <w:t xml:space="preserve"> </w:t>
      </w:r>
      <w:r>
        <w:rPr>
          <w:rFonts w:ascii="Cambria"/>
          <w:w w:val="115"/>
          <w:sz w:val="20"/>
        </w:rPr>
        <w:t>.</w:t>
      </w:r>
      <w:r>
        <w:rPr>
          <w:rFonts w:ascii="Cambria"/>
          <w:spacing w:val="-16"/>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8"/>
          <w:w w:val="115"/>
          <w:sz w:val="20"/>
        </w:rPr>
        <w:t xml:space="preserve"> </w:t>
      </w:r>
      <w:r>
        <w:rPr>
          <w:rFonts w:ascii="Cambria"/>
          <w:spacing w:val="9"/>
          <w:w w:val="115"/>
          <w:sz w:val="20"/>
        </w:rPr>
        <w:t>Id</w:t>
      </w:r>
      <w:r>
        <w:rPr>
          <w:rFonts w:ascii="Cambria"/>
          <w:spacing w:val="47"/>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7"/>
          <w:w w:val="115"/>
          <w:sz w:val="20"/>
        </w:rPr>
        <w:t xml:space="preserve"> </w:t>
      </w:r>
      <w:r>
        <w:rPr>
          <w:rFonts w:ascii="Cambria"/>
          <w:spacing w:val="4"/>
          <w:w w:val="115"/>
          <w:sz w:val="20"/>
        </w:rPr>
        <w:t>Id</w:t>
      </w:r>
    </w:p>
    <w:p w14:paraId="077BB78A" w14:textId="77777777" w:rsidR="00C220EB" w:rsidRDefault="00000000">
      <w:pPr>
        <w:spacing w:before="5"/>
        <w:ind w:left="532"/>
        <w:rPr>
          <w:rFonts w:ascii="Cambria" w:hAnsi="Cambria"/>
          <w:sz w:val="20"/>
        </w:rPr>
      </w:pPr>
      <w:r>
        <w:rPr>
          <w:rFonts w:ascii="Cambria" w:hAnsi="Cambria"/>
          <w:w w:val="225"/>
          <w:sz w:val="20"/>
        </w:rPr>
        <w:t>,</w:t>
      </w:r>
      <w:r>
        <w:rPr>
          <w:rFonts w:ascii="Cambria" w:hAnsi="Cambria"/>
          <w:spacing w:val="-3"/>
          <w:w w:val="22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w w:val="22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25"/>
          <w:sz w:val="20"/>
        </w:rPr>
        <w:t xml:space="preserve">, </w:t>
      </w:r>
      <w:r>
        <w:rPr>
          <w:rFonts w:ascii="Cambria" w:hAnsi="Cambria"/>
          <w:spacing w:val="13"/>
          <w:w w:val="105"/>
          <w:sz w:val="20"/>
        </w:rPr>
        <w:t>coded</w:t>
      </w:r>
      <w:r>
        <w:rPr>
          <w:rFonts w:ascii="Cambria" w:hAnsi="Cambria"/>
          <w:spacing w:val="-19"/>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61"/>
          <w:w w:val="105"/>
          <w:sz w:val="20"/>
        </w:rPr>
        <w:t xml:space="preserve"> </w:t>
      </w:r>
      <w:r>
        <w:rPr>
          <w:rFonts w:ascii="Cambria" w:hAnsi="Cambria"/>
          <w:color w:val="0000FF"/>
          <w:spacing w:val="12"/>
          <w:w w:val="105"/>
          <w:sz w:val="20"/>
        </w:rPr>
        <w:t>TIME</w:t>
      </w:r>
      <w:r>
        <w:rPr>
          <w:rFonts w:ascii="Cambria" w:hAnsi="Cambria"/>
          <w:color w:val="0000FF"/>
          <w:spacing w:val="75"/>
          <w:w w:val="105"/>
          <w:sz w:val="20"/>
        </w:rPr>
        <w:t xml:space="preserve"> </w:t>
      </w:r>
      <w:r>
        <w:rPr>
          <w:rFonts w:ascii="Cambria" w:hAnsi="Cambria"/>
          <w:color w:val="0000FF"/>
          <w:spacing w:val="12"/>
          <w:w w:val="105"/>
          <w:sz w:val="20"/>
        </w:rPr>
        <w:t>ZONE</w:t>
      </w:r>
      <w:r>
        <w:rPr>
          <w:rFonts w:ascii="Cambria" w:hAnsi="Cambria"/>
          <w:color w:val="0000FF"/>
          <w:spacing w:val="20"/>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w w:val="165"/>
          <w:sz w:val="20"/>
        </w:rPr>
        <w:t>’</w:t>
      </w:r>
      <w:r>
        <w:rPr>
          <w:rFonts w:ascii="Cambria" w:hAnsi="Cambria"/>
          <w:w w:val="165"/>
          <w:sz w:val="20"/>
        </w:rPr>
        <w:t>)</w:t>
      </w:r>
      <w:r>
        <w:rPr>
          <w:rFonts w:ascii="Cambria" w:hAnsi="Cambria"/>
          <w:spacing w:val="41"/>
          <w:w w:val="165"/>
          <w:sz w:val="20"/>
        </w:rPr>
        <w:t xml:space="preserve"> </w:t>
      </w:r>
      <w:r>
        <w:rPr>
          <w:rFonts w:ascii="Cambria" w:hAnsi="Cambria"/>
          <w:color w:val="0000FF"/>
          <w:w w:val="105"/>
          <w:sz w:val="20"/>
        </w:rPr>
        <w:t>AS</w:t>
      </w:r>
      <w:r>
        <w:rPr>
          <w:rFonts w:ascii="Cambria" w:hAnsi="Cambria"/>
          <w:color w:val="0000FF"/>
          <w:spacing w:val="74"/>
          <w:w w:val="105"/>
          <w:sz w:val="20"/>
        </w:rPr>
        <w:t xml:space="preserve"> </w:t>
      </w:r>
      <w:r>
        <w:rPr>
          <w:rFonts w:ascii="Cambria" w:hAnsi="Cambria"/>
          <w:color w:val="0000FF"/>
          <w:spacing w:val="12"/>
          <w:w w:val="105"/>
          <w:sz w:val="20"/>
        </w:rPr>
        <w:t>DATE</w:t>
      </w:r>
      <w:r>
        <w:rPr>
          <w:rFonts w:ascii="Cambria" w:hAnsi="Cambria"/>
          <w:color w:val="0000FF"/>
          <w:spacing w:val="-20"/>
          <w:w w:val="105"/>
          <w:sz w:val="20"/>
        </w:rPr>
        <w:t xml:space="preserve"> </w:t>
      </w:r>
      <w:r>
        <w:rPr>
          <w:rFonts w:ascii="Cambria" w:hAnsi="Cambria"/>
          <w:w w:val="140"/>
          <w:sz w:val="20"/>
        </w:rPr>
        <w:t>)</w:t>
      </w:r>
      <w:r>
        <w:rPr>
          <w:rFonts w:ascii="Cambria" w:hAnsi="Cambria"/>
          <w:spacing w:val="57"/>
          <w:w w:val="140"/>
          <w:sz w:val="20"/>
        </w:rPr>
        <w:t xml:space="preserve"> </w:t>
      </w:r>
      <w:r>
        <w:rPr>
          <w:rFonts w:ascii="Cambria" w:hAnsi="Cambria"/>
          <w:spacing w:val="-5"/>
          <w:w w:val="105"/>
          <w:sz w:val="20"/>
        </w:rPr>
        <w:t>Po</w:t>
      </w:r>
    </w:p>
    <w:p w14:paraId="077BB78B" w14:textId="77777777" w:rsidR="00C220EB"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3"/>
          <w:w w:val="120"/>
          <w:sz w:val="20"/>
        </w:rPr>
        <w:t>coded</w:t>
      </w:r>
      <w:r>
        <w:rPr>
          <w:rFonts w:ascii="Cambria"/>
          <w:spacing w:val="-23"/>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4"/>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077BB78C" w14:textId="77777777" w:rsidR="00C220EB" w:rsidRDefault="00000000">
      <w:pPr>
        <w:spacing w:before="4" w:line="244" w:lineRule="auto"/>
        <w:ind w:left="535" w:right="6046" w:hanging="3"/>
        <w:rPr>
          <w:rFonts w:ascii="Cambria"/>
          <w:sz w:val="20"/>
        </w:rPr>
      </w:pPr>
      <w:r>
        <w:rPr>
          <w:rFonts w:ascii="Cambria"/>
          <w:w w:val="160"/>
          <w:sz w:val="20"/>
        </w:rPr>
        <w:t>,</w:t>
      </w:r>
      <w:r>
        <w:rPr>
          <w:rFonts w:ascii="Cambria"/>
          <w:spacing w:val="26"/>
          <w:w w:val="160"/>
          <w:sz w:val="20"/>
        </w:rPr>
        <w:t xml:space="preserve"> </w:t>
      </w:r>
      <w:r>
        <w:rPr>
          <w:rFonts w:ascii="Cambria"/>
          <w:spacing w:val="13"/>
          <w:w w:val="120"/>
          <w:sz w:val="20"/>
        </w:rPr>
        <w:t>coded</w:t>
      </w:r>
      <w:r>
        <w:rPr>
          <w:rFonts w:ascii="Cambria"/>
          <w:spacing w:val="-26"/>
          <w:w w:val="120"/>
          <w:sz w:val="20"/>
        </w:rPr>
        <w:t xml:space="preserve"> </w:t>
      </w:r>
      <w:r>
        <w:rPr>
          <w:rFonts w:ascii="Cambria"/>
          <w:w w:val="160"/>
          <w:sz w:val="20"/>
        </w:rPr>
        <w:t>.</w:t>
      </w:r>
      <w:r>
        <w:rPr>
          <w:rFonts w:ascii="Cambria"/>
          <w:spacing w:val="-40"/>
          <w:w w:val="16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077BB78D" w14:textId="77777777" w:rsidR="00C220EB"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8"/>
          <w:w w:val="115"/>
          <w:sz w:val="20"/>
        </w:rPr>
        <w:t xml:space="preserve"> </w:t>
      </w:r>
      <w:r>
        <w:rPr>
          <w:rFonts w:ascii="Cambria"/>
          <w:spacing w:val="17"/>
          <w:w w:val="115"/>
          <w:sz w:val="20"/>
        </w:rPr>
        <w:t>mailpiece_coded_v</w:t>
      </w:r>
      <w:r>
        <w:rPr>
          <w:rFonts w:ascii="Cambria"/>
          <w:spacing w:val="-24"/>
          <w:w w:val="115"/>
          <w:sz w:val="20"/>
        </w:rPr>
        <w:t xml:space="preserve"> </w:t>
      </w:r>
      <w:r>
        <w:rPr>
          <w:rFonts w:ascii="Cambria"/>
          <w:spacing w:val="-10"/>
          <w:w w:val="115"/>
          <w:sz w:val="20"/>
        </w:rPr>
        <w:t>2</w:t>
      </w:r>
    </w:p>
    <w:p w14:paraId="077BB78E"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8F" w14:textId="77777777" w:rsidR="00C220EB" w:rsidRDefault="00000000">
      <w:pPr>
        <w:spacing w:before="5"/>
        <w:ind w:left="152"/>
        <w:rPr>
          <w:rFonts w:ascii="Cambria"/>
          <w:sz w:val="20"/>
        </w:rPr>
      </w:pPr>
      <w:r>
        <w:rPr>
          <w:rFonts w:ascii="Cambria"/>
          <w:spacing w:val="-10"/>
          <w:w w:val="135"/>
          <w:sz w:val="20"/>
        </w:rPr>
        <w:t>)</w:t>
      </w:r>
    </w:p>
    <w:p w14:paraId="077BB790" w14:textId="77777777" w:rsidR="00C220EB" w:rsidRDefault="00000000">
      <w:pPr>
        <w:spacing w:before="4" w:line="244" w:lineRule="auto"/>
        <w:ind w:left="536" w:right="7576" w:hanging="381"/>
        <w:rPr>
          <w:rFonts w:ascii="Cambria"/>
          <w:sz w:val="20"/>
        </w:rPr>
      </w:pPr>
      <w:r>
        <w:rPr>
          <w:rFonts w:ascii="Cambria"/>
          <w:w w:val="225"/>
          <w:sz w:val="20"/>
        </w:rPr>
        <w:t xml:space="preserve">, </w:t>
      </w:r>
      <w:r>
        <w:rPr>
          <w:rFonts w:ascii="Cambria"/>
          <w:spacing w:val="15"/>
          <w:w w:val="110"/>
          <w:sz w:val="20"/>
        </w:rPr>
        <w:t>mp_coded</w:t>
      </w:r>
      <w:r>
        <w:rPr>
          <w:rFonts w:ascii="Cambria"/>
          <w:spacing w:val="80"/>
          <w:w w:val="110"/>
          <w:sz w:val="20"/>
        </w:rPr>
        <w:t xml:space="preserve"> </w:t>
      </w:r>
      <w:r>
        <w:rPr>
          <w:rFonts w:ascii="Cambria"/>
          <w:color w:val="0000FF"/>
          <w:w w:val="110"/>
          <w:sz w:val="20"/>
        </w:rPr>
        <w:t>AS</w:t>
      </w:r>
      <w:r>
        <w:rPr>
          <w:rFonts w:ascii="Cambria"/>
          <w:color w:val="0000FF"/>
          <w:spacing w:val="40"/>
          <w:w w:val="130"/>
          <w:sz w:val="20"/>
        </w:rPr>
        <w:t xml:space="preserve"> </w:t>
      </w:r>
      <w:r>
        <w:rPr>
          <w:rFonts w:ascii="Cambria"/>
          <w:w w:val="130"/>
          <w:sz w:val="20"/>
        </w:rPr>
        <w:t xml:space="preserve">( </w:t>
      </w:r>
      <w:r>
        <w:rPr>
          <w:rFonts w:ascii="Cambria"/>
          <w:color w:val="0000FF"/>
          <w:spacing w:val="14"/>
          <w:sz w:val="20"/>
        </w:rPr>
        <w:t>SELECT</w:t>
      </w:r>
      <w:r>
        <w:rPr>
          <w:rFonts w:ascii="Cambria"/>
          <w:color w:val="0000FF"/>
          <w:spacing w:val="60"/>
          <w:sz w:val="20"/>
        </w:rPr>
        <w:t xml:space="preserve"> </w:t>
      </w:r>
      <w:r>
        <w:rPr>
          <w:rFonts w:ascii="Cambria"/>
          <w:color w:val="0000FF"/>
          <w:spacing w:val="15"/>
          <w:sz w:val="20"/>
        </w:rPr>
        <w:t>DISTINCT</w:t>
      </w:r>
    </w:p>
    <w:p w14:paraId="077BB791" w14:textId="77777777" w:rsidR="00C220EB"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077BB792" w14:textId="77777777" w:rsidR="00C220EB" w:rsidRDefault="00000000">
      <w:pPr>
        <w:spacing w:before="5"/>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077BB793"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94" w14:textId="77777777" w:rsidR="00C220EB" w:rsidRDefault="00000000">
      <w:pPr>
        <w:spacing w:before="4"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077BB795" w14:textId="77777777" w:rsidR="00C220EB" w:rsidRDefault="00000000">
      <w:pPr>
        <w:ind w:left="789"/>
        <w:rPr>
          <w:rFonts w:ascii="Cambria"/>
          <w:sz w:val="20"/>
        </w:rPr>
      </w:pPr>
      <w:r>
        <w:rPr>
          <w:rFonts w:ascii="Cambria"/>
          <w:spacing w:val="15"/>
          <w:w w:val="105"/>
          <w:sz w:val="20"/>
        </w:rPr>
        <w:t>mp_coded_raw</w:t>
      </w:r>
    </w:p>
    <w:p w14:paraId="077BB796" w14:textId="77777777" w:rsidR="00C220EB" w:rsidRDefault="00000000">
      <w:pPr>
        <w:pStyle w:val="BodyText"/>
        <w:rPr>
          <w:rFonts w:ascii="Cambria"/>
          <w:sz w:val="20"/>
        </w:rPr>
      </w:pPr>
      <w:r>
        <w:br w:type="column"/>
      </w:r>
    </w:p>
    <w:p w14:paraId="077BB797" w14:textId="77777777" w:rsidR="00C220EB" w:rsidRDefault="00C220EB">
      <w:pPr>
        <w:pStyle w:val="BodyText"/>
        <w:rPr>
          <w:rFonts w:ascii="Cambria"/>
          <w:sz w:val="20"/>
        </w:rPr>
      </w:pPr>
    </w:p>
    <w:p w14:paraId="077BB798" w14:textId="77777777" w:rsidR="00C220EB" w:rsidRDefault="00C220EB">
      <w:pPr>
        <w:pStyle w:val="BodyText"/>
        <w:rPr>
          <w:rFonts w:ascii="Cambria"/>
          <w:sz w:val="20"/>
        </w:rPr>
      </w:pPr>
    </w:p>
    <w:p w14:paraId="077BB799" w14:textId="77777777" w:rsidR="00C220EB" w:rsidRDefault="00C220EB">
      <w:pPr>
        <w:pStyle w:val="BodyText"/>
        <w:rPr>
          <w:rFonts w:ascii="Cambria"/>
          <w:sz w:val="20"/>
        </w:rPr>
      </w:pPr>
    </w:p>
    <w:p w14:paraId="077BB79A" w14:textId="77777777" w:rsidR="00C220EB" w:rsidRDefault="00C220EB">
      <w:pPr>
        <w:pStyle w:val="BodyText"/>
        <w:rPr>
          <w:rFonts w:ascii="Cambria"/>
          <w:sz w:val="20"/>
        </w:rPr>
      </w:pPr>
    </w:p>
    <w:p w14:paraId="077BB79B" w14:textId="77777777" w:rsidR="00C220EB" w:rsidRDefault="00C220EB">
      <w:pPr>
        <w:pStyle w:val="BodyText"/>
        <w:spacing w:before="32"/>
        <w:rPr>
          <w:rFonts w:ascii="Cambria"/>
          <w:sz w:val="20"/>
        </w:rPr>
      </w:pPr>
    </w:p>
    <w:p w14:paraId="077BB79C" w14:textId="77777777" w:rsidR="00C220EB" w:rsidRDefault="00000000">
      <w:pPr>
        <w:spacing w:before="1"/>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077BB79D"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9E" w14:textId="77777777" w:rsidR="00C220EB" w:rsidRDefault="00000000">
      <w:pPr>
        <w:spacing w:before="5"/>
        <w:ind w:left="152"/>
        <w:rPr>
          <w:rFonts w:ascii="Cambria"/>
          <w:sz w:val="20"/>
        </w:rPr>
      </w:pPr>
      <w:r>
        <w:rPr>
          <w:rFonts w:ascii="Cambria"/>
          <w:noProof/>
          <w:sz w:val="20"/>
        </w:rPr>
        <mc:AlternateContent>
          <mc:Choice Requires="wps">
            <w:drawing>
              <wp:anchor distT="0" distB="0" distL="0" distR="0" simplePos="0" relativeHeight="15755264" behindDoc="0" locked="0" layoutInCell="1" allowOverlap="1" wp14:anchorId="077BB88C" wp14:editId="077BB88D">
                <wp:simplePos x="0" y="0"/>
                <wp:positionH relativeFrom="page">
                  <wp:posOffset>499516</wp:posOffset>
                </wp:positionH>
                <wp:positionV relativeFrom="page">
                  <wp:posOffset>572897</wp:posOffset>
                </wp:positionV>
                <wp:extent cx="1270" cy="8654415"/>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55264" id="docshape181"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rFonts w:ascii="Cambria"/>
          <w:noProof/>
          <w:sz w:val="20"/>
        </w:rPr>
        <mc:AlternateContent>
          <mc:Choice Requires="wps">
            <w:drawing>
              <wp:anchor distT="0" distB="0" distL="0" distR="0" simplePos="0" relativeHeight="484647424" behindDoc="1" locked="0" layoutInCell="1" allowOverlap="1" wp14:anchorId="077BB88E" wp14:editId="077BB88F">
                <wp:simplePos x="0" y="0"/>
                <wp:positionH relativeFrom="page">
                  <wp:posOffset>7060489</wp:posOffset>
                </wp:positionH>
                <wp:positionV relativeFrom="page">
                  <wp:posOffset>572897</wp:posOffset>
                </wp:positionV>
                <wp:extent cx="1270" cy="8654415"/>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8669056" id="docshape182"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r>
        <w:rPr>
          <w:rFonts w:ascii="Cambria"/>
          <w:spacing w:val="-10"/>
          <w:w w:val="135"/>
          <w:sz w:val="20"/>
        </w:rPr>
        <w:t>)</w:t>
      </w:r>
    </w:p>
    <w:p w14:paraId="077BB79F" w14:textId="77777777" w:rsidR="00C220EB" w:rsidRDefault="00000000">
      <w:pPr>
        <w:spacing w:before="4" w:line="244" w:lineRule="auto"/>
        <w:ind w:left="536" w:right="8686" w:hanging="381"/>
        <w:rPr>
          <w:rFonts w:ascii="Cambria"/>
          <w:sz w:val="20"/>
        </w:rPr>
      </w:pPr>
      <w:r>
        <w:rPr>
          <w:rFonts w:ascii="Cambria"/>
          <w:w w:val="225"/>
          <w:sz w:val="20"/>
        </w:rPr>
        <w:t xml:space="preserve">, </w:t>
      </w:r>
      <w:r>
        <w:rPr>
          <w:rFonts w:ascii="Cambria"/>
          <w:spacing w:val="16"/>
          <w:w w:val="110"/>
          <w:sz w:val="20"/>
        </w:rPr>
        <w:t>coded_agg</w:t>
      </w:r>
      <w:r>
        <w:rPr>
          <w:rFonts w:ascii="Cambria"/>
          <w:spacing w:val="80"/>
          <w:w w:val="110"/>
          <w:sz w:val="20"/>
        </w:rPr>
        <w:t xml:space="preserve"> </w:t>
      </w:r>
      <w:r>
        <w:rPr>
          <w:rFonts w:ascii="Cambria"/>
          <w:color w:val="0000FF"/>
          <w:w w:val="110"/>
          <w:sz w:val="20"/>
        </w:rPr>
        <w:t>AS</w:t>
      </w:r>
      <w:r>
        <w:rPr>
          <w:rFonts w:ascii="Cambria"/>
          <w:color w:val="0000FF"/>
          <w:spacing w:val="40"/>
          <w:w w:val="135"/>
          <w:sz w:val="20"/>
        </w:rPr>
        <w:t xml:space="preserve"> </w:t>
      </w:r>
      <w:r>
        <w:rPr>
          <w:rFonts w:ascii="Cambria"/>
          <w:w w:val="135"/>
          <w:sz w:val="20"/>
        </w:rPr>
        <w:t xml:space="preserve">( </w:t>
      </w:r>
      <w:r>
        <w:rPr>
          <w:rFonts w:ascii="Cambria"/>
          <w:color w:val="0000FF"/>
          <w:spacing w:val="12"/>
          <w:w w:val="110"/>
          <w:sz w:val="20"/>
        </w:rPr>
        <w:t>SELECT</w:t>
      </w:r>
    </w:p>
    <w:p w14:paraId="077BB7A0"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A1"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A2" w14:textId="77777777" w:rsidR="00C220EB" w:rsidRDefault="00000000">
      <w:pPr>
        <w:spacing w:before="4" w:line="244" w:lineRule="auto"/>
        <w:ind w:left="535" w:right="6537" w:hanging="3"/>
        <w:rPr>
          <w:rFonts w:ascii="Cambria"/>
          <w:sz w:val="20"/>
        </w:rPr>
      </w:pPr>
      <w:r>
        <w:rPr>
          <w:rFonts w:ascii="Cambria"/>
          <w:w w:val="110"/>
          <w:sz w:val="20"/>
        </w:rPr>
        <w:t>,</w:t>
      </w:r>
      <w:r>
        <w:rPr>
          <w:rFonts w:ascii="Cambria"/>
          <w:spacing w:val="51"/>
          <w:w w:val="110"/>
          <w:sz w:val="20"/>
        </w:rPr>
        <w:t xml:space="preserve"> </w:t>
      </w:r>
      <w:r>
        <w:rPr>
          <w:rFonts w:ascii="Cambria"/>
          <w:color w:val="0000FF"/>
          <w:spacing w:val="10"/>
          <w:sz w:val="20"/>
        </w:rPr>
        <w:t>SUM</w:t>
      </w:r>
      <w:r>
        <w:rPr>
          <w:rFonts w:ascii="Cambria"/>
          <w:color w:val="0000FF"/>
          <w:spacing w:val="-18"/>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relevant_coded</w:t>
      </w:r>
      <w:r>
        <w:rPr>
          <w:rFonts w:ascii="Cambria"/>
          <w:spacing w:val="-20"/>
          <w:w w:val="110"/>
          <w:sz w:val="20"/>
        </w:rPr>
        <w:t xml:space="preserve"> </w:t>
      </w:r>
      <w:r>
        <w:rPr>
          <w:rFonts w:ascii="Cambria"/>
          <w:w w:val="110"/>
          <w:sz w:val="20"/>
        </w:rPr>
        <w:t>)</w:t>
      </w:r>
      <w:r>
        <w:rPr>
          <w:rFonts w:ascii="Cambria"/>
          <w:spacing w:val="74"/>
          <w:w w:val="110"/>
          <w:sz w:val="20"/>
        </w:rPr>
        <w:t xml:space="preserve"> </w:t>
      </w:r>
      <w:r>
        <w:rPr>
          <w:rFonts w:ascii="Cambria"/>
          <w:spacing w:val="16"/>
          <w:w w:val="110"/>
          <w:sz w:val="20"/>
        </w:rPr>
        <w:t xml:space="preserve">num_coded </w:t>
      </w:r>
      <w:r>
        <w:rPr>
          <w:rFonts w:ascii="Cambria"/>
          <w:color w:val="0000FF"/>
          <w:spacing w:val="8"/>
          <w:sz w:val="20"/>
        </w:rPr>
        <w:t>FROM</w:t>
      </w:r>
    </w:p>
    <w:p w14:paraId="077BB7A3" w14:textId="77777777" w:rsidR="00C220EB" w:rsidRDefault="00000000">
      <w:pPr>
        <w:spacing w:line="244" w:lineRule="auto"/>
        <w:ind w:left="536" w:right="9053" w:firstLine="252"/>
        <w:rPr>
          <w:rFonts w:ascii="Cambria"/>
          <w:sz w:val="20"/>
        </w:rPr>
      </w:pPr>
      <w:r>
        <w:rPr>
          <w:rFonts w:ascii="Cambria"/>
          <w:spacing w:val="13"/>
          <w:w w:val="105"/>
          <w:sz w:val="20"/>
        </w:rPr>
        <w:t xml:space="preserve">mp_coded </w:t>
      </w:r>
      <w:r>
        <w:rPr>
          <w:rFonts w:ascii="Cambria"/>
          <w:color w:val="0000FF"/>
          <w:spacing w:val="11"/>
          <w:w w:val="105"/>
          <w:sz w:val="20"/>
        </w:rPr>
        <w:t>GROUP</w:t>
      </w:r>
      <w:r>
        <w:rPr>
          <w:rFonts w:ascii="Cambria"/>
          <w:color w:val="0000FF"/>
          <w:spacing w:val="55"/>
          <w:w w:val="105"/>
          <w:sz w:val="20"/>
        </w:rPr>
        <w:t xml:space="preserve"> </w:t>
      </w:r>
      <w:r>
        <w:rPr>
          <w:rFonts w:ascii="Cambria"/>
          <w:color w:val="0000FF"/>
          <w:w w:val="105"/>
          <w:sz w:val="20"/>
        </w:rPr>
        <w:t>BY</w:t>
      </w:r>
      <w:r>
        <w:rPr>
          <w:rFonts w:ascii="Cambria"/>
          <w:color w:val="0000FF"/>
          <w:spacing w:val="50"/>
          <w:w w:val="105"/>
          <w:sz w:val="20"/>
        </w:rPr>
        <w:t xml:space="preserve"> </w:t>
      </w:r>
      <w:r>
        <w:rPr>
          <w:rFonts w:ascii="Cambria"/>
          <w:w w:val="105"/>
          <w:sz w:val="20"/>
        </w:rPr>
        <w:t>1</w:t>
      </w:r>
      <w:r>
        <w:rPr>
          <w:rFonts w:ascii="Cambria"/>
          <w:spacing w:val="-26"/>
          <w:w w:val="105"/>
          <w:sz w:val="20"/>
        </w:rPr>
        <w:t xml:space="preserve"> </w:t>
      </w:r>
      <w:r>
        <w:rPr>
          <w:rFonts w:ascii="Cambria"/>
          <w:w w:val="225"/>
          <w:sz w:val="20"/>
        </w:rPr>
        <w:t>,</w:t>
      </w:r>
      <w:r>
        <w:rPr>
          <w:rFonts w:ascii="Cambria"/>
          <w:spacing w:val="-4"/>
          <w:w w:val="225"/>
          <w:sz w:val="20"/>
        </w:rPr>
        <w:t xml:space="preserve"> </w:t>
      </w:r>
      <w:r>
        <w:rPr>
          <w:rFonts w:ascii="Cambria"/>
          <w:w w:val="105"/>
          <w:sz w:val="20"/>
        </w:rPr>
        <w:t>2</w:t>
      </w:r>
    </w:p>
    <w:p w14:paraId="077BB7A4" w14:textId="77777777" w:rsidR="00C220EB" w:rsidRDefault="00000000">
      <w:pPr>
        <w:ind w:left="152"/>
        <w:rPr>
          <w:rFonts w:ascii="Cambria"/>
          <w:sz w:val="20"/>
        </w:rPr>
      </w:pPr>
      <w:r>
        <w:rPr>
          <w:rFonts w:ascii="Cambria"/>
          <w:spacing w:val="-10"/>
          <w:w w:val="135"/>
          <w:sz w:val="20"/>
        </w:rPr>
        <w:t>)</w:t>
      </w:r>
    </w:p>
    <w:p w14:paraId="077BB7A5" w14:textId="77777777" w:rsidR="00C220EB" w:rsidRDefault="00000000">
      <w:pPr>
        <w:spacing w:before="5" w:line="244" w:lineRule="auto"/>
        <w:ind w:left="536" w:right="6916" w:hanging="381"/>
        <w:rPr>
          <w:rFonts w:ascii="Cambria"/>
          <w:sz w:val="20"/>
        </w:rPr>
      </w:pPr>
      <w:r>
        <w:rPr>
          <w:rFonts w:ascii="Cambria"/>
          <w:w w:val="215"/>
          <w:sz w:val="20"/>
        </w:rPr>
        <w:t>,</w:t>
      </w:r>
      <w:r>
        <w:rPr>
          <w:rFonts w:ascii="Cambria"/>
          <w:spacing w:val="4"/>
          <w:w w:val="21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8"/>
          <w:w w:val="115"/>
          <w:sz w:val="20"/>
        </w:rPr>
        <w:t>Assigned_raw</w:t>
      </w:r>
      <w:r>
        <w:rPr>
          <w:rFonts w:ascii="Cambria"/>
          <w:spacing w:val="52"/>
          <w:w w:val="11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077BB7A6" w14:textId="77777777" w:rsidR="00C220EB" w:rsidRDefault="00000000">
      <w:pPr>
        <w:ind w:left="789"/>
        <w:rPr>
          <w:rFonts w:ascii="Cambria"/>
          <w:sz w:val="20"/>
        </w:rPr>
      </w:pPr>
      <w:r>
        <w:rPr>
          <w:rFonts w:ascii="Cambria"/>
          <w:spacing w:val="17"/>
          <w:w w:val="115"/>
          <w:sz w:val="20"/>
        </w:rPr>
        <w:t>destination</w:t>
      </w:r>
      <w:r>
        <w:rPr>
          <w:rFonts w:ascii="Cambria"/>
          <w:spacing w:val="-25"/>
          <w:w w:val="115"/>
          <w:sz w:val="20"/>
        </w:rPr>
        <w:t xml:space="preserve"> </w:t>
      </w:r>
      <w:r>
        <w:rPr>
          <w:rFonts w:ascii="Cambria"/>
          <w:spacing w:val="16"/>
          <w:w w:val="115"/>
          <w:sz w:val="20"/>
        </w:rPr>
        <w:t>Assigned</w:t>
      </w:r>
      <w:r>
        <w:rPr>
          <w:rFonts w:ascii="Cambria"/>
          <w:spacing w:val="-10"/>
          <w:w w:val="115"/>
          <w:sz w:val="20"/>
        </w:rPr>
        <w:t xml:space="preserve"> </w:t>
      </w:r>
      <w:r>
        <w:rPr>
          <w:rFonts w:ascii="Cambria"/>
          <w:w w:val="115"/>
          <w:sz w:val="20"/>
        </w:rPr>
        <w:t>.</w:t>
      </w:r>
      <w:r>
        <w:rPr>
          <w:rFonts w:ascii="Cambria"/>
          <w:spacing w:val="-12"/>
          <w:w w:val="115"/>
          <w:sz w:val="20"/>
        </w:rPr>
        <w:t xml:space="preserve"> </w:t>
      </w:r>
      <w:r>
        <w:rPr>
          <w:rFonts w:ascii="Cambria"/>
          <w:spacing w:val="16"/>
          <w:w w:val="115"/>
          <w:sz w:val="20"/>
        </w:rPr>
        <w:t>sorting</w:t>
      </w:r>
      <w:r>
        <w:rPr>
          <w:rFonts w:ascii="Cambria"/>
          <w:spacing w:val="-25"/>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9"/>
          <w:w w:val="115"/>
          <w:sz w:val="20"/>
        </w:rPr>
        <w:t>Id</w:t>
      </w:r>
      <w:r>
        <w:rPr>
          <w:rFonts w:ascii="Cambria"/>
          <w:spacing w:val="60"/>
          <w:w w:val="115"/>
          <w:sz w:val="20"/>
        </w:rPr>
        <w:t xml:space="preserve">  </w:t>
      </w:r>
      <w:r>
        <w:rPr>
          <w:rFonts w:ascii="Cambria"/>
          <w:spacing w:val="16"/>
          <w:w w:val="115"/>
          <w:sz w:val="20"/>
        </w:rPr>
        <w:t>sorting</w:t>
      </w:r>
      <w:r>
        <w:rPr>
          <w:rFonts w:ascii="Cambria"/>
          <w:spacing w:val="-24"/>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4"/>
          <w:w w:val="115"/>
          <w:sz w:val="20"/>
        </w:rPr>
        <w:t>Id</w:t>
      </w:r>
    </w:p>
    <w:p w14:paraId="077BB7A7" w14:textId="77777777" w:rsidR="00C220EB" w:rsidRDefault="00000000">
      <w:pPr>
        <w:spacing w:before="4"/>
        <w:ind w:left="532"/>
        <w:rPr>
          <w:rFonts w:ascii="Cambria" w:hAnsi="Cambria"/>
          <w:sz w:val="20"/>
        </w:rPr>
      </w:pPr>
      <w:r>
        <w:rPr>
          <w:rFonts w:ascii="Cambria" w:hAnsi="Cambria"/>
          <w:w w:val="115"/>
          <w:sz w:val="20"/>
        </w:rPr>
        <w:t>,</w:t>
      </w:r>
      <w:r>
        <w:rPr>
          <w:rFonts w:ascii="Cambria" w:hAnsi="Cambria"/>
          <w:spacing w:val="46"/>
          <w:w w:val="11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w w:val="105"/>
          <w:sz w:val="20"/>
        </w:rPr>
        <w:t>DATE_ADD</w:t>
      </w:r>
      <w:r>
        <w:rPr>
          <w:rFonts w:ascii="Cambria" w:hAnsi="Cambria"/>
          <w:spacing w:val="-17"/>
          <w:w w:val="10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8"/>
          <w:w w:val="115"/>
          <w:sz w:val="20"/>
        </w:rPr>
        <w:t xml:space="preserve"> </w:t>
      </w:r>
      <w:r>
        <w:rPr>
          <w:rFonts w:ascii="Cambria" w:hAnsi="Cambria"/>
          <w:spacing w:val="10"/>
          <w:w w:val="115"/>
          <w:sz w:val="20"/>
        </w:rPr>
        <w:t>-</w:t>
      </w:r>
      <w:r>
        <w:rPr>
          <w:rFonts w:ascii="Cambria" w:hAnsi="Cambria"/>
          <w:w w:val="105"/>
          <w:sz w:val="20"/>
        </w:rPr>
        <w:t>6</w:t>
      </w:r>
      <w:r>
        <w:rPr>
          <w:rFonts w:ascii="Cambria" w:hAnsi="Cambria"/>
          <w:spacing w:val="-26"/>
          <w:w w:val="105"/>
          <w:sz w:val="20"/>
        </w:rPr>
        <w:t xml:space="preserve"> </w:t>
      </w:r>
      <w:r>
        <w:rPr>
          <w:rFonts w:ascii="Cambria" w:hAnsi="Cambria"/>
          <w:w w:val="115"/>
          <w:sz w:val="20"/>
        </w:rPr>
        <w:t>,</w:t>
      </w:r>
      <w:r>
        <w:rPr>
          <w:rFonts w:ascii="Cambria" w:hAnsi="Cambria"/>
          <w:spacing w:val="50"/>
          <w:w w:val="115"/>
          <w:sz w:val="20"/>
        </w:rPr>
        <w:t xml:space="preserve"> </w:t>
      </w:r>
      <w:r>
        <w:rPr>
          <w:rFonts w:ascii="Cambria" w:hAnsi="Cambria"/>
          <w:spacing w:val="17"/>
          <w:w w:val="115"/>
          <w:sz w:val="20"/>
        </w:rPr>
        <w:t>destination</w:t>
      </w:r>
      <w:r>
        <w:rPr>
          <w:rFonts w:ascii="Cambria" w:hAnsi="Cambria"/>
          <w:spacing w:val="-31"/>
          <w:w w:val="115"/>
          <w:sz w:val="20"/>
        </w:rPr>
        <w:t xml:space="preserve"> </w:t>
      </w:r>
      <w:r>
        <w:rPr>
          <w:rFonts w:ascii="Cambria" w:hAnsi="Cambria"/>
          <w:spacing w:val="16"/>
          <w:w w:val="115"/>
          <w:sz w:val="20"/>
        </w:rPr>
        <w:t>Assigned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56"/>
          <w:w w:val="115"/>
          <w:sz w:val="20"/>
        </w:rPr>
        <w:t xml:space="preserve"> </w:t>
      </w:r>
      <w:r>
        <w:rPr>
          <w:rFonts w:ascii="Cambria" w:hAnsi="Cambria"/>
          <w:color w:val="0000FF"/>
          <w:w w:val="105"/>
          <w:sz w:val="20"/>
        </w:rPr>
        <w:t>AT</w:t>
      </w:r>
      <w:r>
        <w:rPr>
          <w:rFonts w:ascii="Cambria" w:hAnsi="Cambria"/>
          <w:color w:val="0000FF"/>
          <w:spacing w:val="69"/>
          <w:w w:val="115"/>
          <w:sz w:val="20"/>
        </w:rPr>
        <w:t xml:space="preserve"> </w:t>
      </w:r>
      <w:r>
        <w:rPr>
          <w:rFonts w:ascii="Cambria" w:hAnsi="Cambria"/>
          <w:color w:val="0000FF"/>
          <w:spacing w:val="12"/>
          <w:w w:val="115"/>
          <w:sz w:val="20"/>
        </w:rPr>
        <w:t>TIME</w:t>
      </w:r>
      <w:r>
        <w:rPr>
          <w:rFonts w:ascii="Cambria" w:hAnsi="Cambria"/>
          <w:color w:val="0000FF"/>
          <w:spacing w:val="72"/>
          <w:w w:val="115"/>
          <w:sz w:val="20"/>
        </w:rPr>
        <w:t xml:space="preserve"> </w:t>
      </w:r>
      <w:r>
        <w:rPr>
          <w:rFonts w:ascii="Cambria" w:hAnsi="Cambria"/>
          <w:color w:val="0000FF"/>
          <w:spacing w:val="12"/>
          <w:w w:val="105"/>
          <w:sz w:val="20"/>
        </w:rPr>
        <w:t>ZONE</w:t>
      </w:r>
      <w:r>
        <w:rPr>
          <w:rFonts w:ascii="Cambria" w:hAnsi="Cambria"/>
          <w:color w:val="0000FF"/>
          <w:spacing w:val="69"/>
          <w:w w:val="115"/>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2"/>
          <w:w w:val="115"/>
          <w:sz w:val="20"/>
        </w:rPr>
        <w:t xml:space="preserve"> </w:t>
      </w:r>
      <w:r>
        <w:rPr>
          <w:rFonts w:ascii="Cambria" w:hAnsi="Cambria"/>
          <w:color w:val="FF0000"/>
          <w:w w:val="115"/>
          <w:sz w:val="20"/>
        </w:rPr>
        <w:t>/</w:t>
      </w:r>
      <w:r>
        <w:rPr>
          <w:rFonts w:ascii="Cambria" w:hAnsi="Cambria"/>
          <w:color w:val="FF0000"/>
          <w:spacing w:val="-23"/>
          <w:w w:val="115"/>
          <w:sz w:val="20"/>
        </w:rPr>
        <w:t xml:space="preserve"> </w:t>
      </w:r>
      <w:r>
        <w:rPr>
          <w:rFonts w:ascii="Cambria" w:hAnsi="Cambria"/>
          <w:color w:val="FF0000"/>
          <w:spacing w:val="12"/>
          <w:w w:val="115"/>
          <w:sz w:val="20"/>
        </w:rPr>
        <w:t>Zurich</w:t>
      </w:r>
    </w:p>
    <w:p w14:paraId="077BB7A8" w14:textId="77777777" w:rsidR="00C220EB"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7"/>
          <w:w w:val="120"/>
          <w:sz w:val="20"/>
        </w:rPr>
        <w:t>destination</w:t>
      </w:r>
      <w:r>
        <w:rPr>
          <w:rFonts w:ascii="Cambria"/>
          <w:spacing w:val="-32"/>
          <w:w w:val="120"/>
          <w:sz w:val="20"/>
        </w:rPr>
        <w:t xml:space="preserve"> </w:t>
      </w:r>
      <w:r>
        <w:rPr>
          <w:rFonts w:ascii="Cambria"/>
          <w:spacing w:val="16"/>
          <w:w w:val="120"/>
          <w:sz w:val="20"/>
        </w:rPr>
        <w:t>Assigned</w:t>
      </w:r>
      <w:r>
        <w:rPr>
          <w:rFonts w:ascii="Cambria"/>
          <w:spacing w:val="-22"/>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077BB7A9" w14:textId="77777777" w:rsidR="00C220EB" w:rsidRDefault="00000000">
      <w:pPr>
        <w:spacing w:before="5" w:line="244" w:lineRule="auto"/>
        <w:ind w:left="535" w:right="1659" w:hanging="3"/>
        <w:rPr>
          <w:rFonts w:ascii="Cambria"/>
          <w:sz w:val="20"/>
        </w:rPr>
      </w:pPr>
      <w:r>
        <w:rPr>
          <w:rFonts w:ascii="Cambria"/>
          <w:w w:val="115"/>
          <w:sz w:val="20"/>
        </w:rPr>
        <w:t>,</w:t>
      </w:r>
      <w:r>
        <w:rPr>
          <w:rFonts w:ascii="Cambria"/>
          <w:spacing w:val="80"/>
          <w:w w:val="115"/>
          <w:sz w:val="20"/>
        </w:rPr>
        <w:t xml:space="preserve"> </w:t>
      </w:r>
      <w:r>
        <w:rPr>
          <w:rFonts w:ascii="Cambria"/>
          <w:spacing w:val="17"/>
          <w:w w:val="115"/>
          <w:sz w:val="20"/>
        </w:rPr>
        <w:t>destination</w:t>
      </w:r>
      <w:r>
        <w:rPr>
          <w:rFonts w:ascii="Cambria"/>
          <w:spacing w:val="-27"/>
          <w:w w:val="115"/>
          <w:sz w:val="20"/>
        </w:rPr>
        <w:t xml:space="preserve"> </w:t>
      </w:r>
      <w:r>
        <w:rPr>
          <w:rFonts w:ascii="Cambria"/>
          <w:spacing w:val="16"/>
          <w:w w:val="115"/>
          <w:sz w:val="20"/>
        </w:rPr>
        <w:t>Assigned</w:t>
      </w:r>
      <w:r>
        <w:rPr>
          <w:rFonts w:ascii="Cambria"/>
          <w:spacing w:val="-13"/>
          <w:w w:val="115"/>
          <w:sz w:val="20"/>
        </w:rPr>
        <w:t xml:space="preserve"> </w:t>
      </w:r>
      <w:r>
        <w:rPr>
          <w:rFonts w:ascii="Cambria"/>
          <w:w w:val="115"/>
          <w:sz w:val="20"/>
        </w:rPr>
        <w:t>.</w:t>
      </w:r>
      <w:r>
        <w:rPr>
          <w:rFonts w:ascii="Cambria"/>
          <w:spacing w:val="-13"/>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7"/>
          <w:w w:val="115"/>
          <w:sz w:val="20"/>
        </w:rPr>
        <w:t>Parameters</w:t>
      </w:r>
      <w:r>
        <w:rPr>
          <w:rFonts w:ascii="Cambria"/>
          <w:spacing w:val="-13"/>
          <w:w w:val="115"/>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Process</w:t>
      </w:r>
      <w:r>
        <w:rPr>
          <w:rFonts w:ascii="Cambria"/>
          <w:spacing w:val="80"/>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 xml:space="preserve">Process </w:t>
      </w:r>
      <w:r>
        <w:rPr>
          <w:rFonts w:ascii="Cambria"/>
          <w:color w:val="0000FF"/>
          <w:spacing w:val="8"/>
          <w:w w:val="105"/>
          <w:sz w:val="20"/>
        </w:rPr>
        <w:t>FROM</w:t>
      </w:r>
    </w:p>
    <w:p w14:paraId="077BB7AA" w14:textId="77777777" w:rsidR="00C220EB" w:rsidRDefault="00000000">
      <w:pPr>
        <w:ind w:left="789"/>
        <w:rPr>
          <w:rFonts w:ascii="Cambria"/>
          <w:sz w:val="20"/>
        </w:rPr>
      </w:pPr>
      <w:r>
        <w:rPr>
          <w:rFonts w:ascii="Cambria"/>
          <w:spacing w:val="19"/>
          <w:w w:val="115"/>
          <w:sz w:val="20"/>
        </w:rPr>
        <w:t>curated_lsops</w:t>
      </w:r>
      <w:r>
        <w:rPr>
          <w:rFonts w:ascii="Cambria"/>
          <w:spacing w:val="2"/>
          <w:w w:val="115"/>
          <w:sz w:val="20"/>
        </w:rPr>
        <w:t xml:space="preserve"> </w:t>
      </w:r>
      <w:r>
        <w:rPr>
          <w:rFonts w:ascii="Cambria"/>
          <w:spacing w:val="18"/>
          <w:w w:val="115"/>
          <w:sz w:val="20"/>
        </w:rPr>
        <w:t>.</w:t>
      </w:r>
      <w:r>
        <w:rPr>
          <w:rFonts w:ascii="Cambria"/>
          <w:spacing w:val="4"/>
          <w:w w:val="115"/>
          <w:sz w:val="20"/>
        </w:rPr>
        <w:t xml:space="preserve"> </w:t>
      </w:r>
      <w:r>
        <w:rPr>
          <w:rFonts w:ascii="Cambria"/>
          <w:spacing w:val="19"/>
          <w:w w:val="115"/>
          <w:sz w:val="20"/>
        </w:rPr>
        <w:t>mailpiece_destinationassigned_v</w:t>
      </w:r>
      <w:r>
        <w:rPr>
          <w:rFonts w:ascii="Cambria"/>
          <w:spacing w:val="-14"/>
          <w:w w:val="115"/>
          <w:sz w:val="20"/>
        </w:rPr>
        <w:t xml:space="preserve"> </w:t>
      </w:r>
      <w:r>
        <w:rPr>
          <w:rFonts w:ascii="Cambria"/>
          <w:spacing w:val="-10"/>
          <w:w w:val="115"/>
          <w:sz w:val="20"/>
        </w:rPr>
        <w:t>2</w:t>
      </w:r>
    </w:p>
    <w:p w14:paraId="077BB7AB" w14:textId="77777777" w:rsidR="00C220EB" w:rsidRDefault="00000000">
      <w:pPr>
        <w:spacing w:before="4"/>
        <w:ind w:left="152"/>
        <w:rPr>
          <w:rFonts w:ascii="Cambria"/>
          <w:sz w:val="20"/>
        </w:rPr>
      </w:pPr>
      <w:r>
        <w:rPr>
          <w:rFonts w:ascii="Cambria"/>
          <w:spacing w:val="-10"/>
          <w:w w:val="135"/>
          <w:sz w:val="20"/>
        </w:rPr>
        <w:t>)</w:t>
      </w:r>
    </w:p>
    <w:p w14:paraId="077BB7AC" w14:textId="77777777" w:rsidR="00C220EB" w:rsidRDefault="00000000">
      <w:pPr>
        <w:spacing w:before="5" w:line="244" w:lineRule="auto"/>
        <w:ind w:left="536" w:right="7103" w:hanging="381"/>
        <w:rPr>
          <w:rFonts w:ascii="Cambria"/>
          <w:sz w:val="20"/>
        </w:rPr>
      </w:pPr>
      <w:r>
        <w:rPr>
          <w:rFonts w:ascii="Cambria"/>
          <w:w w:val="225"/>
          <w:sz w:val="20"/>
        </w:rPr>
        <w:t>,</w:t>
      </w:r>
      <w:r>
        <w:rPr>
          <w:rFonts w:ascii="Cambria"/>
          <w:spacing w:val="10"/>
          <w:w w:val="22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6"/>
          <w:w w:val="115"/>
          <w:sz w:val="20"/>
        </w:rPr>
        <w:t>Assigned</w:t>
      </w:r>
      <w:r>
        <w:rPr>
          <w:rFonts w:ascii="Cambria"/>
          <w:spacing w:val="68"/>
          <w:w w:val="115"/>
          <w:sz w:val="20"/>
        </w:rPr>
        <w:t xml:space="preserve"> </w:t>
      </w:r>
      <w:r>
        <w:rPr>
          <w:rFonts w:ascii="Cambria"/>
          <w:color w:val="0000FF"/>
          <w:w w:val="115"/>
          <w:sz w:val="20"/>
        </w:rPr>
        <w:t>AS</w:t>
      </w:r>
      <w:r>
        <w:rPr>
          <w:rFonts w:ascii="Cambria"/>
          <w:color w:val="0000FF"/>
          <w:spacing w:val="61"/>
          <w:w w:val="115"/>
          <w:sz w:val="20"/>
        </w:rPr>
        <w:t xml:space="preserve"> </w:t>
      </w:r>
      <w:r>
        <w:rPr>
          <w:rFonts w:ascii="Cambria"/>
          <w:w w:val="115"/>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077BB7AD" w14:textId="77777777" w:rsidR="00C220EB"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077BB7AE" w14:textId="77777777" w:rsidR="00C220EB" w:rsidRDefault="00000000">
      <w:pPr>
        <w:spacing w:before="4"/>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077BB7AF"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B0"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B1" w14:textId="77777777" w:rsidR="00C220EB" w:rsidRDefault="00C220EB">
      <w:pPr>
        <w:pStyle w:val="BodyText"/>
        <w:spacing w:before="133"/>
        <w:rPr>
          <w:rFonts w:ascii="Cambria"/>
          <w:sz w:val="20"/>
        </w:rPr>
      </w:pPr>
    </w:p>
    <w:p w14:paraId="077BB7B2" w14:textId="77777777" w:rsidR="00C220EB" w:rsidRDefault="00C220EB">
      <w:pPr>
        <w:pStyle w:val="BodyText"/>
        <w:rPr>
          <w:rFonts w:ascii="Cambria"/>
          <w:sz w:val="20"/>
        </w:rPr>
        <w:sectPr w:rsidR="00C220EB">
          <w:pgSz w:w="11910" w:h="16840"/>
          <w:pgMar w:top="440" w:right="0" w:bottom="1720" w:left="708" w:header="227" w:footer="1540" w:gutter="0"/>
          <w:cols w:space="720"/>
        </w:sectPr>
      </w:pPr>
    </w:p>
    <w:p w14:paraId="077BB7B3" w14:textId="77777777" w:rsidR="00C220EB" w:rsidRDefault="00000000">
      <w:pPr>
        <w:spacing w:before="60"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077BB7B4" w14:textId="77777777" w:rsidR="00C220EB" w:rsidRDefault="00000000">
      <w:pPr>
        <w:ind w:left="790"/>
        <w:rPr>
          <w:rFonts w:ascii="Cambria"/>
          <w:sz w:val="20"/>
        </w:rPr>
      </w:pPr>
      <w:r>
        <w:rPr>
          <w:rFonts w:ascii="Cambria"/>
          <w:spacing w:val="18"/>
          <w:w w:val="110"/>
          <w:sz w:val="20"/>
        </w:rPr>
        <w:t>mp_destination</w:t>
      </w:r>
      <w:r>
        <w:rPr>
          <w:rFonts w:ascii="Cambria"/>
          <w:spacing w:val="-14"/>
          <w:w w:val="110"/>
          <w:sz w:val="20"/>
        </w:rPr>
        <w:t xml:space="preserve"> </w:t>
      </w:r>
      <w:r>
        <w:rPr>
          <w:rFonts w:ascii="Cambria"/>
          <w:spacing w:val="16"/>
          <w:w w:val="115"/>
          <w:sz w:val="20"/>
        </w:rPr>
        <w:t>Assigned_raw</w:t>
      </w:r>
    </w:p>
    <w:p w14:paraId="077BB7B5" w14:textId="77777777" w:rsidR="00C220EB" w:rsidRDefault="00000000">
      <w:pPr>
        <w:spacing w:before="4"/>
        <w:ind w:left="152"/>
        <w:rPr>
          <w:rFonts w:ascii="Cambria"/>
          <w:sz w:val="20"/>
        </w:rPr>
      </w:pPr>
      <w:r>
        <w:rPr>
          <w:rFonts w:ascii="Cambria"/>
          <w:spacing w:val="-10"/>
          <w:w w:val="135"/>
          <w:sz w:val="20"/>
        </w:rPr>
        <w:t>)</w:t>
      </w:r>
    </w:p>
    <w:p w14:paraId="077BB7B6" w14:textId="77777777" w:rsidR="00C220EB" w:rsidRDefault="00000000">
      <w:pPr>
        <w:spacing w:before="60"/>
        <w:ind w:left="112"/>
        <w:rPr>
          <w:rFonts w:ascii="Cambria"/>
          <w:sz w:val="20"/>
        </w:rPr>
      </w:pPr>
      <w:r>
        <w:br w:type="column"/>
      </w: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077BB7B7" w14:textId="77777777" w:rsidR="00C220EB" w:rsidRDefault="00C220EB">
      <w:pPr>
        <w:rPr>
          <w:rFonts w:ascii="Cambria"/>
          <w:sz w:val="20"/>
        </w:rPr>
        <w:sectPr w:rsidR="00C220EB">
          <w:type w:val="continuous"/>
          <w:pgSz w:w="11910" w:h="16840"/>
          <w:pgMar w:top="0" w:right="0" w:bottom="280" w:left="708" w:header="227" w:footer="1540" w:gutter="0"/>
          <w:cols w:num="2" w:space="720" w:equalWidth="0">
            <w:col w:w="10298" w:space="40"/>
            <w:col w:w="864"/>
          </w:cols>
        </w:sectPr>
      </w:pPr>
    </w:p>
    <w:p w14:paraId="077BB7B8" w14:textId="77777777" w:rsidR="00C220EB" w:rsidRDefault="00000000">
      <w:pPr>
        <w:spacing w:before="5" w:line="244" w:lineRule="auto"/>
        <w:ind w:left="536" w:right="7103" w:hanging="381"/>
        <w:rPr>
          <w:rFonts w:ascii="Cambria"/>
          <w:sz w:val="20"/>
        </w:rPr>
      </w:pPr>
      <w:r>
        <w:rPr>
          <w:rFonts w:ascii="Cambria"/>
          <w:noProof/>
          <w:sz w:val="20"/>
        </w:rPr>
        <mc:AlternateContent>
          <mc:Choice Requires="wps">
            <w:drawing>
              <wp:anchor distT="0" distB="0" distL="0" distR="0" simplePos="0" relativeHeight="15756288" behindDoc="0" locked="0" layoutInCell="1" allowOverlap="1" wp14:anchorId="077BB890" wp14:editId="077BB891">
                <wp:simplePos x="0" y="0"/>
                <wp:positionH relativeFrom="page">
                  <wp:posOffset>499516</wp:posOffset>
                </wp:positionH>
                <wp:positionV relativeFrom="page">
                  <wp:posOffset>572897</wp:posOffset>
                </wp:positionV>
                <wp:extent cx="1270" cy="8654415"/>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332001pt;margin-top:45.110004pt;width:.1pt;height:681.45pt;mso-position-horizontal-relative:page;mso-position-vertical-relative:page;z-index:15756288" id="docshape183" coordorigin="787,902" coordsize="0,13629" path="m787,1141l787,902m787,1380l787,1141m787,1620l787,1380m787,1859l787,1620m787,2098l787,1859m787,2337l787,2098m787,2576l787,2337m787,2815l787,2576m787,3054l787,2815m787,3293l787,3054m787,3532l787,3293m787,3771l787,3532m787,4011l787,3771m787,4250l787,4011m787,4489l787,4250m787,4728l787,4489m787,4967l787,4728m787,5206l787,4967m787,5445l787,5206m787,5684l787,5445m787,5923l787,5684m787,6162l787,5923m787,6402l787,6162m787,6641l787,6402m787,6880l787,6641m787,7119l787,6880m787,7358l787,7119m787,7597l787,7358m787,7836l787,7597m787,8075l787,7836m787,8314l787,8075m787,8554l787,8314m787,8793l787,8554m787,9032l787,8793m787,9271l787,9032m787,9510l787,9271m787,9749l787,9510m787,9988l787,9749m787,10227l787,9988m787,10466l787,10227m787,10705l787,10466m787,10945l787,10705m787,11184l787,10945m787,11423l787,11184m787,11662l787,11423m787,11901l787,11662m787,12140l787,11901m787,12379l787,12140m787,12618l787,12379m787,12857l787,12618m787,13096l787,12857m787,13336l787,13096m787,13575l787,13336m787,13814l787,13575m787,14053l787,13814m787,14292l787,14053m787,14531l787,14292e" filled="false" stroked="true" strokeweight=".398pt" strokecolor="#000000">
                <v:path arrowok="t"/>
                <v:stroke dashstyle="solid"/>
                <w10:wrap type="none"/>
              </v:shape>
            </w:pict>
          </mc:Fallback>
        </mc:AlternateContent>
      </w:r>
      <w:r>
        <w:rPr>
          <w:rFonts w:ascii="Cambria"/>
          <w:noProof/>
          <w:sz w:val="20"/>
        </w:rPr>
        <mc:AlternateContent>
          <mc:Choice Requires="wps">
            <w:drawing>
              <wp:anchor distT="0" distB="0" distL="0" distR="0" simplePos="0" relativeHeight="484648448" behindDoc="1" locked="0" layoutInCell="1" allowOverlap="1" wp14:anchorId="077BB892" wp14:editId="077BB893">
                <wp:simplePos x="0" y="0"/>
                <wp:positionH relativeFrom="page">
                  <wp:posOffset>7060489</wp:posOffset>
                </wp:positionH>
                <wp:positionV relativeFrom="page">
                  <wp:posOffset>572897</wp:posOffset>
                </wp:positionV>
                <wp:extent cx="1270" cy="8654415"/>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5.944031pt;margin-top:45.110004pt;width:.1pt;height:681.45pt;mso-position-horizontal-relative:page;mso-position-vertical-relative:page;z-index:-18668032" id="docshape184" coordorigin="11119,902" coordsize="0,13629" path="m11119,1141l11119,902m11119,1380l11119,1141m11119,1620l11119,1380m11119,1859l11119,1620m11119,2098l11119,1859m11119,2337l11119,2098m11119,2576l11119,2337m11119,2815l11119,2576m11119,3054l11119,2815m11119,3293l11119,3054m11119,3532l11119,3293m11119,3771l11119,3532m11119,4011l11119,3771m11119,4250l11119,4011m11119,4489l11119,4250m11119,4728l11119,4489m11119,4967l11119,4728m11119,5206l11119,4967m11119,5445l11119,5206m11119,5684l11119,5445m11119,5923l11119,5684m11119,6162l11119,5923m11119,6402l11119,6162m11119,6641l11119,6402m11119,6880l11119,6641m11119,7119l11119,6880m11119,7358l11119,7119m11119,7597l11119,7358m11119,7836l11119,7597m11119,8075l11119,7836m11119,8314l11119,8075m11119,8554l11119,8314m11119,8793l11119,8554m11119,9032l11119,8793m11119,9271l11119,9032m11119,9510l11119,9271m11119,9749l11119,9510m11119,9988l11119,9749m11119,10227l11119,9988m11119,10466l11119,10227m11119,10705l11119,10466m11119,10945l11119,10705m11119,11184l11119,10945m11119,11423l11119,11184m11119,11662l11119,11423m11119,11901l11119,11662m11119,12140l11119,11901m11119,12379l11119,12140m11119,12618l11119,12379m11119,12857l11119,12618m11119,13096l11119,12857m11119,13336l11119,13096m11119,13575l11119,13336m11119,13814l11119,13575m11119,14053l11119,13814m11119,14292l11119,14053m11119,14531l11119,14292e" filled="false" stroked="true" strokeweight=".398pt" strokecolor="#000000">
                <v:path arrowok="t"/>
                <v:stroke dashstyle="solid"/>
                <w10:wrap type="none"/>
              </v:shape>
            </w:pict>
          </mc:Fallback>
        </mc:AlternateContent>
      </w:r>
      <w:r>
        <w:rPr>
          <w:rFonts w:ascii="Cambria"/>
          <w:w w:val="225"/>
          <w:sz w:val="20"/>
        </w:rPr>
        <w:t xml:space="preserve">, </w:t>
      </w:r>
      <w:r>
        <w:rPr>
          <w:rFonts w:ascii="Cambria"/>
          <w:spacing w:val="18"/>
          <w:w w:val="115"/>
          <w:sz w:val="20"/>
        </w:rPr>
        <w:t>destinationassigned_agg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B9"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BA" w14:textId="77777777" w:rsidR="00C220EB"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BB" w14:textId="77777777" w:rsidR="00C220EB" w:rsidRDefault="00000000">
      <w:pPr>
        <w:spacing w:before="4" w:line="244" w:lineRule="auto"/>
        <w:ind w:left="535" w:right="3074" w:hanging="3"/>
        <w:rPr>
          <w:rFonts w:ascii="Cambria"/>
          <w:sz w:val="20"/>
        </w:rPr>
      </w:pPr>
      <w:r>
        <w:rPr>
          <w:rFonts w:ascii="Cambria"/>
          <w:w w:val="115"/>
          <w:sz w:val="20"/>
        </w:rPr>
        <w:t>,</w:t>
      </w:r>
      <w:r>
        <w:rPr>
          <w:rFonts w:ascii="Cambria"/>
          <w:spacing w:val="55"/>
          <w:w w:val="11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5"/>
          <w:sz w:val="20"/>
        </w:rPr>
        <w:t>(</w:t>
      </w:r>
      <w:r>
        <w:rPr>
          <w:rFonts w:ascii="Cambria"/>
          <w:spacing w:val="-20"/>
          <w:w w:val="115"/>
          <w:sz w:val="20"/>
        </w:rPr>
        <w:t xml:space="preserve"> </w:t>
      </w:r>
      <w:r>
        <w:rPr>
          <w:rFonts w:ascii="Cambria"/>
          <w:spacing w:val="19"/>
          <w:w w:val="115"/>
          <w:sz w:val="20"/>
        </w:rPr>
        <w:t>relevant_destination</w:t>
      </w:r>
      <w:r>
        <w:rPr>
          <w:rFonts w:ascii="Cambria"/>
          <w:spacing w:val="-31"/>
          <w:w w:val="115"/>
          <w:sz w:val="20"/>
        </w:rPr>
        <w:t xml:space="preserve"> </w:t>
      </w:r>
      <w:r>
        <w:rPr>
          <w:rFonts w:ascii="Cambria"/>
          <w:spacing w:val="17"/>
          <w:w w:val="115"/>
          <w:sz w:val="20"/>
        </w:rPr>
        <w:t>Assigned</w:t>
      </w:r>
      <w:r>
        <w:rPr>
          <w:rFonts w:ascii="Cambria"/>
          <w:spacing w:val="-20"/>
          <w:w w:val="115"/>
          <w:sz w:val="20"/>
        </w:rPr>
        <w:t xml:space="preserve"> </w:t>
      </w:r>
      <w:r>
        <w:rPr>
          <w:rFonts w:ascii="Cambria"/>
          <w:w w:val="115"/>
          <w:sz w:val="20"/>
        </w:rPr>
        <w:t>)</w:t>
      </w:r>
      <w:r>
        <w:rPr>
          <w:rFonts w:ascii="Cambria"/>
          <w:spacing w:val="78"/>
          <w:w w:val="115"/>
          <w:sz w:val="20"/>
        </w:rPr>
        <w:t xml:space="preserve"> </w:t>
      </w:r>
      <w:r>
        <w:rPr>
          <w:rFonts w:ascii="Cambria"/>
          <w:spacing w:val="18"/>
          <w:w w:val="115"/>
          <w:sz w:val="20"/>
        </w:rPr>
        <w:t xml:space="preserve">num_destinationassigned </w:t>
      </w:r>
      <w:r>
        <w:rPr>
          <w:rFonts w:ascii="Cambria"/>
          <w:color w:val="0000FF"/>
          <w:spacing w:val="8"/>
          <w:w w:val="105"/>
          <w:sz w:val="20"/>
        </w:rPr>
        <w:t>FROM</w:t>
      </w:r>
    </w:p>
    <w:p w14:paraId="077BB7BC" w14:textId="77777777" w:rsidR="00C220EB" w:rsidRDefault="00000000">
      <w:pPr>
        <w:spacing w:line="244" w:lineRule="auto"/>
        <w:ind w:left="536" w:right="7103" w:firstLine="253"/>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 xml:space="preserve">Assigned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BD" w14:textId="77777777" w:rsidR="00C220EB" w:rsidRPr="00166368" w:rsidRDefault="00000000">
      <w:pPr>
        <w:ind w:left="152"/>
        <w:rPr>
          <w:rFonts w:ascii="Cambria"/>
          <w:sz w:val="20"/>
          <w:lang w:val="de-CH"/>
          <w:rPrChange w:id="586" w:author="Ritley Kenneth" w:date="2026-07-12T09:03:00Z" w16du:dateUtc="2026-07-12T07:03:00Z">
            <w:rPr>
              <w:rFonts w:ascii="Cambria"/>
              <w:sz w:val="20"/>
            </w:rPr>
          </w:rPrChange>
        </w:rPr>
      </w:pPr>
      <w:r w:rsidRPr="00166368">
        <w:rPr>
          <w:rFonts w:ascii="Cambria"/>
          <w:spacing w:val="-10"/>
          <w:w w:val="135"/>
          <w:sz w:val="20"/>
          <w:lang w:val="de-CH"/>
          <w:rPrChange w:id="587" w:author="Ritley Kenneth" w:date="2026-07-12T09:03:00Z" w16du:dateUtc="2026-07-12T07:03:00Z">
            <w:rPr>
              <w:rFonts w:ascii="Cambria"/>
              <w:spacing w:val="-10"/>
              <w:w w:val="135"/>
              <w:sz w:val="20"/>
            </w:rPr>
          </w:rPrChange>
        </w:rPr>
        <w:t>)</w:t>
      </w:r>
    </w:p>
    <w:p w14:paraId="077BB7BE" w14:textId="77777777" w:rsidR="00C220EB" w:rsidRPr="00166368" w:rsidRDefault="00000000">
      <w:pPr>
        <w:spacing w:before="5" w:line="244" w:lineRule="auto"/>
        <w:ind w:left="536" w:right="7103" w:hanging="381"/>
        <w:rPr>
          <w:rFonts w:ascii="Cambria"/>
          <w:sz w:val="20"/>
          <w:lang w:val="de-CH"/>
          <w:rPrChange w:id="588" w:author="Ritley Kenneth" w:date="2026-07-12T09:03:00Z" w16du:dateUtc="2026-07-12T07:03:00Z">
            <w:rPr>
              <w:rFonts w:ascii="Cambria"/>
              <w:sz w:val="20"/>
            </w:rPr>
          </w:rPrChange>
        </w:rPr>
      </w:pPr>
      <w:r w:rsidRPr="00166368">
        <w:rPr>
          <w:rFonts w:ascii="Cambria"/>
          <w:w w:val="140"/>
          <w:sz w:val="20"/>
          <w:lang w:val="de-CH"/>
          <w:rPrChange w:id="589" w:author="Ritley Kenneth" w:date="2026-07-12T09:03:00Z" w16du:dateUtc="2026-07-12T07:03:00Z">
            <w:rPr>
              <w:rFonts w:ascii="Cambria"/>
              <w:w w:val="140"/>
              <w:sz w:val="20"/>
            </w:rPr>
          </w:rPrChange>
        </w:rPr>
        <w:t>,</w:t>
      </w:r>
      <w:r w:rsidRPr="00166368">
        <w:rPr>
          <w:rFonts w:ascii="Cambria"/>
          <w:spacing w:val="37"/>
          <w:w w:val="140"/>
          <w:sz w:val="20"/>
          <w:lang w:val="de-CH"/>
          <w:rPrChange w:id="590" w:author="Ritley Kenneth" w:date="2026-07-12T09:03:00Z" w16du:dateUtc="2026-07-12T07:03:00Z">
            <w:rPr>
              <w:rFonts w:ascii="Cambria"/>
              <w:spacing w:val="37"/>
              <w:w w:val="140"/>
              <w:sz w:val="20"/>
            </w:rPr>
          </w:rPrChange>
        </w:rPr>
        <w:t xml:space="preserve"> </w:t>
      </w:r>
      <w:r w:rsidRPr="00166368">
        <w:rPr>
          <w:rFonts w:ascii="Cambria"/>
          <w:spacing w:val="18"/>
          <w:w w:val="115"/>
          <w:sz w:val="20"/>
          <w:lang w:val="de-CH"/>
          <w:rPrChange w:id="591" w:author="Ritley Kenneth" w:date="2026-07-12T09:03:00Z" w16du:dateUtc="2026-07-12T07:03:00Z">
            <w:rPr>
              <w:rFonts w:ascii="Cambria"/>
              <w:spacing w:val="18"/>
              <w:w w:val="115"/>
              <w:sz w:val="20"/>
            </w:rPr>
          </w:rPrChange>
        </w:rPr>
        <w:t>sendungsverarbeitung_raw</w:t>
      </w:r>
      <w:r w:rsidRPr="00166368">
        <w:rPr>
          <w:rFonts w:ascii="Cambria"/>
          <w:spacing w:val="52"/>
          <w:w w:val="115"/>
          <w:sz w:val="20"/>
          <w:lang w:val="de-CH"/>
          <w:rPrChange w:id="592" w:author="Ritley Kenneth" w:date="2026-07-12T09:03:00Z" w16du:dateUtc="2026-07-12T07:03:00Z">
            <w:rPr>
              <w:rFonts w:ascii="Cambria"/>
              <w:spacing w:val="52"/>
              <w:w w:val="115"/>
              <w:sz w:val="20"/>
            </w:rPr>
          </w:rPrChange>
        </w:rPr>
        <w:t xml:space="preserve"> </w:t>
      </w:r>
      <w:r w:rsidRPr="00166368">
        <w:rPr>
          <w:rFonts w:ascii="Cambria"/>
          <w:color w:val="0000FF"/>
          <w:w w:val="115"/>
          <w:sz w:val="20"/>
          <w:lang w:val="de-CH"/>
          <w:rPrChange w:id="593" w:author="Ritley Kenneth" w:date="2026-07-12T09:03:00Z" w16du:dateUtc="2026-07-12T07:03:00Z">
            <w:rPr>
              <w:rFonts w:ascii="Cambria"/>
              <w:color w:val="0000FF"/>
              <w:w w:val="115"/>
              <w:sz w:val="20"/>
            </w:rPr>
          </w:rPrChange>
        </w:rPr>
        <w:t>AS</w:t>
      </w:r>
      <w:r w:rsidRPr="00166368">
        <w:rPr>
          <w:rFonts w:ascii="Cambria"/>
          <w:color w:val="0000FF"/>
          <w:spacing w:val="35"/>
          <w:w w:val="140"/>
          <w:sz w:val="20"/>
          <w:lang w:val="de-CH"/>
          <w:rPrChange w:id="594" w:author="Ritley Kenneth" w:date="2026-07-12T09:03:00Z" w16du:dateUtc="2026-07-12T07:03:00Z">
            <w:rPr>
              <w:rFonts w:ascii="Cambria"/>
              <w:color w:val="0000FF"/>
              <w:spacing w:val="35"/>
              <w:w w:val="140"/>
              <w:sz w:val="20"/>
            </w:rPr>
          </w:rPrChange>
        </w:rPr>
        <w:t xml:space="preserve"> </w:t>
      </w:r>
      <w:r w:rsidRPr="00166368">
        <w:rPr>
          <w:rFonts w:ascii="Cambria"/>
          <w:w w:val="140"/>
          <w:sz w:val="20"/>
          <w:lang w:val="de-CH"/>
          <w:rPrChange w:id="595" w:author="Ritley Kenneth" w:date="2026-07-12T09:03:00Z" w16du:dateUtc="2026-07-12T07:03:00Z">
            <w:rPr>
              <w:rFonts w:ascii="Cambria"/>
              <w:w w:val="140"/>
              <w:sz w:val="20"/>
            </w:rPr>
          </w:rPrChange>
        </w:rPr>
        <w:t xml:space="preserve">( </w:t>
      </w:r>
      <w:r w:rsidRPr="00166368">
        <w:rPr>
          <w:rFonts w:ascii="Cambria"/>
          <w:color w:val="0000FF"/>
          <w:spacing w:val="12"/>
          <w:w w:val="115"/>
          <w:sz w:val="20"/>
          <w:lang w:val="de-CH"/>
          <w:rPrChange w:id="596" w:author="Ritley Kenneth" w:date="2026-07-12T09:03:00Z" w16du:dateUtc="2026-07-12T07:03:00Z">
            <w:rPr>
              <w:rFonts w:ascii="Cambria"/>
              <w:color w:val="0000FF"/>
              <w:spacing w:val="12"/>
              <w:w w:val="115"/>
              <w:sz w:val="20"/>
            </w:rPr>
          </w:rPrChange>
        </w:rPr>
        <w:t>SELECT</w:t>
      </w:r>
    </w:p>
    <w:p w14:paraId="077BB7BF" w14:textId="77777777" w:rsidR="00C220EB" w:rsidRPr="00166368" w:rsidRDefault="00000000">
      <w:pPr>
        <w:ind w:left="788"/>
        <w:rPr>
          <w:rFonts w:ascii="Cambria"/>
          <w:sz w:val="20"/>
          <w:lang w:val="de-CH"/>
          <w:rPrChange w:id="597" w:author="Ritley Kenneth" w:date="2026-07-12T09:03:00Z" w16du:dateUtc="2026-07-12T07:03:00Z">
            <w:rPr>
              <w:rFonts w:ascii="Cambria"/>
              <w:sz w:val="20"/>
            </w:rPr>
          </w:rPrChange>
        </w:rPr>
      </w:pPr>
      <w:r w:rsidRPr="00166368">
        <w:rPr>
          <w:rFonts w:ascii="Cambria"/>
          <w:spacing w:val="15"/>
          <w:w w:val="115"/>
          <w:sz w:val="20"/>
          <w:lang w:val="de-CH"/>
          <w:rPrChange w:id="598" w:author="Ritley Kenneth" w:date="2026-07-12T09:03:00Z" w16du:dateUtc="2026-07-12T07:03:00Z">
            <w:rPr>
              <w:rFonts w:ascii="Cambria"/>
              <w:spacing w:val="15"/>
              <w:w w:val="115"/>
              <w:sz w:val="20"/>
            </w:rPr>
          </w:rPrChange>
        </w:rPr>
        <w:t>post_day</w:t>
      </w:r>
      <w:r w:rsidRPr="00166368">
        <w:rPr>
          <w:rFonts w:ascii="Cambria"/>
          <w:spacing w:val="68"/>
          <w:w w:val="150"/>
          <w:sz w:val="20"/>
          <w:lang w:val="de-CH"/>
          <w:rPrChange w:id="599" w:author="Ritley Kenneth" w:date="2026-07-12T09:03:00Z" w16du:dateUtc="2026-07-12T07:03:00Z">
            <w:rPr>
              <w:rFonts w:ascii="Cambria"/>
              <w:spacing w:val="68"/>
              <w:w w:val="150"/>
              <w:sz w:val="20"/>
            </w:rPr>
          </w:rPrChange>
        </w:rPr>
        <w:t xml:space="preserve"> </w:t>
      </w:r>
      <w:r w:rsidRPr="00166368">
        <w:rPr>
          <w:rFonts w:ascii="Cambria"/>
          <w:spacing w:val="13"/>
          <w:w w:val="115"/>
          <w:sz w:val="20"/>
          <w:lang w:val="de-CH"/>
          <w:rPrChange w:id="600" w:author="Ritley Kenneth" w:date="2026-07-12T09:03:00Z" w16du:dateUtc="2026-07-12T07:03:00Z">
            <w:rPr>
              <w:rFonts w:ascii="Cambria"/>
              <w:spacing w:val="13"/>
              <w:w w:val="115"/>
              <w:sz w:val="20"/>
            </w:rPr>
          </w:rPrChange>
        </w:rPr>
        <w:t>posttag</w:t>
      </w:r>
    </w:p>
    <w:p w14:paraId="077BB7C0" w14:textId="77777777" w:rsidR="00C220EB" w:rsidRDefault="00000000">
      <w:pPr>
        <w:spacing w:before="4"/>
        <w:ind w:left="532"/>
        <w:rPr>
          <w:rFonts w:ascii="Cambria"/>
          <w:sz w:val="20"/>
        </w:rPr>
      </w:pPr>
      <w:r>
        <w:rPr>
          <w:rFonts w:ascii="Cambria"/>
          <w:w w:val="125"/>
          <w:sz w:val="20"/>
        </w:rPr>
        <w:t>,</w:t>
      </w:r>
      <w:r>
        <w:rPr>
          <w:rFonts w:ascii="Cambria"/>
          <w:spacing w:val="58"/>
          <w:w w:val="125"/>
          <w:sz w:val="20"/>
        </w:rPr>
        <w:t xml:space="preserve"> </w:t>
      </w:r>
      <w:r>
        <w:rPr>
          <w:rFonts w:ascii="Cambria"/>
          <w:spacing w:val="16"/>
          <w:w w:val="125"/>
          <w:sz w:val="20"/>
        </w:rPr>
        <w:t>plz_to_key</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20"/>
          <w:sz w:val="20"/>
        </w:rPr>
        <w:t>Key</w:t>
      </w:r>
      <w:r>
        <w:rPr>
          <w:rFonts w:ascii="Cambria"/>
          <w:spacing w:val="72"/>
          <w:w w:val="150"/>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0"/>
          <w:sz w:val="20"/>
        </w:rPr>
        <w:t>Key</w:t>
      </w:r>
    </w:p>
    <w:p w14:paraId="077BB7C1" w14:textId="77777777" w:rsidR="00C220EB" w:rsidRPr="00166368" w:rsidRDefault="00000000">
      <w:pPr>
        <w:spacing w:before="5" w:line="244" w:lineRule="auto"/>
        <w:ind w:left="535" w:right="4693" w:hanging="3"/>
        <w:rPr>
          <w:rFonts w:ascii="Cambria"/>
          <w:sz w:val="20"/>
          <w:lang w:val="de-CH"/>
          <w:rPrChange w:id="601" w:author="Ritley Kenneth" w:date="2026-07-12T09:03:00Z" w16du:dateUtc="2026-07-12T07:03:00Z">
            <w:rPr>
              <w:rFonts w:ascii="Cambria"/>
              <w:sz w:val="20"/>
            </w:rPr>
          </w:rPrChange>
        </w:rPr>
      </w:pPr>
      <w:r w:rsidRPr="00166368">
        <w:rPr>
          <w:rFonts w:ascii="Cambria"/>
          <w:w w:val="125"/>
          <w:sz w:val="20"/>
          <w:lang w:val="de-CH"/>
          <w:rPrChange w:id="602" w:author="Ritley Kenneth" w:date="2026-07-12T09:03:00Z" w16du:dateUtc="2026-07-12T07:03:00Z">
            <w:rPr>
              <w:rFonts w:ascii="Cambria"/>
              <w:w w:val="125"/>
              <w:sz w:val="20"/>
            </w:rPr>
          </w:rPrChange>
        </w:rPr>
        <w:t>,</w:t>
      </w:r>
      <w:r w:rsidRPr="00166368">
        <w:rPr>
          <w:rFonts w:ascii="Cambria"/>
          <w:spacing w:val="70"/>
          <w:w w:val="125"/>
          <w:sz w:val="20"/>
          <w:lang w:val="de-CH"/>
          <w:rPrChange w:id="603" w:author="Ritley Kenneth" w:date="2026-07-12T09:03:00Z" w16du:dateUtc="2026-07-12T07:03:00Z">
            <w:rPr>
              <w:rFonts w:ascii="Cambria"/>
              <w:spacing w:val="70"/>
              <w:w w:val="125"/>
              <w:sz w:val="20"/>
            </w:rPr>
          </w:rPrChange>
        </w:rPr>
        <w:t xml:space="preserve"> </w:t>
      </w:r>
      <w:r w:rsidRPr="00166368">
        <w:rPr>
          <w:rFonts w:ascii="Cambria"/>
          <w:spacing w:val="18"/>
          <w:w w:val="83"/>
          <w:sz w:val="20"/>
          <w:lang w:val="de-CH"/>
          <w:rPrChange w:id="604" w:author="Ritley Kenneth" w:date="2026-07-12T09:03:00Z" w16du:dateUtc="2026-07-12T07:03:00Z">
            <w:rPr>
              <w:rFonts w:ascii="Cambria"/>
              <w:spacing w:val="18"/>
              <w:w w:val="83"/>
              <w:sz w:val="20"/>
            </w:rPr>
          </w:rPrChange>
        </w:rPr>
        <w:t>d</w:t>
      </w:r>
      <w:r w:rsidRPr="00166368">
        <w:rPr>
          <w:rFonts w:ascii="Cambria"/>
          <w:spacing w:val="18"/>
          <w:w w:val="177"/>
          <w:sz w:val="20"/>
          <w:lang w:val="de-CH"/>
          <w:rPrChange w:id="605" w:author="Ritley Kenneth" w:date="2026-07-12T09:03:00Z" w16du:dateUtc="2026-07-12T07:03:00Z">
            <w:rPr>
              <w:rFonts w:ascii="Cambria"/>
              <w:spacing w:val="18"/>
              <w:w w:val="177"/>
              <w:sz w:val="20"/>
            </w:rPr>
          </w:rPrChange>
        </w:rPr>
        <w:t>i</w:t>
      </w:r>
      <w:r w:rsidRPr="00166368">
        <w:rPr>
          <w:rFonts w:ascii="Cambria"/>
          <w:spacing w:val="18"/>
          <w:w w:val="51"/>
          <w:sz w:val="20"/>
          <w:lang w:val="de-CH"/>
          <w:rPrChange w:id="606" w:author="Ritley Kenneth" w:date="2026-07-12T09:03:00Z" w16du:dateUtc="2026-07-12T07:03:00Z">
            <w:rPr>
              <w:rFonts w:ascii="Cambria"/>
              <w:spacing w:val="18"/>
              <w:w w:val="51"/>
              <w:sz w:val="20"/>
            </w:rPr>
          </w:rPrChange>
        </w:rPr>
        <w:t>m</w:t>
      </w:r>
      <w:r w:rsidRPr="00166368">
        <w:rPr>
          <w:rFonts w:ascii="Cambria"/>
          <w:spacing w:val="18"/>
          <w:w w:val="130"/>
          <w:sz w:val="20"/>
          <w:lang w:val="de-CH"/>
          <w:rPrChange w:id="607" w:author="Ritley Kenneth" w:date="2026-07-12T09:03:00Z" w16du:dateUtc="2026-07-12T07:03:00Z">
            <w:rPr>
              <w:rFonts w:ascii="Cambria"/>
              <w:spacing w:val="18"/>
              <w:w w:val="130"/>
              <w:sz w:val="20"/>
            </w:rPr>
          </w:rPrChange>
        </w:rPr>
        <w:t>_</w:t>
      </w:r>
      <w:r w:rsidRPr="00166368">
        <w:rPr>
          <w:rFonts w:ascii="Cambria"/>
          <w:spacing w:val="18"/>
          <w:w w:val="110"/>
          <w:sz w:val="20"/>
          <w:lang w:val="de-CH"/>
          <w:rPrChange w:id="608" w:author="Ritley Kenneth" w:date="2026-07-12T09:03:00Z" w16du:dateUtc="2026-07-12T07:03:00Z">
            <w:rPr>
              <w:rFonts w:ascii="Cambria"/>
              <w:spacing w:val="18"/>
              <w:w w:val="110"/>
              <w:sz w:val="20"/>
            </w:rPr>
          </w:rPrChange>
        </w:rPr>
        <w:t>s</w:t>
      </w:r>
      <w:r w:rsidRPr="00166368">
        <w:rPr>
          <w:rFonts w:ascii="Cambria"/>
          <w:spacing w:val="18"/>
          <w:w w:val="87"/>
          <w:sz w:val="20"/>
          <w:lang w:val="de-CH"/>
          <w:rPrChange w:id="609" w:author="Ritley Kenneth" w:date="2026-07-12T09:03:00Z" w16du:dateUtc="2026-07-12T07:03:00Z">
            <w:rPr>
              <w:rFonts w:ascii="Cambria"/>
              <w:spacing w:val="18"/>
              <w:w w:val="87"/>
              <w:sz w:val="20"/>
            </w:rPr>
          </w:rPrChange>
        </w:rPr>
        <w:t>o</w:t>
      </w:r>
      <w:r w:rsidRPr="00166368">
        <w:rPr>
          <w:rFonts w:ascii="Cambria"/>
          <w:spacing w:val="28"/>
          <w:w w:val="115"/>
          <w:sz w:val="20"/>
          <w:lang w:val="de-CH"/>
          <w:rPrChange w:id="610" w:author="Ritley Kenneth" w:date="2026-07-12T09:03:00Z" w16du:dateUtc="2026-07-12T07:03:00Z">
            <w:rPr>
              <w:rFonts w:ascii="Cambria"/>
              <w:spacing w:val="28"/>
              <w:w w:val="115"/>
              <w:sz w:val="20"/>
            </w:rPr>
          </w:rPrChange>
        </w:rPr>
        <w:t>r</w:t>
      </w:r>
      <w:r w:rsidRPr="00166368">
        <w:rPr>
          <w:rFonts w:ascii="Cambria"/>
          <w:w w:val="244"/>
          <w:sz w:val="20"/>
          <w:lang w:val="de-CH"/>
          <w:rPrChange w:id="611" w:author="Ritley Kenneth" w:date="2026-07-12T09:03:00Z" w16du:dateUtc="2026-07-12T07:03:00Z">
            <w:rPr>
              <w:rFonts w:ascii="Cambria"/>
              <w:w w:val="244"/>
              <w:sz w:val="20"/>
            </w:rPr>
          </w:rPrChange>
        </w:rPr>
        <w:t>.</w:t>
      </w:r>
      <w:r w:rsidRPr="00166368">
        <w:rPr>
          <w:rFonts w:ascii="Cambria"/>
          <w:spacing w:val="-25"/>
          <w:w w:val="124"/>
          <w:sz w:val="20"/>
          <w:lang w:val="de-CH"/>
          <w:rPrChange w:id="612" w:author="Ritley Kenneth" w:date="2026-07-12T09:03:00Z" w16du:dateUtc="2026-07-12T07:03:00Z">
            <w:rPr>
              <w:rFonts w:ascii="Cambria"/>
              <w:spacing w:val="-25"/>
              <w:w w:val="124"/>
              <w:sz w:val="20"/>
            </w:rPr>
          </w:rPrChange>
        </w:rPr>
        <w:t xml:space="preserve"> </w:t>
      </w:r>
      <w:r w:rsidRPr="00166368">
        <w:rPr>
          <w:rFonts w:ascii="Cambria"/>
          <w:spacing w:val="17"/>
          <w:w w:val="125"/>
          <w:sz w:val="20"/>
          <w:lang w:val="de-CH"/>
          <w:rPrChange w:id="613" w:author="Ritley Kenneth" w:date="2026-07-12T09:03:00Z" w16du:dateUtc="2026-07-12T07:03:00Z">
            <w:rPr>
              <w:rFonts w:ascii="Cambria"/>
              <w:spacing w:val="17"/>
              <w:w w:val="125"/>
              <w:sz w:val="20"/>
            </w:rPr>
          </w:rPrChange>
        </w:rPr>
        <w:t>sortierprozess_typ</w:t>
      </w:r>
      <w:r w:rsidRPr="00166368">
        <w:rPr>
          <w:rFonts w:ascii="Cambria"/>
          <w:spacing w:val="80"/>
          <w:w w:val="125"/>
          <w:sz w:val="20"/>
          <w:lang w:val="de-CH"/>
          <w:rPrChange w:id="614" w:author="Ritley Kenneth" w:date="2026-07-12T09:03:00Z" w16du:dateUtc="2026-07-12T07:03:00Z">
            <w:rPr>
              <w:rFonts w:ascii="Cambria"/>
              <w:spacing w:val="80"/>
              <w:w w:val="125"/>
              <w:sz w:val="20"/>
            </w:rPr>
          </w:rPrChange>
        </w:rPr>
        <w:t xml:space="preserve"> </w:t>
      </w:r>
      <w:r w:rsidRPr="00166368">
        <w:rPr>
          <w:rFonts w:ascii="Cambria"/>
          <w:spacing w:val="17"/>
          <w:w w:val="125"/>
          <w:sz w:val="20"/>
          <w:lang w:val="de-CH"/>
          <w:rPrChange w:id="615" w:author="Ritley Kenneth" w:date="2026-07-12T09:03:00Z" w16du:dateUtc="2026-07-12T07:03:00Z">
            <w:rPr>
              <w:rFonts w:ascii="Cambria"/>
              <w:spacing w:val="17"/>
              <w:w w:val="125"/>
              <w:sz w:val="20"/>
            </w:rPr>
          </w:rPrChange>
        </w:rPr>
        <w:t xml:space="preserve">sortierprozess_typ </w:t>
      </w:r>
      <w:r w:rsidRPr="00166368">
        <w:rPr>
          <w:rFonts w:ascii="Cambria"/>
          <w:color w:val="0000FF"/>
          <w:spacing w:val="8"/>
          <w:w w:val="105"/>
          <w:sz w:val="20"/>
          <w:lang w:val="de-CH"/>
          <w:rPrChange w:id="616" w:author="Ritley Kenneth" w:date="2026-07-12T09:03:00Z" w16du:dateUtc="2026-07-12T07:03:00Z">
            <w:rPr>
              <w:rFonts w:ascii="Cambria"/>
              <w:color w:val="0000FF"/>
              <w:spacing w:val="8"/>
              <w:w w:val="105"/>
              <w:sz w:val="20"/>
            </w:rPr>
          </w:rPrChange>
        </w:rPr>
        <w:t>FROM</w:t>
      </w:r>
    </w:p>
    <w:p w14:paraId="077BB7C2" w14:textId="77777777" w:rsidR="00C220EB" w:rsidRPr="00166368" w:rsidRDefault="00000000">
      <w:pPr>
        <w:ind w:left="785"/>
        <w:jc w:val="both"/>
        <w:rPr>
          <w:rFonts w:ascii="Cambria"/>
          <w:sz w:val="20"/>
          <w:lang w:val="de-CH"/>
          <w:rPrChange w:id="617" w:author="Ritley Kenneth" w:date="2026-07-12T09:03:00Z" w16du:dateUtc="2026-07-12T07:03:00Z">
            <w:rPr>
              <w:rFonts w:ascii="Cambria"/>
              <w:sz w:val="20"/>
            </w:rPr>
          </w:rPrChange>
        </w:rPr>
      </w:pPr>
      <w:r w:rsidRPr="00166368">
        <w:rPr>
          <w:rFonts w:ascii="Cambria"/>
          <w:spacing w:val="10"/>
          <w:w w:val="115"/>
          <w:sz w:val="20"/>
          <w:lang w:val="de-CH"/>
          <w:rPrChange w:id="618" w:author="Ritley Kenneth" w:date="2026-07-12T09:03:00Z" w16du:dateUtc="2026-07-12T07:03:00Z">
            <w:rPr>
              <w:rFonts w:ascii="Cambria"/>
              <w:spacing w:val="10"/>
              <w:w w:val="115"/>
              <w:sz w:val="20"/>
            </w:rPr>
          </w:rPrChange>
        </w:rPr>
        <w:t>(((</w:t>
      </w:r>
      <w:r w:rsidRPr="00166368">
        <w:rPr>
          <w:rFonts w:ascii="Cambria"/>
          <w:spacing w:val="-2"/>
          <w:w w:val="115"/>
          <w:sz w:val="20"/>
          <w:lang w:val="de-CH"/>
          <w:rPrChange w:id="619" w:author="Ritley Kenneth" w:date="2026-07-12T09:03:00Z" w16du:dateUtc="2026-07-12T07:03:00Z">
            <w:rPr>
              <w:rFonts w:ascii="Cambria"/>
              <w:spacing w:val="-2"/>
              <w:w w:val="115"/>
              <w:sz w:val="20"/>
            </w:rPr>
          </w:rPrChange>
        </w:rPr>
        <w:t xml:space="preserve"> </w:t>
      </w:r>
      <w:r w:rsidRPr="00166368">
        <w:rPr>
          <w:rFonts w:ascii="Cambria"/>
          <w:spacing w:val="17"/>
          <w:w w:val="115"/>
          <w:sz w:val="20"/>
          <w:lang w:val="de-CH"/>
          <w:rPrChange w:id="620" w:author="Ritley Kenneth" w:date="2026-07-12T09:03:00Z" w16du:dateUtc="2026-07-12T07:03:00Z">
            <w:rPr>
              <w:rFonts w:ascii="Cambria"/>
              <w:spacing w:val="17"/>
              <w:w w:val="115"/>
              <w:sz w:val="20"/>
            </w:rPr>
          </w:rPrChange>
        </w:rPr>
        <w:t>reporting_lsops</w:t>
      </w:r>
      <w:r w:rsidRPr="00166368">
        <w:rPr>
          <w:rFonts w:ascii="Cambria"/>
          <w:spacing w:val="-8"/>
          <w:w w:val="115"/>
          <w:sz w:val="20"/>
          <w:lang w:val="de-CH"/>
          <w:rPrChange w:id="621" w:author="Ritley Kenneth" w:date="2026-07-12T09:03:00Z" w16du:dateUtc="2026-07-12T07:03:00Z">
            <w:rPr>
              <w:rFonts w:ascii="Cambria"/>
              <w:spacing w:val="-8"/>
              <w:w w:val="115"/>
              <w:sz w:val="20"/>
            </w:rPr>
          </w:rPrChange>
        </w:rPr>
        <w:t xml:space="preserve"> </w:t>
      </w:r>
      <w:r w:rsidRPr="00166368">
        <w:rPr>
          <w:rFonts w:ascii="Cambria"/>
          <w:w w:val="115"/>
          <w:sz w:val="20"/>
          <w:lang w:val="de-CH"/>
          <w:rPrChange w:id="622" w:author="Ritley Kenneth" w:date="2026-07-12T09:03:00Z" w16du:dateUtc="2026-07-12T07:03:00Z">
            <w:rPr>
              <w:rFonts w:ascii="Cambria"/>
              <w:w w:val="115"/>
              <w:sz w:val="20"/>
            </w:rPr>
          </w:rPrChange>
        </w:rPr>
        <w:t>.</w:t>
      </w:r>
      <w:r w:rsidRPr="00166368">
        <w:rPr>
          <w:rFonts w:ascii="Cambria"/>
          <w:spacing w:val="-9"/>
          <w:w w:val="115"/>
          <w:sz w:val="20"/>
          <w:lang w:val="de-CH"/>
          <w:rPrChange w:id="623" w:author="Ritley Kenneth" w:date="2026-07-12T09:03:00Z" w16du:dateUtc="2026-07-12T07:03:00Z">
            <w:rPr>
              <w:rFonts w:ascii="Cambria"/>
              <w:spacing w:val="-9"/>
              <w:w w:val="115"/>
              <w:sz w:val="20"/>
            </w:rPr>
          </w:rPrChange>
        </w:rPr>
        <w:t xml:space="preserve"> </w:t>
      </w:r>
      <w:r w:rsidRPr="00166368">
        <w:rPr>
          <w:rFonts w:ascii="Cambria"/>
          <w:spacing w:val="19"/>
          <w:w w:val="115"/>
          <w:sz w:val="20"/>
          <w:lang w:val="de-CH"/>
          <w:rPrChange w:id="624" w:author="Ritley Kenneth" w:date="2026-07-12T09:03:00Z" w16du:dateUtc="2026-07-12T07:03:00Z">
            <w:rPr>
              <w:rFonts w:ascii="Cambria"/>
              <w:spacing w:val="19"/>
              <w:w w:val="115"/>
              <w:sz w:val="20"/>
            </w:rPr>
          </w:rPrChange>
        </w:rPr>
        <w:t>fact_sendungsverarbeitung_v</w:t>
      </w:r>
      <w:r w:rsidRPr="00166368">
        <w:rPr>
          <w:rFonts w:ascii="Cambria"/>
          <w:spacing w:val="63"/>
          <w:w w:val="115"/>
          <w:sz w:val="20"/>
          <w:lang w:val="de-CH"/>
          <w:rPrChange w:id="625" w:author="Ritley Kenneth" w:date="2026-07-12T09:03:00Z" w16du:dateUtc="2026-07-12T07:03:00Z">
            <w:rPr>
              <w:rFonts w:ascii="Cambria"/>
              <w:spacing w:val="63"/>
              <w:w w:val="115"/>
              <w:sz w:val="20"/>
            </w:rPr>
          </w:rPrChange>
        </w:rPr>
        <w:t xml:space="preserve">  </w:t>
      </w:r>
      <w:r w:rsidRPr="00166368">
        <w:rPr>
          <w:rFonts w:ascii="Cambria"/>
          <w:spacing w:val="8"/>
          <w:w w:val="115"/>
          <w:sz w:val="20"/>
          <w:lang w:val="de-CH"/>
          <w:rPrChange w:id="626" w:author="Ritley Kenneth" w:date="2026-07-12T09:03:00Z" w16du:dateUtc="2026-07-12T07:03:00Z">
            <w:rPr>
              <w:rFonts w:ascii="Cambria"/>
              <w:spacing w:val="8"/>
              <w:w w:val="115"/>
              <w:sz w:val="20"/>
            </w:rPr>
          </w:rPrChange>
        </w:rPr>
        <w:t>sndv</w:t>
      </w:r>
    </w:p>
    <w:p w14:paraId="077BB7C3" w14:textId="77777777" w:rsidR="00C220EB" w:rsidRDefault="00000000">
      <w:pPr>
        <w:spacing w:before="4" w:line="244" w:lineRule="auto"/>
        <w:ind w:left="535" w:right="16"/>
        <w:jc w:val="both"/>
        <w:rPr>
          <w:rFonts w:ascii="Cambria"/>
          <w:sz w:val="20"/>
        </w:rPr>
      </w:pP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27"/>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dim_sortierung_v</w:t>
      </w:r>
      <w:r>
        <w:rPr>
          <w:rFonts w:ascii="Cambria"/>
          <w:spacing w:val="40"/>
          <w:w w:val="115"/>
          <w:sz w:val="20"/>
        </w:rPr>
        <w:t xml:space="preserve"> </w:t>
      </w:r>
      <w:r>
        <w:rPr>
          <w:rFonts w:ascii="Cambria"/>
          <w:spacing w:val="15"/>
          <w:w w:val="115"/>
          <w:sz w:val="20"/>
        </w:rPr>
        <w:t xml:space="preserve">dim_sor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8"/>
          <w:w w:val="115"/>
          <w:sz w:val="20"/>
        </w:rPr>
        <w:t xml:space="preserve">sortierung_hash_key </w:t>
      </w:r>
      <w:r>
        <w:rPr>
          <w:rFonts w:ascii="Cambria"/>
          <w:w w:val="115"/>
          <w:sz w:val="20"/>
        </w:rPr>
        <w:t>=</w:t>
      </w:r>
      <w:r>
        <w:rPr>
          <w:rFonts w:ascii="Cambria"/>
          <w:spacing w:val="40"/>
          <w:w w:val="115"/>
          <w:sz w:val="20"/>
        </w:rPr>
        <w:t xml:space="preserve"> </w:t>
      </w:r>
      <w:r>
        <w:rPr>
          <w:rFonts w:ascii="Cambria"/>
          <w:spacing w:val="12"/>
          <w:w w:val="115"/>
          <w:sz w:val="20"/>
        </w:rPr>
        <w:t xml:space="preserve">dim </w:t>
      </w: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12"/>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dim_zentrum_v</w:t>
      </w:r>
      <w:r>
        <w:rPr>
          <w:rFonts w:ascii="Cambria"/>
          <w:spacing w:val="20"/>
          <w:w w:val="115"/>
          <w:sz w:val="20"/>
        </w:rPr>
        <w:t xml:space="preserve"> </w:t>
      </w:r>
      <w:r>
        <w:rPr>
          <w:rFonts w:ascii="Cambria"/>
          <w:spacing w:val="15"/>
          <w:w w:val="115"/>
          <w:sz w:val="20"/>
        </w:rPr>
        <w:t>dim_zent</w:t>
      </w:r>
      <w:r>
        <w:rPr>
          <w:rFonts w:ascii="Cambria"/>
          <w:spacing w:val="40"/>
          <w:w w:val="115"/>
          <w:sz w:val="20"/>
        </w:rPr>
        <w:t xml:space="preserve">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 xml:space="preserve">zentrum_hash_key </w:t>
      </w:r>
      <w:r>
        <w:rPr>
          <w:rFonts w:ascii="Cambria"/>
          <w:w w:val="115"/>
          <w:sz w:val="20"/>
        </w:rPr>
        <w:t>=</w:t>
      </w:r>
      <w:r>
        <w:rPr>
          <w:rFonts w:ascii="Cambria"/>
          <w:spacing w:val="15"/>
          <w:w w:val="115"/>
          <w:sz w:val="20"/>
        </w:rPr>
        <w:t xml:space="preserve"> dim_zent </w:t>
      </w:r>
      <w:r>
        <w:rPr>
          <w:rFonts w:ascii="Cambria"/>
          <w:color w:val="0000FF"/>
          <w:spacing w:val="12"/>
          <w:sz w:val="20"/>
        </w:rPr>
        <w:t>LEFT</w:t>
      </w:r>
      <w:r>
        <w:rPr>
          <w:rFonts w:ascii="Cambria"/>
          <w:color w:val="0000FF"/>
          <w:spacing w:val="40"/>
          <w:w w:val="115"/>
          <w:sz w:val="20"/>
        </w:rPr>
        <w:t xml:space="preserve">  </w:t>
      </w:r>
      <w:r>
        <w:rPr>
          <w:rFonts w:ascii="Cambria"/>
          <w:color w:val="0000FF"/>
          <w:spacing w:val="12"/>
          <w:w w:val="115"/>
          <w:sz w:val="20"/>
        </w:rPr>
        <w:t>JOIN</w:t>
      </w:r>
      <w:r>
        <w:rPr>
          <w:rFonts w:ascii="Cambria"/>
          <w:color w:val="0000FF"/>
          <w:spacing w:val="40"/>
          <w:w w:val="115"/>
          <w:sz w:val="20"/>
        </w:rPr>
        <w:t xml:space="preserve">  </w:t>
      </w:r>
      <w:r>
        <w:rPr>
          <w:rFonts w:ascii="Cambria"/>
          <w:spacing w:val="16"/>
          <w:w w:val="115"/>
          <w:sz w:val="20"/>
        </w:rPr>
        <w:t>plz_to_key</w:t>
      </w:r>
      <w:r>
        <w:rPr>
          <w:rFonts w:ascii="Cambria"/>
          <w:spacing w:val="40"/>
          <w:w w:val="115"/>
          <w:sz w:val="20"/>
        </w:rPr>
        <w:t xml:space="preserve">  </w:t>
      </w:r>
      <w:r>
        <w:rPr>
          <w:rFonts w:ascii="Cambria"/>
          <w:color w:val="0000FF"/>
          <w:sz w:val="20"/>
        </w:rPr>
        <w:t>ON</w:t>
      </w:r>
      <w:r>
        <w:rPr>
          <w:rFonts w:ascii="Cambria"/>
          <w:color w:val="0000FF"/>
          <w:spacing w:val="80"/>
          <w:w w:val="150"/>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plz_to_key</w:t>
      </w:r>
      <w:r>
        <w:rPr>
          <w:rFonts w:ascii="Cambria"/>
          <w:spacing w:val="-14"/>
          <w:w w:val="115"/>
          <w:sz w:val="20"/>
        </w:rPr>
        <w:t xml:space="preserve"> </w:t>
      </w:r>
      <w:r>
        <w:rPr>
          <w:rFonts w:ascii="Cambria"/>
          <w:w w:val="225"/>
          <w:sz w:val="20"/>
        </w:rPr>
        <w:t>.</w:t>
      </w:r>
      <w:r>
        <w:rPr>
          <w:rFonts w:ascii="Cambria"/>
          <w:spacing w:val="-66"/>
          <w:w w:val="225"/>
          <w:sz w:val="20"/>
        </w:rPr>
        <w:t xml:space="preserve"> </w:t>
      </w:r>
      <w:r>
        <w:rPr>
          <w:rFonts w:ascii="Cambria"/>
          <w:spacing w:val="10"/>
          <w:w w:val="115"/>
          <w:sz w:val="20"/>
        </w:rPr>
        <w:t>plz</w:t>
      </w:r>
      <w:r>
        <w:rPr>
          <w:rFonts w:ascii="Cambria"/>
          <w:spacing w:val="80"/>
          <w:w w:val="150"/>
          <w:sz w:val="20"/>
        </w:rPr>
        <w:t xml:space="preserve"> </w:t>
      </w:r>
      <w:r>
        <w:rPr>
          <w:rFonts w:ascii="Cambria"/>
          <w:w w:val="115"/>
          <w:sz w:val="20"/>
        </w:rPr>
        <w:t>=</w:t>
      </w:r>
      <w:r>
        <w:rPr>
          <w:rFonts w:ascii="Cambria"/>
          <w:spacing w:val="40"/>
          <w:w w:val="115"/>
          <w:sz w:val="20"/>
        </w:rPr>
        <w:t xml:space="preserve">  </w:t>
      </w:r>
      <w:r>
        <w:rPr>
          <w:rFonts w:ascii="Cambria"/>
          <w:spacing w:val="18"/>
          <w:w w:val="74"/>
          <w:sz w:val="20"/>
        </w:rPr>
        <w:t>d</w:t>
      </w:r>
      <w:r>
        <w:rPr>
          <w:rFonts w:ascii="Cambria"/>
          <w:spacing w:val="18"/>
          <w:w w:val="168"/>
          <w:sz w:val="20"/>
        </w:rPr>
        <w:t>i</w:t>
      </w:r>
      <w:r>
        <w:rPr>
          <w:rFonts w:ascii="Cambria"/>
          <w:spacing w:val="18"/>
          <w:w w:val="42"/>
          <w:sz w:val="20"/>
        </w:rPr>
        <w:t>m</w:t>
      </w:r>
      <w:r>
        <w:rPr>
          <w:rFonts w:ascii="Cambria"/>
          <w:spacing w:val="18"/>
          <w:w w:val="121"/>
          <w:sz w:val="20"/>
        </w:rPr>
        <w:t>_</w:t>
      </w:r>
      <w:r>
        <w:rPr>
          <w:rFonts w:ascii="Cambria"/>
          <w:spacing w:val="18"/>
          <w:w w:val="95"/>
          <w:sz w:val="20"/>
        </w:rPr>
        <w:t>z</w:t>
      </w:r>
      <w:r>
        <w:rPr>
          <w:rFonts w:ascii="Cambria"/>
          <w:spacing w:val="18"/>
          <w:w w:val="87"/>
          <w:sz w:val="20"/>
        </w:rPr>
        <w:t>e</w:t>
      </w:r>
      <w:r>
        <w:rPr>
          <w:rFonts w:ascii="Cambria"/>
          <w:spacing w:val="18"/>
          <w:w w:val="73"/>
          <w:sz w:val="20"/>
        </w:rPr>
        <w:t>n</w:t>
      </w:r>
      <w:r>
        <w:rPr>
          <w:rFonts w:ascii="Cambria"/>
          <w:spacing w:val="29"/>
          <w:w w:val="134"/>
          <w:sz w:val="20"/>
        </w:rPr>
        <w:t>t</w:t>
      </w:r>
      <w:r>
        <w:rPr>
          <w:rFonts w:ascii="Cambria"/>
          <w:w w:val="235"/>
          <w:sz w:val="20"/>
        </w:rPr>
        <w:t>.</w:t>
      </w:r>
      <w:r>
        <w:rPr>
          <w:rFonts w:ascii="Cambria"/>
          <w:spacing w:val="-13"/>
          <w:w w:val="114"/>
          <w:sz w:val="20"/>
        </w:rPr>
        <w:t xml:space="preserve"> </w:t>
      </w:r>
      <w:r>
        <w:rPr>
          <w:rFonts w:ascii="Cambria"/>
          <w:spacing w:val="17"/>
          <w:w w:val="115"/>
          <w:sz w:val="20"/>
        </w:rPr>
        <w:t>zentrum_plz</w:t>
      </w:r>
      <w:r>
        <w:rPr>
          <w:rFonts w:ascii="Cambria"/>
          <w:spacing w:val="-9"/>
          <w:w w:val="115"/>
          <w:sz w:val="20"/>
        </w:rPr>
        <w:t xml:space="preserve"> </w:t>
      </w:r>
      <w:r>
        <w:rPr>
          <w:rFonts w:ascii="Cambria"/>
          <w:w w:val="115"/>
          <w:sz w:val="20"/>
        </w:rPr>
        <w:t>))</w:t>
      </w:r>
    </w:p>
    <w:p w14:paraId="077BB7C4" w14:textId="77777777" w:rsidR="00C220EB" w:rsidRDefault="00000000">
      <w:pPr>
        <w:ind w:left="152"/>
        <w:rPr>
          <w:rFonts w:ascii="Cambria"/>
          <w:sz w:val="20"/>
        </w:rPr>
      </w:pPr>
      <w:r>
        <w:rPr>
          <w:rFonts w:ascii="Cambria"/>
          <w:spacing w:val="-10"/>
          <w:w w:val="135"/>
          <w:sz w:val="20"/>
        </w:rPr>
        <w:t>)</w:t>
      </w:r>
    </w:p>
    <w:p w14:paraId="077BB7C5" w14:textId="77777777" w:rsidR="00C220EB" w:rsidRDefault="00000000">
      <w:pPr>
        <w:spacing w:before="5" w:line="244" w:lineRule="auto"/>
        <w:ind w:left="536" w:right="7103" w:hanging="381"/>
        <w:rPr>
          <w:rFonts w:ascii="Cambria"/>
          <w:sz w:val="20"/>
        </w:rPr>
      </w:pPr>
      <w:r>
        <w:rPr>
          <w:rFonts w:ascii="Cambria"/>
          <w:w w:val="225"/>
          <w:sz w:val="20"/>
        </w:rPr>
        <w:t xml:space="preserve">, </w:t>
      </w:r>
      <w:r>
        <w:rPr>
          <w:rFonts w:ascii="Cambria"/>
          <w:spacing w:val="18"/>
          <w:w w:val="115"/>
          <w:sz w:val="20"/>
        </w:rPr>
        <w:t>sendungsverarbeitung</w:t>
      </w:r>
      <w:r>
        <w:rPr>
          <w:rFonts w:ascii="Cambria"/>
          <w:spacing w:val="52"/>
          <w:w w:val="115"/>
          <w:sz w:val="20"/>
        </w:rPr>
        <w:t xml:space="preserve"> </w:t>
      </w:r>
      <w:r>
        <w:rPr>
          <w:rFonts w:ascii="Cambria"/>
          <w:color w:val="0000FF"/>
          <w:w w:val="115"/>
          <w:sz w:val="20"/>
        </w:rPr>
        <w:t>AS</w:t>
      </w:r>
      <w:r>
        <w:rPr>
          <w:rFonts w:ascii="Cambria"/>
          <w:color w:val="0000FF"/>
          <w:spacing w:val="36"/>
          <w:w w:val="140"/>
          <w:sz w:val="20"/>
        </w:rPr>
        <w:t xml:space="preserve"> </w:t>
      </w:r>
      <w:r>
        <w:rPr>
          <w:rFonts w:ascii="Cambria"/>
          <w:w w:val="140"/>
          <w:sz w:val="20"/>
        </w:rPr>
        <w:t xml:space="preserve">( </w:t>
      </w:r>
      <w:r>
        <w:rPr>
          <w:rFonts w:ascii="Cambria"/>
          <w:color w:val="0000FF"/>
          <w:spacing w:val="12"/>
          <w:w w:val="115"/>
          <w:sz w:val="20"/>
        </w:rPr>
        <w:t>SELECT</w:t>
      </w:r>
    </w:p>
    <w:p w14:paraId="077BB7C6"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C7"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C8" w14:textId="77777777" w:rsidR="00C220EB" w:rsidRDefault="00000000">
      <w:pPr>
        <w:spacing w:before="5" w:line="244" w:lineRule="auto"/>
        <w:ind w:left="535" w:hanging="3"/>
        <w:rPr>
          <w:rFonts w:ascii="Cambria" w:hAnsi="Cambria"/>
          <w:sz w:val="20"/>
        </w:rPr>
      </w:pPr>
      <w:r>
        <w:rPr>
          <w:rFonts w:ascii="Cambria" w:hAnsi="Cambria"/>
          <w:w w:val="160"/>
          <w:sz w:val="20"/>
        </w:rPr>
        <w:t>,</w:t>
      </w:r>
      <w:r>
        <w:rPr>
          <w:rFonts w:ascii="Cambria" w:hAnsi="Cambria"/>
          <w:spacing w:val="21"/>
          <w:w w:val="160"/>
          <w:sz w:val="20"/>
        </w:rPr>
        <w:t xml:space="preserve"> </w:t>
      </w:r>
      <w:r>
        <w:rPr>
          <w:rFonts w:ascii="Cambria" w:hAnsi="Cambria"/>
          <w:w w:val="125"/>
          <w:sz w:val="20"/>
        </w:rPr>
        <w:t>(</w:t>
      </w:r>
      <w:r>
        <w:rPr>
          <w:rFonts w:ascii="Cambria" w:hAnsi="Cambria"/>
          <w:spacing w:val="-28"/>
          <w:w w:val="125"/>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6"/>
          <w:w w:val="125"/>
          <w:sz w:val="20"/>
        </w:rPr>
        <w:t xml:space="preserve"> </w:t>
      </w:r>
      <w:r>
        <w:rPr>
          <w:rFonts w:ascii="Cambria" w:hAnsi="Cambria"/>
          <w:w w:val="125"/>
          <w:sz w:val="20"/>
        </w:rPr>
        <w:t>((</w:t>
      </w:r>
      <w:r>
        <w:rPr>
          <w:rFonts w:ascii="Cambria" w:hAnsi="Cambria"/>
          <w:spacing w:val="-22"/>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56"/>
          <w:sz w:val="20"/>
        </w:rPr>
        <w:t xml:space="preserve"> </w:t>
      </w:r>
      <w:r>
        <w:rPr>
          <w:rFonts w:ascii="Cambria" w:hAnsi="Cambria"/>
          <w:sz w:val="20"/>
        </w:rPr>
        <w:t>=</w:t>
      </w:r>
      <w:r>
        <w:rPr>
          <w:rFonts w:ascii="Cambria" w:hAnsi="Cambria"/>
          <w:spacing w:val="27"/>
          <w:w w:val="160"/>
          <w:sz w:val="20"/>
        </w:rPr>
        <w:t xml:space="preserve"> </w:t>
      </w: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0"/>
          <w:sz w:val="20"/>
        </w:rPr>
        <w:t>AND</w:t>
      </w:r>
      <w:r>
        <w:rPr>
          <w:rFonts w:ascii="Cambria" w:hAnsi="Cambria"/>
          <w:color w:val="0000FF"/>
          <w:spacing w:val="43"/>
          <w:w w:val="125"/>
          <w:sz w:val="20"/>
        </w:rPr>
        <w:t xml:space="preserve"> </w:t>
      </w:r>
      <w:r>
        <w:rPr>
          <w:rFonts w:ascii="Cambria" w:hAnsi="Cambria"/>
          <w:w w:val="125"/>
          <w:sz w:val="20"/>
        </w:rPr>
        <w:t>(</w:t>
      </w:r>
      <w:r>
        <w:rPr>
          <w:rFonts w:ascii="Cambria" w:hAnsi="Cambria"/>
          <w:spacing w:val="-25"/>
          <w:w w:val="125"/>
          <w:sz w:val="20"/>
        </w:rPr>
        <w:t xml:space="preserve"> </w:t>
      </w:r>
      <w:r>
        <w:rPr>
          <w:rFonts w:ascii="Cambria" w:hAnsi="Cambria"/>
          <w:spacing w:val="17"/>
          <w:w w:val="125"/>
          <w:sz w:val="20"/>
        </w:rPr>
        <w:t>sortierprozess_typ</w:t>
      </w:r>
      <w:r>
        <w:rPr>
          <w:rFonts w:ascii="Cambria" w:hAnsi="Cambria"/>
          <w:spacing w:val="47"/>
          <w:w w:val="125"/>
          <w:sz w:val="20"/>
        </w:rPr>
        <w:t xml:space="preserve"> </w:t>
      </w:r>
      <w:r>
        <w:rPr>
          <w:rFonts w:ascii="Cambria" w:hAnsi="Cambria"/>
          <w:sz w:val="20"/>
        </w:rPr>
        <w:t>=</w:t>
      </w:r>
      <w:r>
        <w:rPr>
          <w:rFonts w:ascii="Cambria" w:hAnsi="Cambria"/>
          <w:spacing w:val="35"/>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0"/>
          <w:sz w:val="20"/>
        </w:rPr>
        <w:t>’</w:t>
      </w:r>
      <w:r>
        <w:rPr>
          <w:rFonts w:ascii="Cambria" w:hAnsi="Cambria"/>
          <w:spacing w:val="11"/>
          <w:w w:val="160"/>
          <w:sz w:val="20"/>
        </w:rPr>
        <w:t>))</w:t>
      </w:r>
      <w:r>
        <w:rPr>
          <w:rFonts w:ascii="Cambria" w:hAnsi="Cambria"/>
          <w:spacing w:val="39"/>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r>
        <w:rPr>
          <w:rFonts w:ascii="Cambria" w:hAnsi="Cambria"/>
          <w:spacing w:val="62"/>
          <w:sz w:val="20"/>
        </w:rPr>
        <w:t xml:space="preserve"> </w:t>
      </w:r>
      <w:r>
        <w:rPr>
          <w:rFonts w:ascii="Cambria" w:hAnsi="Cambria"/>
          <w:color w:val="0000FF"/>
          <w:sz w:val="20"/>
        </w:rPr>
        <w:t xml:space="preserve">WH </w:t>
      </w:r>
      <w:r>
        <w:rPr>
          <w:rFonts w:ascii="Cambria" w:hAnsi="Cambria"/>
          <w:color w:val="0000FF"/>
          <w:spacing w:val="8"/>
          <w:sz w:val="20"/>
        </w:rPr>
        <w:t>FROM</w:t>
      </w:r>
    </w:p>
    <w:p w14:paraId="077BB7C9" w14:textId="77777777" w:rsidR="00C220EB" w:rsidRPr="00166368" w:rsidRDefault="00000000">
      <w:pPr>
        <w:ind w:left="789"/>
        <w:rPr>
          <w:rFonts w:ascii="Cambria"/>
          <w:sz w:val="20"/>
          <w:lang w:val="de-CH"/>
          <w:rPrChange w:id="627" w:author="Ritley Kenneth" w:date="2026-07-12T09:03:00Z" w16du:dateUtc="2026-07-12T07:03:00Z">
            <w:rPr>
              <w:rFonts w:ascii="Cambria"/>
              <w:sz w:val="20"/>
            </w:rPr>
          </w:rPrChange>
        </w:rPr>
      </w:pPr>
      <w:r w:rsidRPr="00166368">
        <w:rPr>
          <w:rFonts w:ascii="Cambria"/>
          <w:spacing w:val="16"/>
          <w:w w:val="110"/>
          <w:sz w:val="20"/>
          <w:lang w:val="de-CH"/>
          <w:rPrChange w:id="628" w:author="Ritley Kenneth" w:date="2026-07-12T09:03:00Z" w16du:dateUtc="2026-07-12T07:03:00Z">
            <w:rPr>
              <w:rFonts w:ascii="Cambria"/>
              <w:spacing w:val="16"/>
              <w:w w:val="110"/>
              <w:sz w:val="20"/>
            </w:rPr>
          </w:rPrChange>
        </w:rPr>
        <w:t>sendungsverarbeitung_raw</w:t>
      </w:r>
    </w:p>
    <w:p w14:paraId="077BB7CA" w14:textId="77777777" w:rsidR="00C220EB" w:rsidRPr="00166368" w:rsidRDefault="00000000">
      <w:pPr>
        <w:spacing w:before="4"/>
        <w:ind w:left="152"/>
        <w:rPr>
          <w:rFonts w:ascii="Cambria"/>
          <w:sz w:val="20"/>
          <w:lang w:val="de-CH"/>
          <w:rPrChange w:id="629" w:author="Ritley Kenneth" w:date="2026-07-12T09:03:00Z" w16du:dateUtc="2026-07-12T07:03:00Z">
            <w:rPr>
              <w:rFonts w:ascii="Cambria"/>
              <w:sz w:val="20"/>
            </w:rPr>
          </w:rPrChange>
        </w:rPr>
      </w:pPr>
      <w:r w:rsidRPr="00166368">
        <w:rPr>
          <w:rFonts w:ascii="Cambria"/>
          <w:spacing w:val="-10"/>
          <w:w w:val="135"/>
          <w:sz w:val="20"/>
          <w:lang w:val="de-CH"/>
          <w:rPrChange w:id="630" w:author="Ritley Kenneth" w:date="2026-07-12T09:03:00Z" w16du:dateUtc="2026-07-12T07:03:00Z">
            <w:rPr>
              <w:rFonts w:ascii="Cambria"/>
              <w:spacing w:val="-10"/>
              <w:w w:val="135"/>
              <w:sz w:val="20"/>
            </w:rPr>
          </w:rPrChange>
        </w:rPr>
        <w:t>)</w:t>
      </w:r>
    </w:p>
    <w:p w14:paraId="077BB7CB" w14:textId="77777777" w:rsidR="00C220EB" w:rsidRPr="00166368" w:rsidRDefault="00000000">
      <w:pPr>
        <w:spacing w:before="5" w:line="244" w:lineRule="auto"/>
        <w:ind w:left="536" w:right="9053" w:hanging="381"/>
        <w:rPr>
          <w:rFonts w:ascii="Cambria"/>
          <w:sz w:val="20"/>
          <w:lang w:val="de-CH"/>
          <w:rPrChange w:id="631" w:author="Ritley Kenneth" w:date="2026-07-12T09:03:00Z" w16du:dateUtc="2026-07-12T07:03:00Z">
            <w:rPr>
              <w:rFonts w:ascii="Cambria"/>
              <w:sz w:val="20"/>
            </w:rPr>
          </w:rPrChange>
        </w:rPr>
      </w:pPr>
      <w:r w:rsidRPr="00166368">
        <w:rPr>
          <w:rFonts w:ascii="Cambria"/>
          <w:w w:val="225"/>
          <w:sz w:val="20"/>
          <w:lang w:val="de-CH"/>
          <w:rPrChange w:id="632" w:author="Ritley Kenneth" w:date="2026-07-12T09:03:00Z" w16du:dateUtc="2026-07-12T07:03:00Z">
            <w:rPr>
              <w:rFonts w:ascii="Cambria"/>
              <w:w w:val="225"/>
              <w:sz w:val="20"/>
            </w:rPr>
          </w:rPrChange>
        </w:rPr>
        <w:t xml:space="preserve">, </w:t>
      </w:r>
      <w:r w:rsidRPr="00166368">
        <w:rPr>
          <w:rFonts w:ascii="Cambria"/>
          <w:spacing w:val="15"/>
          <w:w w:val="105"/>
          <w:sz w:val="20"/>
          <w:lang w:val="de-CH"/>
          <w:rPrChange w:id="633" w:author="Ritley Kenneth" w:date="2026-07-12T09:03:00Z" w16du:dateUtc="2026-07-12T07:03:00Z">
            <w:rPr>
              <w:rFonts w:ascii="Cambria"/>
              <w:spacing w:val="15"/>
              <w:w w:val="105"/>
              <w:sz w:val="20"/>
            </w:rPr>
          </w:rPrChange>
        </w:rPr>
        <w:t>sva_agg</w:t>
      </w:r>
      <w:r w:rsidRPr="00166368">
        <w:rPr>
          <w:rFonts w:ascii="Cambria"/>
          <w:spacing w:val="80"/>
          <w:w w:val="105"/>
          <w:sz w:val="20"/>
          <w:lang w:val="de-CH"/>
          <w:rPrChange w:id="634" w:author="Ritley Kenneth" w:date="2026-07-12T09:03:00Z" w16du:dateUtc="2026-07-12T07:03:00Z">
            <w:rPr>
              <w:rFonts w:ascii="Cambria"/>
              <w:spacing w:val="80"/>
              <w:w w:val="105"/>
              <w:sz w:val="20"/>
            </w:rPr>
          </w:rPrChange>
        </w:rPr>
        <w:t xml:space="preserve"> </w:t>
      </w:r>
      <w:r w:rsidRPr="00166368">
        <w:rPr>
          <w:rFonts w:ascii="Cambria"/>
          <w:color w:val="0000FF"/>
          <w:w w:val="105"/>
          <w:sz w:val="20"/>
          <w:lang w:val="de-CH"/>
          <w:rPrChange w:id="635" w:author="Ritley Kenneth" w:date="2026-07-12T09:03:00Z" w16du:dateUtc="2026-07-12T07:03:00Z">
            <w:rPr>
              <w:rFonts w:ascii="Cambria"/>
              <w:color w:val="0000FF"/>
              <w:w w:val="105"/>
              <w:sz w:val="20"/>
            </w:rPr>
          </w:rPrChange>
        </w:rPr>
        <w:t>AS</w:t>
      </w:r>
      <w:r w:rsidRPr="00166368">
        <w:rPr>
          <w:rFonts w:ascii="Cambria"/>
          <w:color w:val="0000FF"/>
          <w:spacing w:val="40"/>
          <w:w w:val="140"/>
          <w:sz w:val="20"/>
          <w:lang w:val="de-CH"/>
          <w:rPrChange w:id="636" w:author="Ritley Kenneth" w:date="2026-07-12T09:03:00Z" w16du:dateUtc="2026-07-12T07:03:00Z">
            <w:rPr>
              <w:rFonts w:ascii="Cambria"/>
              <w:color w:val="0000FF"/>
              <w:spacing w:val="40"/>
              <w:w w:val="140"/>
              <w:sz w:val="20"/>
            </w:rPr>
          </w:rPrChange>
        </w:rPr>
        <w:t xml:space="preserve"> </w:t>
      </w:r>
      <w:r w:rsidRPr="00166368">
        <w:rPr>
          <w:rFonts w:ascii="Cambria"/>
          <w:w w:val="140"/>
          <w:sz w:val="20"/>
          <w:lang w:val="de-CH"/>
          <w:rPrChange w:id="637" w:author="Ritley Kenneth" w:date="2026-07-12T09:03:00Z" w16du:dateUtc="2026-07-12T07:03:00Z">
            <w:rPr>
              <w:rFonts w:ascii="Cambria"/>
              <w:w w:val="140"/>
              <w:sz w:val="20"/>
            </w:rPr>
          </w:rPrChange>
        </w:rPr>
        <w:t xml:space="preserve">( </w:t>
      </w:r>
      <w:r w:rsidRPr="00166368">
        <w:rPr>
          <w:rFonts w:ascii="Cambria"/>
          <w:color w:val="0000FF"/>
          <w:spacing w:val="12"/>
          <w:w w:val="105"/>
          <w:sz w:val="20"/>
          <w:lang w:val="de-CH"/>
          <w:rPrChange w:id="638" w:author="Ritley Kenneth" w:date="2026-07-12T09:03:00Z" w16du:dateUtc="2026-07-12T07:03:00Z">
            <w:rPr>
              <w:rFonts w:ascii="Cambria"/>
              <w:color w:val="0000FF"/>
              <w:spacing w:val="12"/>
              <w:w w:val="105"/>
              <w:sz w:val="20"/>
            </w:rPr>
          </w:rPrChange>
        </w:rPr>
        <w:t>SELECT</w:t>
      </w:r>
    </w:p>
    <w:p w14:paraId="077BB7CC"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CD" w14:textId="77777777" w:rsidR="00C220EB"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77BB7CE" w14:textId="77777777" w:rsidR="00C220EB" w:rsidRDefault="00000000">
      <w:pPr>
        <w:spacing w:before="5" w:line="244" w:lineRule="auto"/>
        <w:ind w:left="535" w:right="7103" w:hanging="3"/>
        <w:rPr>
          <w:rFonts w:ascii="Cambria"/>
          <w:sz w:val="20"/>
        </w:rPr>
      </w:pPr>
      <w:r>
        <w:rPr>
          <w:rFonts w:ascii="Cambria"/>
          <w:w w:val="115"/>
          <w:sz w:val="20"/>
        </w:rPr>
        <w:t>,</w:t>
      </w:r>
      <w:r>
        <w:rPr>
          <w:rFonts w:ascii="Cambria"/>
          <w:spacing w:val="45"/>
          <w:w w:val="115"/>
          <w:sz w:val="20"/>
        </w:rPr>
        <w:t xml:space="preserve"> </w:t>
      </w:r>
      <w:r>
        <w:rPr>
          <w:rFonts w:ascii="Cambria"/>
          <w:color w:val="0000FF"/>
          <w:spacing w:val="10"/>
          <w:sz w:val="20"/>
        </w:rPr>
        <w:t>SUM</w:t>
      </w:r>
      <w:r>
        <w:rPr>
          <w:rFonts w:ascii="Cambria"/>
          <w:color w:val="0000FF"/>
          <w:spacing w:val="-18"/>
          <w:sz w:val="20"/>
        </w:rPr>
        <w:t xml:space="preserve"> </w:t>
      </w:r>
      <w:r>
        <w:rPr>
          <w:rFonts w:ascii="Cambria"/>
          <w:w w:val="115"/>
          <w:sz w:val="20"/>
        </w:rPr>
        <w:t>(</w:t>
      </w:r>
      <w:r>
        <w:rPr>
          <w:rFonts w:ascii="Cambria"/>
          <w:spacing w:val="-22"/>
          <w:w w:val="115"/>
          <w:sz w:val="20"/>
        </w:rPr>
        <w:t xml:space="preserve"> </w:t>
      </w:r>
      <w:r>
        <w:rPr>
          <w:rFonts w:ascii="Cambria"/>
          <w:spacing w:val="17"/>
          <w:w w:val="115"/>
          <w:sz w:val="20"/>
        </w:rPr>
        <w:t>relevant_sva</w:t>
      </w:r>
      <w:r>
        <w:rPr>
          <w:rFonts w:ascii="Cambria"/>
          <w:spacing w:val="-21"/>
          <w:w w:val="115"/>
          <w:sz w:val="20"/>
        </w:rPr>
        <w:t xml:space="preserve"> </w:t>
      </w:r>
      <w:r>
        <w:rPr>
          <w:rFonts w:ascii="Cambria"/>
          <w:w w:val="115"/>
          <w:sz w:val="20"/>
        </w:rPr>
        <w:t>)</w:t>
      </w:r>
      <w:r>
        <w:rPr>
          <w:rFonts w:ascii="Cambria"/>
          <w:spacing w:val="51"/>
          <w:w w:val="115"/>
          <w:sz w:val="20"/>
        </w:rPr>
        <w:t xml:space="preserve"> </w:t>
      </w:r>
      <w:r>
        <w:rPr>
          <w:rFonts w:ascii="Cambria"/>
          <w:spacing w:val="15"/>
          <w:w w:val="115"/>
          <w:sz w:val="20"/>
        </w:rPr>
        <w:t xml:space="preserve">num_sva </w:t>
      </w:r>
      <w:r>
        <w:rPr>
          <w:rFonts w:ascii="Cambria"/>
          <w:color w:val="0000FF"/>
          <w:spacing w:val="8"/>
          <w:sz w:val="20"/>
        </w:rPr>
        <w:t>FROM</w:t>
      </w:r>
    </w:p>
    <w:p w14:paraId="077BB7CF" w14:textId="77777777" w:rsidR="00C220EB" w:rsidRDefault="00000000">
      <w:pPr>
        <w:spacing w:line="244" w:lineRule="auto"/>
        <w:ind w:left="536" w:right="7375" w:firstLine="253"/>
        <w:rPr>
          <w:rFonts w:ascii="Cambria"/>
          <w:sz w:val="20"/>
        </w:rPr>
      </w:pPr>
      <w:r>
        <w:rPr>
          <w:rFonts w:ascii="Cambria"/>
          <w:spacing w:val="16"/>
          <w:w w:val="105"/>
          <w:sz w:val="20"/>
        </w:rPr>
        <w:t xml:space="preserve">sendungsverarbeitung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077BB7D0" w14:textId="77777777" w:rsidR="00C220EB" w:rsidRDefault="00000000">
      <w:pPr>
        <w:ind w:left="152"/>
        <w:rPr>
          <w:rFonts w:ascii="Cambria"/>
          <w:sz w:val="20"/>
        </w:rPr>
      </w:pPr>
      <w:r>
        <w:rPr>
          <w:rFonts w:ascii="Cambria"/>
          <w:spacing w:val="-10"/>
          <w:w w:val="135"/>
          <w:sz w:val="20"/>
        </w:rPr>
        <w:t>)</w:t>
      </w:r>
    </w:p>
    <w:p w14:paraId="077BB7D1" w14:textId="77777777" w:rsidR="00C220EB"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077BB7D2" w14:textId="77777777" w:rsidR="00C220EB"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77BB7D3" w14:textId="77777777" w:rsidR="00C220EB" w:rsidRDefault="00000000">
      <w:pPr>
        <w:spacing w:before="4"/>
        <w:ind w:left="532"/>
        <w:rPr>
          <w:rFonts w:ascii="Cambria"/>
          <w:sz w:val="20"/>
        </w:rPr>
      </w:pPr>
      <w:r>
        <w:rPr>
          <w:rFonts w:ascii="Cambria"/>
          <w:w w:val="205"/>
          <w:sz w:val="20"/>
        </w:rPr>
        <w:t>,</w:t>
      </w:r>
      <w:r>
        <w:rPr>
          <w:rFonts w:ascii="Cambria"/>
          <w:spacing w:val="9"/>
          <w:w w:val="205"/>
          <w:sz w:val="20"/>
        </w:rPr>
        <w:t xml:space="preserve"> </w:t>
      </w:r>
      <w:r>
        <w:rPr>
          <w:rFonts w:ascii="Cambria"/>
          <w:spacing w:val="19"/>
          <w:w w:val="125"/>
          <w:sz w:val="20"/>
        </w:rPr>
        <w:t>sorting_unit_location_key</w:t>
      </w:r>
      <w:r>
        <w:rPr>
          <w:rFonts w:ascii="Cambria"/>
          <w:spacing w:val="59"/>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5"/>
          <w:sz w:val="20"/>
        </w:rPr>
        <w:t>Key</w:t>
      </w:r>
    </w:p>
    <w:p w14:paraId="077BB7D4" w14:textId="77777777" w:rsidR="00C220EB" w:rsidRDefault="00000000">
      <w:pPr>
        <w:spacing w:before="5" w:line="244" w:lineRule="auto"/>
        <w:ind w:left="535" w:right="7103" w:hanging="3"/>
        <w:rPr>
          <w:rFonts w:ascii="Cambria"/>
          <w:sz w:val="20"/>
        </w:rPr>
      </w:pPr>
      <w:r>
        <w:rPr>
          <w:rFonts w:ascii="Cambria"/>
          <w:w w:val="110"/>
          <w:sz w:val="20"/>
        </w:rPr>
        <w:t>,</w:t>
      </w:r>
      <w:r>
        <w:rPr>
          <w:rFonts w:ascii="Cambria"/>
          <w:spacing w:val="77"/>
          <w:w w:val="110"/>
          <w:sz w:val="20"/>
        </w:rPr>
        <w:t xml:space="preserve"> </w:t>
      </w: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content_value</w:t>
      </w:r>
      <w:r>
        <w:rPr>
          <w:rFonts w:ascii="Cambria"/>
          <w:spacing w:val="-20"/>
          <w:w w:val="110"/>
          <w:sz w:val="20"/>
        </w:rPr>
        <w:t xml:space="preserve"> </w:t>
      </w:r>
      <w:r>
        <w:rPr>
          <w:rFonts w:ascii="Cambria"/>
          <w:w w:val="110"/>
          <w:sz w:val="20"/>
        </w:rPr>
        <w:t>)</w:t>
      </w:r>
      <w:r>
        <w:rPr>
          <w:rFonts w:ascii="Cambria"/>
          <w:spacing w:val="80"/>
          <w:w w:val="110"/>
          <w:sz w:val="20"/>
        </w:rPr>
        <w:t xml:space="preserve"> </w:t>
      </w:r>
      <w:r>
        <w:rPr>
          <w:rFonts w:ascii="Cambria"/>
          <w:spacing w:val="14"/>
          <w:w w:val="110"/>
          <w:sz w:val="20"/>
        </w:rPr>
        <w:t xml:space="preserve">amount </w:t>
      </w:r>
      <w:r>
        <w:rPr>
          <w:rFonts w:ascii="Cambria"/>
          <w:color w:val="0000FF"/>
          <w:spacing w:val="8"/>
          <w:sz w:val="20"/>
        </w:rPr>
        <w:t>FROM</w:t>
      </w:r>
    </w:p>
    <w:p w14:paraId="077BB7D5" w14:textId="77777777" w:rsidR="00C220EB" w:rsidRDefault="00000000">
      <w:pPr>
        <w:ind w:left="780"/>
        <w:rPr>
          <w:rFonts w:ascii="Cambria"/>
          <w:sz w:val="20"/>
        </w:rPr>
      </w:pPr>
      <w:r>
        <w:rPr>
          <w:rFonts w:ascii="Cambria"/>
          <w:color w:val="FF0000"/>
          <w:w w:val="120"/>
          <w:sz w:val="20"/>
        </w:rPr>
        <w:t>"</w:t>
      </w:r>
      <w:r>
        <w:rPr>
          <w:rFonts w:ascii="Cambria"/>
          <w:color w:val="FF0000"/>
          <w:spacing w:val="-1"/>
          <w:w w:val="120"/>
          <w:sz w:val="20"/>
        </w:rPr>
        <w:t xml:space="preserve"> </w:t>
      </w:r>
      <w:r>
        <w:rPr>
          <w:rFonts w:ascii="Cambria"/>
          <w:color w:val="FF0000"/>
          <w:spacing w:val="17"/>
          <w:w w:val="120"/>
          <w:sz w:val="20"/>
        </w:rPr>
        <w:t>reporting_lsops</w:t>
      </w:r>
      <w:r>
        <w:rPr>
          <w:rFonts w:ascii="Cambria"/>
          <w:color w:val="FF0000"/>
          <w:w w:val="120"/>
          <w:sz w:val="20"/>
        </w:rPr>
        <w:t xml:space="preserve"> </w:t>
      </w:r>
      <w:r>
        <w:rPr>
          <w:rFonts w:ascii="Cambria"/>
          <w:color w:val="FF0000"/>
          <w:spacing w:val="13"/>
          <w:w w:val="120"/>
          <w:sz w:val="20"/>
        </w:rPr>
        <w:t>"</w:t>
      </w:r>
      <w:r>
        <w:rPr>
          <w:rFonts w:ascii="Cambria"/>
          <w:spacing w:val="13"/>
          <w:w w:val="120"/>
          <w:sz w:val="20"/>
        </w:rPr>
        <w:t>.</w:t>
      </w:r>
      <w:r>
        <w:rPr>
          <w:rFonts w:ascii="Cambria"/>
          <w:color w:val="FF0000"/>
          <w:spacing w:val="13"/>
          <w:w w:val="120"/>
          <w:sz w:val="20"/>
        </w:rPr>
        <w:t>"</w:t>
      </w:r>
      <w:r>
        <w:rPr>
          <w:rFonts w:ascii="Cambria"/>
          <w:color w:val="FF0000"/>
          <w:w w:val="120"/>
          <w:sz w:val="20"/>
        </w:rPr>
        <w:t xml:space="preserve"> </w:t>
      </w:r>
      <w:r>
        <w:rPr>
          <w:rFonts w:ascii="Cambria"/>
          <w:color w:val="FF0000"/>
          <w:spacing w:val="19"/>
          <w:w w:val="120"/>
          <w:sz w:val="20"/>
        </w:rPr>
        <w:t>anlagestatistik_curated_v</w:t>
      </w:r>
      <w:r>
        <w:rPr>
          <w:rFonts w:ascii="Cambria"/>
          <w:color w:val="FF0000"/>
          <w:w w:val="120"/>
          <w:sz w:val="20"/>
        </w:rPr>
        <w:t xml:space="preserve"> </w:t>
      </w:r>
      <w:r>
        <w:rPr>
          <w:rFonts w:ascii="Cambria"/>
          <w:color w:val="FF0000"/>
          <w:spacing w:val="-10"/>
          <w:w w:val="120"/>
          <w:sz w:val="20"/>
        </w:rPr>
        <w:t>"</w:t>
      </w:r>
    </w:p>
    <w:p w14:paraId="077BB7D6" w14:textId="77777777" w:rsidR="00C220EB" w:rsidRDefault="00000000">
      <w:pPr>
        <w:spacing w:before="4" w:line="244" w:lineRule="auto"/>
        <w:ind w:left="536"/>
        <w:rPr>
          <w:rFonts w:ascii="Cambria" w:hAnsi="Cambria"/>
          <w:sz w:val="20"/>
        </w:rPr>
      </w:pPr>
      <w:r>
        <w:rPr>
          <w:rFonts w:ascii="Cambria" w:hAnsi="Cambria"/>
          <w:color w:val="0000FF"/>
          <w:spacing w:val="13"/>
          <w:sz w:val="20"/>
        </w:rPr>
        <w:t>WHERE</w:t>
      </w:r>
      <w:r>
        <w:rPr>
          <w:rFonts w:ascii="Cambria" w:hAnsi="Cambria"/>
          <w:color w:val="0000FF"/>
          <w:spacing w:val="54"/>
          <w:w w:val="110"/>
          <w:sz w:val="20"/>
        </w:rPr>
        <w:t xml:space="preserve"> </w:t>
      </w:r>
      <w:r>
        <w:rPr>
          <w:rFonts w:ascii="Cambria" w:hAnsi="Cambria"/>
          <w:spacing w:val="10"/>
          <w:w w:val="110"/>
          <w:sz w:val="20"/>
        </w:rPr>
        <w:t>((1</w:t>
      </w:r>
      <w:r>
        <w:rPr>
          <w:rFonts w:ascii="Cambria" w:hAnsi="Cambria"/>
          <w:spacing w:val="53"/>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1)</w:t>
      </w:r>
      <w:r>
        <w:rPr>
          <w:rFonts w:ascii="Cambria" w:hAnsi="Cambria"/>
          <w:spacing w:val="72"/>
          <w:w w:val="110"/>
          <w:sz w:val="20"/>
        </w:rPr>
        <w:t xml:space="preserve"> </w:t>
      </w:r>
      <w:r>
        <w:rPr>
          <w:rFonts w:ascii="Cambria" w:hAnsi="Cambria"/>
          <w:color w:val="0000FF"/>
          <w:spacing w:val="10"/>
          <w:sz w:val="20"/>
        </w:rPr>
        <w:t>AND</w:t>
      </w:r>
      <w:r>
        <w:rPr>
          <w:rFonts w:ascii="Cambria" w:hAnsi="Cambria"/>
          <w:color w:val="0000FF"/>
          <w:spacing w:val="73"/>
          <w:w w:val="110"/>
          <w:sz w:val="20"/>
        </w:rPr>
        <w:t xml:space="preserve"> </w:t>
      </w:r>
      <w:r>
        <w:rPr>
          <w:rFonts w:ascii="Cambria" w:hAnsi="Cambria"/>
          <w:spacing w:val="10"/>
          <w:w w:val="110"/>
          <w:sz w:val="20"/>
        </w:rPr>
        <w:t>((1</w:t>
      </w:r>
      <w:r>
        <w:rPr>
          <w:rFonts w:ascii="Cambria" w:hAnsi="Cambria"/>
          <w:spacing w:val="69"/>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0)</w:t>
      </w:r>
      <w:r>
        <w:rPr>
          <w:rFonts w:ascii="Cambria" w:hAnsi="Cambria"/>
          <w:spacing w:val="70"/>
          <w:w w:val="110"/>
          <w:sz w:val="20"/>
        </w:rPr>
        <w:t xml:space="preserve"> </w:t>
      </w:r>
      <w:r>
        <w:rPr>
          <w:rFonts w:ascii="Cambria" w:hAnsi="Cambria"/>
          <w:color w:val="0000FF"/>
          <w:sz w:val="20"/>
        </w:rPr>
        <w:t>OR</w:t>
      </w:r>
      <w:r>
        <w:rPr>
          <w:rFonts w:ascii="Cambria" w:hAnsi="Cambria"/>
          <w:color w:val="0000FF"/>
          <w:spacing w:val="66"/>
          <w:w w:val="120"/>
          <w:sz w:val="20"/>
        </w:rPr>
        <w:t xml:space="preserve"> </w:t>
      </w:r>
      <w:r>
        <w:rPr>
          <w:rFonts w:ascii="Cambria" w:hAnsi="Cambria"/>
          <w:w w:val="120"/>
          <w:sz w:val="20"/>
        </w:rPr>
        <w:t>((</w:t>
      </w:r>
      <w:r>
        <w:rPr>
          <w:rFonts w:ascii="Cambria" w:hAnsi="Cambria"/>
          <w:spacing w:val="-22"/>
          <w:w w:val="120"/>
          <w:sz w:val="20"/>
        </w:rPr>
        <w:t xml:space="preserve"> </w:t>
      </w:r>
      <w:r>
        <w:rPr>
          <w:rFonts w:ascii="Cambria" w:hAnsi="Cambria"/>
          <w:spacing w:val="13"/>
          <w:w w:val="110"/>
          <w:sz w:val="20"/>
        </w:rPr>
        <w:t>model</w:t>
      </w:r>
      <w:r>
        <w:rPr>
          <w:rFonts w:ascii="Cambria" w:hAnsi="Cambria"/>
          <w:spacing w:val="71"/>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7"/>
          <w:w w:val="110"/>
          <w:sz w:val="20"/>
        </w:rPr>
        <w:t>content_type</w:t>
      </w:r>
      <w:r>
        <w:rPr>
          <w:rFonts w:ascii="Cambria" w:hAnsi="Cambria"/>
          <w:spacing w:val="73"/>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z w:val="20"/>
        </w:rPr>
        <w:t xml:space="preserve">A </w:t>
      </w:r>
      <w:r>
        <w:rPr>
          <w:rFonts w:ascii="Cambria" w:hAnsi="Cambria"/>
          <w:color w:val="0000FF"/>
          <w:spacing w:val="13"/>
          <w:sz w:val="20"/>
        </w:rPr>
        <w:t>GROUP</w:t>
      </w:r>
      <w:r>
        <w:rPr>
          <w:rFonts w:ascii="Cambria" w:hAnsi="Cambria"/>
          <w:color w:val="0000FF"/>
          <w:spacing w:val="80"/>
          <w:sz w:val="20"/>
        </w:rPr>
        <w:t xml:space="preserve"> </w:t>
      </w:r>
      <w:r>
        <w:rPr>
          <w:rFonts w:ascii="Cambria" w:hAnsi="Cambria"/>
          <w:color w:val="0000FF"/>
          <w:sz w:val="20"/>
        </w:rPr>
        <w:t>BY</w:t>
      </w:r>
      <w:r>
        <w:rPr>
          <w:rFonts w:ascii="Cambria" w:hAnsi="Cambria"/>
          <w:color w:val="0000FF"/>
          <w:spacing w:val="80"/>
          <w:w w:val="110"/>
          <w:sz w:val="20"/>
        </w:rPr>
        <w:t xml:space="preserve"> </w:t>
      </w:r>
      <w:r>
        <w:rPr>
          <w:rFonts w:ascii="Cambria" w:hAnsi="Cambria"/>
          <w:w w:val="110"/>
          <w:sz w:val="20"/>
        </w:rPr>
        <w:t>1</w:t>
      </w:r>
      <w:r>
        <w:rPr>
          <w:rFonts w:ascii="Cambria" w:hAnsi="Cambria"/>
          <w:spacing w:val="-28"/>
          <w:w w:val="110"/>
          <w:sz w:val="20"/>
        </w:rPr>
        <w:t xml:space="preserve"> </w:t>
      </w:r>
      <w:r>
        <w:rPr>
          <w:rFonts w:ascii="Cambria" w:hAnsi="Cambria"/>
          <w:w w:val="225"/>
          <w:sz w:val="20"/>
        </w:rPr>
        <w:t xml:space="preserve">, </w:t>
      </w:r>
      <w:r>
        <w:rPr>
          <w:rFonts w:ascii="Cambria" w:hAnsi="Cambria"/>
          <w:w w:val="110"/>
          <w:sz w:val="20"/>
        </w:rPr>
        <w:t>2</w:t>
      </w:r>
    </w:p>
    <w:p w14:paraId="077BB7D7" w14:textId="77777777" w:rsidR="00C220EB" w:rsidRDefault="00000000">
      <w:pPr>
        <w:spacing w:line="244" w:lineRule="auto"/>
        <w:ind w:left="160" w:right="10320" w:hanging="8"/>
        <w:rPr>
          <w:rFonts w:ascii="Cambria"/>
          <w:sz w:val="20"/>
        </w:rPr>
      </w:pPr>
      <w:r>
        <w:rPr>
          <w:rFonts w:ascii="Cambria"/>
          <w:spacing w:val="-10"/>
          <w:w w:val="110"/>
          <w:sz w:val="20"/>
        </w:rPr>
        <w:t>)</w:t>
      </w:r>
      <w:r>
        <w:rPr>
          <w:rFonts w:ascii="Cambria"/>
          <w:spacing w:val="-2"/>
          <w:w w:val="110"/>
          <w:sz w:val="20"/>
        </w:rPr>
        <w:t xml:space="preserve"> </w:t>
      </w:r>
      <w:r>
        <w:rPr>
          <w:rFonts w:ascii="Cambria"/>
          <w:color w:val="0000FF"/>
          <w:spacing w:val="-2"/>
          <w:sz w:val="20"/>
        </w:rPr>
        <w:t>SELECT</w:t>
      </w:r>
    </w:p>
    <w:p w14:paraId="077BB7D8" w14:textId="77777777" w:rsidR="00C220EB" w:rsidRDefault="00000000">
      <w:pPr>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077BB7D9" w14:textId="77777777" w:rsidR="00C220EB"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077BB7DA" w14:textId="77777777" w:rsidR="00C220EB" w:rsidRDefault="00000000">
      <w:pPr>
        <w:spacing w:before="4"/>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077BB7DB" w14:textId="77777777" w:rsidR="00C220EB" w:rsidRDefault="00000000">
      <w:pPr>
        <w:spacing w:before="5"/>
        <w:ind w:left="156"/>
        <w:rPr>
          <w:rFonts w:ascii="Cambria"/>
          <w:sz w:val="20"/>
        </w:rPr>
      </w:pPr>
      <w:r>
        <w:rPr>
          <w:rFonts w:ascii="Cambria"/>
          <w:w w:val="115"/>
          <w:sz w:val="20"/>
        </w:rPr>
        <w:t>,</w:t>
      </w:r>
      <w:r>
        <w:rPr>
          <w:rFonts w:ascii="Cambria"/>
          <w:spacing w:val="65"/>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7"/>
          <w:w w:val="115"/>
          <w:sz w:val="20"/>
        </w:rPr>
        <w:t>num_discharged</w:t>
      </w:r>
      <w:r>
        <w:rPr>
          <w:rFonts w:ascii="Cambria"/>
          <w:spacing w:val="70"/>
          <w:w w:val="150"/>
          <w:sz w:val="20"/>
        </w:rPr>
        <w:t xml:space="preserve"> </w:t>
      </w:r>
      <w:r>
        <w:rPr>
          <w:rFonts w:ascii="Cambria"/>
          <w:spacing w:val="15"/>
          <w:w w:val="115"/>
          <w:sz w:val="20"/>
        </w:rPr>
        <w:t>num_discharged</w:t>
      </w:r>
    </w:p>
    <w:p w14:paraId="077BB7DC" w14:textId="77777777" w:rsidR="00C220EB" w:rsidRDefault="00000000">
      <w:pPr>
        <w:spacing w:before="4"/>
        <w:ind w:left="156"/>
        <w:rPr>
          <w:rFonts w:ascii="Cambria"/>
          <w:sz w:val="20"/>
        </w:rPr>
      </w:pPr>
      <w:r>
        <w:rPr>
          <w:rFonts w:ascii="Cambria"/>
          <w:w w:val="110"/>
          <w:sz w:val="20"/>
        </w:rPr>
        <w:t>,</w:t>
      </w:r>
      <w:r>
        <w:rPr>
          <w:rFonts w:ascii="Cambria"/>
          <w:spacing w:val="78"/>
          <w:w w:val="150"/>
          <w:sz w:val="20"/>
        </w:rPr>
        <w:t xml:space="preserve"> </w:t>
      </w:r>
      <w:r>
        <w:rPr>
          <w:rFonts w:ascii="Cambria"/>
          <w:spacing w:val="16"/>
          <w:w w:val="110"/>
          <w:sz w:val="20"/>
        </w:rPr>
        <w:t>submitted</w:t>
      </w:r>
      <w:r>
        <w:rPr>
          <w:rFonts w:ascii="Cambria"/>
          <w:spacing w:val="-20"/>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num_submitted</w:t>
      </w:r>
      <w:r>
        <w:rPr>
          <w:rFonts w:ascii="Cambria"/>
          <w:spacing w:val="31"/>
          <w:w w:val="110"/>
          <w:sz w:val="20"/>
        </w:rPr>
        <w:t xml:space="preserve">  </w:t>
      </w:r>
      <w:r>
        <w:rPr>
          <w:rFonts w:ascii="Cambria"/>
          <w:spacing w:val="15"/>
          <w:w w:val="110"/>
          <w:sz w:val="20"/>
        </w:rPr>
        <w:t>num_submitted</w:t>
      </w:r>
    </w:p>
    <w:p w14:paraId="077BB7DD" w14:textId="77777777" w:rsidR="00C220EB" w:rsidRDefault="00C220EB">
      <w:pPr>
        <w:rPr>
          <w:rFonts w:ascii="Cambria"/>
          <w:sz w:val="20"/>
        </w:rPr>
        <w:sectPr w:rsidR="00C220EB">
          <w:type w:val="continuous"/>
          <w:pgSz w:w="11910" w:h="16840"/>
          <w:pgMar w:top="0" w:right="0" w:bottom="280" w:left="708" w:header="227" w:footer="1540" w:gutter="0"/>
          <w:cols w:space="720"/>
        </w:sectPr>
      </w:pPr>
    </w:p>
    <w:p w14:paraId="077BB7DE" w14:textId="77777777" w:rsidR="00C220EB" w:rsidRDefault="00C220EB">
      <w:pPr>
        <w:pStyle w:val="BodyText"/>
        <w:spacing w:before="193"/>
        <w:rPr>
          <w:rFonts w:ascii="Cambria"/>
          <w:sz w:val="20"/>
        </w:rPr>
      </w:pPr>
    </w:p>
    <w:p w14:paraId="077BB7DF" w14:textId="77777777" w:rsidR="00C220EB" w:rsidRDefault="00000000">
      <w:pPr>
        <w:ind w:left="156"/>
        <w:rPr>
          <w:rFonts w:ascii="Cambria"/>
          <w:sz w:val="20"/>
        </w:rPr>
      </w:pPr>
      <w:r>
        <w:rPr>
          <w:rFonts w:ascii="Cambria"/>
          <w:noProof/>
          <w:sz w:val="20"/>
        </w:rPr>
        <mc:AlternateContent>
          <mc:Choice Requires="wps">
            <w:drawing>
              <wp:anchor distT="0" distB="0" distL="0" distR="0" simplePos="0" relativeHeight="484648960" behindDoc="1" locked="0" layoutInCell="1" allowOverlap="1" wp14:anchorId="077BB894" wp14:editId="077BB895">
                <wp:simplePos x="0" y="0"/>
                <wp:positionH relativeFrom="page">
                  <wp:posOffset>496976</wp:posOffset>
                </wp:positionH>
                <wp:positionV relativeFrom="paragraph">
                  <wp:posOffset>14508</wp:posOffset>
                </wp:positionV>
                <wp:extent cx="6566534" cy="2017395"/>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2017395"/>
                        </a:xfrm>
                        <a:custGeom>
                          <a:avLst/>
                          <a:gdLst/>
                          <a:ahLst/>
                          <a:cxnLst/>
                          <a:rect l="l" t="t" r="r" b="b"/>
                          <a:pathLst>
                            <a:path w="6566534" h="2017395">
                              <a:moveTo>
                                <a:pt x="2540" y="151828"/>
                              </a:moveTo>
                              <a:lnTo>
                                <a:pt x="2540" y="0"/>
                              </a:lnTo>
                            </a:path>
                            <a:path w="6566534" h="2017395">
                              <a:moveTo>
                                <a:pt x="6563512" y="151828"/>
                              </a:moveTo>
                              <a:lnTo>
                                <a:pt x="6563512" y="0"/>
                              </a:lnTo>
                            </a:path>
                            <a:path w="6566534" h="2017395">
                              <a:moveTo>
                                <a:pt x="2540" y="303669"/>
                              </a:moveTo>
                              <a:lnTo>
                                <a:pt x="2540" y="151841"/>
                              </a:lnTo>
                            </a:path>
                            <a:path w="6566534" h="2017395">
                              <a:moveTo>
                                <a:pt x="6563512" y="303669"/>
                              </a:moveTo>
                              <a:lnTo>
                                <a:pt x="6563512" y="151841"/>
                              </a:lnTo>
                            </a:path>
                            <a:path w="6566534" h="2017395">
                              <a:moveTo>
                                <a:pt x="2540" y="455498"/>
                              </a:moveTo>
                              <a:lnTo>
                                <a:pt x="2540" y="303669"/>
                              </a:lnTo>
                            </a:path>
                            <a:path w="6566534" h="2017395">
                              <a:moveTo>
                                <a:pt x="6563512" y="455498"/>
                              </a:moveTo>
                              <a:lnTo>
                                <a:pt x="6563512" y="303669"/>
                              </a:lnTo>
                            </a:path>
                            <a:path w="6566534" h="2017395">
                              <a:moveTo>
                                <a:pt x="2540" y="607326"/>
                              </a:moveTo>
                              <a:lnTo>
                                <a:pt x="2540" y="455498"/>
                              </a:lnTo>
                            </a:path>
                            <a:path w="6566534" h="2017395">
                              <a:moveTo>
                                <a:pt x="6563512" y="607326"/>
                              </a:moveTo>
                              <a:lnTo>
                                <a:pt x="6563512" y="455498"/>
                              </a:lnTo>
                            </a:path>
                            <a:path w="6566534" h="2017395">
                              <a:moveTo>
                                <a:pt x="2540" y="759155"/>
                              </a:moveTo>
                              <a:lnTo>
                                <a:pt x="2540" y="607326"/>
                              </a:lnTo>
                            </a:path>
                            <a:path w="6566534" h="2017395">
                              <a:moveTo>
                                <a:pt x="6563512" y="759155"/>
                              </a:moveTo>
                              <a:lnTo>
                                <a:pt x="6563512" y="607326"/>
                              </a:lnTo>
                            </a:path>
                            <a:path w="6566534" h="2017395">
                              <a:moveTo>
                                <a:pt x="2540" y="910983"/>
                              </a:moveTo>
                              <a:lnTo>
                                <a:pt x="2540" y="759155"/>
                              </a:lnTo>
                            </a:path>
                            <a:path w="6566534" h="2017395">
                              <a:moveTo>
                                <a:pt x="6563512" y="910983"/>
                              </a:moveTo>
                              <a:lnTo>
                                <a:pt x="6563512" y="759155"/>
                              </a:lnTo>
                            </a:path>
                            <a:path w="6566534" h="2017395">
                              <a:moveTo>
                                <a:pt x="2540" y="1062812"/>
                              </a:moveTo>
                              <a:lnTo>
                                <a:pt x="2540" y="910983"/>
                              </a:lnTo>
                            </a:path>
                            <a:path w="6566534" h="2017395">
                              <a:moveTo>
                                <a:pt x="6563512" y="1062812"/>
                              </a:moveTo>
                              <a:lnTo>
                                <a:pt x="6563512" y="910983"/>
                              </a:lnTo>
                            </a:path>
                            <a:path w="6566534" h="2017395">
                              <a:moveTo>
                                <a:pt x="2540" y="1214653"/>
                              </a:moveTo>
                              <a:lnTo>
                                <a:pt x="2540" y="1062824"/>
                              </a:lnTo>
                            </a:path>
                            <a:path w="6566534" h="2017395">
                              <a:moveTo>
                                <a:pt x="6563512" y="1214653"/>
                              </a:moveTo>
                              <a:lnTo>
                                <a:pt x="6563512" y="1062824"/>
                              </a:lnTo>
                            </a:path>
                            <a:path w="6566534" h="2017395">
                              <a:moveTo>
                                <a:pt x="2540" y="1366481"/>
                              </a:moveTo>
                              <a:lnTo>
                                <a:pt x="2540" y="1214653"/>
                              </a:lnTo>
                            </a:path>
                            <a:path w="6566534" h="2017395">
                              <a:moveTo>
                                <a:pt x="6563512" y="1366481"/>
                              </a:moveTo>
                              <a:lnTo>
                                <a:pt x="6563512" y="1214653"/>
                              </a:lnTo>
                            </a:path>
                            <a:path w="6566534" h="2017395">
                              <a:moveTo>
                                <a:pt x="2540" y="1518310"/>
                              </a:moveTo>
                              <a:lnTo>
                                <a:pt x="2540" y="1366481"/>
                              </a:lnTo>
                            </a:path>
                            <a:path w="6566534" h="2017395">
                              <a:moveTo>
                                <a:pt x="6563512" y="1518310"/>
                              </a:moveTo>
                              <a:lnTo>
                                <a:pt x="6563512" y="1366481"/>
                              </a:lnTo>
                            </a:path>
                            <a:path w="6566534" h="2017395">
                              <a:moveTo>
                                <a:pt x="2540" y="1670138"/>
                              </a:moveTo>
                              <a:lnTo>
                                <a:pt x="2540" y="1518310"/>
                              </a:lnTo>
                            </a:path>
                            <a:path w="6566534" h="2017395">
                              <a:moveTo>
                                <a:pt x="6563512" y="1670138"/>
                              </a:moveTo>
                              <a:lnTo>
                                <a:pt x="6563512" y="1518310"/>
                              </a:lnTo>
                            </a:path>
                            <a:path w="6566534" h="2017395">
                              <a:moveTo>
                                <a:pt x="2540" y="1821967"/>
                              </a:moveTo>
                              <a:lnTo>
                                <a:pt x="2540" y="1670138"/>
                              </a:lnTo>
                            </a:path>
                            <a:path w="6566534" h="2017395">
                              <a:moveTo>
                                <a:pt x="6563512" y="1821967"/>
                              </a:moveTo>
                              <a:lnTo>
                                <a:pt x="6563512" y="1670138"/>
                              </a:lnTo>
                            </a:path>
                            <a:path w="6566534" h="2017395">
                              <a:moveTo>
                                <a:pt x="2540" y="1973795"/>
                              </a:moveTo>
                              <a:lnTo>
                                <a:pt x="2540" y="1821967"/>
                              </a:lnTo>
                            </a:path>
                            <a:path w="6566534" h="2017395">
                              <a:moveTo>
                                <a:pt x="6563512" y="1973795"/>
                              </a:moveTo>
                              <a:lnTo>
                                <a:pt x="6563512" y="1821967"/>
                              </a:lnTo>
                            </a:path>
                            <a:path w="6566534" h="2017395">
                              <a:moveTo>
                                <a:pt x="2540" y="2016823"/>
                              </a:moveTo>
                              <a:lnTo>
                                <a:pt x="2540" y="1973808"/>
                              </a:lnTo>
                            </a:path>
                            <a:path w="6566534" h="2017395">
                              <a:moveTo>
                                <a:pt x="0" y="2014283"/>
                              </a:moveTo>
                              <a:lnTo>
                                <a:pt x="43016" y="2014283"/>
                              </a:lnTo>
                            </a:path>
                            <a:path w="6566534" h="2017395">
                              <a:moveTo>
                                <a:pt x="43026" y="2014283"/>
                              </a:moveTo>
                              <a:lnTo>
                                <a:pt x="6523024" y="2014283"/>
                              </a:lnTo>
                            </a:path>
                            <a:path w="6566534" h="2017395">
                              <a:moveTo>
                                <a:pt x="6523024" y="2014283"/>
                              </a:moveTo>
                              <a:lnTo>
                                <a:pt x="6566039" y="2014283"/>
                              </a:lnTo>
                            </a:path>
                            <a:path w="6566534" h="2017395">
                              <a:moveTo>
                                <a:pt x="6563512" y="2016823"/>
                              </a:moveTo>
                              <a:lnTo>
                                <a:pt x="6563512" y="1973808"/>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132pt;margin-top:1.142367pt;width:517.0500pt;height:158.85pt;mso-position-horizontal-relative:page;mso-position-vertical-relative:paragraph;z-index:-18667520" id="docshape185" coordorigin="783,23" coordsize="10341,3177" path="m787,262l787,23m11119,262l11119,23m787,501l787,262m11119,501l11119,262m787,740l787,501m11119,740l11119,501m787,979l787,740m11119,979l11119,740m787,1218l787,979m11119,1218l11119,979m787,1457l787,1218m11119,1457l11119,1218m787,1697l787,1457m11119,1697l11119,1457m787,1936l787,1697m11119,1936l11119,1697m787,2175l787,1936m11119,2175l11119,1936m787,2414l787,2175m11119,2414l11119,2175m787,2653l787,2414m11119,2653l11119,2414m787,2892l787,2653m11119,2892l11119,2653m787,3131l787,2892m11119,3131l11119,2892m787,3199l787,3131m783,3195l850,3195m850,3195l11055,3195m11055,3195l11123,3195m11119,3199l11119,3131e" filled="false" stroked="true" strokeweight=".398pt" strokecolor="#000000">
                <v:path arrowok="t"/>
                <v:stroke dashstyle="solid"/>
                <w10:wrap type="none"/>
              </v:shape>
            </w:pict>
          </mc:Fallback>
        </mc:AlternateContent>
      </w:r>
      <w:r>
        <w:rPr>
          <w:rFonts w:ascii="Cambria"/>
          <w:w w:val="165"/>
          <w:sz w:val="20"/>
        </w:rPr>
        <w:t>,</w:t>
      </w:r>
      <w:r>
        <w:rPr>
          <w:rFonts w:ascii="Cambria"/>
          <w:spacing w:val="22"/>
          <w:w w:val="165"/>
          <w:sz w:val="20"/>
        </w:rPr>
        <w:t xml:space="preserve"> </w:t>
      </w:r>
      <w:r>
        <w:rPr>
          <w:rFonts w:ascii="Cambria"/>
          <w:spacing w:val="13"/>
          <w:w w:val="110"/>
          <w:sz w:val="20"/>
        </w:rPr>
        <w:t>coded</w:t>
      </w:r>
      <w:r>
        <w:rPr>
          <w:rFonts w:ascii="Cambria"/>
          <w:spacing w:val="-22"/>
          <w:w w:val="110"/>
          <w:sz w:val="20"/>
        </w:rPr>
        <w:t xml:space="preserve"> </w:t>
      </w:r>
      <w:r>
        <w:rPr>
          <w:rFonts w:ascii="Cambria"/>
          <w:w w:val="165"/>
          <w:sz w:val="20"/>
        </w:rPr>
        <w:t>.</w:t>
      </w:r>
      <w:r>
        <w:rPr>
          <w:rFonts w:ascii="Cambria"/>
          <w:spacing w:val="-43"/>
          <w:w w:val="165"/>
          <w:sz w:val="20"/>
        </w:rPr>
        <w:t xml:space="preserve"> </w:t>
      </w:r>
      <w:r>
        <w:rPr>
          <w:rFonts w:ascii="Cambria"/>
          <w:spacing w:val="16"/>
          <w:w w:val="110"/>
          <w:sz w:val="20"/>
        </w:rPr>
        <w:t>num_coded</w:t>
      </w:r>
      <w:r>
        <w:rPr>
          <w:rFonts w:ascii="Cambria"/>
          <w:spacing w:val="61"/>
          <w:w w:val="110"/>
          <w:sz w:val="20"/>
        </w:rPr>
        <w:t xml:space="preserve"> </w:t>
      </w:r>
      <w:r>
        <w:rPr>
          <w:rFonts w:ascii="Cambria"/>
          <w:spacing w:val="14"/>
          <w:w w:val="110"/>
          <w:sz w:val="20"/>
        </w:rPr>
        <w:t>num_coded</w:t>
      </w:r>
    </w:p>
    <w:p w14:paraId="077BB7E0" w14:textId="77777777" w:rsidR="00C220EB" w:rsidRDefault="00000000">
      <w:pPr>
        <w:spacing w:before="5"/>
        <w:ind w:left="156"/>
        <w:rPr>
          <w:rFonts w:ascii="Cambria"/>
          <w:sz w:val="20"/>
        </w:rPr>
      </w:pPr>
      <w:r>
        <w:rPr>
          <w:rFonts w:ascii="Cambria"/>
          <w:w w:val="115"/>
          <w:sz w:val="20"/>
        </w:rPr>
        <w:t>,</w:t>
      </w:r>
      <w:r>
        <w:rPr>
          <w:rFonts w:ascii="Cambria"/>
          <w:spacing w:val="32"/>
          <w:w w:val="115"/>
          <w:sz w:val="20"/>
        </w:rPr>
        <w:t xml:space="preserve">  </w:t>
      </w:r>
      <w:r>
        <w:rPr>
          <w:rFonts w:ascii="Cambria"/>
          <w:spacing w:val="18"/>
          <w:w w:val="115"/>
          <w:sz w:val="20"/>
        </w:rPr>
        <w:t>destinationassigned</w:t>
      </w:r>
      <w:r>
        <w:rPr>
          <w:rFonts w:ascii="Cambria"/>
          <w:spacing w:val="-17"/>
          <w:w w:val="115"/>
          <w:sz w:val="20"/>
        </w:rPr>
        <w:t xml:space="preserve"> </w:t>
      </w:r>
      <w:r>
        <w:rPr>
          <w:rFonts w:ascii="Cambria"/>
          <w:w w:val="115"/>
          <w:sz w:val="20"/>
        </w:rPr>
        <w:t>.</w:t>
      </w:r>
      <w:r>
        <w:rPr>
          <w:rFonts w:ascii="Cambria"/>
          <w:spacing w:val="-18"/>
          <w:w w:val="115"/>
          <w:sz w:val="20"/>
        </w:rPr>
        <w:t xml:space="preserve"> </w:t>
      </w:r>
      <w:r>
        <w:rPr>
          <w:rFonts w:ascii="Cambria"/>
          <w:spacing w:val="18"/>
          <w:w w:val="115"/>
          <w:sz w:val="20"/>
        </w:rPr>
        <w:t>num_destinationassigned</w:t>
      </w:r>
      <w:r>
        <w:rPr>
          <w:rFonts w:ascii="Cambria"/>
          <w:spacing w:val="39"/>
          <w:w w:val="115"/>
          <w:sz w:val="20"/>
        </w:rPr>
        <w:t xml:space="preserve">  </w:t>
      </w:r>
      <w:r>
        <w:rPr>
          <w:rFonts w:ascii="Cambria"/>
          <w:spacing w:val="16"/>
          <w:w w:val="115"/>
          <w:sz w:val="20"/>
        </w:rPr>
        <w:t>num_destinationassigned</w:t>
      </w:r>
    </w:p>
    <w:p w14:paraId="077BB7E1" w14:textId="77777777" w:rsidR="00C220EB" w:rsidRDefault="00000000">
      <w:pPr>
        <w:spacing w:before="4"/>
        <w:ind w:left="156"/>
        <w:rPr>
          <w:rFonts w:ascii="Cambria"/>
          <w:sz w:val="20"/>
        </w:rPr>
      </w:pPr>
      <w:r>
        <w:rPr>
          <w:rFonts w:ascii="Cambria"/>
          <w:w w:val="135"/>
          <w:sz w:val="20"/>
        </w:rPr>
        <w:t>,</w:t>
      </w:r>
      <w:r>
        <w:rPr>
          <w:rFonts w:ascii="Cambria"/>
          <w:spacing w:val="36"/>
          <w:w w:val="135"/>
          <w:sz w:val="20"/>
        </w:rPr>
        <w:t xml:space="preserve"> </w:t>
      </w:r>
      <w:r>
        <w:rPr>
          <w:rFonts w:ascii="Cambria"/>
          <w:spacing w:val="14"/>
          <w:w w:val="135"/>
          <w:sz w:val="20"/>
        </w:rPr>
        <w:t>sva.</w:t>
      </w:r>
      <w:r>
        <w:rPr>
          <w:rFonts w:ascii="Cambria"/>
          <w:spacing w:val="-31"/>
          <w:w w:val="135"/>
          <w:sz w:val="20"/>
        </w:rPr>
        <w:t xml:space="preserve"> </w:t>
      </w:r>
      <w:r>
        <w:rPr>
          <w:rFonts w:ascii="Cambria"/>
          <w:spacing w:val="15"/>
          <w:w w:val="115"/>
          <w:sz w:val="20"/>
        </w:rPr>
        <w:t>num_sva</w:t>
      </w:r>
      <w:r>
        <w:rPr>
          <w:rFonts w:ascii="Cambria"/>
          <w:spacing w:val="61"/>
          <w:w w:val="115"/>
          <w:sz w:val="20"/>
        </w:rPr>
        <w:t xml:space="preserve"> </w:t>
      </w:r>
      <w:r>
        <w:rPr>
          <w:rFonts w:ascii="Cambria"/>
          <w:spacing w:val="13"/>
          <w:w w:val="115"/>
          <w:sz w:val="20"/>
        </w:rPr>
        <w:t>num_sva</w:t>
      </w:r>
    </w:p>
    <w:p w14:paraId="077BB7E2" w14:textId="77777777" w:rsidR="00C220EB" w:rsidRDefault="00000000">
      <w:pPr>
        <w:spacing w:before="5" w:line="244" w:lineRule="auto"/>
        <w:ind w:left="159" w:right="8227" w:hanging="3"/>
        <w:rPr>
          <w:rFonts w:ascii="Cambria"/>
          <w:sz w:val="20"/>
        </w:rPr>
      </w:pPr>
      <w:r>
        <w:rPr>
          <w:rFonts w:ascii="Cambria"/>
          <w:w w:val="115"/>
          <w:sz w:val="20"/>
        </w:rPr>
        <w:t>,</w:t>
      </w:r>
      <w:r>
        <w:rPr>
          <w:rFonts w:ascii="Cambria"/>
          <w:spacing w:val="45"/>
          <w:w w:val="115"/>
          <w:sz w:val="20"/>
        </w:rPr>
        <w:t xml:space="preserve"> </w:t>
      </w:r>
      <w:r>
        <w:rPr>
          <w:rFonts w:ascii="Cambria"/>
          <w:spacing w:val="14"/>
          <w:w w:val="115"/>
          <w:sz w:val="20"/>
        </w:rPr>
        <w:t>dvs.</w:t>
      </w:r>
      <w:r>
        <w:rPr>
          <w:rFonts w:ascii="Cambria"/>
          <w:spacing w:val="-23"/>
          <w:w w:val="115"/>
          <w:sz w:val="20"/>
        </w:rPr>
        <w:t xml:space="preserve"> </w:t>
      </w:r>
      <w:r>
        <w:rPr>
          <w:rFonts w:ascii="Cambria"/>
          <w:spacing w:val="14"/>
          <w:w w:val="115"/>
          <w:sz w:val="20"/>
        </w:rPr>
        <w:t>amount</w:t>
      </w:r>
      <w:r>
        <w:rPr>
          <w:rFonts w:ascii="Cambria"/>
          <w:spacing w:val="55"/>
          <w:w w:val="115"/>
          <w:sz w:val="20"/>
        </w:rPr>
        <w:t xml:space="preserve"> </w:t>
      </w:r>
      <w:r>
        <w:rPr>
          <w:rFonts w:ascii="Cambria"/>
          <w:spacing w:val="16"/>
          <w:w w:val="115"/>
          <w:sz w:val="20"/>
        </w:rPr>
        <w:t xml:space="preserve">num_stats </w:t>
      </w:r>
      <w:r>
        <w:rPr>
          <w:rFonts w:ascii="Cambria"/>
          <w:color w:val="0000FF"/>
          <w:spacing w:val="8"/>
          <w:sz w:val="20"/>
        </w:rPr>
        <w:t>FROM</w:t>
      </w:r>
    </w:p>
    <w:p w14:paraId="077BB7E3" w14:textId="77777777" w:rsidR="00C220EB" w:rsidRDefault="00000000">
      <w:pPr>
        <w:ind w:left="411"/>
        <w:jc w:val="both"/>
        <w:rPr>
          <w:rFonts w:ascii="Cambria"/>
          <w:sz w:val="20"/>
        </w:rPr>
      </w:pPr>
      <w:r>
        <w:rPr>
          <w:rFonts w:ascii="Cambria"/>
          <w:spacing w:val="14"/>
          <w:w w:val="115"/>
          <w:sz w:val="20"/>
        </w:rPr>
        <w:t>((((((</w:t>
      </w:r>
      <w:r>
        <w:rPr>
          <w:rFonts w:ascii="Cambria"/>
          <w:spacing w:val="-9"/>
          <w:w w:val="115"/>
          <w:sz w:val="20"/>
        </w:rPr>
        <w:t xml:space="preserve"> </w:t>
      </w:r>
      <w:r>
        <w:rPr>
          <w:rFonts w:ascii="Cambria"/>
          <w:spacing w:val="17"/>
          <w:w w:val="115"/>
          <w:sz w:val="20"/>
        </w:rPr>
        <w:t>submitted_agg</w:t>
      </w:r>
      <w:r>
        <w:rPr>
          <w:rFonts w:ascii="Cambria"/>
          <w:spacing w:val="43"/>
          <w:w w:val="115"/>
          <w:sz w:val="20"/>
        </w:rPr>
        <w:t xml:space="preserve">  </w:t>
      </w:r>
      <w:r>
        <w:rPr>
          <w:rFonts w:ascii="Cambria"/>
          <w:spacing w:val="14"/>
          <w:w w:val="115"/>
          <w:sz w:val="20"/>
        </w:rPr>
        <w:t>submitted</w:t>
      </w:r>
    </w:p>
    <w:p w14:paraId="077BB7E4" w14:textId="77777777" w:rsidR="00C220EB" w:rsidRDefault="00000000">
      <w:pPr>
        <w:spacing w:before="4" w:line="244" w:lineRule="auto"/>
        <w:ind w:left="159" w:right="16"/>
        <w:jc w:val="both"/>
        <w:rPr>
          <w:rFonts w:ascii="Cambria" w:hAnsi="Cambria"/>
          <w:sz w:val="20"/>
        </w:rPr>
      </w:pP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29"/>
          <w:w w:val="115"/>
          <w:sz w:val="20"/>
        </w:rPr>
        <w:t xml:space="preserve"> </w:t>
      </w:r>
      <w:r>
        <w:rPr>
          <w:rFonts w:ascii="Cambria" w:hAnsi="Cambria"/>
          <w:spacing w:val="16"/>
          <w:w w:val="115"/>
          <w:sz w:val="20"/>
        </w:rPr>
        <w:t>key_to_plz</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2"/>
          <w:w w:val="115"/>
          <w:sz w:val="20"/>
        </w:rPr>
        <w:t xml:space="preserve"> </w:t>
      </w:r>
      <w:r>
        <w:rPr>
          <w:rFonts w:ascii="Cambria" w:hAnsi="Cambria"/>
          <w:spacing w:val="12"/>
          <w:w w:val="115"/>
          <w:sz w:val="20"/>
        </w:rPr>
        <w:t>Key</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key_to_plz</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3"/>
          <w:w w:val="115"/>
          <w:sz w:val="20"/>
        </w:rPr>
        <w:t xml:space="preserve"> </w:t>
      </w:r>
      <w:r>
        <w:rPr>
          <w:rFonts w:ascii="Cambria" w:hAnsi="Cambria"/>
          <w:spacing w:val="12"/>
          <w:w w:val="115"/>
          <w:sz w:val="20"/>
        </w:rPr>
        <w:t>Key</w:t>
      </w:r>
      <w:r>
        <w:rPr>
          <w:rFonts w:ascii="Cambria" w:hAnsi="Cambria"/>
          <w:spacing w:val="-12"/>
          <w:w w:val="115"/>
          <w:sz w:val="20"/>
        </w:rPr>
        <w:t xml:space="preserve"> </w:t>
      </w:r>
      <w:r>
        <w:rPr>
          <w:rFonts w:ascii="Cambria" w:hAnsi="Cambria"/>
          <w:spacing w:val="10"/>
          <w:w w:val="130"/>
          <w:sz w:val="20"/>
        </w:rPr>
        <w:t xml:space="preserve">)))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38"/>
          <w:w w:val="115"/>
          <w:sz w:val="20"/>
        </w:rPr>
        <w:t xml:space="preserve"> </w:t>
      </w:r>
      <w:r>
        <w:rPr>
          <w:rFonts w:ascii="Cambria" w:hAnsi="Cambria"/>
          <w:spacing w:val="17"/>
          <w:w w:val="115"/>
          <w:sz w:val="20"/>
        </w:rPr>
        <w:t>discharged_agg</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2"/>
          <w:sz w:val="20"/>
        </w:rPr>
        <w:t xml:space="preserve">Pos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10"/>
          <w:w w:val="115"/>
          <w:sz w:val="20"/>
        </w:rPr>
        <w:t xml:space="preserve"> </w:t>
      </w:r>
      <w:r>
        <w:rPr>
          <w:rFonts w:ascii="Cambria" w:hAnsi="Cambria"/>
          <w:spacing w:val="16"/>
          <w:w w:val="115"/>
          <w:sz w:val="20"/>
        </w:rPr>
        <w:t>coded_agg</w:t>
      </w:r>
      <w:r>
        <w:rPr>
          <w:rFonts w:ascii="Cambria" w:hAnsi="Cambria"/>
          <w:spacing w:val="40"/>
          <w:w w:val="115"/>
          <w:sz w:val="20"/>
        </w:rPr>
        <w:t xml:space="preserve"> </w:t>
      </w:r>
      <w:r>
        <w:rPr>
          <w:rFonts w:ascii="Cambria" w:hAnsi="Cambria"/>
          <w:spacing w:val="13"/>
          <w:sz w:val="20"/>
        </w:rPr>
        <w:t>coded</w:t>
      </w:r>
      <w:r>
        <w:rPr>
          <w:rFonts w:ascii="Cambria" w:hAnsi="Cambria"/>
          <w:spacing w:val="40"/>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3"/>
          <w:sz w:val="20"/>
        </w:rPr>
        <w:t>coded</w:t>
      </w:r>
      <w:r>
        <w:rPr>
          <w:rFonts w:ascii="Cambria" w:hAnsi="Cambria"/>
          <w:spacing w:val="-12"/>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spacing w:val="15"/>
          <w:w w:val="115"/>
          <w:sz w:val="20"/>
        </w:rPr>
        <w:t>Posttag</w:t>
      </w:r>
      <w:r>
        <w:rPr>
          <w:rFonts w:ascii="Cambria" w:hAnsi="Cambria"/>
          <w:spacing w:val="-13"/>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3"/>
          <w:sz w:val="20"/>
        </w:rPr>
        <w:t xml:space="preserve">subm </w:t>
      </w:r>
      <w:r>
        <w:rPr>
          <w:rFonts w:ascii="Cambria" w:hAnsi="Cambria"/>
          <w:color w:val="0000FF"/>
          <w:spacing w:val="13"/>
          <w:sz w:val="20"/>
        </w:rPr>
        <w:t>INNER</w:t>
      </w:r>
      <w:r>
        <w:rPr>
          <w:rFonts w:ascii="Cambria" w:hAnsi="Cambria"/>
          <w:color w:val="0000FF"/>
          <w:spacing w:val="17"/>
          <w:w w:val="115"/>
          <w:sz w:val="20"/>
        </w:rPr>
        <w:t xml:space="preserve"> </w:t>
      </w:r>
      <w:r>
        <w:rPr>
          <w:rFonts w:ascii="Cambria" w:hAnsi="Cambria"/>
          <w:color w:val="0000FF"/>
          <w:spacing w:val="12"/>
          <w:w w:val="115"/>
          <w:sz w:val="20"/>
        </w:rPr>
        <w:t>JOIN</w:t>
      </w:r>
      <w:r>
        <w:rPr>
          <w:rFonts w:ascii="Cambria" w:hAnsi="Cambria"/>
          <w:color w:val="0000FF"/>
          <w:spacing w:val="18"/>
          <w:w w:val="115"/>
          <w:sz w:val="20"/>
        </w:rPr>
        <w:t xml:space="preserve"> </w:t>
      </w:r>
      <w:r>
        <w:rPr>
          <w:rFonts w:ascii="Cambria" w:hAnsi="Cambria"/>
          <w:spacing w:val="18"/>
          <w:w w:val="115"/>
          <w:sz w:val="20"/>
        </w:rPr>
        <w:t>destinationassigned_agg</w:t>
      </w:r>
      <w:r>
        <w:rPr>
          <w:rFonts w:ascii="Cambria" w:hAnsi="Cambria"/>
          <w:spacing w:val="40"/>
          <w:w w:val="115"/>
          <w:sz w:val="20"/>
        </w:rPr>
        <w:t xml:space="preserve"> </w:t>
      </w:r>
      <w:r>
        <w:rPr>
          <w:rFonts w:ascii="Cambria" w:hAnsi="Cambria"/>
          <w:spacing w:val="18"/>
          <w:w w:val="115"/>
          <w:sz w:val="20"/>
        </w:rPr>
        <w:t xml:space="preserve">destinationassigned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 xml:space="preserve">Postta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5"/>
          <w:w w:val="115"/>
          <w:sz w:val="20"/>
        </w:rPr>
        <w:t>sva_agg</w:t>
      </w:r>
      <w:r>
        <w:rPr>
          <w:rFonts w:ascii="Cambria" w:hAnsi="Cambria"/>
          <w:spacing w:val="80"/>
          <w:w w:val="115"/>
          <w:sz w:val="20"/>
        </w:rPr>
        <w:t xml:space="preserve"> </w:t>
      </w:r>
      <w:r>
        <w:rPr>
          <w:rFonts w:ascii="Cambria" w:hAnsi="Cambria"/>
          <w:spacing w:val="10"/>
          <w:w w:val="115"/>
          <w:sz w:val="20"/>
        </w:rPr>
        <w:t>sva</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sva.</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 xml:space="preserve">. </w:t>
      </w:r>
      <w:r>
        <w:rPr>
          <w:rFonts w:ascii="Cambria" w:hAnsi="Cambria"/>
          <w:color w:val="0000FF"/>
          <w:spacing w:val="12"/>
          <w:sz w:val="20"/>
        </w:rPr>
        <w:t>LEFT</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7"/>
          <w:w w:val="115"/>
          <w:sz w:val="20"/>
        </w:rPr>
        <w:t>device_stats</w:t>
      </w:r>
      <w:r>
        <w:rPr>
          <w:rFonts w:ascii="Cambria" w:hAnsi="Cambria"/>
          <w:spacing w:val="40"/>
          <w:w w:val="115"/>
          <w:sz w:val="20"/>
        </w:rPr>
        <w:t xml:space="preserve"> </w:t>
      </w:r>
      <w:r>
        <w:rPr>
          <w:rFonts w:ascii="Cambria" w:hAnsi="Cambria"/>
          <w:spacing w:val="10"/>
          <w:w w:val="115"/>
          <w:sz w:val="20"/>
        </w:rPr>
        <w:t>dvs</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dvs.</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5"/>
          <w:w w:val="115"/>
          <w:sz w:val="20"/>
        </w:rPr>
        <w:t xml:space="preserve">submit </w:t>
      </w:r>
      <w:r>
        <w:rPr>
          <w:rFonts w:ascii="Cambria" w:hAnsi="Cambria"/>
          <w:color w:val="0000FF"/>
          <w:spacing w:val="13"/>
          <w:sz w:val="20"/>
        </w:rPr>
        <w:t>WHERE</w:t>
      </w:r>
      <w:r>
        <w:rPr>
          <w:rFonts w:ascii="Cambria" w:hAnsi="Cambria"/>
          <w:color w:val="0000FF"/>
          <w:spacing w:val="52"/>
          <w:w w:val="115"/>
          <w:sz w:val="20"/>
        </w:rPr>
        <w:t xml:space="preserve"> </w:t>
      </w:r>
      <w:r>
        <w:rPr>
          <w:rFonts w:ascii="Cambria" w:hAnsi="Cambria"/>
          <w:spacing w:val="10"/>
          <w:w w:val="115"/>
          <w:sz w:val="20"/>
        </w:rPr>
        <w:t>((1</w:t>
      </w:r>
      <w:r>
        <w:rPr>
          <w:rFonts w:ascii="Cambria" w:hAnsi="Cambria"/>
          <w:spacing w:val="47"/>
          <w:w w:val="115"/>
          <w:sz w:val="20"/>
        </w:rPr>
        <w:t xml:space="preserve"> </w:t>
      </w:r>
      <w:r>
        <w:rPr>
          <w:rFonts w:ascii="Cambria" w:hAnsi="Cambria"/>
          <w:w w:val="115"/>
          <w:sz w:val="20"/>
        </w:rPr>
        <w:t>=</w:t>
      </w:r>
      <w:r>
        <w:rPr>
          <w:rFonts w:ascii="Cambria" w:hAnsi="Cambria"/>
          <w:spacing w:val="59"/>
          <w:w w:val="115"/>
          <w:sz w:val="20"/>
        </w:rPr>
        <w:t xml:space="preserve"> </w:t>
      </w:r>
      <w:r>
        <w:rPr>
          <w:rFonts w:ascii="Cambria" w:hAnsi="Cambria"/>
          <w:w w:val="115"/>
          <w:sz w:val="20"/>
        </w:rPr>
        <w:t>1)</w:t>
      </w:r>
      <w:r>
        <w:rPr>
          <w:rFonts w:ascii="Cambria" w:hAnsi="Cambria"/>
          <w:spacing w:val="77"/>
          <w:w w:val="115"/>
          <w:sz w:val="20"/>
        </w:rPr>
        <w:t xml:space="preserve"> </w:t>
      </w:r>
      <w:r>
        <w:rPr>
          <w:rFonts w:ascii="Cambria" w:hAnsi="Cambria"/>
          <w:color w:val="0000FF"/>
          <w:spacing w:val="10"/>
          <w:sz w:val="20"/>
        </w:rPr>
        <w:t>AND</w:t>
      </w:r>
      <w:r>
        <w:rPr>
          <w:rFonts w:ascii="Cambria" w:hAnsi="Cambria"/>
          <w:color w:val="0000FF"/>
          <w:spacing w:val="74"/>
          <w:w w:val="11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6"/>
          <w:w w:val="115"/>
          <w:sz w:val="20"/>
        </w:rPr>
        <w:t>submitted</w:t>
      </w:r>
      <w:r>
        <w:rPr>
          <w:rFonts w:ascii="Cambria" w:hAnsi="Cambria"/>
          <w:spacing w:val="-22"/>
          <w:w w:val="11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spacing w:val="16"/>
          <w:w w:val="115"/>
          <w:sz w:val="20"/>
        </w:rPr>
        <w:t>location</w:t>
      </w:r>
      <w:r>
        <w:rPr>
          <w:rFonts w:ascii="Cambria" w:hAnsi="Cambria"/>
          <w:spacing w:val="-31"/>
          <w:w w:val="115"/>
          <w:sz w:val="20"/>
        </w:rPr>
        <w:t xml:space="preserve"> </w:t>
      </w:r>
      <w:r>
        <w:rPr>
          <w:rFonts w:ascii="Cambria" w:hAnsi="Cambria"/>
          <w:spacing w:val="12"/>
          <w:w w:val="115"/>
          <w:sz w:val="20"/>
        </w:rPr>
        <w:t>Key</w:t>
      </w:r>
      <w:r>
        <w:rPr>
          <w:rFonts w:ascii="Cambria" w:hAnsi="Cambria"/>
          <w:spacing w:val="80"/>
          <w:w w:val="115"/>
          <w:sz w:val="20"/>
        </w:rPr>
        <w:t xml:space="preserve"> </w:t>
      </w:r>
      <w:r>
        <w:rPr>
          <w:rFonts w:ascii="Cambria" w:hAnsi="Cambria"/>
          <w:color w:val="0000FF"/>
          <w:w w:val="115"/>
          <w:sz w:val="20"/>
        </w:rPr>
        <w:t>IN</w:t>
      </w:r>
      <w:r>
        <w:rPr>
          <w:rFonts w:ascii="Cambria" w:hAnsi="Cambria"/>
          <w:color w:val="0000FF"/>
          <w:spacing w:val="40"/>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p>
    <w:p w14:paraId="077BB7E5" w14:textId="77777777" w:rsidR="00C220EB" w:rsidRDefault="00C220EB">
      <w:pPr>
        <w:spacing w:line="244" w:lineRule="auto"/>
        <w:jc w:val="both"/>
        <w:rPr>
          <w:rFonts w:ascii="Cambria" w:hAnsi="Cambria"/>
          <w:sz w:val="20"/>
        </w:rPr>
        <w:sectPr w:rsidR="00C220EB">
          <w:pgSz w:w="11910" w:h="16840"/>
          <w:pgMar w:top="440" w:right="0" w:bottom="1720" w:left="708" w:header="227" w:footer="1540" w:gutter="0"/>
          <w:cols w:space="720"/>
        </w:sectPr>
      </w:pPr>
    </w:p>
    <w:p w14:paraId="077BB7E6" w14:textId="77777777" w:rsidR="00C220EB" w:rsidRDefault="00C220EB">
      <w:pPr>
        <w:pStyle w:val="BodyText"/>
        <w:rPr>
          <w:rFonts w:ascii="Cambria"/>
          <w:sz w:val="17"/>
        </w:rPr>
      </w:pPr>
    </w:p>
    <w:p w14:paraId="077BB7E7" w14:textId="77777777" w:rsidR="00C220EB" w:rsidRDefault="00C220EB">
      <w:pPr>
        <w:pStyle w:val="BodyText"/>
        <w:rPr>
          <w:rFonts w:ascii="Cambria"/>
          <w:sz w:val="17"/>
        </w:rPr>
        <w:sectPr w:rsidR="00C220EB">
          <w:headerReference w:type="even" r:id="rId208"/>
          <w:footerReference w:type="even" r:id="rId209"/>
          <w:pgSz w:w="11910" w:h="16840"/>
          <w:pgMar w:top="1920" w:right="0" w:bottom="280" w:left="708" w:header="0" w:footer="0" w:gutter="0"/>
          <w:cols w:space="720"/>
        </w:sectPr>
      </w:pPr>
    </w:p>
    <w:p w14:paraId="077BB7E8" w14:textId="77777777" w:rsidR="00C220EB" w:rsidRDefault="00C220EB">
      <w:pPr>
        <w:pStyle w:val="BodyText"/>
        <w:rPr>
          <w:rFonts w:ascii="Cambria"/>
        </w:rPr>
      </w:pPr>
    </w:p>
    <w:p w14:paraId="077BB7E9" w14:textId="77777777" w:rsidR="00C220EB" w:rsidRDefault="00C220EB">
      <w:pPr>
        <w:pStyle w:val="BodyText"/>
        <w:spacing w:before="62"/>
        <w:rPr>
          <w:rFonts w:ascii="Cambria"/>
        </w:rPr>
      </w:pPr>
    </w:p>
    <w:p w14:paraId="077BB7EA" w14:textId="77777777" w:rsidR="00C220EB" w:rsidRDefault="00000000">
      <w:pPr>
        <w:pStyle w:val="BodyText"/>
        <w:spacing w:line="256" w:lineRule="auto"/>
        <w:ind w:left="142" w:right="848"/>
        <w:jc w:val="both"/>
      </w:pPr>
      <w:bookmarkStart w:id="639" w:name="Meeting_Summaries"/>
      <w:bookmarkStart w:id="640" w:name="_bookmark202"/>
      <w:bookmarkEnd w:id="639"/>
      <w:bookmarkEnd w:id="640"/>
      <w:r>
        <w:rPr>
          <w:w w:val="110"/>
        </w:rPr>
        <w:t>Todo write some relevant meeting summaries This chapter contains the results of the key meetings with the</w:t>
      </w:r>
      <w:r>
        <w:rPr>
          <w:spacing w:val="-4"/>
          <w:w w:val="110"/>
        </w:rPr>
        <w:t xml:space="preserve"> </w:t>
      </w:r>
      <w:r>
        <w:rPr>
          <w:w w:val="110"/>
        </w:rPr>
        <w:t>business</w:t>
      </w:r>
      <w:r>
        <w:rPr>
          <w:spacing w:val="-4"/>
          <w:w w:val="110"/>
        </w:rPr>
        <w:t xml:space="preserve"> </w:t>
      </w:r>
      <w:r>
        <w:rPr>
          <w:w w:val="110"/>
        </w:rPr>
        <w:t>stakeholders</w:t>
      </w:r>
      <w:r>
        <w:rPr>
          <w:spacing w:val="-4"/>
          <w:w w:val="110"/>
        </w:rPr>
        <w:t xml:space="preserve"> </w:t>
      </w:r>
      <w:r>
        <w:rPr>
          <w:w w:val="110"/>
        </w:rPr>
        <w:t>held</w:t>
      </w:r>
      <w:r>
        <w:rPr>
          <w:spacing w:val="-4"/>
          <w:w w:val="110"/>
        </w:rPr>
        <w:t xml:space="preserve"> </w:t>
      </w:r>
      <w:r>
        <w:rPr>
          <w:w w:val="110"/>
        </w:rPr>
        <w:t>during</w:t>
      </w:r>
      <w:r>
        <w:rPr>
          <w:spacing w:val="-4"/>
          <w:w w:val="110"/>
        </w:rPr>
        <w:t xml:space="preserve"> </w:t>
      </w:r>
      <w:r>
        <w:rPr>
          <w:w w:val="110"/>
        </w:rPr>
        <w:t>the</w:t>
      </w:r>
      <w:r>
        <w:rPr>
          <w:spacing w:val="-4"/>
          <w:w w:val="110"/>
        </w:rPr>
        <w:t xml:space="preserve"> </w:t>
      </w:r>
      <w:r>
        <w:rPr>
          <w:w w:val="110"/>
        </w:rPr>
        <w:t>course</w:t>
      </w:r>
      <w:r>
        <w:rPr>
          <w:spacing w:val="-4"/>
          <w:w w:val="110"/>
        </w:rPr>
        <w:t xml:space="preserve"> </w:t>
      </w:r>
      <w:r>
        <w:rPr>
          <w:w w:val="110"/>
        </w:rPr>
        <w:t>of</w:t>
      </w:r>
      <w:r>
        <w:rPr>
          <w:spacing w:val="-4"/>
          <w:w w:val="110"/>
        </w:rPr>
        <w:t xml:space="preserve"> </w:t>
      </w:r>
      <w:r>
        <w:rPr>
          <w:w w:val="110"/>
        </w:rPr>
        <w:t>this</w:t>
      </w:r>
      <w:r>
        <w:rPr>
          <w:spacing w:val="-4"/>
          <w:w w:val="110"/>
        </w:rPr>
        <w:t xml:space="preserve"> </w:t>
      </w:r>
      <w:r>
        <w:rPr>
          <w:w w:val="110"/>
        </w:rPr>
        <w:t>project. This</w:t>
      </w:r>
      <w:r>
        <w:rPr>
          <w:spacing w:val="-4"/>
          <w:w w:val="110"/>
        </w:rPr>
        <w:t xml:space="preserve"> </w:t>
      </w:r>
      <w:r>
        <w:rPr>
          <w:w w:val="110"/>
        </w:rPr>
        <w:t>documentation</w:t>
      </w:r>
      <w:r>
        <w:rPr>
          <w:spacing w:val="-4"/>
          <w:w w:val="110"/>
        </w:rPr>
        <w:t xml:space="preserve"> </w:t>
      </w:r>
      <w:r>
        <w:rPr>
          <w:w w:val="110"/>
        </w:rPr>
        <w:t>is</w:t>
      </w:r>
      <w:r>
        <w:rPr>
          <w:spacing w:val="-4"/>
          <w:w w:val="110"/>
        </w:rPr>
        <w:t xml:space="preserve"> </w:t>
      </w:r>
      <w:r>
        <w:rPr>
          <w:w w:val="110"/>
        </w:rPr>
        <w:t>provided</w:t>
      </w:r>
      <w:r>
        <w:rPr>
          <w:spacing w:val="-4"/>
          <w:w w:val="110"/>
        </w:rPr>
        <w:t xml:space="preserve"> </w:t>
      </w:r>
      <w:r>
        <w:rPr>
          <w:w w:val="110"/>
        </w:rPr>
        <w:t>to</w:t>
      </w:r>
      <w:r>
        <w:rPr>
          <w:spacing w:val="-4"/>
          <w:w w:val="110"/>
        </w:rPr>
        <w:t xml:space="preserve"> </w:t>
      </w:r>
      <w:r>
        <w:rPr>
          <w:w w:val="110"/>
        </w:rPr>
        <w:t xml:space="preserve">ensure </w:t>
      </w:r>
      <w:r>
        <w:rPr>
          <w:w w:val="115"/>
        </w:rPr>
        <w:t>a</w:t>
      </w:r>
      <w:r>
        <w:rPr>
          <w:spacing w:val="-13"/>
          <w:w w:val="115"/>
        </w:rPr>
        <w:t xml:space="preserve"> </w:t>
      </w:r>
      <w:r>
        <w:rPr>
          <w:w w:val="115"/>
        </w:rPr>
        <w:t>historical</w:t>
      </w:r>
      <w:r>
        <w:rPr>
          <w:spacing w:val="-13"/>
          <w:w w:val="115"/>
        </w:rPr>
        <w:t xml:space="preserve"> </w:t>
      </w:r>
      <w:r>
        <w:rPr>
          <w:w w:val="115"/>
        </w:rPr>
        <w:t>record</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important</w:t>
      </w:r>
      <w:r>
        <w:rPr>
          <w:spacing w:val="-13"/>
          <w:w w:val="115"/>
        </w:rPr>
        <w:t xml:space="preserve"> </w:t>
      </w:r>
      <w:r>
        <w:rPr>
          <w:w w:val="115"/>
        </w:rPr>
        <w:t>points</w:t>
      </w:r>
      <w:r>
        <w:rPr>
          <w:spacing w:val="-13"/>
          <w:w w:val="115"/>
        </w:rPr>
        <w:t xml:space="preserve"> </w:t>
      </w:r>
      <w:r>
        <w:rPr>
          <w:w w:val="115"/>
        </w:rPr>
        <w:t>discussed</w:t>
      </w:r>
      <w:r>
        <w:rPr>
          <w:spacing w:val="-13"/>
          <w:w w:val="115"/>
        </w:rPr>
        <w:t xml:space="preserve"> </w:t>
      </w:r>
      <w:r>
        <w:rPr>
          <w:w w:val="115"/>
        </w:rPr>
        <w:t>and</w:t>
      </w:r>
      <w:r>
        <w:rPr>
          <w:spacing w:val="-13"/>
          <w:w w:val="115"/>
        </w:rPr>
        <w:t xml:space="preserve"> </w:t>
      </w:r>
      <w:r>
        <w:rPr>
          <w:w w:val="115"/>
        </w:rPr>
        <w:t>the</w:t>
      </w:r>
      <w:r>
        <w:rPr>
          <w:spacing w:val="-13"/>
          <w:w w:val="115"/>
        </w:rPr>
        <w:t xml:space="preserve"> </w:t>
      </w:r>
      <w:r>
        <w:rPr>
          <w:w w:val="115"/>
        </w:rPr>
        <w:t>decisions</w:t>
      </w:r>
      <w:r>
        <w:rPr>
          <w:spacing w:val="-13"/>
          <w:w w:val="115"/>
        </w:rPr>
        <w:t xml:space="preserve"> </w:t>
      </w:r>
      <w:r>
        <w:rPr>
          <w:w w:val="115"/>
        </w:rPr>
        <w:t>made,</w:t>
      </w:r>
      <w:r>
        <w:rPr>
          <w:spacing w:val="-11"/>
          <w:w w:val="115"/>
        </w:rPr>
        <w:t xml:space="preserve"> </w:t>
      </w:r>
      <w:r>
        <w:rPr>
          <w:w w:val="115"/>
        </w:rPr>
        <w:t>as</w:t>
      </w:r>
      <w:r>
        <w:rPr>
          <w:spacing w:val="-13"/>
          <w:w w:val="115"/>
        </w:rPr>
        <w:t xml:space="preserve"> </w:t>
      </w:r>
      <w:r>
        <w:rPr>
          <w:w w:val="115"/>
        </w:rPr>
        <w:t>changes</w:t>
      </w:r>
      <w:r>
        <w:rPr>
          <w:spacing w:val="-13"/>
          <w:w w:val="115"/>
        </w:rPr>
        <w:t xml:space="preserve"> </w:t>
      </w:r>
      <w:r>
        <w:rPr>
          <w:w w:val="115"/>
        </w:rPr>
        <w:t>or</w:t>
      </w:r>
      <w:r>
        <w:rPr>
          <w:spacing w:val="-13"/>
          <w:w w:val="115"/>
        </w:rPr>
        <w:t xml:space="preserve"> </w:t>
      </w:r>
      <w:r>
        <w:rPr>
          <w:w w:val="115"/>
        </w:rPr>
        <w:t xml:space="preserve">adaptations </w:t>
      </w:r>
      <w:r>
        <w:rPr>
          <w:spacing w:val="-2"/>
          <w:w w:val="115"/>
        </w:rPr>
        <w:t>might</w:t>
      </w:r>
      <w:r>
        <w:rPr>
          <w:spacing w:val="-10"/>
          <w:w w:val="115"/>
        </w:rPr>
        <w:t xml:space="preserve"> </w:t>
      </w:r>
      <w:r>
        <w:rPr>
          <w:spacing w:val="-2"/>
          <w:w w:val="115"/>
        </w:rPr>
        <w:t>be</w:t>
      </w:r>
      <w:r>
        <w:rPr>
          <w:spacing w:val="-10"/>
          <w:w w:val="115"/>
        </w:rPr>
        <w:t xml:space="preserve"> </w:t>
      </w:r>
      <w:r>
        <w:rPr>
          <w:spacing w:val="-2"/>
          <w:w w:val="115"/>
        </w:rPr>
        <w:t>necessary</w:t>
      </w:r>
      <w:r>
        <w:rPr>
          <w:spacing w:val="-10"/>
          <w:w w:val="115"/>
        </w:rPr>
        <w:t xml:space="preserve"> </w:t>
      </w:r>
      <w:r>
        <w:rPr>
          <w:spacing w:val="-2"/>
          <w:w w:val="115"/>
        </w:rPr>
        <w:t>in</w:t>
      </w:r>
      <w:r>
        <w:rPr>
          <w:spacing w:val="-10"/>
          <w:w w:val="115"/>
        </w:rPr>
        <w:t xml:space="preserve"> </w:t>
      </w:r>
      <w:r>
        <w:rPr>
          <w:spacing w:val="-2"/>
          <w:w w:val="115"/>
        </w:rPr>
        <w:t>subsequent</w:t>
      </w:r>
      <w:r>
        <w:rPr>
          <w:spacing w:val="-10"/>
          <w:w w:val="115"/>
        </w:rPr>
        <w:t xml:space="preserve"> </w:t>
      </w:r>
      <w:r>
        <w:rPr>
          <w:spacing w:val="-2"/>
          <w:w w:val="115"/>
        </w:rPr>
        <w:t>Master</w:t>
      </w:r>
      <w:r>
        <w:rPr>
          <w:spacing w:val="-10"/>
          <w:w w:val="115"/>
        </w:rPr>
        <w:t xml:space="preserve"> </w:t>
      </w:r>
      <w:r>
        <w:rPr>
          <w:spacing w:val="-2"/>
          <w:w w:val="115"/>
        </w:rPr>
        <w:t>projects</w:t>
      </w:r>
      <w:r>
        <w:rPr>
          <w:spacing w:val="-10"/>
          <w:w w:val="115"/>
        </w:rPr>
        <w:t xml:space="preserve"> </w:t>
      </w:r>
      <w:r>
        <w:rPr>
          <w:spacing w:val="-2"/>
          <w:w w:val="115"/>
        </w:rPr>
        <w:t>(PA2,</w:t>
      </w:r>
      <w:r>
        <w:rPr>
          <w:spacing w:val="-10"/>
          <w:w w:val="115"/>
        </w:rPr>
        <w:t xml:space="preserve"> </w:t>
      </w:r>
      <w:r>
        <w:rPr>
          <w:spacing w:val="-2"/>
          <w:w w:val="115"/>
        </w:rPr>
        <w:t>Master</w:t>
      </w:r>
      <w:r>
        <w:rPr>
          <w:spacing w:val="-10"/>
          <w:w w:val="115"/>
        </w:rPr>
        <w:t xml:space="preserve"> </w:t>
      </w:r>
      <w:r>
        <w:rPr>
          <w:spacing w:val="-2"/>
          <w:w w:val="115"/>
        </w:rPr>
        <w:t>thesis).</w:t>
      </w:r>
    </w:p>
    <w:p w14:paraId="077BB7EB" w14:textId="77777777" w:rsidR="00C220EB" w:rsidRDefault="00C220EB">
      <w:pPr>
        <w:pStyle w:val="BodyText"/>
        <w:spacing w:line="256" w:lineRule="auto"/>
        <w:jc w:val="both"/>
        <w:sectPr w:rsidR="00C220EB">
          <w:headerReference w:type="default" r:id="rId210"/>
          <w:footerReference w:type="default" r:id="rId211"/>
          <w:pgSz w:w="11910" w:h="16840"/>
          <w:pgMar w:top="2400" w:right="0" w:bottom="1720" w:left="708" w:header="2004" w:footer="1540" w:gutter="0"/>
          <w:pgNumType w:start="93"/>
          <w:cols w:space="720"/>
        </w:sectPr>
      </w:pPr>
    </w:p>
    <w:p w14:paraId="077BB7EC" w14:textId="77777777" w:rsidR="00C220EB" w:rsidRDefault="00C220EB">
      <w:pPr>
        <w:pStyle w:val="BodyText"/>
        <w:spacing w:before="4"/>
        <w:rPr>
          <w:sz w:val="17"/>
        </w:rPr>
      </w:pPr>
    </w:p>
    <w:p w14:paraId="077BB7ED" w14:textId="77777777" w:rsidR="00C220EB" w:rsidRDefault="00C220EB">
      <w:pPr>
        <w:pStyle w:val="BodyText"/>
        <w:rPr>
          <w:sz w:val="17"/>
        </w:rPr>
        <w:sectPr w:rsidR="00C220EB">
          <w:headerReference w:type="even" r:id="rId212"/>
          <w:footerReference w:type="even" r:id="rId213"/>
          <w:pgSz w:w="11910" w:h="16840"/>
          <w:pgMar w:top="1920" w:right="0" w:bottom="280" w:left="708" w:header="0" w:footer="0" w:gutter="0"/>
          <w:cols w:space="720"/>
        </w:sectPr>
      </w:pPr>
    </w:p>
    <w:p w14:paraId="077BB7EE" w14:textId="77777777" w:rsidR="00C220EB" w:rsidRDefault="00C220EB">
      <w:pPr>
        <w:pStyle w:val="BodyText"/>
      </w:pPr>
    </w:p>
    <w:p w14:paraId="077BB7EF" w14:textId="77777777" w:rsidR="00C220EB" w:rsidRDefault="00C220EB">
      <w:pPr>
        <w:pStyle w:val="BodyText"/>
        <w:spacing w:before="72"/>
      </w:pPr>
    </w:p>
    <w:p w14:paraId="077BB7F0" w14:textId="77777777" w:rsidR="00C220EB" w:rsidRDefault="00000000">
      <w:pPr>
        <w:pStyle w:val="BodyText"/>
        <w:spacing w:line="386" w:lineRule="auto"/>
        <w:ind w:left="142" w:right="4906"/>
      </w:pPr>
      <w:bookmarkStart w:id="641" w:name="Risk_Monitoring"/>
      <w:bookmarkStart w:id="642" w:name="_bookmark203"/>
      <w:bookmarkEnd w:id="641"/>
      <w:bookmarkEnd w:id="642"/>
      <w:r>
        <w:rPr>
          <w:w w:val="110"/>
        </w:rPr>
        <w:t>The</w:t>
      </w:r>
      <w:r>
        <w:rPr>
          <w:spacing w:val="-10"/>
          <w:w w:val="110"/>
        </w:rPr>
        <w:t xml:space="preserve"> </w:t>
      </w:r>
      <w:r>
        <w:rPr>
          <w:w w:val="110"/>
        </w:rPr>
        <w:t>risk</w:t>
      </w:r>
      <w:r>
        <w:rPr>
          <w:spacing w:val="-10"/>
          <w:w w:val="110"/>
        </w:rPr>
        <w:t xml:space="preserve"> </w:t>
      </w:r>
      <w:r>
        <w:rPr>
          <w:w w:val="110"/>
        </w:rPr>
        <w:t>Monitoring</w:t>
      </w:r>
      <w:r>
        <w:rPr>
          <w:spacing w:val="-10"/>
          <w:w w:val="110"/>
        </w:rPr>
        <w:t xml:space="preserve"> </w:t>
      </w:r>
      <w:r>
        <w:rPr>
          <w:w w:val="110"/>
        </w:rPr>
        <w:t>files</w:t>
      </w:r>
      <w:r>
        <w:rPr>
          <w:spacing w:val="-10"/>
          <w:w w:val="110"/>
        </w:rPr>
        <w:t xml:space="preserve"> </w:t>
      </w:r>
      <w:r>
        <w:rPr>
          <w:w w:val="110"/>
        </w:rPr>
        <w:t>are</w:t>
      </w:r>
      <w:r>
        <w:rPr>
          <w:spacing w:val="-10"/>
          <w:w w:val="110"/>
        </w:rPr>
        <w:t xml:space="preserve"> </w:t>
      </w:r>
      <w:r>
        <w:rPr>
          <w:w w:val="110"/>
        </w:rPr>
        <w:t>linked</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following</w:t>
      </w:r>
      <w:r>
        <w:rPr>
          <w:spacing w:val="-10"/>
          <w:w w:val="110"/>
        </w:rPr>
        <w:t xml:space="preserve"> </w:t>
      </w:r>
      <w:r>
        <w:rPr>
          <w:w w:val="110"/>
        </w:rPr>
        <w:t>tables. Todo Write this content</w:t>
      </w:r>
    </w:p>
    <w:p w14:paraId="077BB7F1" w14:textId="77777777" w:rsidR="00C220EB" w:rsidRDefault="00C220EB">
      <w:pPr>
        <w:pStyle w:val="BodyText"/>
        <w:spacing w:line="386" w:lineRule="auto"/>
        <w:sectPr w:rsidR="00C220EB">
          <w:headerReference w:type="default" r:id="rId214"/>
          <w:footerReference w:type="default" r:id="rId215"/>
          <w:pgSz w:w="11910" w:h="16840"/>
          <w:pgMar w:top="2400" w:right="0" w:bottom="1720" w:left="708" w:header="2004" w:footer="1540" w:gutter="0"/>
          <w:pgNumType w:start="95"/>
          <w:cols w:space="720"/>
        </w:sectPr>
      </w:pPr>
    </w:p>
    <w:p w14:paraId="077BB7F2" w14:textId="77777777" w:rsidR="00C220EB" w:rsidRDefault="00C220EB">
      <w:pPr>
        <w:pStyle w:val="BodyText"/>
        <w:spacing w:before="4"/>
        <w:rPr>
          <w:sz w:val="17"/>
        </w:rPr>
      </w:pPr>
    </w:p>
    <w:p w14:paraId="077BB7F3" w14:textId="77777777" w:rsidR="00C220EB" w:rsidRDefault="00C220EB">
      <w:pPr>
        <w:pStyle w:val="BodyText"/>
        <w:rPr>
          <w:sz w:val="17"/>
        </w:rPr>
        <w:sectPr w:rsidR="00C220EB">
          <w:headerReference w:type="even" r:id="rId216"/>
          <w:footerReference w:type="even" r:id="rId217"/>
          <w:pgSz w:w="11910" w:h="16840"/>
          <w:pgMar w:top="1920" w:right="0" w:bottom="280" w:left="708" w:header="0" w:footer="0" w:gutter="0"/>
          <w:cols w:space="720"/>
        </w:sectPr>
      </w:pPr>
    </w:p>
    <w:p w14:paraId="077BB7F4" w14:textId="77777777" w:rsidR="00C220EB" w:rsidRDefault="00C220EB">
      <w:pPr>
        <w:pStyle w:val="BodyText"/>
      </w:pPr>
    </w:p>
    <w:p w14:paraId="077BB7F5" w14:textId="77777777" w:rsidR="00C220EB" w:rsidRDefault="00C220EB">
      <w:pPr>
        <w:pStyle w:val="BodyText"/>
        <w:spacing w:before="72"/>
      </w:pPr>
    </w:p>
    <w:p w14:paraId="077BB7F6" w14:textId="77777777" w:rsidR="00C220EB" w:rsidRDefault="00000000">
      <w:pPr>
        <w:pStyle w:val="BodyText"/>
        <w:ind w:left="142"/>
        <w:jc w:val="both"/>
      </w:pPr>
      <w:bookmarkStart w:id="643" w:name="Time_Tracking"/>
      <w:bookmarkStart w:id="644" w:name="_bookmark204"/>
      <w:bookmarkEnd w:id="643"/>
      <w:bookmarkEnd w:id="644"/>
      <w:r>
        <w:rPr>
          <w:w w:val="110"/>
        </w:rPr>
        <w:t>Todo</w:t>
      </w:r>
      <w:r>
        <w:rPr>
          <w:spacing w:val="-10"/>
          <w:w w:val="110"/>
        </w:rPr>
        <w:t xml:space="preserve"> </w:t>
      </w:r>
      <w:r>
        <w:rPr>
          <w:w w:val="110"/>
        </w:rPr>
        <w:t>Compare</w:t>
      </w:r>
      <w:r>
        <w:rPr>
          <w:spacing w:val="-9"/>
          <w:w w:val="110"/>
        </w:rPr>
        <w:t xml:space="preserve"> </w:t>
      </w:r>
      <w:r>
        <w:rPr>
          <w:w w:val="110"/>
        </w:rPr>
        <w:t>planned</w:t>
      </w:r>
      <w:r>
        <w:rPr>
          <w:spacing w:val="-9"/>
          <w:w w:val="110"/>
        </w:rPr>
        <w:t xml:space="preserve"> </w:t>
      </w:r>
      <w:r>
        <w:rPr>
          <w:w w:val="110"/>
        </w:rPr>
        <w:t>chapter</w:t>
      </w:r>
      <w:r>
        <w:rPr>
          <w:spacing w:val="-9"/>
          <w:w w:val="110"/>
        </w:rPr>
        <w:t xml:space="preserve"> </w:t>
      </w:r>
      <w:r>
        <w:rPr>
          <w:w w:val="110"/>
        </w:rPr>
        <w:t>/</w:t>
      </w:r>
      <w:r>
        <w:rPr>
          <w:spacing w:val="-10"/>
          <w:w w:val="110"/>
        </w:rPr>
        <w:t xml:space="preserve"> </w:t>
      </w:r>
      <w:r>
        <w:rPr>
          <w:w w:val="110"/>
        </w:rPr>
        <w:t>Milestone</w:t>
      </w:r>
      <w:r>
        <w:rPr>
          <w:spacing w:val="-9"/>
          <w:w w:val="110"/>
        </w:rPr>
        <w:t xml:space="preserve"> </w:t>
      </w:r>
      <w:r>
        <w:rPr>
          <w:spacing w:val="-2"/>
          <w:w w:val="110"/>
        </w:rPr>
        <w:t>efforts</w:t>
      </w:r>
    </w:p>
    <w:p w14:paraId="077BB7F7" w14:textId="77777777" w:rsidR="00C220EB" w:rsidRDefault="00000000">
      <w:pPr>
        <w:pStyle w:val="BodyText"/>
        <w:spacing w:before="153" w:line="256" w:lineRule="auto"/>
        <w:ind w:left="142" w:right="848"/>
        <w:jc w:val="both"/>
      </w:pPr>
      <w:r>
        <w:rPr>
          <w:w w:val="110"/>
        </w:rPr>
        <w:t>This annex section contains the time tracking performed during the course of the project. The content is provided</w:t>
      </w:r>
      <w:r>
        <w:rPr>
          <w:spacing w:val="-11"/>
          <w:w w:val="110"/>
        </w:rPr>
        <w:t xml:space="preserve"> </w:t>
      </w:r>
      <w:r>
        <w:rPr>
          <w:w w:val="110"/>
        </w:rPr>
        <w:t>in</w:t>
      </w:r>
      <w:r>
        <w:rPr>
          <w:spacing w:val="-11"/>
          <w:w w:val="110"/>
        </w:rPr>
        <w:t xml:space="preserve"> </w:t>
      </w:r>
      <w:r>
        <w:rPr>
          <w:w w:val="110"/>
        </w:rPr>
        <w:t>a</w:t>
      </w:r>
      <w:r>
        <w:rPr>
          <w:spacing w:val="-11"/>
          <w:w w:val="110"/>
        </w:rPr>
        <w:t xml:space="preserve"> </w:t>
      </w:r>
      <w:r>
        <w:rPr>
          <w:w w:val="110"/>
        </w:rPr>
        <w:t>raw</w:t>
      </w:r>
      <w:r>
        <w:rPr>
          <w:spacing w:val="-11"/>
          <w:w w:val="110"/>
        </w:rPr>
        <w:t xml:space="preserve"> </w:t>
      </w:r>
      <w:r>
        <w:rPr>
          <w:w w:val="110"/>
        </w:rPr>
        <w:t>form</w:t>
      </w:r>
      <w:r>
        <w:rPr>
          <w:spacing w:val="-11"/>
          <w:w w:val="110"/>
        </w:rPr>
        <w:t xml:space="preserve"> </w:t>
      </w:r>
      <w:r>
        <w:rPr>
          <w:w w:val="110"/>
        </w:rPr>
        <w:t>without</w:t>
      </w:r>
      <w:r>
        <w:rPr>
          <w:spacing w:val="-11"/>
          <w:w w:val="110"/>
        </w:rPr>
        <w:t xml:space="preserve"> </w:t>
      </w:r>
      <w:r>
        <w:rPr>
          <w:w w:val="110"/>
        </w:rPr>
        <w:t>further</w:t>
      </w:r>
      <w:r>
        <w:rPr>
          <w:spacing w:val="-11"/>
          <w:w w:val="110"/>
        </w:rPr>
        <w:t xml:space="preserve"> </w:t>
      </w:r>
      <w:r>
        <w:rPr>
          <w:w w:val="110"/>
        </w:rPr>
        <w:t>refinement.</w:t>
      </w:r>
      <w:r>
        <w:rPr>
          <w:spacing w:val="9"/>
          <w:w w:val="110"/>
        </w:rPr>
        <w:t xml:space="preserve"> </w:t>
      </w:r>
      <w:r>
        <w:rPr>
          <w:w w:val="110"/>
        </w:rPr>
        <w:t>This</w:t>
      </w:r>
      <w:r>
        <w:rPr>
          <w:spacing w:val="-11"/>
          <w:w w:val="110"/>
        </w:rPr>
        <w:t xml:space="preserve"> </w:t>
      </w:r>
      <w:r>
        <w:rPr>
          <w:w w:val="110"/>
        </w:rPr>
        <w:t>section</w:t>
      </w:r>
      <w:r>
        <w:rPr>
          <w:spacing w:val="-11"/>
          <w:w w:val="110"/>
        </w:rPr>
        <w:t xml:space="preserve"> </w:t>
      </w:r>
      <w:r>
        <w:rPr>
          <w:w w:val="110"/>
        </w:rPr>
        <w:t>serves</w:t>
      </w:r>
      <w:r>
        <w:rPr>
          <w:spacing w:val="-11"/>
          <w:w w:val="110"/>
        </w:rPr>
        <w:t xml:space="preserve"> </w:t>
      </w:r>
      <w:r>
        <w:rPr>
          <w:w w:val="110"/>
        </w:rPr>
        <w:t>the</w:t>
      </w:r>
      <w:r>
        <w:rPr>
          <w:spacing w:val="-11"/>
          <w:w w:val="110"/>
        </w:rPr>
        <w:t xml:space="preserve"> </w:t>
      </w:r>
      <w:r>
        <w:rPr>
          <w:w w:val="110"/>
        </w:rPr>
        <w:t>purpose</w:t>
      </w:r>
      <w:r>
        <w:rPr>
          <w:spacing w:val="-11"/>
          <w:w w:val="110"/>
        </w:rPr>
        <w:t xml:space="preserve"> </w:t>
      </w:r>
      <w:r>
        <w:rPr>
          <w:w w:val="110"/>
        </w:rPr>
        <w:t>of</w:t>
      </w:r>
      <w:r>
        <w:rPr>
          <w:spacing w:val="-11"/>
          <w:w w:val="110"/>
        </w:rPr>
        <w:t xml:space="preserve"> </w:t>
      </w:r>
      <w:r>
        <w:rPr>
          <w:w w:val="110"/>
        </w:rPr>
        <w:t>transparency.</w:t>
      </w:r>
      <w:r>
        <w:rPr>
          <w:spacing w:val="9"/>
          <w:w w:val="110"/>
        </w:rPr>
        <w:t xml:space="preserve"> </w:t>
      </w:r>
      <w:r>
        <w:rPr>
          <w:w w:val="110"/>
        </w:rPr>
        <w:t xml:space="preserve">Totals </w:t>
      </w:r>
      <w:r>
        <w:t>at 11.01.2026 when handing in the project document are:</w:t>
      </w:r>
      <w:r>
        <w:rPr>
          <w:spacing w:val="40"/>
        </w:rPr>
        <w:t xml:space="preserve"> </w:t>
      </w:r>
      <w:r>
        <w:t>155.35h at work and 201.28h Off work 201.28h.</w:t>
      </w:r>
      <w:r>
        <w:rPr>
          <w:spacing w:val="40"/>
        </w:rPr>
        <w:t xml:space="preserve"> </w:t>
      </w:r>
      <w:r>
        <w:t>Total</w:t>
      </w:r>
      <w:r>
        <w:rPr>
          <w:spacing w:val="80"/>
          <w:w w:val="110"/>
        </w:rPr>
        <w:t xml:space="preserve"> </w:t>
      </w:r>
      <w:r>
        <w:rPr>
          <w:w w:val="110"/>
        </w:rPr>
        <w:t>of</w:t>
      </w:r>
      <w:r>
        <w:rPr>
          <w:spacing w:val="-1"/>
          <w:w w:val="110"/>
        </w:rPr>
        <w:t xml:space="preserve"> </w:t>
      </w:r>
      <w:r>
        <w:rPr>
          <w:w w:val="110"/>
        </w:rPr>
        <w:t>356.64h</w:t>
      </w:r>
    </w:p>
    <w:p w14:paraId="077BB7F8" w14:textId="77777777" w:rsidR="00C220EB" w:rsidRDefault="00C220EB">
      <w:pPr>
        <w:pStyle w:val="BodyText"/>
      </w:pPr>
    </w:p>
    <w:p w14:paraId="077BB7F9" w14:textId="77777777" w:rsidR="00C220EB" w:rsidRDefault="00C220EB">
      <w:pPr>
        <w:pStyle w:val="BodyText"/>
        <w:spacing w:before="24"/>
      </w:pPr>
    </w:p>
    <w:p w14:paraId="077BB7FA" w14:textId="77777777" w:rsidR="00C220EB" w:rsidRDefault="00000000">
      <w:pPr>
        <w:pStyle w:val="Heading2"/>
        <w:numPr>
          <w:ilvl w:val="1"/>
          <w:numId w:val="1"/>
        </w:numPr>
        <w:tabs>
          <w:tab w:val="left" w:pos="806"/>
        </w:tabs>
        <w:ind w:left="806" w:hanging="664"/>
      </w:pPr>
      <w:bookmarkStart w:id="645" w:name="Efforts_at_work"/>
      <w:bookmarkStart w:id="646" w:name="_bookmark205"/>
      <w:bookmarkEnd w:id="645"/>
      <w:bookmarkEnd w:id="646"/>
      <w:r>
        <w:rPr>
          <w:color w:val="697D90"/>
        </w:rPr>
        <w:t>Efforts</w:t>
      </w:r>
      <w:r>
        <w:rPr>
          <w:color w:val="697D90"/>
          <w:spacing w:val="6"/>
        </w:rPr>
        <w:t xml:space="preserve"> </w:t>
      </w:r>
      <w:r>
        <w:rPr>
          <w:color w:val="697D90"/>
        </w:rPr>
        <w:t>at</w:t>
      </w:r>
      <w:r>
        <w:rPr>
          <w:color w:val="697D90"/>
          <w:spacing w:val="7"/>
        </w:rPr>
        <w:t xml:space="preserve"> </w:t>
      </w:r>
      <w:r>
        <w:rPr>
          <w:color w:val="697D90"/>
          <w:spacing w:val="-4"/>
        </w:rPr>
        <w:t>work</w:t>
      </w:r>
    </w:p>
    <w:p w14:paraId="077BB7FB" w14:textId="77777777" w:rsidR="00C220EB" w:rsidRDefault="00000000">
      <w:pPr>
        <w:pStyle w:val="BodyText"/>
        <w:spacing w:before="245" w:line="256" w:lineRule="auto"/>
        <w:ind w:left="142" w:right="848"/>
        <w:jc w:val="both"/>
      </w:pPr>
      <w:r>
        <w:rPr>
          <w:w w:val="110"/>
        </w:rPr>
        <w:t>This</w:t>
      </w:r>
      <w:r>
        <w:rPr>
          <w:spacing w:val="-10"/>
          <w:w w:val="110"/>
        </w:rPr>
        <w:t xml:space="preserve"> </w:t>
      </w:r>
      <w:r>
        <w:rPr>
          <w:w w:val="110"/>
        </w:rPr>
        <w:t>listing</w:t>
      </w:r>
      <w:r>
        <w:rPr>
          <w:spacing w:val="-10"/>
          <w:w w:val="110"/>
        </w:rPr>
        <w:t xml:space="preserve"> </w:t>
      </w:r>
      <w:r>
        <w:rPr>
          <w:w w:val="110"/>
        </w:rPr>
        <w:t>documents</w:t>
      </w:r>
      <w:r>
        <w:rPr>
          <w:spacing w:val="-10"/>
          <w:w w:val="110"/>
        </w:rPr>
        <w:t xml:space="preserve"> </w:t>
      </w:r>
      <w:r>
        <w:rPr>
          <w:w w:val="110"/>
        </w:rPr>
        <w:t>efforts</w:t>
      </w:r>
      <w:r>
        <w:rPr>
          <w:spacing w:val="-10"/>
          <w:w w:val="110"/>
        </w:rPr>
        <w:t xml:space="preserve"> </w:t>
      </w:r>
      <w:r>
        <w:rPr>
          <w:w w:val="110"/>
        </w:rPr>
        <w:t>during</w:t>
      </w:r>
      <w:r>
        <w:rPr>
          <w:spacing w:val="-10"/>
          <w:w w:val="110"/>
        </w:rPr>
        <w:t xml:space="preserve"> </w:t>
      </w:r>
      <w:r>
        <w:rPr>
          <w:w w:val="110"/>
        </w:rPr>
        <w:t>work</w:t>
      </w:r>
      <w:r>
        <w:rPr>
          <w:spacing w:val="-10"/>
          <w:w w:val="110"/>
        </w:rPr>
        <w:t xml:space="preserve"> </w:t>
      </w:r>
      <w:r>
        <w:rPr>
          <w:w w:val="110"/>
        </w:rPr>
        <w:t>hours,</w:t>
      </w:r>
      <w:r>
        <w:rPr>
          <w:spacing w:val="-7"/>
          <w:w w:val="110"/>
        </w:rPr>
        <w:t xml:space="preserve"> </w:t>
      </w:r>
      <w:r>
        <w:rPr>
          <w:w w:val="110"/>
        </w:rPr>
        <w:t>describing</w:t>
      </w:r>
      <w:r>
        <w:rPr>
          <w:spacing w:val="-10"/>
          <w:w w:val="110"/>
        </w:rPr>
        <w:t xml:space="preserve"> </w:t>
      </w:r>
      <w:r>
        <w:rPr>
          <w:w w:val="110"/>
        </w:rPr>
        <w:t>the</w:t>
      </w:r>
      <w:r>
        <w:rPr>
          <w:spacing w:val="-10"/>
          <w:w w:val="110"/>
        </w:rPr>
        <w:t xml:space="preserve"> </w:t>
      </w:r>
      <w:r>
        <w:rPr>
          <w:w w:val="110"/>
        </w:rPr>
        <w:t>dates</w:t>
      </w:r>
      <w:r>
        <w:rPr>
          <w:spacing w:val="-10"/>
          <w:w w:val="110"/>
        </w:rPr>
        <w:t xml:space="preserve"> </w:t>
      </w:r>
      <w:r>
        <w:rPr>
          <w:w w:val="110"/>
        </w:rPr>
        <w:t>and</w:t>
      </w:r>
      <w:r>
        <w:rPr>
          <w:spacing w:val="-10"/>
          <w:w w:val="110"/>
        </w:rPr>
        <w:t xml:space="preserve"> </w:t>
      </w:r>
      <w:r>
        <w:rPr>
          <w:w w:val="110"/>
        </w:rPr>
        <w:t>times</w:t>
      </w:r>
      <w:r>
        <w:rPr>
          <w:spacing w:val="-10"/>
          <w:w w:val="110"/>
        </w:rPr>
        <w:t xml:space="preserve"> </w:t>
      </w:r>
      <w:r>
        <w:rPr>
          <w:w w:val="110"/>
        </w:rPr>
        <w:t>when</w:t>
      </w:r>
      <w:r>
        <w:rPr>
          <w:spacing w:val="-10"/>
          <w:w w:val="110"/>
        </w:rPr>
        <w:t xml:space="preserve"> </w:t>
      </w:r>
      <w:r>
        <w:rPr>
          <w:w w:val="110"/>
        </w:rPr>
        <w:t>work</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project was</w:t>
      </w:r>
      <w:r>
        <w:rPr>
          <w:spacing w:val="-6"/>
          <w:w w:val="110"/>
        </w:rPr>
        <w:t xml:space="preserve"> </w:t>
      </w:r>
      <w:r>
        <w:rPr>
          <w:w w:val="110"/>
        </w:rPr>
        <w:t>carried</w:t>
      </w:r>
      <w:r>
        <w:rPr>
          <w:spacing w:val="-6"/>
          <w:w w:val="110"/>
        </w:rPr>
        <w:t xml:space="preserve"> </w:t>
      </w:r>
      <w:r>
        <w:rPr>
          <w:w w:val="110"/>
        </w:rPr>
        <w:t>out,</w:t>
      </w:r>
      <w:r>
        <w:rPr>
          <w:spacing w:val="-6"/>
          <w:w w:val="110"/>
        </w:rPr>
        <w:t xml:space="preserve"> </w:t>
      </w:r>
      <w:r>
        <w:rPr>
          <w:w w:val="110"/>
        </w:rPr>
        <w:t>including</w:t>
      </w:r>
      <w:r>
        <w:rPr>
          <w:spacing w:val="-6"/>
          <w:w w:val="110"/>
        </w:rPr>
        <w:t xml:space="preserve"> </w:t>
      </w:r>
      <w:r>
        <w:rPr>
          <w:w w:val="110"/>
        </w:rPr>
        <w:t>a</w:t>
      </w:r>
      <w:r>
        <w:rPr>
          <w:spacing w:val="-6"/>
          <w:w w:val="110"/>
        </w:rPr>
        <w:t xml:space="preserve"> </w:t>
      </w:r>
      <w:r>
        <w:rPr>
          <w:w w:val="110"/>
        </w:rPr>
        <w:t>short</w:t>
      </w:r>
      <w:r>
        <w:rPr>
          <w:spacing w:val="-6"/>
          <w:w w:val="110"/>
        </w:rPr>
        <w:t xml:space="preserve"> </w:t>
      </w:r>
      <w:r>
        <w:rPr>
          <w:w w:val="110"/>
        </w:rPr>
        <w:t>description. Efforts</w:t>
      </w:r>
      <w:r>
        <w:rPr>
          <w:spacing w:val="-6"/>
          <w:w w:val="110"/>
        </w:rPr>
        <w:t xml:space="preserve"> </w:t>
      </w:r>
      <w:r>
        <w:rPr>
          <w:w w:val="110"/>
        </w:rPr>
        <w:t>are</w:t>
      </w:r>
      <w:r>
        <w:rPr>
          <w:spacing w:val="-6"/>
          <w:w w:val="110"/>
        </w:rPr>
        <w:t xml:space="preserve"> </w:t>
      </w:r>
      <w:r>
        <w:rPr>
          <w:w w:val="110"/>
        </w:rPr>
        <w:t>tracked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time-tracking</w:t>
      </w:r>
      <w:r>
        <w:rPr>
          <w:spacing w:val="-6"/>
          <w:w w:val="110"/>
        </w:rPr>
        <w:t xml:space="preserve"> </w:t>
      </w:r>
      <w:r>
        <w:rPr>
          <w:w w:val="110"/>
        </w:rPr>
        <w:t>and</w:t>
      </w:r>
      <w:r>
        <w:rPr>
          <w:spacing w:val="-6"/>
          <w:w w:val="110"/>
        </w:rPr>
        <w:t xml:space="preserve"> </w:t>
      </w:r>
      <w:r>
        <w:rPr>
          <w:w w:val="110"/>
        </w:rPr>
        <w:t>MIAR</w:t>
      </w:r>
      <w:r>
        <w:rPr>
          <w:spacing w:val="-6"/>
          <w:w w:val="110"/>
        </w:rPr>
        <w:t xml:space="preserve"> </w:t>
      </w:r>
      <w:r>
        <w:rPr>
          <w:w w:val="110"/>
        </w:rPr>
        <w:t>systems, in</w:t>
      </w:r>
      <w:r>
        <w:rPr>
          <w:spacing w:val="-5"/>
          <w:w w:val="110"/>
        </w:rPr>
        <w:t xml:space="preserve"> </w:t>
      </w:r>
      <w:r>
        <w:rPr>
          <w:w w:val="110"/>
        </w:rPr>
        <w:t>which</w:t>
      </w:r>
      <w:r>
        <w:rPr>
          <w:spacing w:val="-5"/>
          <w:w w:val="110"/>
        </w:rPr>
        <w:t xml:space="preserve"> </w:t>
      </w:r>
      <w:r>
        <w:rPr>
          <w:w w:val="110"/>
        </w:rPr>
        <w:t>worked</w:t>
      </w:r>
      <w:r>
        <w:rPr>
          <w:spacing w:val="-5"/>
          <w:w w:val="110"/>
        </w:rPr>
        <w:t xml:space="preserve"> </w:t>
      </w:r>
      <w:r>
        <w:rPr>
          <w:w w:val="110"/>
        </w:rPr>
        <w:t>hours</w:t>
      </w:r>
      <w:r>
        <w:rPr>
          <w:spacing w:val="-6"/>
          <w:w w:val="110"/>
        </w:rPr>
        <w:t xml:space="preserve"> </w:t>
      </w:r>
      <w:r>
        <w:rPr>
          <w:w w:val="110"/>
        </w:rPr>
        <w:t>are</w:t>
      </w:r>
      <w:r>
        <w:rPr>
          <w:spacing w:val="-5"/>
          <w:w w:val="110"/>
        </w:rPr>
        <w:t xml:space="preserve"> </w:t>
      </w:r>
      <w:r>
        <w:rPr>
          <w:w w:val="110"/>
        </w:rPr>
        <w:t>allocated</w:t>
      </w:r>
      <w:r>
        <w:rPr>
          <w:spacing w:val="-5"/>
          <w:w w:val="110"/>
        </w:rPr>
        <w:t xml:space="preserve"> </w:t>
      </w:r>
      <w:r>
        <w:rPr>
          <w:w w:val="110"/>
        </w:rPr>
        <w:t>to</w:t>
      </w:r>
      <w:r>
        <w:rPr>
          <w:spacing w:val="-5"/>
          <w:w w:val="110"/>
        </w:rPr>
        <w:t xml:space="preserve"> </w:t>
      </w:r>
      <w:r>
        <w:rPr>
          <w:w w:val="110"/>
        </w:rPr>
        <w:t>projects. These</w:t>
      </w:r>
      <w:r>
        <w:rPr>
          <w:spacing w:val="-5"/>
          <w:w w:val="110"/>
        </w:rPr>
        <w:t xml:space="preserve"> </w:t>
      </w:r>
      <w:r>
        <w:rPr>
          <w:w w:val="110"/>
        </w:rPr>
        <w:t>records</w:t>
      </w:r>
      <w:r>
        <w:rPr>
          <w:spacing w:val="-5"/>
          <w:w w:val="110"/>
        </w:rPr>
        <w:t xml:space="preserve"> </w:t>
      </w:r>
      <w:r>
        <w:rPr>
          <w:w w:val="110"/>
        </w:rPr>
        <w:t>reflect</w:t>
      </w:r>
      <w:r>
        <w:rPr>
          <w:spacing w:val="-5"/>
          <w:w w:val="110"/>
        </w:rPr>
        <w:t xml:space="preserve"> </w:t>
      </w:r>
      <w:r>
        <w:rPr>
          <w:w w:val="110"/>
        </w:rPr>
        <w:t>the</w:t>
      </w:r>
      <w:r>
        <w:rPr>
          <w:spacing w:val="-6"/>
          <w:w w:val="110"/>
        </w:rPr>
        <w:t xml:space="preserve"> </w:t>
      </w:r>
      <w:r>
        <w:rPr>
          <w:w w:val="110"/>
        </w:rPr>
        <w:t>efforts</w:t>
      </w:r>
      <w:r>
        <w:rPr>
          <w:spacing w:val="-5"/>
          <w:w w:val="110"/>
        </w:rPr>
        <w:t xml:space="preserve"> </w:t>
      </w:r>
      <w:r>
        <w:rPr>
          <w:w w:val="110"/>
        </w:rPr>
        <w:t>undertaken</w:t>
      </w:r>
      <w:r>
        <w:rPr>
          <w:spacing w:val="-5"/>
          <w:w w:val="110"/>
        </w:rPr>
        <w:t xml:space="preserve"> </w:t>
      </w:r>
      <w:r>
        <w:rPr>
          <w:w w:val="110"/>
        </w:rPr>
        <w:t>as</w:t>
      </w:r>
      <w:r>
        <w:rPr>
          <w:spacing w:val="-5"/>
          <w:w w:val="110"/>
        </w:rPr>
        <w:t xml:space="preserve"> </w:t>
      </w:r>
      <w:r>
        <w:rPr>
          <w:w w:val="110"/>
        </w:rPr>
        <w:t>part</w:t>
      </w:r>
      <w:r>
        <w:rPr>
          <w:spacing w:val="-6"/>
          <w:w w:val="110"/>
        </w:rPr>
        <w:t xml:space="preserve"> </w:t>
      </w:r>
      <w:r>
        <w:rPr>
          <w:w w:val="110"/>
        </w:rPr>
        <w:t>of</w:t>
      </w:r>
      <w:r>
        <w:rPr>
          <w:spacing w:val="-5"/>
          <w:w w:val="110"/>
        </w:rPr>
        <w:t xml:space="preserve"> </w:t>
      </w:r>
      <w:r>
        <w:rPr>
          <w:w w:val="110"/>
        </w:rPr>
        <w:t>the professional engagement with Swiss Post.</w:t>
      </w:r>
    </w:p>
    <w:p w14:paraId="077BB7FC" w14:textId="77777777" w:rsidR="00C220EB" w:rsidRDefault="00C220EB">
      <w:pPr>
        <w:pStyle w:val="BodyText"/>
      </w:pPr>
    </w:p>
    <w:p w14:paraId="077BB7FD" w14:textId="77777777" w:rsidR="00C220EB" w:rsidRDefault="00C220EB">
      <w:pPr>
        <w:pStyle w:val="BodyText"/>
        <w:spacing w:before="24"/>
      </w:pPr>
    </w:p>
    <w:p w14:paraId="077BB7FE" w14:textId="77777777" w:rsidR="00C220EB" w:rsidRDefault="00000000">
      <w:pPr>
        <w:pStyle w:val="Heading2"/>
        <w:numPr>
          <w:ilvl w:val="1"/>
          <w:numId w:val="1"/>
        </w:numPr>
        <w:tabs>
          <w:tab w:val="left" w:pos="806"/>
        </w:tabs>
        <w:ind w:left="806" w:hanging="664"/>
      </w:pPr>
      <w:bookmarkStart w:id="647" w:name="Efforts_outside_work"/>
      <w:bookmarkStart w:id="648" w:name="_bookmark206"/>
      <w:bookmarkEnd w:id="647"/>
      <w:bookmarkEnd w:id="648"/>
      <w:r>
        <w:rPr>
          <w:color w:val="697D90"/>
        </w:rPr>
        <w:t>Efforts</w:t>
      </w:r>
      <w:r>
        <w:rPr>
          <w:color w:val="697D90"/>
          <w:spacing w:val="-13"/>
        </w:rPr>
        <w:t xml:space="preserve"> </w:t>
      </w:r>
      <w:r>
        <w:rPr>
          <w:color w:val="697D90"/>
        </w:rPr>
        <w:t>outside</w:t>
      </w:r>
      <w:r>
        <w:rPr>
          <w:color w:val="697D90"/>
          <w:spacing w:val="-12"/>
        </w:rPr>
        <w:t xml:space="preserve"> </w:t>
      </w:r>
      <w:r>
        <w:rPr>
          <w:color w:val="697D90"/>
          <w:spacing w:val="-4"/>
        </w:rPr>
        <w:t>work</w:t>
      </w:r>
    </w:p>
    <w:p w14:paraId="077BB7FF" w14:textId="77777777" w:rsidR="00C220EB" w:rsidRDefault="00000000">
      <w:pPr>
        <w:pStyle w:val="BodyText"/>
        <w:spacing w:before="244" w:line="256" w:lineRule="auto"/>
        <w:ind w:left="142" w:right="848"/>
        <w:jc w:val="both"/>
      </w:pPr>
      <w:r>
        <w:rPr>
          <w:w w:val="115"/>
        </w:rPr>
        <w:t>This</w:t>
      </w:r>
      <w:r>
        <w:rPr>
          <w:spacing w:val="-7"/>
          <w:w w:val="115"/>
        </w:rPr>
        <w:t xml:space="preserve"> </w:t>
      </w:r>
      <w:r>
        <w:rPr>
          <w:w w:val="115"/>
        </w:rPr>
        <w:t>section</w:t>
      </w:r>
      <w:r>
        <w:rPr>
          <w:spacing w:val="-7"/>
          <w:w w:val="115"/>
        </w:rPr>
        <w:t xml:space="preserve"> </w:t>
      </w:r>
      <w:r>
        <w:rPr>
          <w:w w:val="115"/>
        </w:rPr>
        <w:t>provides</w:t>
      </w:r>
      <w:r>
        <w:rPr>
          <w:spacing w:val="-7"/>
          <w:w w:val="115"/>
        </w:rPr>
        <w:t xml:space="preserve"> </w:t>
      </w:r>
      <w:r>
        <w:rPr>
          <w:w w:val="115"/>
        </w:rPr>
        <w:t>the</w:t>
      </w:r>
      <w:r>
        <w:rPr>
          <w:spacing w:val="-7"/>
          <w:w w:val="115"/>
        </w:rPr>
        <w:t xml:space="preserve"> </w:t>
      </w:r>
      <w:r>
        <w:rPr>
          <w:w w:val="115"/>
        </w:rPr>
        <w:t>same</w:t>
      </w:r>
      <w:r>
        <w:rPr>
          <w:spacing w:val="-7"/>
          <w:w w:val="115"/>
        </w:rPr>
        <w:t xml:space="preserve"> </w:t>
      </w:r>
      <w:r>
        <w:rPr>
          <w:w w:val="115"/>
        </w:rPr>
        <w:t>type</w:t>
      </w:r>
      <w:r>
        <w:rPr>
          <w:spacing w:val="-7"/>
          <w:w w:val="115"/>
        </w:rPr>
        <w:t xml:space="preserve"> </w:t>
      </w:r>
      <w:r>
        <w:rPr>
          <w:w w:val="115"/>
        </w:rPr>
        <w:t>of</w:t>
      </w:r>
      <w:r>
        <w:rPr>
          <w:spacing w:val="-7"/>
          <w:w w:val="115"/>
        </w:rPr>
        <w:t xml:space="preserve"> </w:t>
      </w:r>
      <w:r>
        <w:rPr>
          <w:w w:val="115"/>
        </w:rPr>
        <w:t>listing</w:t>
      </w:r>
      <w:r>
        <w:rPr>
          <w:spacing w:val="-7"/>
          <w:w w:val="115"/>
        </w:rPr>
        <w:t xml:space="preserve"> </w:t>
      </w:r>
      <w:r>
        <w:rPr>
          <w:w w:val="115"/>
        </w:rPr>
        <w:t>as</w:t>
      </w:r>
      <w:r>
        <w:rPr>
          <w:spacing w:val="-7"/>
          <w:w w:val="115"/>
        </w:rPr>
        <w:t xml:space="preserve"> </w:t>
      </w:r>
      <w:r>
        <w:rPr>
          <w:w w:val="115"/>
        </w:rPr>
        <w:t>for</w:t>
      </w:r>
      <w:r>
        <w:rPr>
          <w:spacing w:val="-7"/>
          <w:w w:val="115"/>
        </w:rPr>
        <w:t xml:space="preserve"> </w:t>
      </w:r>
      <w:r>
        <w:rPr>
          <w:w w:val="115"/>
        </w:rPr>
        <w:t>work</w:t>
      </w:r>
      <w:r>
        <w:rPr>
          <w:spacing w:val="-7"/>
          <w:w w:val="115"/>
        </w:rPr>
        <w:t xml:space="preserve"> </w:t>
      </w:r>
      <w:r>
        <w:rPr>
          <w:w w:val="115"/>
        </w:rPr>
        <w:t>efforts,</w:t>
      </w:r>
      <w:r>
        <w:rPr>
          <w:spacing w:val="-2"/>
          <w:w w:val="115"/>
        </w:rPr>
        <w:t xml:space="preserve"> </w:t>
      </w:r>
      <w:r>
        <w:rPr>
          <w:w w:val="115"/>
        </w:rPr>
        <w:t>but</w:t>
      </w:r>
      <w:r>
        <w:rPr>
          <w:spacing w:val="-7"/>
          <w:w w:val="115"/>
        </w:rPr>
        <w:t xml:space="preserve"> </w:t>
      </w:r>
      <w:r>
        <w:rPr>
          <w:w w:val="115"/>
        </w:rPr>
        <w:t>for</w:t>
      </w:r>
      <w:r>
        <w:rPr>
          <w:spacing w:val="-7"/>
          <w:w w:val="115"/>
        </w:rPr>
        <w:t xml:space="preserve"> </w:t>
      </w:r>
      <w:r>
        <w:rPr>
          <w:w w:val="115"/>
        </w:rPr>
        <w:t>efforts</w:t>
      </w:r>
      <w:r>
        <w:rPr>
          <w:spacing w:val="-7"/>
          <w:w w:val="115"/>
        </w:rPr>
        <w:t xml:space="preserve"> </w:t>
      </w:r>
      <w:r>
        <w:rPr>
          <w:w w:val="115"/>
        </w:rPr>
        <w:t>carried</w:t>
      </w:r>
      <w:r>
        <w:rPr>
          <w:spacing w:val="-7"/>
          <w:w w:val="115"/>
        </w:rPr>
        <w:t xml:space="preserve"> </w:t>
      </w:r>
      <w:r>
        <w:rPr>
          <w:w w:val="115"/>
        </w:rPr>
        <w:t>out</w:t>
      </w:r>
      <w:r>
        <w:rPr>
          <w:spacing w:val="-7"/>
          <w:w w:val="115"/>
        </w:rPr>
        <w:t xml:space="preserve"> </w:t>
      </w:r>
      <w:r>
        <w:rPr>
          <w:w w:val="115"/>
        </w:rPr>
        <w:t>outside</w:t>
      </w:r>
      <w:r>
        <w:rPr>
          <w:spacing w:val="-7"/>
          <w:w w:val="115"/>
        </w:rPr>
        <w:t xml:space="preserve"> </w:t>
      </w:r>
      <w:r>
        <w:rPr>
          <w:w w:val="115"/>
        </w:rPr>
        <w:t xml:space="preserve">of </w:t>
      </w:r>
      <w:r>
        <w:rPr>
          <w:w w:val="110"/>
        </w:rPr>
        <w:t>working</w:t>
      </w:r>
      <w:r>
        <w:rPr>
          <w:spacing w:val="-7"/>
          <w:w w:val="110"/>
        </w:rPr>
        <w:t xml:space="preserve"> </w:t>
      </w:r>
      <w:r>
        <w:rPr>
          <w:w w:val="110"/>
        </w:rPr>
        <w:t>hours.</w:t>
      </w:r>
      <w:r>
        <w:rPr>
          <w:spacing w:val="8"/>
          <w:w w:val="110"/>
        </w:rPr>
        <w:t xml:space="preserve"> </w:t>
      </w:r>
      <w:r>
        <w:rPr>
          <w:w w:val="110"/>
        </w:rPr>
        <w:t>These</w:t>
      </w:r>
      <w:r>
        <w:rPr>
          <w:spacing w:val="-7"/>
          <w:w w:val="110"/>
        </w:rPr>
        <w:t xml:space="preserve"> </w:t>
      </w:r>
      <w:r>
        <w:rPr>
          <w:w w:val="110"/>
        </w:rPr>
        <w:t>represent</w:t>
      </w:r>
      <w:r>
        <w:rPr>
          <w:spacing w:val="-6"/>
          <w:w w:val="110"/>
        </w:rPr>
        <w:t xml:space="preserve"> </w:t>
      </w:r>
      <w:r>
        <w:rPr>
          <w:w w:val="110"/>
        </w:rPr>
        <w:t>additional</w:t>
      </w:r>
      <w:r>
        <w:rPr>
          <w:spacing w:val="-6"/>
          <w:w w:val="110"/>
        </w:rPr>
        <w:t xml:space="preserve"> </w:t>
      </w:r>
      <w:r>
        <w:rPr>
          <w:w w:val="110"/>
        </w:rPr>
        <w:t>efforts</w:t>
      </w:r>
      <w:r>
        <w:rPr>
          <w:spacing w:val="-6"/>
          <w:w w:val="110"/>
        </w:rPr>
        <w:t xml:space="preserve"> </w:t>
      </w:r>
      <w:r>
        <w:rPr>
          <w:w w:val="110"/>
        </w:rPr>
        <w:t>performed</w:t>
      </w:r>
      <w:r>
        <w:rPr>
          <w:spacing w:val="-5"/>
          <w:w w:val="110"/>
        </w:rPr>
        <w:t xml:space="preserve"> </w:t>
      </w:r>
      <w:r>
        <w:rPr>
          <w:w w:val="110"/>
        </w:rPr>
        <w:t>beyond</w:t>
      </w:r>
      <w:r>
        <w:rPr>
          <w:spacing w:val="-7"/>
          <w:w w:val="110"/>
        </w:rPr>
        <w:t xml:space="preserve"> </w:t>
      </w:r>
      <w:r>
        <w:rPr>
          <w:w w:val="110"/>
        </w:rPr>
        <w:t>the</w:t>
      </w:r>
      <w:r>
        <w:rPr>
          <w:spacing w:val="-6"/>
          <w:w w:val="110"/>
        </w:rPr>
        <w:t xml:space="preserve"> </w:t>
      </w:r>
      <w:r>
        <w:rPr>
          <w:w w:val="110"/>
        </w:rPr>
        <w:t>engagement</w:t>
      </w:r>
      <w:r>
        <w:rPr>
          <w:spacing w:val="-6"/>
          <w:w w:val="110"/>
        </w:rPr>
        <w:t xml:space="preserve"> </w:t>
      </w:r>
      <w:r>
        <w:rPr>
          <w:w w:val="110"/>
        </w:rPr>
        <w:t>during</w:t>
      </w:r>
      <w:r>
        <w:rPr>
          <w:spacing w:val="-6"/>
          <w:w w:val="110"/>
        </w:rPr>
        <w:t xml:space="preserve"> </w:t>
      </w:r>
      <w:r>
        <w:rPr>
          <w:w w:val="110"/>
        </w:rPr>
        <w:t>office</w:t>
      </w:r>
      <w:r>
        <w:rPr>
          <w:spacing w:val="-6"/>
          <w:w w:val="110"/>
        </w:rPr>
        <w:t xml:space="preserve"> </w:t>
      </w:r>
      <w:r>
        <w:rPr>
          <w:spacing w:val="-2"/>
          <w:w w:val="110"/>
        </w:rPr>
        <w:t>hours.</w:t>
      </w:r>
    </w:p>
    <w:sectPr w:rsidR="00C220EB">
      <w:headerReference w:type="default" r:id="rId218"/>
      <w:footerReference w:type="default" r:id="rId219"/>
      <w:pgSz w:w="11910" w:h="16840"/>
      <w:pgMar w:top="2400" w:right="0" w:bottom="1720" w:left="708" w:header="2004" w:footer="1540" w:gutter="0"/>
      <w:pgNumType w:start="97"/>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8" w:author="Ritley Kenneth" w:date="2026-07-12T08:59:00Z" w:initials="RK">
    <w:p w14:paraId="56CC40EF" w14:textId="77777777" w:rsidR="00E019B8" w:rsidRDefault="00E019B8" w:rsidP="00E019B8">
      <w:r>
        <w:rPr>
          <w:rStyle w:val="CommentReference"/>
        </w:rPr>
        <w:annotationRef/>
      </w:r>
      <w:r>
        <w:rPr>
          <w:sz w:val="20"/>
          <w:szCs w:val="20"/>
        </w:rPr>
        <w:t>Difficult to read. See if you can't put it in brackets e.g. [Pas 2025]</w:t>
      </w:r>
    </w:p>
  </w:comment>
  <w:comment w:id="38" w:author="Ritley Kenneth" w:date="2026-07-12T09:01:00Z" w:initials="RK">
    <w:p w14:paraId="4C5F99DF" w14:textId="77777777" w:rsidR="00E019B8" w:rsidRDefault="00E019B8" w:rsidP="00E019B8">
      <w:r>
        <w:rPr>
          <w:rStyle w:val="CommentReference"/>
        </w:rPr>
        <w:annotationRef/>
      </w:r>
      <w:r>
        <w:rPr>
          <w:sz w:val="20"/>
          <w:szCs w:val="20"/>
        </w:rPr>
        <w:t>confusing</w:t>
      </w:r>
    </w:p>
  </w:comment>
  <w:comment w:id="39" w:author="Ritley Kenneth" w:date="2026-07-12T09:01:00Z" w:initials="RK">
    <w:p w14:paraId="0C5DB869" w14:textId="77777777" w:rsidR="00E019B8" w:rsidRDefault="00E019B8" w:rsidP="00E019B8">
      <w:r>
        <w:rPr>
          <w:rStyle w:val="CommentReference"/>
        </w:rPr>
        <w:annotationRef/>
      </w:r>
      <w:r>
        <w:rPr>
          <w:sz w:val="20"/>
          <w:szCs w:val="20"/>
        </w:rPr>
        <w:t>can't you split this? Not really worth showing a diagram that is too small to read.</w:t>
      </w:r>
    </w:p>
  </w:comment>
  <w:comment w:id="53" w:author="Ritley Kenneth" w:date="2026-07-12T09:03:00Z" w:initials="RK">
    <w:p w14:paraId="471202D7" w14:textId="77777777" w:rsidR="00166368" w:rsidRDefault="00166368" w:rsidP="00166368">
      <w:r>
        <w:rPr>
          <w:rStyle w:val="CommentReference"/>
        </w:rPr>
        <w:annotationRef/>
      </w:r>
      <w:r>
        <w:rPr>
          <w:sz w:val="20"/>
          <w:szCs w:val="20"/>
        </w:rPr>
        <w:t>confusing. Just add [] in your text and that will solve the problem nicely.</w:t>
      </w:r>
    </w:p>
  </w:comment>
  <w:comment w:id="56" w:author="Ritley Kenneth" w:date="2026-07-12T09:03:00Z" w:initials="RK">
    <w:p w14:paraId="7C5DCAAD" w14:textId="77777777" w:rsidR="00166368" w:rsidRDefault="00166368" w:rsidP="00166368">
      <w:r>
        <w:rPr>
          <w:rStyle w:val="CommentReference"/>
        </w:rPr>
        <w:annotationRef/>
      </w:r>
      <w:r>
        <w:rPr>
          <w:sz w:val="20"/>
          <w:szCs w:val="20"/>
        </w:rPr>
        <w:t>confusing</w:t>
      </w:r>
    </w:p>
  </w:comment>
  <w:comment w:id="58" w:author="Ritley Kenneth" w:date="2026-07-12T09:04:00Z" w:initials="RK">
    <w:p w14:paraId="3814BF23" w14:textId="77777777" w:rsidR="00166368" w:rsidRDefault="00166368" w:rsidP="00166368">
      <w:r>
        <w:rPr>
          <w:rStyle w:val="CommentReference"/>
        </w:rPr>
        <w:annotationRef/>
      </w:r>
      <w:r>
        <w:rPr>
          <w:sz w:val="20"/>
          <w:szCs w:val="20"/>
        </w:rPr>
        <w:t>confusing</w:t>
      </w:r>
    </w:p>
  </w:comment>
  <w:comment w:id="60" w:author="Ritley Kenneth" w:date="2026-07-12T09:04:00Z" w:initials="RK">
    <w:p w14:paraId="7CCF00B1" w14:textId="77777777" w:rsidR="00BA2689" w:rsidRDefault="00BA2689" w:rsidP="00BA2689">
      <w:r>
        <w:rPr>
          <w:rStyle w:val="CommentReference"/>
        </w:rPr>
        <w:annotationRef/>
      </w:r>
      <w:r>
        <w:rPr>
          <w:sz w:val="20"/>
          <w:szCs w:val="20"/>
        </w:rPr>
        <w:t>whitespace?</w:t>
      </w:r>
    </w:p>
  </w:comment>
  <w:comment w:id="64" w:author="Ritley Kenneth" w:date="2026-07-12T09:04:00Z" w:initials="RK">
    <w:p w14:paraId="38252709" w14:textId="77777777" w:rsidR="007E65C3" w:rsidRDefault="007E65C3" w:rsidP="007E65C3">
      <w:r>
        <w:rPr>
          <w:rStyle w:val="CommentReference"/>
        </w:rPr>
        <w:annotationRef/>
      </w:r>
      <w:r>
        <w:rPr>
          <w:sz w:val="20"/>
          <w:szCs w:val="20"/>
        </w:rPr>
        <w:t>spelling</w:t>
      </w:r>
    </w:p>
  </w:comment>
  <w:comment w:id="66" w:author="Ritley Kenneth" w:date="2026-07-12T09:05:00Z" w:initials="RK">
    <w:p w14:paraId="32E3186C" w14:textId="77777777" w:rsidR="007E65C3" w:rsidRDefault="007E65C3" w:rsidP="007E65C3">
      <w:r>
        <w:rPr>
          <w:rStyle w:val="CommentReference"/>
        </w:rPr>
        <w:annotationRef/>
      </w:r>
      <w:r>
        <w:rPr>
          <w:sz w:val="20"/>
          <w:szCs w:val="20"/>
        </w:rPr>
        <w:t>spelling</w:t>
      </w:r>
    </w:p>
  </w:comment>
  <w:comment w:id="65" w:author="Ritley Kenneth" w:date="2026-07-12T09:05:00Z" w:initials="RK">
    <w:p w14:paraId="75796069" w14:textId="77777777" w:rsidR="007E65C3" w:rsidRDefault="007E65C3" w:rsidP="007E65C3">
      <w:r>
        <w:rPr>
          <w:rStyle w:val="CommentReference"/>
        </w:rPr>
        <w:annotationRef/>
      </w:r>
      <w:r>
        <w:rPr>
          <w:sz w:val="20"/>
          <w:szCs w:val="20"/>
        </w:rPr>
        <w:t>spelling</w:t>
      </w:r>
    </w:p>
  </w:comment>
  <w:comment w:id="67" w:author="Ritley Kenneth" w:date="2026-07-12T09:05:00Z" w:initials="RK">
    <w:p w14:paraId="19989729" w14:textId="77777777" w:rsidR="007E65C3" w:rsidRDefault="007E65C3" w:rsidP="007E65C3">
      <w:r>
        <w:rPr>
          <w:rStyle w:val="CommentReference"/>
        </w:rPr>
        <w:annotationRef/>
      </w:r>
      <w:r>
        <w:rPr>
          <w:sz w:val="20"/>
          <w:szCs w:val="20"/>
        </w:rPr>
        <w:t>spelling</w:t>
      </w:r>
    </w:p>
  </w:comment>
  <w:comment w:id="68" w:author="Ritley Kenneth" w:date="2026-07-12T09:05:00Z" w:initials="RK">
    <w:p w14:paraId="4BDE35C8" w14:textId="77777777" w:rsidR="0080635F" w:rsidRDefault="0080635F" w:rsidP="0080635F">
      <w:r>
        <w:rPr>
          <w:rStyle w:val="CommentReference"/>
        </w:rPr>
        <w:annotationRef/>
      </w:r>
      <w:r>
        <w:rPr>
          <w:sz w:val="20"/>
          <w:szCs w:val="20"/>
        </w:rPr>
        <w:t>hand-in</w:t>
      </w:r>
    </w:p>
  </w:comment>
  <w:comment w:id="71" w:author="Ritley Kenneth" w:date="2026-07-12T09:06:00Z" w:initials="RK">
    <w:p w14:paraId="024F0900" w14:textId="77777777" w:rsidR="0080635F" w:rsidRDefault="0080635F" w:rsidP="0080635F">
      <w:r>
        <w:rPr>
          <w:rStyle w:val="CommentReference"/>
        </w:rPr>
        <w:annotationRef/>
      </w:r>
      <w:r>
        <w:rPr>
          <w:sz w:val="20"/>
          <w:szCs w:val="20"/>
        </w:rPr>
        <w:t>don't forget</w:t>
      </w:r>
    </w:p>
  </w:comment>
  <w:comment w:id="75" w:author="Ritley Kenneth" w:date="2026-07-12T09:06:00Z" w:initials="RK">
    <w:p w14:paraId="67F0A708" w14:textId="77777777" w:rsidR="001015AA" w:rsidRDefault="001015AA" w:rsidP="001015AA">
      <w:r>
        <w:rPr>
          <w:rStyle w:val="CommentReference"/>
        </w:rPr>
        <w:annotationRef/>
      </w:r>
      <w:r>
        <w:rPr>
          <w:sz w:val="20"/>
          <w:szCs w:val="20"/>
        </w:rPr>
        <w:t>good. internal cross-references are evil - avoid them as much as you can</w:t>
      </w:r>
    </w:p>
  </w:comment>
  <w:comment w:id="76" w:author="Ritley Kenneth" w:date="2026-07-12T09:07:00Z" w:initials="RK">
    <w:p w14:paraId="4311A16F" w14:textId="77777777" w:rsidR="00EE6A15" w:rsidRDefault="00EE6A15" w:rsidP="00EE6A15">
      <w:r>
        <w:rPr>
          <w:rStyle w:val="CommentReference"/>
        </w:rPr>
        <w:annotationRef/>
      </w:r>
      <w:r>
        <w:rPr>
          <w:sz w:val="20"/>
          <w:szCs w:val="20"/>
        </w:rPr>
        <w:t>a screenshot of each would not take a lot of time but would "balance" because you have several screenshots of Miro</w:t>
      </w:r>
    </w:p>
  </w:comment>
  <w:comment w:id="86" w:author="Ritley Kenneth" w:date="2026-07-12T09:08:00Z" w:initials="RK">
    <w:p w14:paraId="4D9F8180" w14:textId="77777777" w:rsidR="00392AD4" w:rsidRDefault="00392AD4" w:rsidP="00392AD4">
      <w:r>
        <w:rPr>
          <w:rStyle w:val="CommentReference"/>
        </w:rPr>
        <w:annotationRef/>
      </w:r>
      <w:r>
        <w:rPr>
          <w:sz w:val="20"/>
          <w:szCs w:val="20"/>
        </w:rPr>
        <w:t>confusing</w:t>
      </w:r>
    </w:p>
  </w:comment>
  <w:comment w:id="92" w:author="Ritley Kenneth" w:date="2026-07-12T09:09:00Z" w:initials="RK">
    <w:p w14:paraId="02592F97" w14:textId="77777777" w:rsidR="005B4D45" w:rsidRDefault="005B4D45" w:rsidP="005B4D45">
      <w:r>
        <w:rPr>
          <w:rStyle w:val="CommentReference"/>
        </w:rPr>
        <w:annotationRef/>
      </w:r>
      <w:r>
        <w:rPr>
          <w:sz w:val="20"/>
          <w:szCs w:val="20"/>
        </w:rPr>
        <w:t>cannot</w:t>
      </w:r>
    </w:p>
  </w:comment>
  <w:comment w:id="99" w:author="Ritley Kenneth" w:date="2026-07-12T09:10:00Z" w:initials="RK">
    <w:p w14:paraId="2A313998" w14:textId="77777777" w:rsidR="00882AE3" w:rsidRDefault="00882AE3" w:rsidP="00882AE3">
      <w:r>
        <w:rPr>
          <w:rStyle w:val="CommentReference"/>
        </w:rPr>
        <w:annotationRef/>
      </w:r>
      <w:r>
        <w:rPr>
          <w:sz w:val="20"/>
          <w:szCs w:val="20"/>
        </w:rPr>
        <w:t>confusing</w:t>
      </w:r>
    </w:p>
  </w:comment>
  <w:comment w:id="98" w:author="Ritley Kenneth" w:date="2026-07-12T09:11:00Z" w:initials="RK">
    <w:p w14:paraId="3AF0B4AB" w14:textId="77777777" w:rsidR="00175386" w:rsidRDefault="00175386" w:rsidP="00175386">
      <w:r>
        <w:rPr>
          <w:rStyle w:val="CommentReference"/>
        </w:rPr>
        <w:annotationRef/>
      </w:r>
      <w:r>
        <w:rPr>
          <w:sz w:val="20"/>
          <w:szCs w:val="20"/>
        </w:rPr>
        <w:t>this is not a complete sentence.</w:t>
      </w:r>
    </w:p>
  </w:comment>
  <w:comment w:id="100" w:author="Ritley Kenneth" w:date="2026-07-12T09:10:00Z" w:initials="RK">
    <w:p w14:paraId="2E05A108" w14:textId="77777777" w:rsidR="00882AE3" w:rsidRDefault="00882AE3" w:rsidP="00882AE3">
      <w:r>
        <w:rPr>
          <w:rStyle w:val="CommentReference"/>
        </w:rPr>
        <w:annotationRef/>
      </w:r>
      <w:r>
        <w:rPr>
          <w:sz w:val="20"/>
          <w:szCs w:val="20"/>
        </w:rPr>
        <w:t>two words</w:t>
      </w:r>
    </w:p>
  </w:comment>
  <w:comment w:id="101" w:author="Ritley Kenneth" w:date="2026-07-12T09:11:00Z" w:initials="RK">
    <w:p w14:paraId="55E5B43D" w14:textId="77777777" w:rsidR="00882AE3" w:rsidRDefault="00882AE3" w:rsidP="00882AE3">
      <w:r>
        <w:rPr>
          <w:rStyle w:val="CommentReference"/>
        </w:rPr>
        <w:annotationRef/>
      </w:r>
      <w:r>
        <w:rPr>
          <w:sz w:val="20"/>
          <w:szCs w:val="20"/>
        </w:rPr>
        <w:t>spelling</w:t>
      </w:r>
    </w:p>
  </w:comment>
  <w:comment w:id="103" w:author="Ritley Kenneth" w:date="2026-07-12T09:11:00Z" w:initials="RK">
    <w:p w14:paraId="18125749" w14:textId="77777777" w:rsidR="00882AE3" w:rsidRDefault="00882AE3" w:rsidP="00882AE3">
      <w:r>
        <w:rPr>
          <w:rStyle w:val="CommentReference"/>
        </w:rPr>
        <w:annotationRef/>
      </w:r>
      <w:r>
        <w:rPr>
          <w:sz w:val="20"/>
          <w:szCs w:val="20"/>
        </w:rPr>
        <w:t>two words - check spelling</w:t>
      </w:r>
    </w:p>
  </w:comment>
  <w:comment w:id="102" w:author="Ritley Kenneth" w:date="2026-07-12T09:12:00Z" w:initials="RK">
    <w:p w14:paraId="0D19393F" w14:textId="77777777" w:rsidR="00175386" w:rsidRDefault="00175386" w:rsidP="00175386">
      <w:r>
        <w:rPr>
          <w:rStyle w:val="CommentReference"/>
        </w:rPr>
        <w:annotationRef/>
      </w:r>
      <w:r>
        <w:rPr>
          <w:sz w:val="20"/>
          <w:szCs w:val="20"/>
        </w:rPr>
        <w:t>to do</w:t>
      </w:r>
    </w:p>
  </w:comment>
  <w:comment w:id="105" w:author="Ritley Kenneth" w:date="2026-07-12T09:11:00Z" w:initials="RK">
    <w:p w14:paraId="547D5C3F" w14:textId="77777777" w:rsidR="00882AE3" w:rsidRDefault="00882AE3" w:rsidP="00882AE3">
      <w:r>
        <w:rPr>
          <w:rStyle w:val="CommentReference"/>
        </w:rPr>
        <w:annotationRef/>
      </w:r>
      <w:r>
        <w:rPr>
          <w:sz w:val="20"/>
          <w:szCs w:val="20"/>
        </w:rPr>
        <w:t>spelling</w:t>
      </w:r>
    </w:p>
  </w:comment>
  <w:comment w:id="104" w:author="Ritley Kenneth" w:date="2026-07-12T09:12:00Z" w:initials="RK">
    <w:p w14:paraId="52B54802" w14:textId="77777777" w:rsidR="00C35D33" w:rsidRDefault="00C35D33" w:rsidP="00C35D33">
      <w:r>
        <w:rPr>
          <w:rStyle w:val="CommentReference"/>
        </w:rPr>
        <w:annotationRef/>
      </w:r>
      <w:r>
        <w:rPr>
          <w:sz w:val="20"/>
          <w:szCs w:val="20"/>
        </w:rPr>
        <w:t>to do</w:t>
      </w:r>
    </w:p>
  </w:comment>
  <w:comment w:id="116" w:author="Ritley Kenneth" w:date="2026-07-12T09:15:00Z" w:initials="RK">
    <w:p w14:paraId="094838B1" w14:textId="77777777" w:rsidR="00C116AA" w:rsidRDefault="00C116AA" w:rsidP="00C116AA">
      <w:r>
        <w:rPr>
          <w:rStyle w:val="CommentReference"/>
        </w:rPr>
        <w:annotationRef/>
      </w:r>
      <w:r>
        <w:rPr>
          <w:sz w:val="20"/>
          <w:szCs w:val="20"/>
        </w:rPr>
        <w:t>S.M.A.R.T.</w:t>
      </w:r>
    </w:p>
  </w:comment>
  <w:comment w:id="117" w:author="Ritley Kenneth" w:date="2026-07-12T09:15:00Z" w:initials="RK">
    <w:p w14:paraId="7A88084C" w14:textId="77777777" w:rsidR="00C116AA" w:rsidRDefault="00C116AA" w:rsidP="00C116AA">
      <w:r>
        <w:rPr>
          <w:rStyle w:val="CommentReference"/>
        </w:rPr>
        <w:annotationRef/>
      </w:r>
      <w:r>
        <w:rPr>
          <w:sz w:val="20"/>
          <w:szCs w:val="20"/>
        </w:rPr>
        <w:t>SMART goals</w:t>
      </w:r>
    </w:p>
  </w:comment>
  <w:comment w:id="115" w:author="Ritley Kenneth" w:date="2026-07-12T09:15:00Z" w:initials="RK">
    <w:p w14:paraId="31E1DD75" w14:textId="77777777" w:rsidR="00C116AA" w:rsidRDefault="00C116AA" w:rsidP="00C116AA">
      <w:r>
        <w:rPr>
          <w:rStyle w:val="CommentReference"/>
        </w:rPr>
        <w:annotationRef/>
      </w:r>
      <w:r>
        <w:rPr>
          <w:sz w:val="20"/>
          <w:szCs w:val="20"/>
        </w:rPr>
        <w:t>We should discuss this. The high level research question is quite ok, but it is too high level for a project. You need to formulate 3-4 more concrete goals and ideally 1-2 "stretch goals" - then ensure they are S.M.A.R.T.</w:t>
      </w:r>
    </w:p>
  </w:comment>
  <w:comment w:id="121" w:author="Ritley Kenneth" w:date="2026-07-12T09:16:00Z" w:initials="RK">
    <w:p w14:paraId="1A4FBF35" w14:textId="77777777" w:rsidR="00C116AA" w:rsidRDefault="00C116AA" w:rsidP="00C116AA">
      <w:r>
        <w:rPr>
          <w:rStyle w:val="CommentReference"/>
        </w:rPr>
        <w:annotationRef/>
      </w:r>
      <w:r>
        <w:rPr>
          <w:sz w:val="20"/>
          <w:szCs w:val="20"/>
        </w:rPr>
        <w:t>nice</w:t>
      </w:r>
    </w:p>
  </w:comment>
  <w:comment w:id="124" w:author="Ritley Kenneth" w:date="2026-07-12T09:16:00Z" w:initials="RK">
    <w:p w14:paraId="1B9A39D1" w14:textId="77777777" w:rsidR="00136D05" w:rsidRDefault="00136D05" w:rsidP="00136D05">
      <w:r>
        <w:rPr>
          <w:rStyle w:val="CommentReference"/>
        </w:rPr>
        <w:annotationRef/>
      </w:r>
      <w:r>
        <w:rPr>
          <w:sz w:val="20"/>
          <w:szCs w:val="20"/>
        </w:rPr>
        <w:t>an</w:t>
      </w:r>
    </w:p>
  </w:comment>
  <w:comment w:id="127" w:author="Ritley Kenneth" w:date="2026-07-12T09:19:00Z" w:initials="RK">
    <w:p w14:paraId="4DD02EC4" w14:textId="77777777" w:rsidR="00E440F2" w:rsidRDefault="00E440F2" w:rsidP="00E440F2">
      <w:r>
        <w:rPr>
          <w:rStyle w:val="CommentReference"/>
        </w:rPr>
        <w:annotationRef/>
      </w:r>
      <w:r>
        <w:rPr>
          <w:sz w:val="20"/>
          <w:szCs w:val="20"/>
        </w:rPr>
        <w:t>right now it is a bit "unnerving" because nothing is said about the technology. if the technology is known, mention it briefly. if you discuss it in depth later, you can just add "The technology used involves primarily XYZ, discussed in more detail below."</w:t>
      </w:r>
    </w:p>
  </w:comment>
  <w:comment w:id="131" w:author="Ritley Kenneth" w:date="2026-07-12T09:20:00Z" w:initials="RK">
    <w:p w14:paraId="2FED0F6D" w14:textId="77777777" w:rsidR="00DE76BA" w:rsidRDefault="00DE76BA" w:rsidP="00DE76BA">
      <w:r>
        <w:rPr>
          <w:rStyle w:val="CommentReference"/>
        </w:rPr>
        <w:annotationRef/>
      </w:r>
      <w:r>
        <w:rPr>
          <w:sz w:val="20"/>
          <w:szCs w:val="20"/>
        </w:rPr>
        <w:t>again a bit "frustrating" - you talk about discarded solutions, but you never mentioned above what the real technology stack is</w:t>
      </w:r>
    </w:p>
  </w:comment>
  <w:comment w:id="132" w:author="Ritley Kenneth" w:date="2026-07-12T09:18:00Z" w:initials="RK">
    <w:p w14:paraId="1E731A05" w14:textId="77777777" w:rsidR="00EA663E" w:rsidRDefault="00EA663E" w:rsidP="00EA663E">
      <w:r>
        <w:rPr>
          <w:rStyle w:val="CommentReference"/>
        </w:rPr>
        <w:annotationRef/>
      </w:r>
      <w:r>
        <w:rPr>
          <w:sz w:val="20"/>
          <w:szCs w:val="20"/>
        </w:rPr>
        <w:t>kind of an ugly chart - maybe convert to text?</w:t>
      </w:r>
    </w:p>
  </w:comment>
  <w:comment w:id="134" w:author="Ritley Kenneth" w:date="2026-07-12T09:20:00Z" w:initials="RK">
    <w:p w14:paraId="6C38B4D0" w14:textId="77777777" w:rsidR="00DE76BA" w:rsidRDefault="00DE76BA" w:rsidP="00DE76BA">
      <w:r>
        <w:rPr>
          <w:rStyle w:val="CommentReference"/>
        </w:rPr>
        <w:annotationRef/>
      </w:r>
      <w:r>
        <w:rPr>
          <w:sz w:val="20"/>
          <w:szCs w:val="20"/>
        </w:rPr>
        <w:t>again, at this point in time the reader has NO IDEA what technology you are using</w:t>
      </w:r>
    </w:p>
  </w:comment>
  <w:comment w:id="138" w:author="Ritley Kenneth" w:date="2026-07-12T09:21:00Z" w:initials="RK">
    <w:p w14:paraId="7F8C3D30" w14:textId="77777777" w:rsidR="00FB7C0B" w:rsidRDefault="00FB7C0B" w:rsidP="00FB7C0B">
      <w:r>
        <w:rPr>
          <w:rStyle w:val="CommentReference"/>
        </w:rPr>
        <w:annotationRef/>
      </w:r>
      <w:r>
        <w:rPr>
          <w:sz w:val="20"/>
          <w:szCs w:val="20"/>
        </w:rPr>
        <w:t>do you mean "Different sorting processes"</w:t>
      </w:r>
    </w:p>
  </w:comment>
  <w:comment w:id="142" w:author="Ritley Kenneth" w:date="2026-07-12T09:23:00Z" w:initials="RK">
    <w:p w14:paraId="18E79285" w14:textId="77777777" w:rsidR="00121D39" w:rsidRDefault="00121D39" w:rsidP="00121D39">
      <w:r>
        <w:rPr>
          <w:rStyle w:val="CommentReference"/>
        </w:rPr>
        <w:annotationRef/>
      </w:r>
      <w:r>
        <w:rPr>
          <w:sz w:val="20"/>
          <w:szCs w:val="20"/>
        </w:rPr>
        <w:t>example, the</w:t>
      </w:r>
    </w:p>
  </w:comment>
  <w:comment w:id="143" w:author="Ritley Kenneth" w:date="2026-07-12T09:24:00Z" w:initials="RK">
    <w:p w14:paraId="41887138" w14:textId="77777777" w:rsidR="00292D3B" w:rsidRDefault="00292D3B" w:rsidP="00292D3B">
      <w:r>
        <w:rPr>
          <w:rStyle w:val="CommentReference"/>
        </w:rPr>
        <w:annotationRef/>
      </w:r>
      <w:r>
        <w:rPr>
          <w:sz w:val="20"/>
          <w:szCs w:val="20"/>
        </w:rPr>
        <w:t>nice graphic. i see the Swiss Post likes to hire women with very small heads compared to their bodies</w:t>
      </w:r>
    </w:p>
  </w:comment>
  <w:comment w:id="146" w:author="Ritley Kenneth" w:date="2026-07-12T09:25:00Z" w:initials="RK">
    <w:p w14:paraId="6A78D73A" w14:textId="77777777" w:rsidR="005F1374" w:rsidRDefault="005F1374" w:rsidP="005F1374">
      <w:r>
        <w:rPr>
          <w:rStyle w:val="CommentReference"/>
        </w:rPr>
        <w:annotationRef/>
      </w:r>
      <w:r>
        <w:rPr>
          <w:sz w:val="20"/>
          <w:szCs w:val="20"/>
        </w:rPr>
        <w:t>This is really excellent - it paints the picture - nice job</w:t>
      </w:r>
    </w:p>
  </w:comment>
  <w:comment w:id="151" w:author="Ritley Kenneth" w:date="2026-07-12T09:25:00Z" w:initials="RK">
    <w:p w14:paraId="1C5A2F8F" w14:textId="77777777" w:rsidR="007E4531" w:rsidRDefault="007E4531" w:rsidP="007E4531">
      <w:r>
        <w:rPr>
          <w:rStyle w:val="CommentReference"/>
        </w:rPr>
        <w:annotationRef/>
      </w:r>
      <w:r>
        <w:rPr>
          <w:sz w:val="20"/>
          <w:szCs w:val="20"/>
        </w:rPr>
        <w:t>take a guess</w:t>
      </w:r>
    </w:p>
  </w:comment>
  <w:comment w:id="153" w:author="Ritley Kenneth" w:date="2026-07-12T09:26:00Z" w:initials="RK">
    <w:p w14:paraId="73A7BD92" w14:textId="77777777" w:rsidR="00CB518B" w:rsidRDefault="00CB518B" w:rsidP="00CB518B">
      <w:r>
        <w:rPr>
          <w:rStyle w:val="CommentReference"/>
        </w:rPr>
        <w:annotationRef/>
      </w:r>
      <w:r>
        <w:rPr>
          <w:sz w:val="20"/>
          <w:szCs w:val="20"/>
        </w:rPr>
        <w:t>confusing. needs []</w:t>
      </w:r>
    </w:p>
  </w:comment>
  <w:comment w:id="159" w:author="Ritley Kenneth" w:date="2026-07-12T09:27:00Z" w:initials="RK">
    <w:p w14:paraId="0391C979" w14:textId="77777777" w:rsidR="00FD50CA" w:rsidRDefault="00FD50CA" w:rsidP="00FD50CA">
      <w:r>
        <w:rPr>
          <w:rStyle w:val="CommentReference"/>
        </w:rPr>
        <w:annotationRef/>
      </w:r>
      <w:r>
        <w:rPr>
          <w:sz w:val="20"/>
          <w:szCs w:val="20"/>
        </w:rPr>
        <w:t>I would just start with "A single..."</w:t>
      </w:r>
    </w:p>
  </w:comment>
  <w:comment w:id="161" w:author="Ritley Kenneth" w:date="2026-07-12T09:28:00Z" w:initials="RK">
    <w:p w14:paraId="0635166E" w14:textId="77777777" w:rsidR="00900A12" w:rsidRDefault="00900A12" w:rsidP="00900A12">
      <w:r>
        <w:rPr>
          <w:rStyle w:val="CommentReference"/>
        </w:rPr>
        <w:annotationRef/>
      </w:r>
      <w:r>
        <w:rPr>
          <w:sz w:val="20"/>
          <w:szCs w:val="20"/>
        </w:rPr>
        <w:t>actually automation is not the benefit but the means.  I'd write: Automation over manual processes to reduce effort</w:t>
      </w:r>
    </w:p>
  </w:comment>
  <w:comment w:id="163" w:author="Ritley Kenneth" w:date="2026-07-12T09:33:00Z" w:initials="RK">
    <w:p w14:paraId="15D09F7B" w14:textId="77777777" w:rsidR="007129CB" w:rsidRDefault="007129CB" w:rsidP="007129CB">
      <w:r>
        <w:rPr>
          <w:rStyle w:val="CommentReference"/>
        </w:rPr>
        <w:annotationRef/>
      </w:r>
      <w:r>
        <w:rPr>
          <w:sz w:val="20"/>
          <w:szCs w:val="20"/>
        </w:rPr>
        <w:t>Benefit 2: Scalability to further reduce overall time required</w:t>
      </w:r>
    </w:p>
  </w:comment>
  <w:comment w:id="164" w:author="Ritley Kenneth" w:date="2026-07-12T09:34:00Z" w:initials="RK">
    <w:p w14:paraId="10B89022" w14:textId="77777777" w:rsidR="002733D0" w:rsidRDefault="002733D0" w:rsidP="002733D0">
      <w:r>
        <w:rPr>
          <w:rStyle w:val="CommentReference"/>
        </w:rPr>
        <w:annotationRef/>
      </w:r>
      <w:r>
        <w:rPr>
          <w:sz w:val="20"/>
          <w:szCs w:val="20"/>
        </w:rPr>
        <w:t>Personally I think this is better. Benefit 3: Rule changes without query changes</w:t>
      </w:r>
    </w:p>
  </w:comment>
  <w:comment w:id="165" w:author="Ritley Kenneth" w:date="2026-07-12T09:35:00Z" w:initials="RK">
    <w:p w14:paraId="1BA3864B" w14:textId="77777777" w:rsidR="005705BA" w:rsidRDefault="005705BA" w:rsidP="005705BA">
      <w:r>
        <w:rPr>
          <w:rStyle w:val="CommentReference"/>
        </w:rPr>
        <w:annotationRef/>
      </w:r>
      <w:r>
        <w:rPr>
          <w:sz w:val="20"/>
          <w:szCs w:val="20"/>
        </w:rPr>
        <w:t>Benefit 4: Reusability to improve stability and performance</w:t>
      </w:r>
    </w:p>
  </w:comment>
  <w:comment w:id="169" w:author="Ritley Kenneth" w:date="2026-07-12T09:35:00Z" w:initials="RK">
    <w:p w14:paraId="506A93D4" w14:textId="77777777" w:rsidR="000D0388" w:rsidRDefault="000D0388" w:rsidP="000D0388">
      <w:r>
        <w:rPr>
          <w:rStyle w:val="CommentReference"/>
        </w:rPr>
        <w:annotationRef/>
      </w:r>
      <w:r>
        <w:rPr>
          <w:sz w:val="20"/>
          <w:szCs w:val="20"/>
        </w:rPr>
        <w:t>confusing</w:t>
      </w:r>
    </w:p>
  </w:comment>
  <w:comment w:id="171" w:author="Ritley Kenneth" w:date="2026-07-12T09:36:00Z" w:initials="RK">
    <w:p w14:paraId="09F009B2" w14:textId="77777777" w:rsidR="00F7613C" w:rsidRDefault="00F7613C" w:rsidP="00F7613C">
      <w:r>
        <w:rPr>
          <w:rStyle w:val="CommentReference"/>
        </w:rPr>
        <w:annotationRef/>
      </w:r>
      <w:r>
        <w:rPr>
          <w:sz w:val="20"/>
          <w:szCs w:val="20"/>
        </w:rPr>
        <w:t>make sure these are on separate lines in the PDF</w:t>
      </w:r>
    </w:p>
  </w:comment>
  <w:comment w:id="172" w:author="Ritley Kenneth" w:date="2026-07-12T09:36:00Z" w:initials="RK">
    <w:p w14:paraId="686F04CE" w14:textId="77777777" w:rsidR="00F7613C" w:rsidRDefault="00F7613C" w:rsidP="00F7613C">
      <w:r>
        <w:rPr>
          <w:rStyle w:val="CommentReference"/>
        </w:rPr>
        <w:annotationRef/>
      </w:r>
      <w:r>
        <w:rPr>
          <w:sz w:val="20"/>
          <w:szCs w:val="20"/>
        </w:rPr>
        <w:t>ditto</w:t>
      </w:r>
    </w:p>
  </w:comment>
  <w:comment w:id="173" w:author="Ritley Kenneth" w:date="2026-07-12T09:36:00Z" w:initials="RK">
    <w:p w14:paraId="2A321FCC" w14:textId="77777777" w:rsidR="00F7613C" w:rsidRDefault="00F7613C" w:rsidP="00F7613C">
      <w:r>
        <w:rPr>
          <w:rStyle w:val="CommentReference"/>
        </w:rPr>
        <w:annotationRef/>
      </w:r>
      <w:r>
        <w:rPr>
          <w:sz w:val="20"/>
          <w:szCs w:val="20"/>
        </w:rPr>
        <w:t>ditto</w:t>
      </w:r>
    </w:p>
  </w:comment>
  <w:comment w:id="174" w:author="Ritley Kenneth" w:date="2026-07-12T09:37:00Z" w:initials="RK">
    <w:p w14:paraId="6B731142" w14:textId="77777777" w:rsidR="00C373D7" w:rsidRDefault="00C373D7" w:rsidP="00C373D7">
      <w:r>
        <w:rPr>
          <w:rStyle w:val="CommentReference"/>
        </w:rPr>
        <w:annotationRef/>
      </w:r>
      <w:r>
        <w:rPr>
          <w:sz w:val="20"/>
          <w:szCs w:val="20"/>
        </w:rPr>
        <w:t xml:space="preserve">I'd just write: </w:t>
      </w:r>
      <w:r>
        <w:rPr>
          <w:color w:val="687D90"/>
          <w:sz w:val="20"/>
          <w:szCs w:val="20"/>
        </w:rPr>
        <w:t>SAP Datasphere (DSP) and SAP Analytics Cloud (SAC)</w:t>
      </w:r>
      <w:r>
        <w:rPr>
          <w:sz w:val="20"/>
          <w:szCs w:val="20"/>
        </w:rPr>
        <w:t xml:space="preserve"> </w:t>
      </w:r>
    </w:p>
  </w:comment>
  <w:comment w:id="176" w:author="Ritley Kenneth" w:date="2026-07-12T09:37:00Z" w:initials="RK">
    <w:p w14:paraId="15D96D14" w14:textId="77777777" w:rsidR="00C373D7" w:rsidRDefault="00C373D7" w:rsidP="00C373D7">
      <w:r>
        <w:rPr>
          <w:rStyle w:val="CommentReference"/>
        </w:rPr>
        <w:annotationRef/>
      </w:r>
      <w:r>
        <w:rPr>
          <w:sz w:val="20"/>
          <w:szCs w:val="20"/>
        </w:rPr>
        <w:t>confusing</w:t>
      </w:r>
    </w:p>
  </w:comment>
  <w:comment w:id="177" w:author="Ritley Kenneth" w:date="2026-07-12T09:37:00Z" w:initials="RK">
    <w:p w14:paraId="0D27CB43" w14:textId="77777777" w:rsidR="00C373D7" w:rsidRDefault="00C373D7" w:rsidP="00C373D7">
      <w:r>
        <w:rPr>
          <w:rStyle w:val="CommentReference"/>
        </w:rPr>
        <w:annotationRef/>
      </w:r>
      <w:r>
        <w:rPr>
          <w:sz w:val="20"/>
          <w:szCs w:val="20"/>
        </w:rPr>
        <w:t>data model</w:t>
      </w:r>
    </w:p>
  </w:comment>
  <w:comment w:id="178" w:author="Ritley Kenneth" w:date="2026-07-12T09:37:00Z" w:initials="RK">
    <w:p w14:paraId="43B4A262" w14:textId="77777777" w:rsidR="00E20CC9" w:rsidRDefault="00E20CC9" w:rsidP="00E20CC9">
      <w:r>
        <w:rPr>
          <w:rStyle w:val="CommentReference"/>
        </w:rPr>
        <w:annotationRef/>
      </w:r>
      <w:r>
        <w:rPr>
          <w:sz w:val="20"/>
          <w:szCs w:val="20"/>
        </w:rPr>
        <w:t>ditto</w:t>
      </w:r>
    </w:p>
  </w:comment>
  <w:comment w:id="180" w:author="Ritley Kenneth" w:date="2026-07-12T09:38:00Z" w:initials="RK">
    <w:p w14:paraId="4A6E9955" w14:textId="77777777" w:rsidR="00E20CC9" w:rsidRDefault="00E20CC9" w:rsidP="00E20CC9">
      <w:r>
        <w:rPr>
          <w:rStyle w:val="CommentReference"/>
        </w:rPr>
        <w:annotationRef/>
      </w:r>
      <w:r>
        <w:rPr>
          <w:sz w:val="20"/>
          <w:szCs w:val="20"/>
        </w:rPr>
        <w:t>ditto</w:t>
      </w:r>
    </w:p>
  </w:comment>
  <w:comment w:id="184" w:author="Ritley Kenneth" w:date="2026-07-12T09:38:00Z" w:initials="RK">
    <w:p w14:paraId="0E1686ED" w14:textId="77777777" w:rsidR="00275F54" w:rsidRDefault="00275F54" w:rsidP="00275F54">
      <w:r>
        <w:rPr>
          <w:rStyle w:val="CommentReference"/>
        </w:rPr>
        <w:annotationRef/>
      </w:r>
      <w:r>
        <w:rPr>
          <w:sz w:val="20"/>
          <w:szCs w:val="20"/>
        </w:rPr>
        <w:t>aha - some goals. these need to be described in the previous chapter about goals</w:t>
      </w:r>
    </w:p>
  </w:comment>
  <w:comment w:id="195" w:author="Ritley Kenneth" w:date="2026-07-12T09:40:00Z" w:initials="RK">
    <w:p w14:paraId="49ADA28D" w14:textId="77777777" w:rsidR="00066A46" w:rsidRDefault="00242706" w:rsidP="00066A46">
      <w:r>
        <w:rPr>
          <w:rStyle w:val="CommentReference"/>
        </w:rPr>
        <w:annotationRef/>
      </w:r>
      <w:r w:rsidR="00066A46">
        <w:rPr>
          <w:sz w:val="20"/>
          <w:szCs w:val="20"/>
        </w:rPr>
        <w:t>This graph could be misleading. I would put a final sentence here: Note: this graph looks time-oriented but in fact each time block contains the list of the sorting centers; this graphical approach was deliberately chosen to make it easy for business stakeholders to use.</w:t>
      </w:r>
    </w:p>
  </w:comment>
  <w:comment w:id="200" w:author="Ritley Kenneth" w:date="2026-07-12T09:42:00Z" w:initials="RK">
    <w:p w14:paraId="6881F580" w14:textId="77777777" w:rsidR="00066A46" w:rsidRDefault="00066A46" w:rsidP="00066A46">
      <w:r>
        <w:rPr>
          <w:rStyle w:val="CommentReference"/>
        </w:rPr>
        <w:annotationRef/>
      </w:r>
      <w:r>
        <w:rPr>
          <w:sz w:val="20"/>
          <w:szCs w:val="20"/>
        </w:rPr>
        <w:t>again, needs to be documented earlier</w:t>
      </w:r>
    </w:p>
  </w:comment>
  <w:comment w:id="201" w:author="Ritley Kenneth" w:date="2026-07-12T09:42:00Z" w:initials="RK">
    <w:p w14:paraId="4CFE9B3F" w14:textId="77777777" w:rsidR="00066A46" w:rsidRDefault="00066A46" w:rsidP="00066A46">
      <w:r>
        <w:rPr>
          <w:rStyle w:val="CommentReference"/>
        </w:rPr>
        <w:annotationRef/>
      </w:r>
      <w:r>
        <w:rPr>
          <w:sz w:val="20"/>
          <w:szCs w:val="20"/>
        </w:rPr>
        <w:t>to-do</w:t>
      </w:r>
    </w:p>
  </w:comment>
  <w:comment w:id="388" w:author="Ritley Kenneth" w:date="2026-07-12T09:42:00Z" w:initials="RK">
    <w:p w14:paraId="776075CC" w14:textId="77777777" w:rsidR="000A53E1" w:rsidRDefault="000A53E1" w:rsidP="000A53E1">
      <w:r>
        <w:rPr>
          <w:rStyle w:val="CommentReference"/>
        </w:rPr>
        <w:annotationRef/>
      </w:r>
      <w:r>
        <w:rPr>
          <w:sz w:val="20"/>
          <w:szCs w:val="20"/>
        </w:rPr>
        <w:t>probably needs a chapter heading</w:t>
      </w:r>
    </w:p>
  </w:comment>
  <w:comment w:id="389" w:author="Ritley Kenneth" w:date="2026-07-12T09:43:00Z" w:initials="RK">
    <w:p w14:paraId="178F76EB" w14:textId="77777777" w:rsidR="000A53E1" w:rsidRDefault="000A53E1" w:rsidP="000A53E1">
      <w:r>
        <w:rPr>
          <w:rStyle w:val="CommentReference"/>
        </w:rPr>
        <w:annotationRef/>
      </w:r>
      <w:r>
        <w:rPr>
          <w:sz w:val="20"/>
          <w:szCs w:val="20"/>
        </w:rPr>
        <w:t>spelling</w:t>
      </w:r>
    </w:p>
  </w:comment>
  <w:comment w:id="468" w:author="Ritley Kenneth" w:date="2026-07-12T09:45:00Z" w:initials="RK">
    <w:p w14:paraId="71CF1C5B" w14:textId="77777777" w:rsidR="000520DB" w:rsidRDefault="000520DB" w:rsidP="000520DB">
      <w:r>
        <w:rPr>
          <w:rStyle w:val="CommentReference"/>
        </w:rPr>
        <w:annotationRef/>
      </w:r>
      <w:r>
        <w:rPr>
          <w:sz w:val="20"/>
          <w:szCs w:val="20"/>
        </w:rPr>
        <w:t>I would simply take out these references. If you want to keep them, then add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CC40EF" w15:done="0"/>
  <w15:commentEx w15:paraId="4C5F99DF" w15:done="0"/>
  <w15:commentEx w15:paraId="0C5DB869" w15:done="0"/>
  <w15:commentEx w15:paraId="471202D7" w15:done="0"/>
  <w15:commentEx w15:paraId="7C5DCAAD" w15:done="0"/>
  <w15:commentEx w15:paraId="3814BF23" w15:done="0"/>
  <w15:commentEx w15:paraId="7CCF00B1" w15:done="0"/>
  <w15:commentEx w15:paraId="38252709" w15:done="0"/>
  <w15:commentEx w15:paraId="32E3186C" w15:done="0"/>
  <w15:commentEx w15:paraId="75796069" w15:done="0"/>
  <w15:commentEx w15:paraId="19989729" w15:done="0"/>
  <w15:commentEx w15:paraId="4BDE35C8" w15:done="0"/>
  <w15:commentEx w15:paraId="024F0900" w15:done="0"/>
  <w15:commentEx w15:paraId="67F0A708" w15:done="0"/>
  <w15:commentEx w15:paraId="4311A16F" w15:done="0"/>
  <w15:commentEx w15:paraId="4D9F8180" w15:done="0"/>
  <w15:commentEx w15:paraId="02592F97" w15:done="0"/>
  <w15:commentEx w15:paraId="2A313998" w15:done="0"/>
  <w15:commentEx w15:paraId="3AF0B4AB" w15:done="0"/>
  <w15:commentEx w15:paraId="2E05A108" w15:done="0"/>
  <w15:commentEx w15:paraId="55E5B43D" w15:done="0"/>
  <w15:commentEx w15:paraId="18125749" w15:done="0"/>
  <w15:commentEx w15:paraId="0D19393F" w15:done="0"/>
  <w15:commentEx w15:paraId="547D5C3F" w15:done="0"/>
  <w15:commentEx w15:paraId="52B54802" w15:done="0"/>
  <w15:commentEx w15:paraId="094838B1" w15:done="0"/>
  <w15:commentEx w15:paraId="7A88084C" w15:done="0"/>
  <w15:commentEx w15:paraId="31E1DD75" w15:done="0"/>
  <w15:commentEx w15:paraId="1A4FBF35" w15:done="0"/>
  <w15:commentEx w15:paraId="1B9A39D1" w15:done="0"/>
  <w15:commentEx w15:paraId="4DD02EC4" w15:done="0"/>
  <w15:commentEx w15:paraId="2FED0F6D" w15:done="0"/>
  <w15:commentEx w15:paraId="1E731A05" w15:done="0"/>
  <w15:commentEx w15:paraId="6C38B4D0" w15:done="0"/>
  <w15:commentEx w15:paraId="7F8C3D30" w15:done="0"/>
  <w15:commentEx w15:paraId="18E79285" w15:done="0"/>
  <w15:commentEx w15:paraId="41887138" w15:done="0"/>
  <w15:commentEx w15:paraId="6A78D73A" w15:done="0"/>
  <w15:commentEx w15:paraId="1C5A2F8F" w15:done="0"/>
  <w15:commentEx w15:paraId="73A7BD92" w15:done="0"/>
  <w15:commentEx w15:paraId="0391C979" w15:done="0"/>
  <w15:commentEx w15:paraId="0635166E" w15:done="0"/>
  <w15:commentEx w15:paraId="15D09F7B" w15:done="0"/>
  <w15:commentEx w15:paraId="10B89022" w15:done="0"/>
  <w15:commentEx w15:paraId="1BA3864B" w15:done="0"/>
  <w15:commentEx w15:paraId="506A93D4" w15:done="0"/>
  <w15:commentEx w15:paraId="09F009B2" w15:done="0"/>
  <w15:commentEx w15:paraId="686F04CE" w15:done="0"/>
  <w15:commentEx w15:paraId="2A321FCC" w15:done="0"/>
  <w15:commentEx w15:paraId="6B731142" w15:done="0"/>
  <w15:commentEx w15:paraId="15D96D14" w15:done="0"/>
  <w15:commentEx w15:paraId="0D27CB43" w15:done="0"/>
  <w15:commentEx w15:paraId="43B4A262" w15:done="0"/>
  <w15:commentEx w15:paraId="4A6E9955" w15:done="0"/>
  <w15:commentEx w15:paraId="0E1686ED" w15:done="0"/>
  <w15:commentEx w15:paraId="49ADA28D" w15:done="0"/>
  <w15:commentEx w15:paraId="6881F580" w15:done="0"/>
  <w15:commentEx w15:paraId="4CFE9B3F" w15:done="0"/>
  <w15:commentEx w15:paraId="776075CC" w15:done="0"/>
  <w15:commentEx w15:paraId="178F76EB" w15:done="0"/>
  <w15:commentEx w15:paraId="71CF1C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0C6AA3A" w16cex:dateUtc="2026-07-12T06:59:00Z"/>
  <w16cex:commentExtensible w16cex:durableId="5D36837E" w16cex:dateUtc="2026-07-12T07:01:00Z"/>
  <w16cex:commentExtensible w16cex:durableId="28BDB28C" w16cex:dateUtc="2026-07-12T07:01:00Z"/>
  <w16cex:commentExtensible w16cex:durableId="0299329B" w16cex:dateUtc="2026-07-12T07:03:00Z"/>
  <w16cex:commentExtensible w16cex:durableId="7E85C3D6" w16cex:dateUtc="2026-07-12T07:03:00Z"/>
  <w16cex:commentExtensible w16cex:durableId="01CAD6A0" w16cex:dateUtc="2026-07-12T07:04:00Z"/>
  <w16cex:commentExtensible w16cex:durableId="0C73AEAD" w16cex:dateUtc="2026-07-12T07:04:00Z"/>
  <w16cex:commentExtensible w16cex:durableId="5186546E" w16cex:dateUtc="2026-07-12T07:04:00Z"/>
  <w16cex:commentExtensible w16cex:durableId="15672A35" w16cex:dateUtc="2026-07-12T07:05:00Z"/>
  <w16cex:commentExtensible w16cex:durableId="72D143C4" w16cex:dateUtc="2026-07-12T07:05:00Z"/>
  <w16cex:commentExtensible w16cex:durableId="01688FA2" w16cex:dateUtc="2026-07-12T07:05:00Z"/>
  <w16cex:commentExtensible w16cex:durableId="5035E930" w16cex:dateUtc="2026-07-12T07:05:00Z"/>
  <w16cex:commentExtensible w16cex:durableId="62FB2D65" w16cex:dateUtc="2026-07-12T07:06:00Z"/>
  <w16cex:commentExtensible w16cex:durableId="1266C2C9" w16cex:dateUtc="2026-07-12T07:06:00Z"/>
  <w16cex:commentExtensible w16cex:durableId="29B7889A" w16cex:dateUtc="2026-07-12T07:07:00Z"/>
  <w16cex:commentExtensible w16cex:durableId="7E951888" w16cex:dateUtc="2026-07-12T07:08:00Z"/>
  <w16cex:commentExtensible w16cex:durableId="6C1B4FE3" w16cex:dateUtc="2026-07-12T07:09:00Z"/>
  <w16cex:commentExtensible w16cex:durableId="166B0892" w16cex:dateUtc="2026-07-12T07:10:00Z"/>
  <w16cex:commentExtensible w16cex:durableId="2DF24ACB" w16cex:dateUtc="2026-07-12T07:11:00Z"/>
  <w16cex:commentExtensible w16cex:durableId="376DDA68" w16cex:dateUtc="2026-07-12T07:10:00Z"/>
  <w16cex:commentExtensible w16cex:durableId="0193CC56" w16cex:dateUtc="2026-07-12T07:11:00Z"/>
  <w16cex:commentExtensible w16cex:durableId="31ECC4DD" w16cex:dateUtc="2026-07-12T07:11:00Z"/>
  <w16cex:commentExtensible w16cex:durableId="1DB78183" w16cex:dateUtc="2026-07-12T07:12:00Z"/>
  <w16cex:commentExtensible w16cex:durableId="31404FDB" w16cex:dateUtc="2026-07-12T07:11:00Z"/>
  <w16cex:commentExtensible w16cex:durableId="18D6A96A" w16cex:dateUtc="2026-07-12T07:12:00Z"/>
  <w16cex:commentExtensible w16cex:durableId="068E423A" w16cex:dateUtc="2026-07-12T07:15:00Z"/>
  <w16cex:commentExtensible w16cex:durableId="66CF5DF6" w16cex:dateUtc="2026-07-12T07:15:00Z"/>
  <w16cex:commentExtensible w16cex:durableId="54C8C461" w16cex:dateUtc="2026-07-12T07:15:00Z"/>
  <w16cex:commentExtensible w16cex:durableId="57AEE193" w16cex:dateUtc="2026-07-12T07:16:00Z"/>
  <w16cex:commentExtensible w16cex:durableId="06A003D2" w16cex:dateUtc="2026-07-12T07:16:00Z"/>
  <w16cex:commentExtensible w16cex:durableId="68C24127" w16cex:dateUtc="2026-07-12T07:19:00Z"/>
  <w16cex:commentExtensible w16cex:durableId="3DEC77A7" w16cex:dateUtc="2026-07-12T07:20:00Z"/>
  <w16cex:commentExtensible w16cex:durableId="342BA76C" w16cex:dateUtc="2026-07-12T07:18:00Z"/>
  <w16cex:commentExtensible w16cex:durableId="0358C961" w16cex:dateUtc="2026-07-12T07:20:00Z"/>
  <w16cex:commentExtensible w16cex:durableId="1788B883" w16cex:dateUtc="2026-07-12T07:21:00Z"/>
  <w16cex:commentExtensible w16cex:durableId="5B792279" w16cex:dateUtc="2026-07-12T07:23:00Z"/>
  <w16cex:commentExtensible w16cex:durableId="47394EF3" w16cex:dateUtc="2026-07-12T07:24:00Z"/>
  <w16cex:commentExtensible w16cex:durableId="5EB17B73" w16cex:dateUtc="2026-07-12T07:25:00Z"/>
  <w16cex:commentExtensible w16cex:durableId="37536AB0" w16cex:dateUtc="2026-07-12T07:25:00Z"/>
  <w16cex:commentExtensible w16cex:durableId="148565BC" w16cex:dateUtc="2026-07-12T07:26:00Z"/>
  <w16cex:commentExtensible w16cex:durableId="51A51C4F" w16cex:dateUtc="2026-07-12T07:27:00Z"/>
  <w16cex:commentExtensible w16cex:durableId="134B92A9" w16cex:dateUtc="2026-07-12T07:28:00Z"/>
  <w16cex:commentExtensible w16cex:durableId="01F4EF5E" w16cex:dateUtc="2026-07-12T07:33:00Z"/>
  <w16cex:commentExtensible w16cex:durableId="14505727" w16cex:dateUtc="2026-07-12T07:34:00Z"/>
  <w16cex:commentExtensible w16cex:durableId="78011312" w16cex:dateUtc="2026-07-12T07:35:00Z"/>
  <w16cex:commentExtensible w16cex:durableId="0E262C68" w16cex:dateUtc="2026-07-12T07:35:00Z"/>
  <w16cex:commentExtensible w16cex:durableId="2FAE4536" w16cex:dateUtc="2026-07-12T07:36:00Z"/>
  <w16cex:commentExtensible w16cex:durableId="2A90F2E0" w16cex:dateUtc="2026-07-12T07:36:00Z"/>
  <w16cex:commentExtensible w16cex:durableId="1AE4B7B8" w16cex:dateUtc="2026-07-12T07:36:00Z"/>
  <w16cex:commentExtensible w16cex:durableId="1F286EE4" w16cex:dateUtc="2026-07-12T07:37:00Z"/>
  <w16cex:commentExtensible w16cex:durableId="1F554D56" w16cex:dateUtc="2026-07-12T07:37:00Z"/>
  <w16cex:commentExtensible w16cex:durableId="66A81F7F" w16cex:dateUtc="2026-07-12T07:37:00Z"/>
  <w16cex:commentExtensible w16cex:durableId="460E44D5" w16cex:dateUtc="2026-07-12T07:37:00Z"/>
  <w16cex:commentExtensible w16cex:durableId="16388A1E" w16cex:dateUtc="2026-07-12T07:38:00Z"/>
  <w16cex:commentExtensible w16cex:durableId="2DDF7946" w16cex:dateUtc="2026-07-12T07:38:00Z"/>
  <w16cex:commentExtensible w16cex:durableId="6266D376" w16cex:dateUtc="2026-07-12T07:40:00Z"/>
  <w16cex:commentExtensible w16cex:durableId="6944E8ED" w16cex:dateUtc="2026-07-12T07:42:00Z"/>
  <w16cex:commentExtensible w16cex:durableId="736E724D" w16cex:dateUtc="2026-07-12T07:42:00Z"/>
  <w16cex:commentExtensible w16cex:durableId="445332AD" w16cex:dateUtc="2026-07-12T07:42:00Z"/>
  <w16cex:commentExtensible w16cex:durableId="6BA8775C" w16cex:dateUtc="2026-07-12T07:43:00Z"/>
  <w16cex:commentExtensible w16cex:durableId="789711C9" w16cex:dateUtc="2026-07-12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CC40EF" w16cid:durableId="10C6AA3A"/>
  <w16cid:commentId w16cid:paraId="4C5F99DF" w16cid:durableId="5D36837E"/>
  <w16cid:commentId w16cid:paraId="0C5DB869" w16cid:durableId="28BDB28C"/>
  <w16cid:commentId w16cid:paraId="471202D7" w16cid:durableId="0299329B"/>
  <w16cid:commentId w16cid:paraId="7C5DCAAD" w16cid:durableId="7E85C3D6"/>
  <w16cid:commentId w16cid:paraId="3814BF23" w16cid:durableId="01CAD6A0"/>
  <w16cid:commentId w16cid:paraId="7CCF00B1" w16cid:durableId="0C73AEAD"/>
  <w16cid:commentId w16cid:paraId="38252709" w16cid:durableId="5186546E"/>
  <w16cid:commentId w16cid:paraId="32E3186C" w16cid:durableId="15672A35"/>
  <w16cid:commentId w16cid:paraId="75796069" w16cid:durableId="72D143C4"/>
  <w16cid:commentId w16cid:paraId="19989729" w16cid:durableId="01688FA2"/>
  <w16cid:commentId w16cid:paraId="4BDE35C8" w16cid:durableId="5035E930"/>
  <w16cid:commentId w16cid:paraId="024F0900" w16cid:durableId="62FB2D65"/>
  <w16cid:commentId w16cid:paraId="67F0A708" w16cid:durableId="1266C2C9"/>
  <w16cid:commentId w16cid:paraId="4311A16F" w16cid:durableId="29B7889A"/>
  <w16cid:commentId w16cid:paraId="4D9F8180" w16cid:durableId="7E951888"/>
  <w16cid:commentId w16cid:paraId="02592F97" w16cid:durableId="6C1B4FE3"/>
  <w16cid:commentId w16cid:paraId="2A313998" w16cid:durableId="166B0892"/>
  <w16cid:commentId w16cid:paraId="3AF0B4AB" w16cid:durableId="2DF24ACB"/>
  <w16cid:commentId w16cid:paraId="2E05A108" w16cid:durableId="376DDA68"/>
  <w16cid:commentId w16cid:paraId="55E5B43D" w16cid:durableId="0193CC56"/>
  <w16cid:commentId w16cid:paraId="18125749" w16cid:durableId="31ECC4DD"/>
  <w16cid:commentId w16cid:paraId="0D19393F" w16cid:durableId="1DB78183"/>
  <w16cid:commentId w16cid:paraId="547D5C3F" w16cid:durableId="31404FDB"/>
  <w16cid:commentId w16cid:paraId="52B54802" w16cid:durableId="18D6A96A"/>
  <w16cid:commentId w16cid:paraId="094838B1" w16cid:durableId="068E423A"/>
  <w16cid:commentId w16cid:paraId="7A88084C" w16cid:durableId="66CF5DF6"/>
  <w16cid:commentId w16cid:paraId="31E1DD75" w16cid:durableId="54C8C461"/>
  <w16cid:commentId w16cid:paraId="1A4FBF35" w16cid:durableId="57AEE193"/>
  <w16cid:commentId w16cid:paraId="1B9A39D1" w16cid:durableId="06A003D2"/>
  <w16cid:commentId w16cid:paraId="4DD02EC4" w16cid:durableId="68C24127"/>
  <w16cid:commentId w16cid:paraId="2FED0F6D" w16cid:durableId="3DEC77A7"/>
  <w16cid:commentId w16cid:paraId="1E731A05" w16cid:durableId="342BA76C"/>
  <w16cid:commentId w16cid:paraId="6C38B4D0" w16cid:durableId="0358C961"/>
  <w16cid:commentId w16cid:paraId="7F8C3D30" w16cid:durableId="1788B883"/>
  <w16cid:commentId w16cid:paraId="18E79285" w16cid:durableId="5B792279"/>
  <w16cid:commentId w16cid:paraId="41887138" w16cid:durableId="47394EF3"/>
  <w16cid:commentId w16cid:paraId="6A78D73A" w16cid:durableId="5EB17B73"/>
  <w16cid:commentId w16cid:paraId="1C5A2F8F" w16cid:durableId="37536AB0"/>
  <w16cid:commentId w16cid:paraId="73A7BD92" w16cid:durableId="148565BC"/>
  <w16cid:commentId w16cid:paraId="0391C979" w16cid:durableId="51A51C4F"/>
  <w16cid:commentId w16cid:paraId="0635166E" w16cid:durableId="134B92A9"/>
  <w16cid:commentId w16cid:paraId="15D09F7B" w16cid:durableId="01F4EF5E"/>
  <w16cid:commentId w16cid:paraId="10B89022" w16cid:durableId="14505727"/>
  <w16cid:commentId w16cid:paraId="1BA3864B" w16cid:durableId="78011312"/>
  <w16cid:commentId w16cid:paraId="506A93D4" w16cid:durableId="0E262C68"/>
  <w16cid:commentId w16cid:paraId="09F009B2" w16cid:durableId="2FAE4536"/>
  <w16cid:commentId w16cid:paraId="686F04CE" w16cid:durableId="2A90F2E0"/>
  <w16cid:commentId w16cid:paraId="2A321FCC" w16cid:durableId="1AE4B7B8"/>
  <w16cid:commentId w16cid:paraId="6B731142" w16cid:durableId="1F286EE4"/>
  <w16cid:commentId w16cid:paraId="15D96D14" w16cid:durableId="1F554D56"/>
  <w16cid:commentId w16cid:paraId="0D27CB43" w16cid:durableId="66A81F7F"/>
  <w16cid:commentId w16cid:paraId="43B4A262" w16cid:durableId="460E44D5"/>
  <w16cid:commentId w16cid:paraId="4A6E9955" w16cid:durableId="16388A1E"/>
  <w16cid:commentId w16cid:paraId="0E1686ED" w16cid:durableId="2DDF7946"/>
  <w16cid:commentId w16cid:paraId="49ADA28D" w16cid:durableId="6266D376"/>
  <w16cid:commentId w16cid:paraId="6881F580" w16cid:durableId="6944E8ED"/>
  <w16cid:commentId w16cid:paraId="4CFE9B3F" w16cid:durableId="736E724D"/>
  <w16cid:commentId w16cid:paraId="776075CC" w16cid:durableId="445332AD"/>
  <w16cid:commentId w16cid:paraId="178F76EB" w16cid:durableId="6BA8775C"/>
  <w16cid:commentId w16cid:paraId="71CF1C5B" w16cid:durableId="78971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5AFCF" w14:textId="77777777" w:rsidR="00DD3291" w:rsidRDefault="00DD3291">
      <w:r>
        <w:separator/>
      </w:r>
    </w:p>
  </w:endnote>
  <w:endnote w:type="continuationSeparator" w:id="0">
    <w:p w14:paraId="11B927FF" w14:textId="77777777" w:rsidR="00DD3291" w:rsidRDefault="00DD3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ource Serif 4">
    <w:altName w:val="Cambria"/>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7"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0800" behindDoc="1" locked="0" layoutInCell="1" allowOverlap="1" wp14:anchorId="077BB926" wp14:editId="077BB927">
              <wp:simplePos x="0" y="0"/>
              <wp:positionH relativeFrom="page">
                <wp:posOffset>6885114</wp:posOffset>
              </wp:positionH>
              <wp:positionV relativeFrom="page">
                <wp:posOffset>9574553</wp:posOffset>
              </wp:positionV>
              <wp:extent cx="18605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52400"/>
                      </a:xfrm>
                      <a:prstGeom prst="rect">
                        <a:avLst/>
                      </a:prstGeom>
                    </wps:spPr>
                    <wps:txbx>
                      <w:txbxContent>
                        <w:p w14:paraId="077BBAD9" w14:textId="77777777" w:rsidR="00C220EB"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2.13501pt;margin-top:753.901855pt;width:14.65pt;height:12pt;mso-position-horizontal-relative:page;mso-position-vertical-relative:page;z-index:-18695680" type="#_x0000_t202" id="docshape5" filled="false" stroked="false">
              <v:textbox inset="0,0,0,0">
                <w:txbxContent>
                  <w:p>
                    <w:pPr>
                      <w:spacing w:line="218" w:lineRule="exact" w:before="0"/>
                      <w:ind w:left="60" w:right="0" w:firstLine="0"/>
                      <w:jc w:val="left"/>
                      <w:rPr>
                        <w:rFonts w:ascii="Arial"/>
                        <w:b/>
                        <w:sz w:val="20"/>
                      </w:rPr>
                    </w:pPr>
                    <w:r>
                      <w:rPr>
                        <w:rFonts w:ascii="Arial"/>
                        <w:b/>
                        <w:color w:val="FAC300"/>
                        <w:spacing w:val="-5"/>
                        <w:sz w:val="20"/>
                      </w:rPr>
                      <w:fldChar w:fldCharType="begin"/>
                    </w:r>
                    <w:r>
                      <w:rPr>
                        <w:rFonts w:ascii="Arial"/>
                        <w:b/>
                        <w:color w:val="FAC300"/>
                        <w:spacing w:val="-5"/>
                        <w:sz w:val="20"/>
                      </w:rPr>
                      <w:instrText>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9" w14:textId="77777777" w:rsidR="00C220EB" w:rsidRDefault="00C220E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C"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3360" behindDoc="1" locked="0" layoutInCell="1" allowOverlap="1" wp14:anchorId="077BB92E" wp14:editId="077BB92F">
              <wp:simplePos x="0" y="0"/>
              <wp:positionH relativeFrom="page">
                <wp:posOffset>527302</wp:posOffset>
              </wp:positionH>
              <wp:positionV relativeFrom="page">
                <wp:posOffset>9574553</wp:posOffset>
              </wp:positionV>
              <wp:extent cx="12446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52400"/>
                      </a:xfrm>
                      <a:prstGeom prst="rect">
                        <a:avLst/>
                      </a:prstGeom>
                    </wps:spPr>
                    <wps:txbx>
                      <w:txbxContent>
                        <w:p w14:paraId="077BBADD" w14:textId="77777777" w:rsidR="00C220EB" w:rsidRDefault="00000000">
                          <w:pPr>
                            <w:spacing w:line="218" w:lineRule="exact"/>
                            <w:ind w:left="20"/>
                            <w:rPr>
                              <w:rFonts w:ascii="Arial"/>
                              <w:b/>
                              <w:sz w:val="20"/>
                            </w:rPr>
                          </w:pPr>
                          <w:r>
                            <w:rPr>
                              <w:rFonts w:ascii="Arial"/>
                              <w:b/>
                              <w:color w:val="FAC300"/>
                              <w:spacing w:val="-5"/>
                              <w:sz w:val="20"/>
                            </w:rPr>
                            <w:t>vi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753.901855pt;width:9.8pt;height:12pt;mso-position-horizontal-relative:page;mso-position-vertical-relative:page;z-index:-18693120" type="#_x0000_t202" id="docshape9" filled="false" stroked="false">
              <v:textbox inset="0,0,0,0">
                <w:txbxContent>
                  <w:p>
                    <w:pPr>
                      <w:spacing w:line="218" w:lineRule="exact" w:before="0"/>
                      <w:ind w:left="20" w:right="0" w:firstLine="0"/>
                      <w:jc w:val="left"/>
                      <w:rPr>
                        <w:rFonts w:ascii="Arial"/>
                        <w:b/>
                        <w:sz w:val="20"/>
                      </w:rPr>
                    </w:pPr>
                    <w:r>
                      <w:rPr>
                        <w:rFonts w:ascii="Arial"/>
                        <w:b/>
                        <w:color w:val="FAC300"/>
                        <w:spacing w:val="-5"/>
                        <w:sz w:val="20"/>
                      </w:rPr>
                      <w:t>vi</w:t>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D"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2848" behindDoc="1" locked="0" layoutInCell="1" allowOverlap="1" wp14:anchorId="077BB930" wp14:editId="077BB931">
              <wp:simplePos x="0" y="0"/>
              <wp:positionH relativeFrom="page">
                <wp:posOffset>6915225</wp:posOffset>
              </wp:positionH>
              <wp:positionV relativeFrom="page">
                <wp:posOffset>9574553</wp:posOffset>
              </wp:positionV>
              <wp:extent cx="15557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52400"/>
                      </a:xfrm>
                      <a:prstGeom prst="rect">
                        <a:avLst/>
                      </a:prstGeom>
                    </wps:spPr>
                    <wps:txbx>
                      <w:txbxContent>
                        <w:p w14:paraId="077BBADC" w14:textId="77777777" w:rsidR="00C220EB"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4.505981pt;margin-top:753.901855pt;width:12.25pt;height:12pt;mso-position-horizontal-relative:page;mso-position-vertical-relative:page;z-index:-18693632" type="#_x0000_t202" id="docshape8" filled="false" stroked="false">
              <v:textbox inset="0,0,0,0">
                <w:txbxContent>
                  <w:p>
                    <w:pPr>
                      <w:spacing w:line="218" w:lineRule="exact" w:before="0"/>
                      <w:ind w:left="60" w:right="0" w:firstLine="0"/>
                      <w:jc w:val="left"/>
                      <w:rPr>
                        <w:rFonts w:ascii="Arial"/>
                        <w:b/>
                        <w:sz w:val="20"/>
                      </w:rPr>
                    </w:pPr>
                    <w:r>
                      <w:rPr>
                        <w:rFonts w:ascii="Arial"/>
                        <w:b/>
                        <w:color w:val="FAC300"/>
                        <w:spacing w:val="-10"/>
                        <w:sz w:val="20"/>
                      </w:rPr>
                      <w:fldChar w:fldCharType="begin"/>
                    </w:r>
                    <w:r>
                      <w:rPr>
                        <w:rFonts w:ascii="Arial"/>
                        <w:b/>
                        <w:color w:val="FAC300"/>
                        <w:spacing w:val="-10"/>
                        <w:sz w:val="20"/>
                      </w:rPr>
                      <w:instrText>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0"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5920" behindDoc="1" locked="0" layoutInCell="1" allowOverlap="1" wp14:anchorId="077BB938" wp14:editId="077BB939">
              <wp:simplePos x="0" y="0"/>
              <wp:positionH relativeFrom="page">
                <wp:posOffset>501902</wp:posOffset>
              </wp:positionH>
              <wp:positionV relativeFrom="page">
                <wp:posOffset>9574553</wp:posOffset>
              </wp:positionV>
              <wp:extent cx="16510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1"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3pt;height:12pt;mso-position-horizontal-relative:page;mso-position-vertical-relative:page;z-index:-18690560" type="#_x0000_t202" id="docshape13" filled="false" stroked="false">
              <v:textbox inset="0,0,0,0">
                <w:txbxContent>
                  <w:p>
                    <w:pPr>
                      <w:spacing w:line="218" w:lineRule="exact" w:before="0"/>
                      <w:ind w:left="60" w:right="0" w:firstLine="0"/>
                      <w:jc w:val="left"/>
                      <w:rPr>
                        <w:rFonts w:ascii="Arial"/>
                        <w:b/>
                        <w:sz w:val="20"/>
                      </w:rPr>
                    </w:pPr>
                    <w:r>
                      <w:rPr>
                        <w:rFonts w:ascii="Arial"/>
                        <w:b/>
                        <w:color w:val="FAC300"/>
                        <w:spacing w:val="-10"/>
                        <w:w w:val="105"/>
                        <w:sz w:val="20"/>
                      </w:rPr>
                      <w:fldChar w:fldCharType="begin"/>
                    </w:r>
                    <w:r>
                      <w:rPr>
                        <w:rFonts w:ascii="Arial"/>
                        <w:b/>
                        <w:color w:val="FAC300"/>
                        <w:spacing w:val="-10"/>
                        <w:w w:val="105"/>
                        <w:sz w:val="20"/>
                      </w:rPr>
                      <w:instrText>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1"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5408" behindDoc="1" locked="0" layoutInCell="1" allowOverlap="1" wp14:anchorId="077BB93A" wp14:editId="077BB93B">
              <wp:simplePos x="0" y="0"/>
              <wp:positionH relativeFrom="page">
                <wp:posOffset>6905980</wp:posOffset>
              </wp:positionH>
              <wp:positionV relativeFrom="page">
                <wp:posOffset>9574553</wp:posOffset>
              </wp:positionV>
              <wp:extent cx="16510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0"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3.778015pt;margin-top:753.901855pt;width:13pt;height:12pt;mso-position-horizontal-relative:page;mso-position-vertical-relative:page;z-index:-18691072" type="#_x0000_t202" id="docshape12" filled="false" stroked="false">
              <v:textbox inset="0,0,0,0">
                <w:txbxContent>
                  <w:p>
                    <w:pPr>
                      <w:spacing w:line="218" w:lineRule="exact" w:before="0"/>
                      <w:ind w:left="60" w:right="0" w:firstLine="0"/>
                      <w:jc w:val="left"/>
                      <w:rPr>
                        <w:rFonts w:ascii="Arial"/>
                        <w:b/>
                        <w:sz w:val="20"/>
                      </w:rPr>
                    </w:pPr>
                    <w:r>
                      <w:rPr>
                        <w:rFonts w:ascii="Arial"/>
                        <w:b/>
                        <w:color w:val="FAC300"/>
                        <w:spacing w:val="-10"/>
                        <w:w w:val="105"/>
                        <w:sz w:val="20"/>
                      </w:rPr>
                      <w:fldChar w:fldCharType="begin"/>
                    </w:r>
                    <w:r>
                      <w:rPr>
                        <w:rFonts w:ascii="Arial"/>
                        <w:b/>
                        <w:color w:val="FAC300"/>
                        <w:spacing w:val="-10"/>
                        <w:w w:val="105"/>
                        <w:sz w:val="20"/>
                      </w:rPr>
                      <w:instrText>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v:textbox>
              <w10:wrap type="non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8992" behindDoc="1" locked="0" layoutInCell="1" allowOverlap="1" wp14:anchorId="077BB944" wp14:editId="077BB945">
              <wp:simplePos x="0" y="0"/>
              <wp:positionH relativeFrom="page">
                <wp:posOffset>501902</wp:posOffset>
              </wp:positionH>
              <wp:positionV relativeFrom="page">
                <wp:posOffset>9574553</wp:posOffset>
              </wp:positionV>
              <wp:extent cx="165100"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5"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3pt;height:12pt;mso-position-horizontal-relative:page;mso-position-vertical-relative:page;z-index:-18687488" type="#_x0000_t202" id="docshape17" filled="false" stroked="false">
              <v:textbox inset="0,0,0,0">
                <w:txbxContent>
                  <w:p>
                    <w:pPr>
                      <w:spacing w:line="218" w:lineRule="exact" w:before="0"/>
                      <w:ind w:left="60" w:right="0" w:firstLine="0"/>
                      <w:jc w:val="left"/>
                      <w:rPr>
                        <w:rFonts w:ascii="Arial"/>
                        <w:b/>
                        <w:sz w:val="20"/>
                      </w:rPr>
                    </w:pPr>
                    <w:r>
                      <w:rPr>
                        <w:rFonts w:ascii="Arial"/>
                        <w:b/>
                        <w:color w:val="FAC300"/>
                        <w:spacing w:val="-10"/>
                        <w:w w:val="105"/>
                        <w:sz w:val="20"/>
                      </w:rPr>
                      <w:fldChar w:fldCharType="begin"/>
                    </w:r>
                    <w:r>
                      <w:rPr>
                        <w:rFonts w:ascii="Arial"/>
                        <w:b/>
                        <w:color w:val="FAC300"/>
                        <w:spacing w:val="-10"/>
                        <w:w w:val="105"/>
                        <w:sz w:val="20"/>
                      </w:rPr>
                      <w:instrText>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v:textbox>
              <w10:wrap type="non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5"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8480" behindDoc="1" locked="0" layoutInCell="1" allowOverlap="1" wp14:anchorId="077BB946" wp14:editId="077BB947">
              <wp:simplePos x="0" y="0"/>
              <wp:positionH relativeFrom="page">
                <wp:posOffset>6905980</wp:posOffset>
              </wp:positionH>
              <wp:positionV relativeFrom="page">
                <wp:posOffset>9574553</wp:posOffset>
              </wp:positionV>
              <wp:extent cx="16510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4"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3.778015pt;margin-top:753.901855pt;width:13pt;height:12pt;mso-position-horizontal-relative:page;mso-position-vertical-relative:page;z-index:-18688000" type="#_x0000_t202" id="docshape16" filled="false" stroked="false">
              <v:textbox inset="0,0,0,0">
                <w:txbxContent>
                  <w:p>
                    <w:pPr>
                      <w:spacing w:line="218" w:lineRule="exact" w:before="0"/>
                      <w:ind w:left="60" w:right="0" w:firstLine="0"/>
                      <w:jc w:val="left"/>
                      <w:rPr>
                        <w:rFonts w:ascii="Arial"/>
                        <w:b/>
                        <w:sz w:val="20"/>
                      </w:rPr>
                    </w:pPr>
                    <w:r>
                      <w:rPr>
                        <w:rFonts w:ascii="Arial"/>
                        <w:b/>
                        <w:color w:val="FAC300"/>
                        <w:spacing w:val="-10"/>
                        <w:w w:val="105"/>
                        <w:sz w:val="20"/>
                      </w:rPr>
                      <w:fldChar w:fldCharType="begin"/>
                    </w:r>
                    <w:r>
                      <w:rPr>
                        <w:rFonts w:ascii="Arial"/>
                        <w:b/>
                        <w:color w:val="FAC300"/>
                        <w:spacing w:val="-10"/>
                        <w:w w:val="105"/>
                        <w:sz w:val="20"/>
                      </w:rPr>
                      <w:instrText>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v:textbox>
              <w10:wrap type="non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8"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2064" behindDoc="1" locked="0" layoutInCell="1" allowOverlap="1" wp14:anchorId="077BB950" wp14:editId="077BB951">
              <wp:simplePos x="0" y="0"/>
              <wp:positionH relativeFrom="page">
                <wp:posOffset>501902</wp:posOffset>
              </wp:positionH>
              <wp:positionV relativeFrom="page">
                <wp:posOffset>9574553</wp:posOffset>
              </wp:positionV>
              <wp:extent cx="16510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9"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3pt;height:12pt;mso-position-horizontal-relative:page;mso-position-vertical-relative:page;z-index:-18684416" type="#_x0000_t202" id="docshape21" filled="false" stroked="false">
              <v:textbox inset="0,0,0,0">
                <w:txbxContent>
                  <w:p>
                    <w:pPr>
                      <w:spacing w:line="218" w:lineRule="exact" w:before="0"/>
                      <w:ind w:left="60" w:right="0" w:firstLine="0"/>
                      <w:jc w:val="left"/>
                      <w:rPr>
                        <w:rFonts w:ascii="Arial"/>
                        <w:b/>
                        <w:sz w:val="20"/>
                      </w:rPr>
                    </w:pPr>
                    <w:r>
                      <w:rPr>
                        <w:rFonts w:ascii="Arial"/>
                        <w:b/>
                        <w:color w:val="FAC300"/>
                        <w:spacing w:val="-10"/>
                        <w:w w:val="105"/>
                        <w:sz w:val="20"/>
                      </w:rPr>
                      <w:fldChar w:fldCharType="begin"/>
                    </w:r>
                    <w:r>
                      <w:rPr>
                        <w:rFonts w:ascii="Arial"/>
                        <w:b/>
                        <w:color w:val="FAC300"/>
                        <w:spacing w:val="-10"/>
                        <w:w w:val="105"/>
                        <w:sz w:val="20"/>
                      </w:rPr>
                      <w:instrText>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v:textbox>
              <w10:wrap type="non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9"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1552" behindDoc="1" locked="0" layoutInCell="1" allowOverlap="1" wp14:anchorId="077BB952" wp14:editId="077BB953">
              <wp:simplePos x="0" y="0"/>
              <wp:positionH relativeFrom="page">
                <wp:posOffset>6905980</wp:posOffset>
              </wp:positionH>
              <wp:positionV relativeFrom="page">
                <wp:posOffset>9574553</wp:posOffset>
              </wp:positionV>
              <wp:extent cx="16510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8"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3.778015pt;margin-top:753.901855pt;width:13pt;height:12pt;mso-position-horizontal-relative:page;mso-position-vertical-relative:page;z-index:-18684928" type="#_x0000_t202" id="docshape20" filled="false" stroked="false">
              <v:textbox inset="0,0,0,0">
                <w:txbxContent>
                  <w:p>
                    <w:pPr>
                      <w:spacing w:line="218" w:lineRule="exact" w:before="0"/>
                      <w:ind w:left="60" w:right="0" w:firstLine="0"/>
                      <w:jc w:val="left"/>
                      <w:rPr>
                        <w:rFonts w:ascii="Arial"/>
                        <w:b/>
                        <w:sz w:val="20"/>
                      </w:rPr>
                    </w:pPr>
                    <w:r>
                      <w:rPr>
                        <w:rFonts w:ascii="Arial"/>
                        <w:b/>
                        <w:color w:val="FAC300"/>
                        <w:spacing w:val="-10"/>
                        <w:w w:val="105"/>
                        <w:sz w:val="20"/>
                      </w:rPr>
                      <w:fldChar w:fldCharType="begin"/>
                    </w:r>
                    <w:r>
                      <w:rPr>
                        <w:rFonts w:ascii="Arial"/>
                        <w:b/>
                        <w:color w:val="FAC300"/>
                        <w:spacing w:val="-10"/>
                        <w:w w:val="105"/>
                        <w:sz w:val="20"/>
                      </w:rPr>
                      <w:instrText>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v:textbox>
              <w10:wrap type="non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B"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3600" behindDoc="1" locked="0" layoutInCell="1" allowOverlap="1" wp14:anchorId="077BB958" wp14:editId="077BB959">
              <wp:simplePos x="0" y="0"/>
              <wp:positionH relativeFrom="page">
                <wp:posOffset>6905980</wp:posOffset>
              </wp:positionH>
              <wp:positionV relativeFrom="page">
                <wp:posOffset>9574553</wp:posOffset>
              </wp:positionV>
              <wp:extent cx="16510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077BBAEB" w14:textId="77777777" w:rsidR="00C220EB"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3.778015pt;margin-top:753.901855pt;width:13pt;height:12pt;mso-position-horizontal-relative:page;mso-position-vertical-relative:page;z-index:-18682880" type="#_x0000_t202" id="docshape23" filled="false" stroked="false">
              <v:textbox inset="0,0,0,0">
                <w:txbxContent>
                  <w:p>
                    <w:pPr>
                      <w:spacing w:line="218" w:lineRule="exact" w:before="0"/>
                      <w:ind w:left="60" w:right="0" w:firstLine="0"/>
                      <w:jc w:val="left"/>
                      <w:rPr>
                        <w:rFonts w:ascii="Arial"/>
                        <w:b/>
                        <w:sz w:val="20"/>
                      </w:rPr>
                    </w:pPr>
                    <w:r>
                      <w:rPr>
                        <w:rFonts w:ascii="Arial"/>
                        <w:b/>
                        <w:color w:val="FAC300"/>
                        <w:spacing w:val="-10"/>
                        <w:w w:val="105"/>
                        <w:sz w:val="20"/>
                      </w:rPr>
                      <w:fldChar w:fldCharType="begin"/>
                    </w:r>
                    <w:r>
                      <w:rPr>
                        <w:rFonts w:ascii="Arial"/>
                        <w:b/>
                        <w:color w:val="FAC300"/>
                        <w:spacing w:val="-10"/>
                        <w:w w:val="105"/>
                        <w:sz w:val="20"/>
                      </w:rPr>
                      <w:instrText>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v:textbox>
              <w10:wrap type="non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D" w14:textId="77777777" w:rsidR="00C220EB" w:rsidRDefault="00C220EB">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4624" behindDoc="1" locked="0" layoutInCell="1" allowOverlap="1" wp14:anchorId="077BB95A" wp14:editId="077BB95B">
              <wp:simplePos x="0" y="0"/>
              <wp:positionH relativeFrom="page">
                <wp:posOffset>501902</wp:posOffset>
              </wp:positionH>
              <wp:positionV relativeFrom="page">
                <wp:posOffset>9574553</wp:posOffset>
              </wp:positionV>
              <wp:extent cx="241300" cy="1524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E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81856" type="#_x0000_t202" id="docshape25"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v:textbox>
              <w10:wrap type="non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0"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4112" behindDoc="1" locked="0" layoutInCell="1" allowOverlap="1" wp14:anchorId="077BB95C" wp14:editId="077BB95D">
              <wp:simplePos x="0" y="0"/>
              <wp:positionH relativeFrom="page">
                <wp:posOffset>6830073</wp:posOffset>
              </wp:positionH>
              <wp:positionV relativeFrom="page">
                <wp:posOffset>9574553</wp:posOffset>
              </wp:positionV>
              <wp:extent cx="24130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E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82368" type="#_x0000_t202" id="docshape24"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v:textbox>
              <w10:wrap type="non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7696" behindDoc="1" locked="0" layoutInCell="1" allowOverlap="1" wp14:anchorId="077BB966" wp14:editId="077BB967">
              <wp:simplePos x="0" y="0"/>
              <wp:positionH relativeFrom="page">
                <wp:posOffset>501902</wp:posOffset>
              </wp:positionH>
              <wp:positionV relativeFrom="page">
                <wp:posOffset>9574553</wp:posOffset>
              </wp:positionV>
              <wp:extent cx="241300"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78784" type="#_x0000_t202" id="docshape29"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v:textbox>
              <w10:wrap type="non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7184" behindDoc="1" locked="0" layoutInCell="1" allowOverlap="1" wp14:anchorId="077BB968" wp14:editId="077BB969">
              <wp:simplePos x="0" y="0"/>
              <wp:positionH relativeFrom="page">
                <wp:posOffset>6830073</wp:posOffset>
              </wp:positionH>
              <wp:positionV relativeFrom="page">
                <wp:posOffset>9574553</wp:posOffset>
              </wp:positionV>
              <wp:extent cx="24130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79296" type="#_x0000_t202" id="docshape28"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v:textbox>
              <w10:wrap type="non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7"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0768" behindDoc="1" locked="0" layoutInCell="1" allowOverlap="1" wp14:anchorId="077BB972" wp14:editId="077BB973">
              <wp:simplePos x="0" y="0"/>
              <wp:positionH relativeFrom="page">
                <wp:posOffset>501902</wp:posOffset>
              </wp:positionH>
              <wp:positionV relativeFrom="page">
                <wp:posOffset>9574553</wp:posOffset>
              </wp:positionV>
              <wp:extent cx="24130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75712" type="#_x0000_t202" id="docshape33"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v:textbox>
              <w10:wrap type="non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8"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0256" behindDoc="1" locked="0" layoutInCell="1" allowOverlap="1" wp14:anchorId="077BB974" wp14:editId="077BB975">
              <wp:simplePos x="0" y="0"/>
              <wp:positionH relativeFrom="page">
                <wp:posOffset>6830073</wp:posOffset>
              </wp:positionH>
              <wp:positionV relativeFrom="page">
                <wp:posOffset>9574553</wp:posOffset>
              </wp:positionV>
              <wp:extent cx="241300" cy="152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4"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76224" type="#_x0000_t202" id="docshape32"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v:textbox>
              <w10:wrap type="non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B"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3840" behindDoc="1" locked="0" layoutInCell="1" allowOverlap="1" wp14:anchorId="077BB97E" wp14:editId="077BB97F">
              <wp:simplePos x="0" y="0"/>
              <wp:positionH relativeFrom="page">
                <wp:posOffset>501902</wp:posOffset>
              </wp:positionH>
              <wp:positionV relativeFrom="page">
                <wp:posOffset>9574553</wp:posOffset>
              </wp:positionV>
              <wp:extent cx="241300"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72640" type="#_x0000_t202" id="docshape37"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v:textbox>
              <w10:wrap type="non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C"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3328" behindDoc="1" locked="0" layoutInCell="1" allowOverlap="1" wp14:anchorId="077BB980" wp14:editId="077BB981">
              <wp:simplePos x="0" y="0"/>
              <wp:positionH relativeFrom="page">
                <wp:posOffset>6830073</wp:posOffset>
              </wp:positionH>
              <wp:positionV relativeFrom="page">
                <wp:posOffset>9574553</wp:posOffset>
              </wp:positionV>
              <wp:extent cx="24130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8"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73152" type="#_x0000_t202" id="docshape36"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v:textbox>
              <w10:wrap type="non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6912" behindDoc="1" locked="0" layoutInCell="1" allowOverlap="1" wp14:anchorId="077BB98A" wp14:editId="077BB98B">
              <wp:simplePos x="0" y="0"/>
              <wp:positionH relativeFrom="page">
                <wp:posOffset>501902</wp:posOffset>
              </wp:positionH>
              <wp:positionV relativeFrom="page">
                <wp:posOffset>9574553</wp:posOffset>
              </wp:positionV>
              <wp:extent cx="241300" cy="152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69568" type="#_x0000_t202" id="docshape41"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v:textbox>
              <w10:wrap type="non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0"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6400" behindDoc="1" locked="0" layoutInCell="1" allowOverlap="1" wp14:anchorId="077BB98C" wp14:editId="077BB98D">
              <wp:simplePos x="0" y="0"/>
              <wp:positionH relativeFrom="page">
                <wp:posOffset>6830073</wp:posOffset>
              </wp:positionH>
              <wp:positionV relativeFrom="page">
                <wp:posOffset>9574553</wp:posOffset>
              </wp:positionV>
              <wp:extent cx="241300" cy="152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AF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70080" type="#_x0000_t202" id="docshape4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v:textbox>
              <w10:wrap type="non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9984" behindDoc="1" locked="0" layoutInCell="1" allowOverlap="1" wp14:anchorId="077BB996" wp14:editId="077BB997">
              <wp:simplePos x="0" y="0"/>
              <wp:positionH relativeFrom="page">
                <wp:posOffset>501902</wp:posOffset>
              </wp:positionH>
              <wp:positionV relativeFrom="page">
                <wp:posOffset>9574553</wp:posOffset>
              </wp:positionV>
              <wp:extent cx="241300"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66496" type="#_x0000_t202" id="docshape49"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32</w:t>
                    </w:r>
                    <w:r>
                      <w:rPr>
                        <w:rFonts w:ascii="Arial"/>
                        <w:b/>
                        <w:color w:val="FAC300"/>
                        <w:spacing w:val="-5"/>
                        <w:w w:val="105"/>
                        <w:sz w:val="20"/>
                      </w:rPr>
                      <w:fldChar w:fldCharType="end"/>
                    </w:r>
                  </w:p>
                </w:txbxContent>
              </v:textbox>
              <w10:wrap type="non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9472" behindDoc="1" locked="0" layoutInCell="1" allowOverlap="1" wp14:anchorId="077BB998" wp14:editId="077BB999">
              <wp:simplePos x="0" y="0"/>
              <wp:positionH relativeFrom="page">
                <wp:posOffset>6830073</wp:posOffset>
              </wp:positionH>
              <wp:positionV relativeFrom="page">
                <wp:posOffset>9574553</wp:posOffset>
              </wp:positionV>
              <wp:extent cx="241300" cy="1524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67008" type="#_x0000_t202" id="docshape48"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31</w:t>
                    </w:r>
                    <w:r>
                      <w:rPr>
                        <w:rFonts w:ascii="Arial"/>
                        <w:b/>
                        <w:color w:val="FAC300"/>
                        <w:spacing w:val="-5"/>
                        <w:w w:val="105"/>
                        <w:sz w:val="20"/>
                      </w:rPr>
                      <w:fldChar w:fldCharType="end"/>
                    </w:r>
                  </w:p>
                </w:txbxContent>
              </v:textbox>
              <w10:wrap type="non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1008" behindDoc="1" locked="0" layoutInCell="1" allowOverlap="1" wp14:anchorId="077BB99A" wp14:editId="077BB99B">
              <wp:simplePos x="0" y="0"/>
              <wp:positionH relativeFrom="page">
                <wp:posOffset>501902</wp:posOffset>
              </wp:positionH>
              <wp:positionV relativeFrom="page">
                <wp:posOffset>9574553</wp:posOffset>
              </wp:positionV>
              <wp:extent cx="241300" cy="1524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65472" type="#_x0000_t202" id="docshape52"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v:textbox>
              <w10:wrap type="non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7"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0496" behindDoc="1" locked="0" layoutInCell="1" allowOverlap="1" wp14:anchorId="077BB99C" wp14:editId="077BB99D">
              <wp:simplePos x="0" y="0"/>
              <wp:positionH relativeFrom="page">
                <wp:posOffset>6830073</wp:posOffset>
              </wp:positionH>
              <wp:positionV relativeFrom="page">
                <wp:posOffset>9574553</wp:posOffset>
              </wp:positionV>
              <wp:extent cx="241300" cy="1524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2"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65984" type="#_x0000_t202" id="docshape51"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v:textbox>
              <w10:wrap type="non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C"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4592" behindDoc="1" locked="0" layoutInCell="1" allowOverlap="1" wp14:anchorId="077BB9AA" wp14:editId="077BB9AB">
              <wp:simplePos x="0" y="0"/>
              <wp:positionH relativeFrom="page">
                <wp:posOffset>501902</wp:posOffset>
              </wp:positionH>
              <wp:positionV relativeFrom="page">
                <wp:posOffset>9574553</wp:posOffset>
              </wp:positionV>
              <wp:extent cx="241300" cy="1524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61888" type="#_x0000_t202" id="docshape56"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v:textbox>
              <w10:wrap type="non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D"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5104" behindDoc="1" locked="0" layoutInCell="1" allowOverlap="1" wp14:anchorId="077BB9AC" wp14:editId="077BB9AD">
              <wp:simplePos x="0" y="0"/>
              <wp:positionH relativeFrom="page">
                <wp:posOffset>6830073</wp:posOffset>
              </wp:positionH>
              <wp:positionV relativeFrom="page">
                <wp:posOffset>9574553</wp:posOffset>
              </wp:positionV>
              <wp:extent cx="241300" cy="1524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8"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61376" type="#_x0000_t202" id="docshape57"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v:textbox>
              <w10:wrap type="non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0"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8176" behindDoc="1" locked="0" layoutInCell="1" allowOverlap="1" wp14:anchorId="077BB9B6" wp14:editId="077BB9B7">
              <wp:simplePos x="0" y="0"/>
              <wp:positionH relativeFrom="page">
                <wp:posOffset>501902</wp:posOffset>
              </wp:positionH>
              <wp:positionV relativeFrom="page">
                <wp:posOffset>9574553</wp:posOffset>
              </wp:positionV>
              <wp:extent cx="241300" cy="1524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58304" type="#_x0000_t202" id="docshape61"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44</w:t>
                    </w:r>
                    <w:r>
                      <w:rPr>
                        <w:rFonts w:ascii="Arial"/>
                        <w:b/>
                        <w:color w:val="FAC300"/>
                        <w:spacing w:val="-5"/>
                        <w:w w:val="105"/>
                        <w:sz w:val="20"/>
                      </w:rPr>
                      <w:fldChar w:fldCharType="end"/>
                    </w:r>
                  </w:p>
                </w:txbxContent>
              </v:textbox>
              <w10:wrap type="non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1"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7664" behindDoc="1" locked="0" layoutInCell="1" allowOverlap="1" wp14:anchorId="077BB9B8" wp14:editId="077BB9B9">
              <wp:simplePos x="0" y="0"/>
              <wp:positionH relativeFrom="page">
                <wp:posOffset>6830073</wp:posOffset>
              </wp:positionH>
              <wp:positionV relativeFrom="page">
                <wp:posOffset>9574553</wp:posOffset>
              </wp:positionV>
              <wp:extent cx="241300" cy="1524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B"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58816" type="#_x0000_t202" id="docshape6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43</w:t>
                    </w:r>
                    <w:r>
                      <w:rPr>
                        <w:rFonts w:ascii="Arial"/>
                        <w:b/>
                        <w:color w:val="FAC300"/>
                        <w:spacing w:val="-5"/>
                        <w:w w:val="105"/>
                        <w:sz w:val="20"/>
                      </w:rPr>
                      <w:fldChar w:fldCharType="end"/>
                    </w:r>
                  </w:p>
                </w:txbxContent>
              </v:textbox>
              <w10:wrap type="non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1248" behindDoc="1" locked="0" layoutInCell="1" allowOverlap="1" wp14:anchorId="077BB9C2" wp14:editId="077BB9C3">
              <wp:simplePos x="0" y="0"/>
              <wp:positionH relativeFrom="page">
                <wp:posOffset>501902</wp:posOffset>
              </wp:positionH>
              <wp:positionV relativeFrom="page">
                <wp:posOffset>9574553</wp:posOffset>
              </wp:positionV>
              <wp:extent cx="241300" cy="1524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55232" type="#_x0000_t202" id="docshape65"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v:textbox>
              <w10:wrap type="non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5"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0736" behindDoc="1" locked="0" layoutInCell="1" allowOverlap="1" wp14:anchorId="077BB9C4" wp14:editId="077BB9C5">
              <wp:simplePos x="0" y="0"/>
              <wp:positionH relativeFrom="page">
                <wp:posOffset>6830073</wp:posOffset>
              </wp:positionH>
              <wp:positionV relativeFrom="page">
                <wp:posOffset>9574553</wp:posOffset>
              </wp:positionV>
              <wp:extent cx="241300" cy="1524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0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55744" type="#_x0000_t202" id="docshape64"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v:textbox>
              <w10:wrap type="non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8"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4320" behindDoc="1" locked="0" layoutInCell="1" allowOverlap="1" wp14:anchorId="077BB9CE" wp14:editId="077BB9CF">
              <wp:simplePos x="0" y="0"/>
              <wp:positionH relativeFrom="page">
                <wp:posOffset>501902</wp:posOffset>
              </wp:positionH>
              <wp:positionV relativeFrom="page">
                <wp:posOffset>9574553</wp:posOffset>
              </wp:positionV>
              <wp:extent cx="241300" cy="1524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4"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52160" type="#_x0000_t202" id="docshape69"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v:textbox>
              <w10:wrap type="non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9"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3808" behindDoc="1" locked="0" layoutInCell="1" allowOverlap="1" wp14:anchorId="077BB9D0" wp14:editId="077BB9D1">
              <wp:simplePos x="0" y="0"/>
              <wp:positionH relativeFrom="page">
                <wp:posOffset>6830073</wp:posOffset>
              </wp:positionH>
              <wp:positionV relativeFrom="page">
                <wp:posOffset>9574553</wp:posOffset>
              </wp:positionV>
              <wp:extent cx="241300" cy="152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52672" type="#_x0000_t202" id="docshape68"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v:textbox>
              <w10:wrap type="non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B" w14:textId="77777777" w:rsidR="00C220EB" w:rsidRDefault="00C220EB">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D"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5344" behindDoc="1" locked="0" layoutInCell="1" allowOverlap="1" wp14:anchorId="077BB9D2" wp14:editId="077BB9D3">
              <wp:simplePos x="0" y="0"/>
              <wp:positionH relativeFrom="page">
                <wp:posOffset>501902</wp:posOffset>
              </wp:positionH>
              <wp:positionV relativeFrom="page">
                <wp:posOffset>9574553</wp:posOffset>
              </wp:positionV>
              <wp:extent cx="241300"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51136" type="#_x0000_t202" id="docshape71"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v:textbox>
              <w10:wrap type="non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4832" behindDoc="1" locked="0" layoutInCell="1" allowOverlap="1" wp14:anchorId="077BB9D4" wp14:editId="077BB9D5">
              <wp:simplePos x="0" y="0"/>
              <wp:positionH relativeFrom="page">
                <wp:posOffset>6830073</wp:posOffset>
              </wp:positionH>
              <wp:positionV relativeFrom="page">
                <wp:posOffset>9574553</wp:posOffset>
              </wp:positionV>
              <wp:extent cx="241300" cy="1524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51648" type="#_x0000_t202" id="docshape7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v:textbox>
              <w10:wrap type="non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1"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8416" behindDoc="1" locked="0" layoutInCell="1" allowOverlap="1" wp14:anchorId="077BB9DE" wp14:editId="077BB9DF">
              <wp:simplePos x="0" y="0"/>
              <wp:positionH relativeFrom="page">
                <wp:posOffset>501902</wp:posOffset>
              </wp:positionH>
              <wp:positionV relativeFrom="page">
                <wp:posOffset>9574553</wp:posOffset>
              </wp:positionV>
              <wp:extent cx="241300" cy="1524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A"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48064" type="#_x0000_t202" id="docshape75"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v:textbox>
              <w10:wrap type="non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7904" behindDoc="1" locked="0" layoutInCell="1" allowOverlap="1" wp14:anchorId="077BB9E0" wp14:editId="077BB9E1">
              <wp:simplePos x="0" y="0"/>
              <wp:positionH relativeFrom="page">
                <wp:posOffset>6830073</wp:posOffset>
              </wp:positionH>
              <wp:positionV relativeFrom="page">
                <wp:posOffset>9574553</wp:posOffset>
              </wp:positionV>
              <wp:extent cx="241300" cy="15240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48576" type="#_x0000_t202" id="docshape74"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v:textbox>
              <w10:wrap type="non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5"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1488" behindDoc="1" locked="0" layoutInCell="1" allowOverlap="1" wp14:anchorId="077BB9EA" wp14:editId="077BB9EB">
              <wp:simplePos x="0" y="0"/>
              <wp:positionH relativeFrom="page">
                <wp:posOffset>501902</wp:posOffset>
              </wp:positionH>
              <wp:positionV relativeFrom="page">
                <wp:posOffset>9574553</wp:posOffset>
              </wp:positionV>
              <wp:extent cx="241300" cy="1524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E"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44992" type="#_x0000_t202" id="docshape79"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v:textbox>
              <w10:wrap type="non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0976" behindDoc="1" locked="0" layoutInCell="1" allowOverlap="1" wp14:anchorId="077BB9EC" wp14:editId="077BB9ED">
              <wp:simplePos x="0" y="0"/>
              <wp:positionH relativeFrom="page">
                <wp:posOffset>6830073</wp:posOffset>
              </wp:positionH>
              <wp:positionV relativeFrom="page">
                <wp:posOffset>9574553</wp:posOffset>
              </wp:positionV>
              <wp:extent cx="241300" cy="1524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45504" type="#_x0000_t202" id="docshape78"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v:textbox>
              <w10:wrap type="non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8"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2512" behindDoc="1" locked="0" layoutInCell="1" allowOverlap="1" wp14:anchorId="077BB9EE" wp14:editId="077BB9EF">
              <wp:simplePos x="0" y="0"/>
              <wp:positionH relativeFrom="page">
                <wp:posOffset>501902</wp:posOffset>
              </wp:positionH>
              <wp:positionV relativeFrom="page">
                <wp:posOffset>9574553</wp:posOffset>
              </wp:positionV>
              <wp:extent cx="241300" cy="15240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43968" type="#_x0000_t202" id="docshape81"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v:textbox>
              <w10:wrap type="non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9"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2000" behindDoc="1" locked="0" layoutInCell="1" allowOverlap="1" wp14:anchorId="077BB9F0" wp14:editId="077BB9F1">
              <wp:simplePos x="0" y="0"/>
              <wp:positionH relativeFrom="page">
                <wp:posOffset>6830073</wp:posOffset>
              </wp:positionH>
              <wp:positionV relativeFrom="page">
                <wp:posOffset>9574553</wp:posOffset>
              </wp:positionV>
              <wp:extent cx="241300" cy="1524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1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44480" type="#_x0000_t202" id="docshape8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v:textbox>
              <w10:wrap type="non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D" w14:textId="77777777" w:rsidR="00C220EB" w:rsidRDefault="00C220EB">
    <w:pPr>
      <w:pStyle w:val="BodyText"/>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4560" behindDoc="1" locked="0" layoutInCell="1" allowOverlap="1" wp14:anchorId="077BB9F8" wp14:editId="077BB9F9">
              <wp:simplePos x="0" y="0"/>
              <wp:positionH relativeFrom="page">
                <wp:posOffset>6830073</wp:posOffset>
              </wp:positionH>
              <wp:positionV relativeFrom="page">
                <wp:posOffset>9574553</wp:posOffset>
              </wp:positionV>
              <wp:extent cx="241300" cy="1524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41920" type="#_x0000_t202" id="docshape84"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v:textbox>
              <w10:wrap type="non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1" w14:textId="77777777" w:rsidR="00C220EB" w:rsidRDefault="00C220EB">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7120" behindDoc="1" locked="0" layoutInCell="1" allowOverlap="1" wp14:anchorId="077BBA00" wp14:editId="077BBA01">
              <wp:simplePos x="0" y="0"/>
              <wp:positionH relativeFrom="page">
                <wp:posOffset>527302</wp:posOffset>
              </wp:positionH>
              <wp:positionV relativeFrom="page">
                <wp:posOffset>9574553</wp:posOffset>
              </wp:positionV>
              <wp:extent cx="177800" cy="15240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077BBB27" w14:textId="77777777" w:rsidR="00C220EB" w:rsidRDefault="00000000">
                          <w:pPr>
                            <w:spacing w:line="218" w:lineRule="exact"/>
                            <w:ind w:left="20"/>
                            <w:rPr>
                              <w:rFonts w:ascii="Arial"/>
                              <w:b/>
                              <w:sz w:val="20"/>
                            </w:rPr>
                          </w:pPr>
                          <w:r>
                            <w:rPr>
                              <w:rFonts w:ascii="Arial"/>
                              <w:b/>
                              <w:color w:val="FAC300"/>
                              <w:spacing w:val="-5"/>
                              <w:w w:val="105"/>
                              <w:sz w:val="20"/>
                            </w:rPr>
                            <w:t>68</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753.901855pt;width:14pt;height:12pt;mso-position-horizontal-relative:page;mso-position-vertical-relative:page;z-index:-18639360" type="#_x0000_t202" id="docshape88" filled="false" stroked="false">
              <v:textbox inset="0,0,0,0">
                <w:txbxContent>
                  <w:p>
                    <w:pPr>
                      <w:spacing w:line="218" w:lineRule="exact" w:before="0"/>
                      <w:ind w:left="20" w:right="0" w:firstLine="0"/>
                      <w:jc w:val="left"/>
                      <w:rPr>
                        <w:rFonts w:ascii="Arial"/>
                        <w:b/>
                        <w:sz w:val="20"/>
                      </w:rPr>
                    </w:pPr>
                    <w:r>
                      <w:rPr>
                        <w:rFonts w:ascii="Arial"/>
                        <w:b/>
                        <w:color w:val="FAC300"/>
                        <w:spacing w:val="-5"/>
                        <w:w w:val="105"/>
                        <w:sz w:val="20"/>
                      </w:rPr>
                      <w:t>68</w:t>
                    </w:r>
                  </w:p>
                </w:txbxContent>
              </v:textbox>
              <w10:wrap type="non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5"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6608" behindDoc="1" locked="0" layoutInCell="1" allowOverlap="1" wp14:anchorId="077BBA02" wp14:editId="077BBA03">
              <wp:simplePos x="0" y="0"/>
              <wp:positionH relativeFrom="page">
                <wp:posOffset>6830073</wp:posOffset>
              </wp:positionH>
              <wp:positionV relativeFrom="page">
                <wp:posOffset>9574553</wp:posOffset>
              </wp:positionV>
              <wp:extent cx="241300" cy="15240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39872" type="#_x0000_t202" id="docshape87"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67</w:t>
                    </w:r>
                    <w:r>
                      <w:rPr>
                        <w:rFonts w:ascii="Arial"/>
                        <w:b/>
                        <w:color w:val="FAC300"/>
                        <w:spacing w:val="-5"/>
                        <w:w w:val="105"/>
                        <w:sz w:val="20"/>
                      </w:rPr>
                      <w:fldChar w:fldCharType="end"/>
                    </w:r>
                  </w:p>
                </w:txbxContent>
              </v:textbox>
              <w10:wrap type="non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7"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8144" behindDoc="1" locked="0" layoutInCell="1" allowOverlap="1" wp14:anchorId="077BBA06" wp14:editId="077BBA07">
              <wp:simplePos x="0" y="0"/>
              <wp:positionH relativeFrom="page">
                <wp:posOffset>6830073</wp:posOffset>
              </wp:positionH>
              <wp:positionV relativeFrom="page">
                <wp:posOffset>9574553</wp:posOffset>
              </wp:positionV>
              <wp:extent cx="241300" cy="1524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38336" type="#_x0000_t202" id="docshape9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v:textbox>
              <w10:wrap type="non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9" w14:textId="77777777" w:rsidR="00C220EB" w:rsidRDefault="00C220EB">
    <w:pPr>
      <w:pStyle w:val="BodyText"/>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C"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0704" behindDoc="1" locked="0" layoutInCell="1" allowOverlap="1" wp14:anchorId="077BBA0E" wp14:editId="077BBA0F">
              <wp:simplePos x="0" y="0"/>
              <wp:positionH relativeFrom="page">
                <wp:posOffset>501902</wp:posOffset>
              </wp:positionH>
              <wp:positionV relativeFrom="page">
                <wp:posOffset>9574553</wp:posOffset>
              </wp:positionV>
              <wp:extent cx="241300" cy="1524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D"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35776" type="#_x0000_t202" id="docshape94"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72</w:t>
                    </w:r>
                    <w:r>
                      <w:rPr>
                        <w:rFonts w:ascii="Arial"/>
                        <w:b/>
                        <w:color w:val="FAC300"/>
                        <w:spacing w:val="-5"/>
                        <w:w w:val="105"/>
                        <w:sz w:val="20"/>
                      </w:rPr>
                      <w:fldChar w:fldCharType="end"/>
                    </w:r>
                  </w:p>
                </w:txbxContent>
              </v:textbox>
              <w10:wrap type="non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D"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0192" behindDoc="1" locked="0" layoutInCell="1" allowOverlap="1" wp14:anchorId="077BBA10" wp14:editId="077BBA11">
              <wp:simplePos x="0" y="0"/>
              <wp:positionH relativeFrom="page">
                <wp:posOffset>6830073</wp:posOffset>
              </wp:positionH>
              <wp:positionV relativeFrom="page">
                <wp:posOffset>9574553</wp:posOffset>
              </wp:positionV>
              <wp:extent cx="241300" cy="1524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2C"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36288" type="#_x0000_t202" id="docshape93"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71</w:t>
                    </w:r>
                    <w:r>
                      <w:rPr>
                        <w:rFonts w:ascii="Arial"/>
                        <w:b/>
                        <w:color w:val="FAC300"/>
                        <w:spacing w:val="-5"/>
                        <w:w w:val="105"/>
                        <w:sz w:val="20"/>
                      </w:rPr>
                      <w:fldChar w:fldCharType="end"/>
                    </w:r>
                  </w:p>
                </w:txbxContent>
              </v:textbox>
              <w10:wrap type="non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0"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3776" behindDoc="1" locked="0" layoutInCell="1" allowOverlap="1" wp14:anchorId="077BBA1A" wp14:editId="077BBA1B">
              <wp:simplePos x="0" y="0"/>
              <wp:positionH relativeFrom="page">
                <wp:posOffset>501902</wp:posOffset>
              </wp:positionH>
              <wp:positionV relativeFrom="page">
                <wp:posOffset>9574553</wp:posOffset>
              </wp:positionV>
              <wp:extent cx="241300" cy="1524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1"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32704" type="#_x0000_t202" id="docshape98"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74</w:t>
                    </w:r>
                    <w:r>
                      <w:rPr>
                        <w:rFonts w:ascii="Arial"/>
                        <w:b/>
                        <w:color w:val="FAC300"/>
                        <w:spacing w:val="-5"/>
                        <w:w w:val="105"/>
                        <w:sz w:val="20"/>
                      </w:rPr>
                      <w:fldChar w:fldCharType="end"/>
                    </w:r>
                  </w:p>
                </w:txbxContent>
              </v:textbox>
              <w10:wrap type="non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1"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3264" behindDoc="1" locked="0" layoutInCell="1" allowOverlap="1" wp14:anchorId="077BBA1C" wp14:editId="077BBA1D">
              <wp:simplePos x="0" y="0"/>
              <wp:positionH relativeFrom="page">
                <wp:posOffset>6830073</wp:posOffset>
              </wp:positionH>
              <wp:positionV relativeFrom="page">
                <wp:posOffset>9574553</wp:posOffset>
              </wp:positionV>
              <wp:extent cx="241300" cy="15240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0"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33216" type="#_x0000_t202" id="docshape97"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v:textbox>
              <w10:wrap type="non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3" w14:textId="77777777" w:rsidR="00C220EB" w:rsidRDefault="00C220EB">
    <w:pPr>
      <w:pStyle w:val="BodyText"/>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5"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4800" behindDoc="1" locked="0" layoutInCell="1" allowOverlap="1" wp14:anchorId="077BBA20" wp14:editId="077BBA21">
              <wp:simplePos x="0" y="0"/>
              <wp:positionH relativeFrom="page">
                <wp:posOffset>6830073</wp:posOffset>
              </wp:positionH>
              <wp:positionV relativeFrom="page">
                <wp:posOffset>9574553</wp:posOffset>
              </wp:positionV>
              <wp:extent cx="241300" cy="15240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31680" type="#_x0000_t202" id="docshape10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v:textbox>
              <w10:wrap type="non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7" w14:textId="77777777" w:rsidR="00C220EB" w:rsidRDefault="00C220EB">
    <w:pPr>
      <w:pStyle w:val="BodyText"/>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7360" behindDoc="1" locked="0" layoutInCell="1" allowOverlap="1" wp14:anchorId="077BBA28" wp14:editId="077BBA29">
              <wp:simplePos x="0" y="0"/>
              <wp:positionH relativeFrom="page">
                <wp:posOffset>501902</wp:posOffset>
              </wp:positionH>
              <wp:positionV relativeFrom="page">
                <wp:posOffset>9574553</wp:posOffset>
              </wp:positionV>
              <wp:extent cx="241300" cy="15240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29120" type="#_x0000_t202" id="docshape104"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80</w:t>
                    </w:r>
                    <w:r>
                      <w:rPr>
                        <w:rFonts w:ascii="Arial"/>
                        <w:b/>
                        <w:color w:val="FAC300"/>
                        <w:spacing w:val="-5"/>
                        <w:w w:val="105"/>
                        <w:sz w:val="20"/>
                      </w:rPr>
                      <w:fldChar w:fldCharType="end"/>
                    </w:r>
                  </w:p>
                </w:txbxContent>
              </v:textbox>
              <w10:wrap type="non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B"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6848" behindDoc="1" locked="0" layoutInCell="1" allowOverlap="1" wp14:anchorId="077BBA2A" wp14:editId="077BBA2B">
              <wp:simplePos x="0" y="0"/>
              <wp:positionH relativeFrom="page">
                <wp:posOffset>6830073</wp:posOffset>
              </wp:positionH>
              <wp:positionV relativeFrom="page">
                <wp:posOffset>9574553</wp:posOffset>
              </wp:positionV>
              <wp:extent cx="241300" cy="1524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6"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29632" type="#_x0000_t202" id="docshape103"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79</w:t>
                    </w:r>
                    <w:r>
                      <w:rPr>
                        <w:rFonts w:ascii="Arial"/>
                        <w:b/>
                        <w:color w:val="FAC300"/>
                        <w:spacing w:val="-5"/>
                        <w:w w:val="105"/>
                        <w:sz w:val="20"/>
                      </w:rPr>
                      <w:fldChar w:fldCharType="end"/>
                    </w:r>
                  </w:p>
                </w:txbxContent>
              </v:textbox>
              <w10:wrap type="non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0432" behindDoc="1" locked="0" layoutInCell="1" allowOverlap="1" wp14:anchorId="077BBA34" wp14:editId="077BBA35">
              <wp:simplePos x="0" y="0"/>
              <wp:positionH relativeFrom="page">
                <wp:posOffset>501902</wp:posOffset>
              </wp:positionH>
              <wp:positionV relativeFrom="page">
                <wp:posOffset>9574553</wp:posOffset>
              </wp:positionV>
              <wp:extent cx="241300" cy="1524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B"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26048" type="#_x0000_t202" id="docshape13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82</w:t>
                    </w:r>
                    <w:r>
                      <w:rPr>
                        <w:rFonts w:ascii="Arial"/>
                        <w:b/>
                        <w:color w:val="FAC300"/>
                        <w:spacing w:val="-5"/>
                        <w:w w:val="105"/>
                        <w:sz w:val="20"/>
                      </w:rPr>
                      <w:fldChar w:fldCharType="end"/>
                    </w:r>
                  </w:p>
                </w:txbxContent>
              </v:textbox>
              <w10:wrap type="non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9920" behindDoc="1" locked="0" layoutInCell="1" allowOverlap="1" wp14:anchorId="077BBA36" wp14:editId="077BBA37">
              <wp:simplePos x="0" y="0"/>
              <wp:positionH relativeFrom="page">
                <wp:posOffset>6830073</wp:posOffset>
              </wp:positionH>
              <wp:positionV relativeFrom="page">
                <wp:posOffset>9574553</wp:posOffset>
              </wp:positionV>
              <wp:extent cx="241300" cy="1524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A"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26560" type="#_x0000_t202" id="docshape129"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v:textbox>
              <w10:wrap type="non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3504" behindDoc="1" locked="0" layoutInCell="1" allowOverlap="1" wp14:anchorId="077BBA40" wp14:editId="077BBA41">
              <wp:simplePos x="0" y="0"/>
              <wp:positionH relativeFrom="page">
                <wp:posOffset>501902</wp:posOffset>
              </wp:positionH>
              <wp:positionV relativeFrom="page">
                <wp:posOffset>9574553</wp:posOffset>
              </wp:positionV>
              <wp:extent cx="241300" cy="1524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F"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22976" type="#_x0000_t202" id="docshape140"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v:textbox>
              <w10:wrap type="non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2992" behindDoc="1" locked="0" layoutInCell="1" allowOverlap="1" wp14:anchorId="077BBA42" wp14:editId="077BBA43">
              <wp:simplePos x="0" y="0"/>
              <wp:positionH relativeFrom="page">
                <wp:posOffset>6830073</wp:posOffset>
              </wp:positionH>
              <wp:positionV relativeFrom="page">
                <wp:posOffset>9574553</wp:posOffset>
              </wp:positionV>
              <wp:extent cx="241300" cy="1524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3E"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23488" type="#_x0000_t202" id="docshape139"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v:textbox>
              <w10:wrap type="non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6576" behindDoc="1" locked="0" layoutInCell="1" allowOverlap="1" wp14:anchorId="077BBA4C" wp14:editId="077BBA4D">
              <wp:simplePos x="0" y="0"/>
              <wp:positionH relativeFrom="page">
                <wp:posOffset>501902</wp:posOffset>
              </wp:positionH>
              <wp:positionV relativeFrom="page">
                <wp:posOffset>9574553</wp:posOffset>
              </wp:positionV>
              <wp:extent cx="241300" cy="1524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3"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519901pt;margin-top:753.901855pt;width:19pt;height:12pt;mso-position-horizontal-relative:page;mso-position-vertical-relative:page;z-index:-18619904" type="#_x0000_t202" id="docshape176"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88</w:t>
                    </w:r>
                    <w:r>
                      <w:rPr>
                        <w:rFonts w:ascii="Arial"/>
                        <w:b/>
                        <w:color w:val="FAC300"/>
                        <w:spacing w:val="-5"/>
                        <w:w w:val="105"/>
                        <w:sz w:val="20"/>
                      </w:rPr>
                      <w:fldChar w:fldCharType="end"/>
                    </w:r>
                  </w:p>
                </w:txbxContent>
              </v:textbox>
              <w10:wrap type="non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7"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6064" behindDoc="1" locked="0" layoutInCell="1" allowOverlap="1" wp14:anchorId="077BBA4E" wp14:editId="077BBA4F">
              <wp:simplePos x="0" y="0"/>
              <wp:positionH relativeFrom="page">
                <wp:posOffset>6830073</wp:posOffset>
              </wp:positionH>
              <wp:positionV relativeFrom="page">
                <wp:posOffset>9574553</wp:posOffset>
              </wp:positionV>
              <wp:extent cx="241300" cy="15240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2"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20416" type="#_x0000_t202" id="docshape175"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87</w:t>
                    </w:r>
                    <w:r>
                      <w:rPr>
                        <w:rFonts w:ascii="Arial"/>
                        <w:b/>
                        <w:color w:val="FAC300"/>
                        <w:spacing w:val="-5"/>
                        <w:w w:val="105"/>
                        <w:sz w:val="20"/>
                      </w:rPr>
                      <w:fldChar w:fldCharType="end"/>
                    </w:r>
                  </w:p>
                </w:txbxContent>
              </v:textbox>
              <w10:wrap type="non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9" w14:textId="77777777" w:rsidR="00C220EB" w:rsidRDefault="00C220EB">
    <w:pPr>
      <w:pStyle w:val="BodyText"/>
      <w:spacing w:line="14" w:lineRule="auto"/>
      <w:rPr>
        <w:sz w:val="2"/>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B"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7600" behindDoc="1" locked="0" layoutInCell="1" allowOverlap="1" wp14:anchorId="077BBA52" wp14:editId="077BBA53">
              <wp:simplePos x="0" y="0"/>
              <wp:positionH relativeFrom="page">
                <wp:posOffset>6830073</wp:posOffset>
              </wp:positionH>
              <wp:positionV relativeFrom="page">
                <wp:posOffset>9574553</wp:posOffset>
              </wp:positionV>
              <wp:extent cx="241300" cy="15240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5"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855pt;width:19pt;height:12pt;mso-position-horizontal-relative:page;mso-position-vertical-relative:page;z-index:-18618880" type="#_x0000_t202" id="docshape187"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v:textbox>
              <w10:wrap type="non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D" w14:textId="77777777" w:rsidR="00C220EB" w:rsidRDefault="00C220EB">
    <w:pPr>
      <w:pStyle w:val="BodyText"/>
      <w:spacing w:line="14" w:lineRule="auto"/>
      <w:rPr>
        <w:sz w:val="2"/>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8624" behindDoc="1" locked="0" layoutInCell="1" allowOverlap="1" wp14:anchorId="077BBA56" wp14:editId="077BBA57">
              <wp:simplePos x="0" y="0"/>
              <wp:positionH relativeFrom="page">
                <wp:posOffset>6830073</wp:posOffset>
              </wp:positionH>
              <wp:positionV relativeFrom="page">
                <wp:posOffset>9574548</wp:posOffset>
              </wp:positionV>
              <wp:extent cx="241300" cy="15240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7"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428pt;width:19pt;height:12pt;mso-position-horizontal-relative:page;mso-position-vertical-relative:page;z-index:-18617856" type="#_x0000_t202" id="docshape189"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95</w:t>
                    </w:r>
                    <w:r>
                      <w:rPr>
                        <w:rFonts w:ascii="Arial"/>
                        <w:b/>
                        <w:color w:val="FAC300"/>
                        <w:spacing w:val="-5"/>
                        <w:w w:val="105"/>
                        <w:sz w:val="20"/>
                      </w:rPr>
                      <w:fldChar w:fldCharType="end"/>
                    </w:r>
                  </w:p>
                </w:txbxContent>
              </v:textbox>
              <w10:wrap type="non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21" w14:textId="77777777" w:rsidR="00C220EB" w:rsidRDefault="00C220EB">
    <w:pPr>
      <w:pStyle w:val="BodyText"/>
      <w:spacing w:line="14" w:lineRule="auto"/>
      <w:rPr>
        <w:sz w:val="2"/>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2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9648" behindDoc="1" locked="0" layoutInCell="1" allowOverlap="1" wp14:anchorId="077BBA5A" wp14:editId="077BBA5B">
              <wp:simplePos x="0" y="0"/>
              <wp:positionH relativeFrom="page">
                <wp:posOffset>6830073</wp:posOffset>
              </wp:positionH>
              <wp:positionV relativeFrom="page">
                <wp:posOffset>9574548</wp:posOffset>
              </wp:positionV>
              <wp:extent cx="241300" cy="15240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77BBB49" w14:textId="77777777" w:rsidR="00C220EB"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7.801025pt;margin-top:753.901428pt;width:19pt;height:12pt;mso-position-horizontal-relative:page;mso-position-vertical-relative:page;z-index:-18616832" type="#_x0000_t202" id="docshape191" filled="false" stroked="false">
              <v:textbox inset="0,0,0,0">
                <w:txbxContent>
                  <w:p>
                    <w:pPr>
                      <w:spacing w:line="218" w:lineRule="exact" w:before="0"/>
                      <w:ind w:left="60" w:right="0" w:firstLine="0"/>
                      <w:jc w:val="left"/>
                      <w:rPr>
                        <w:rFonts w:ascii="Arial"/>
                        <w:b/>
                        <w:sz w:val="20"/>
                      </w:rPr>
                    </w:pPr>
                    <w:r>
                      <w:rPr>
                        <w:rFonts w:ascii="Arial"/>
                        <w:b/>
                        <w:color w:val="FAC300"/>
                        <w:spacing w:val="-5"/>
                        <w:w w:val="105"/>
                        <w:sz w:val="20"/>
                      </w:rPr>
                      <w:fldChar w:fldCharType="begin"/>
                    </w:r>
                    <w:r>
                      <w:rPr>
                        <w:rFonts w:ascii="Arial"/>
                        <w:b/>
                        <w:color w:val="FAC300"/>
                        <w:spacing w:val="-5"/>
                        <w:w w:val="105"/>
                        <w:sz w:val="20"/>
                      </w:rPr>
                      <w:instrText>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D2CDA9" w14:textId="77777777" w:rsidR="00DD3291" w:rsidRDefault="00DD3291">
      <w:r>
        <w:separator/>
      </w:r>
    </w:p>
  </w:footnote>
  <w:footnote w:type="continuationSeparator" w:id="0">
    <w:p w14:paraId="79FFCEAA" w14:textId="77777777" w:rsidR="00DD3291" w:rsidRDefault="00DD3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0288" behindDoc="1" locked="0" layoutInCell="1" allowOverlap="1" wp14:anchorId="077BB924" wp14:editId="077BB925">
              <wp:simplePos x="0" y="0"/>
              <wp:positionH relativeFrom="page">
                <wp:posOffset>527302</wp:posOffset>
              </wp:positionH>
              <wp:positionV relativeFrom="page">
                <wp:posOffset>1259618</wp:posOffset>
              </wp:positionV>
              <wp:extent cx="1076325" cy="2882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288290"/>
                      </a:xfrm>
                      <a:prstGeom prst="rect">
                        <a:avLst/>
                      </a:prstGeom>
                    </wps:spPr>
                    <wps:txbx>
                      <w:txbxContent>
                        <w:p w14:paraId="077BBAD8" w14:textId="77777777" w:rsidR="00C220EB" w:rsidRDefault="00000000">
                          <w:pPr>
                            <w:spacing w:line="430" w:lineRule="exact"/>
                            <w:ind w:left="20"/>
                            <w:rPr>
                              <w:rFonts w:ascii="Arial"/>
                              <w:b/>
                              <w:sz w:val="41"/>
                            </w:rPr>
                          </w:pPr>
                          <w:r>
                            <w:rPr>
                              <w:rFonts w:ascii="Arial"/>
                              <w:b/>
                              <w:color w:val="697D90"/>
                              <w:spacing w:val="-2"/>
                              <w:sz w:val="41"/>
                            </w:rPr>
                            <w:t>Abstract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1.519901pt;margin-top:99.182533pt;width:84.75pt;height:22.7pt;mso-position-horizontal-relative:page;mso-position-vertical-relative:page;z-index:-18696192" type="#_x0000_t202" id="docshape4" filled="false" stroked="false">
              <v:textbox inset="0,0,0,0">
                <w:txbxContent>
                  <w:p>
                    <w:pPr>
                      <w:spacing w:line="430" w:lineRule="exact" w:before="0"/>
                      <w:ind w:left="20" w:right="0" w:firstLine="0"/>
                      <w:jc w:val="left"/>
                      <w:rPr>
                        <w:rFonts w:ascii="Arial"/>
                        <w:b/>
                        <w:sz w:val="41"/>
                      </w:rPr>
                    </w:pPr>
                    <w:r>
                      <w:rPr>
                        <w:rFonts w:ascii="Arial"/>
                        <w:b/>
                        <w:color w:val="697D90"/>
                        <w:spacing w:val="-2"/>
                        <w:sz w:val="41"/>
                      </w:rPr>
                      <w:t>Abstract</w:t>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8" w14:textId="77777777" w:rsidR="00C220EB" w:rsidRDefault="00C220E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1824" behindDoc="1" locked="0" layoutInCell="1" allowOverlap="1" wp14:anchorId="077BB928" wp14:editId="077BB929">
              <wp:simplePos x="0" y="0"/>
              <wp:positionH relativeFrom="page">
                <wp:posOffset>540002</wp:posOffset>
              </wp:positionH>
              <wp:positionV relativeFrom="page">
                <wp:posOffset>284416</wp:posOffset>
              </wp:positionV>
              <wp:extent cx="64801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9465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22336" behindDoc="1" locked="0" layoutInCell="1" allowOverlap="1" wp14:anchorId="077BB92A" wp14:editId="077BB92B">
              <wp:simplePos x="0" y="0"/>
              <wp:positionH relativeFrom="page">
                <wp:posOffset>527302</wp:posOffset>
              </wp:positionH>
              <wp:positionV relativeFrom="page">
                <wp:posOffset>131523</wp:posOffset>
              </wp:positionV>
              <wp:extent cx="478155"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39700"/>
                      </a:xfrm>
                      <a:prstGeom prst="rect">
                        <a:avLst/>
                      </a:prstGeom>
                    </wps:spPr>
                    <wps:txbx>
                      <w:txbxContent>
                        <w:p w14:paraId="077BBADB" w14:textId="77777777" w:rsidR="00C220EB" w:rsidRDefault="00000000">
                          <w:pPr>
                            <w:spacing w:line="193" w:lineRule="exact"/>
                            <w:ind w:left="20"/>
                            <w:rPr>
                              <w:sz w:val="18"/>
                            </w:rPr>
                          </w:pPr>
                          <w:r>
                            <w:rPr>
                              <w:color w:val="697D90"/>
                              <w:spacing w:val="-2"/>
                              <w:w w:val="110"/>
                              <w:sz w:val="18"/>
                            </w:rPr>
                            <w:t>Contents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37.65pt;height:11pt;mso-position-horizontal-relative:page;mso-position-vertical-relative:page;z-index:-18694144" type="#_x0000_t202" id="docshape7" filled="false" stroked="false">
              <v:textbox inset="0,0,0,0">
                <w:txbxContent>
                  <w:p>
                    <w:pPr>
                      <w:spacing w:line="193" w:lineRule="exact" w:before="0"/>
                      <w:ind w:left="20" w:right="0" w:firstLine="0"/>
                      <w:jc w:val="left"/>
                      <w:rPr>
                        <w:sz w:val="18"/>
                      </w:rPr>
                    </w:pPr>
                    <w:r>
                      <w:rPr>
                        <w:color w:val="697D90"/>
                        <w:spacing w:val="-2"/>
                        <w:w w:val="110"/>
                        <w:sz w:val="18"/>
                      </w:rPr>
                      <w:t>Contents</w:t>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B"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1312" behindDoc="1" locked="0" layoutInCell="1" allowOverlap="1" wp14:anchorId="077BB92C" wp14:editId="077BB92D">
              <wp:simplePos x="0" y="0"/>
              <wp:positionH relativeFrom="page">
                <wp:posOffset>527302</wp:posOffset>
              </wp:positionH>
              <wp:positionV relativeFrom="page">
                <wp:posOffset>1259618</wp:posOffset>
              </wp:positionV>
              <wp:extent cx="1123950" cy="2882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288290"/>
                      </a:xfrm>
                      <a:prstGeom prst="rect">
                        <a:avLst/>
                      </a:prstGeom>
                    </wps:spPr>
                    <wps:txbx>
                      <w:txbxContent>
                        <w:p w14:paraId="077BBADA" w14:textId="77777777" w:rsidR="00C220EB" w:rsidRDefault="00000000">
                          <w:pPr>
                            <w:spacing w:line="430" w:lineRule="exact"/>
                            <w:ind w:left="20"/>
                            <w:rPr>
                              <w:rFonts w:ascii="Arial"/>
                              <w:b/>
                              <w:sz w:val="41"/>
                            </w:rPr>
                          </w:pPr>
                          <w:r>
                            <w:rPr>
                              <w:rFonts w:ascii="Arial"/>
                              <w:b/>
                              <w:color w:val="697D90"/>
                              <w:spacing w:val="-6"/>
                              <w:sz w:val="41"/>
                            </w:rPr>
                            <w:t>Contents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182533pt;width:88.5pt;height:22.7pt;mso-position-horizontal-relative:page;mso-position-vertical-relative:page;z-index:-18695168" type="#_x0000_t202" id="docshape6" filled="false" stroked="false">
              <v:textbox inset="0,0,0,0">
                <w:txbxContent>
                  <w:p>
                    <w:pPr>
                      <w:spacing w:line="430" w:lineRule="exact" w:before="0"/>
                      <w:ind w:left="20" w:right="0" w:firstLine="0"/>
                      <w:jc w:val="left"/>
                      <w:rPr>
                        <w:rFonts w:ascii="Arial"/>
                        <w:b/>
                        <w:sz w:val="41"/>
                      </w:rPr>
                    </w:pPr>
                    <w:r>
                      <w:rPr>
                        <w:rFonts w:ascii="Arial"/>
                        <w:b/>
                        <w:color w:val="697D90"/>
                        <w:spacing w:val="-6"/>
                        <w:sz w:val="41"/>
                      </w:rPr>
                      <w:t>Contents</w:t>
                    </w:r>
                  </w:p>
                </w:txbxContent>
              </v:textbox>
              <w10:wrap type="non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4384" behindDoc="1" locked="0" layoutInCell="1" allowOverlap="1" wp14:anchorId="077BB932" wp14:editId="077BB933">
              <wp:simplePos x="0" y="0"/>
              <wp:positionH relativeFrom="page">
                <wp:posOffset>540002</wp:posOffset>
              </wp:positionH>
              <wp:positionV relativeFrom="page">
                <wp:posOffset>284416</wp:posOffset>
              </wp:positionV>
              <wp:extent cx="64801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9209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24896" behindDoc="1" locked="0" layoutInCell="1" allowOverlap="1" wp14:anchorId="077BB934" wp14:editId="077BB935">
              <wp:simplePos x="0" y="0"/>
              <wp:positionH relativeFrom="page">
                <wp:posOffset>527302</wp:posOffset>
              </wp:positionH>
              <wp:positionV relativeFrom="page">
                <wp:posOffset>131523</wp:posOffset>
              </wp:positionV>
              <wp:extent cx="80899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077BBADF"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63.7pt;height:11pt;mso-position-horizontal-relative:page;mso-position-vertical-relative:page;z-index:-18691584" type="#_x0000_t202" id="docshape11" filled="false" stroked="false">
              <v:textbox inset="0,0,0,0">
                <w:txbxContent>
                  <w:p>
                    <w:pPr>
                      <w:spacing w:line="193" w:lineRule="exact" w:before="0"/>
                      <w:ind w:left="20" w:right="0" w:firstLine="0"/>
                      <w:jc w:val="left"/>
                      <w:rPr>
                        <w:sz w:val="18"/>
                      </w:rPr>
                    </w:pPr>
                    <w:r>
                      <w:rPr>
                        <w:color w:val="697D90"/>
                        <w:w w:val="110"/>
                        <w:sz w:val="18"/>
                      </w:rPr>
                      <w:t>1.</w:t>
                    </w:r>
                    <w:r>
                      <w:rPr>
                        <w:color w:val="697D90"/>
                        <w:spacing w:val="20"/>
                        <w:w w:val="110"/>
                        <w:sz w:val="18"/>
                      </w:rPr>
                      <w:t> </w:t>
                    </w:r>
                    <w:r>
                      <w:rPr>
                        <w:color w:val="697D90"/>
                        <w:spacing w:val="-2"/>
                        <w:w w:val="110"/>
                        <w:sz w:val="18"/>
                      </w:rPr>
                      <w:t>Introduction</w:t>
                    </w:r>
                  </w:p>
                </w:txbxContent>
              </v:textbox>
              <w10:wrap type="non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9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3872" behindDoc="1" locked="0" layoutInCell="1" allowOverlap="1" wp14:anchorId="077BB936" wp14:editId="077BB937">
              <wp:simplePos x="0" y="0"/>
              <wp:positionH relativeFrom="page">
                <wp:posOffset>527302</wp:posOffset>
              </wp:positionH>
              <wp:positionV relativeFrom="page">
                <wp:posOffset>1587392</wp:posOffset>
              </wp:positionV>
              <wp:extent cx="1869439" cy="2882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39" cy="288290"/>
                      </a:xfrm>
                      <a:prstGeom prst="rect">
                        <a:avLst/>
                      </a:prstGeom>
                    </wps:spPr>
                    <wps:txbx>
                      <w:txbxContent>
                        <w:p w14:paraId="077BBADE" w14:textId="77777777" w:rsidR="00C220EB"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24.991539pt;width:147.2pt;height:22.7pt;mso-position-horizontal-relative:page;mso-position-vertical-relative:page;z-index:-18692608" type="#_x0000_t202" id="docshape10" filled="false" stroked="false">
              <v:textbox inset="0,0,0,0">
                <w:txbxContent>
                  <w:p>
                    <w:pPr>
                      <w:spacing w:line="430" w:lineRule="exact" w:before="0"/>
                      <w:ind w:left="20" w:right="0" w:firstLine="0"/>
                      <w:jc w:val="left"/>
                      <w:rPr>
                        <w:rFonts w:ascii="Arial"/>
                        <w:b/>
                        <w:sz w:val="41"/>
                      </w:rPr>
                    </w:pPr>
                    <w:r>
                      <w:rPr>
                        <w:rFonts w:ascii="Arial"/>
                        <w:b/>
                        <w:color w:val="697D90"/>
                        <w:sz w:val="41"/>
                      </w:rPr>
                      <w:t>1.</w:t>
                    </w:r>
                    <w:r>
                      <w:rPr>
                        <w:rFonts w:ascii="Arial"/>
                        <w:b/>
                        <w:color w:val="697D90"/>
                        <w:spacing w:val="40"/>
                        <w:w w:val="150"/>
                        <w:sz w:val="41"/>
                      </w:rPr>
                      <w:t> </w:t>
                    </w:r>
                    <w:r>
                      <w:rPr>
                        <w:rFonts w:ascii="Arial"/>
                        <w:b/>
                        <w:color w:val="697D90"/>
                        <w:spacing w:val="-4"/>
                        <w:sz w:val="41"/>
                      </w:rPr>
                      <w:t>Introduction</w:t>
                    </w:r>
                  </w:p>
                </w:txbxContent>
              </v:textbox>
              <w10:wrap type="non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7456" behindDoc="1" locked="0" layoutInCell="1" allowOverlap="1" wp14:anchorId="077BB93C" wp14:editId="077BB93D">
              <wp:simplePos x="0" y="0"/>
              <wp:positionH relativeFrom="page">
                <wp:posOffset>540002</wp:posOffset>
              </wp:positionH>
              <wp:positionV relativeFrom="page">
                <wp:posOffset>284416</wp:posOffset>
              </wp:positionV>
              <wp:extent cx="64801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8902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27968" behindDoc="1" locked="0" layoutInCell="1" allowOverlap="1" wp14:anchorId="077BB93E" wp14:editId="077BB93F">
              <wp:simplePos x="0" y="0"/>
              <wp:positionH relativeFrom="page">
                <wp:posOffset>527302</wp:posOffset>
              </wp:positionH>
              <wp:positionV relativeFrom="page">
                <wp:posOffset>131523</wp:posOffset>
              </wp:positionV>
              <wp:extent cx="808990"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077BBAE3"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63.7pt;height:11pt;mso-position-horizontal-relative:page;mso-position-vertical-relative:page;z-index:-18688512" type="#_x0000_t202" id="docshape15" filled="false" stroked="false">
              <v:textbox inset="0,0,0,0">
                <w:txbxContent>
                  <w:p>
                    <w:pPr>
                      <w:spacing w:line="193" w:lineRule="exact" w:before="0"/>
                      <w:ind w:left="20" w:right="0" w:firstLine="0"/>
                      <w:jc w:val="left"/>
                      <w:rPr>
                        <w:sz w:val="18"/>
                      </w:rPr>
                    </w:pPr>
                    <w:r>
                      <w:rPr>
                        <w:color w:val="697D90"/>
                        <w:w w:val="110"/>
                        <w:sz w:val="18"/>
                      </w:rPr>
                      <w:t>1.</w:t>
                    </w:r>
                    <w:r>
                      <w:rPr>
                        <w:color w:val="697D90"/>
                        <w:spacing w:val="20"/>
                        <w:w w:val="110"/>
                        <w:sz w:val="18"/>
                      </w:rPr>
                      <w:t> </w:t>
                    </w:r>
                    <w:r>
                      <w:rPr>
                        <w:color w:val="697D90"/>
                        <w:spacing w:val="-2"/>
                        <w:w w:val="110"/>
                        <w:sz w:val="18"/>
                      </w:rPr>
                      <w:t>Introduction</w:t>
                    </w:r>
                  </w:p>
                </w:txbxContent>
              </v:textbox>
              <w10:wrap type="non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6432" behindDoc="1" locked="0" layoutInCell="1" allowOverlap="1" wp14:anchorId="077BB940" wp14:editId="077BB941">
              <wp:simplePos x="0" y="0"/>
              <wp:positionH relativeFrom="page">
                <wp:posOffset>540002</wp:posOffset>
              </wp:positionH>
              <wp:positionV relativeFrom="page">
                <wp:posOffset>284416</wp:posOffset>
              </wp:positionV>
              <wp:extent cx="648017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90048"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26944" behindDoc="1" locked="0" layoutInCell="1" allowOverlap="1" wp14:anchorId="077BB942" wp14:editId="077BB943">
              <wp:simplePos x="0" y="0"/>
              <wp:positionH relativeFrom="page">
                <wp:posOffset>6176936</wp:posOffset>
              </wp:positionH>
              <wp:positionV relativeFrom="page">
                <wp:posOffset>131523</wp:posOffset>
              </wp:positionV>
              <wp:extent cx="855980" cy="1397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39700"/>
                      </a:xfrm>
                      <a:prstGeom prst="rect">
                        <a:avLst/>
                      </a:prstGeom>
                    </wps:spPr>
                    <wps:txbx>
                      <w:txbxContent>
                        <w:p w14:paraId="077BBAE2" w14:textId="77777777" w:rsidR="00C220EB" w:rsidRDefault="00000000">
                          <w:pPr>
                            <w:spacing w:line="193"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6.372986pt;margin-top:10.356215pt;width:67.4pt;height:11pt;mso-position-horizontal-relative:page;mso-position-vertical-relative:page;z-index:-18689536" type="#_x0000_t202" id="docshape14" filled="false" stroked="false">
              <v:textbox inset="0,0,0,0">
                <w:txbxContent>
                  <w:p>
                    <w:pPr>
                      <w:spacing w:line="193" w:lineRule="exact" w:before="0"/>
                      <w:ind w:left="20" w:right="0" w:firstLine="0"/>
                      <w:jc w:val="left"/>
                      <w:rPr>
                        <w:sz w:val="18"/>
                      </w:rPr>
                    </w:pPr>
                    <w:r>
                      <w:rPr>
                        <w:color w:val="697D90"/>
                        <w:spacing w:val="-2"/>
                        <w:w w:val="105"/>
                        <w:sz w:val="18"/>
                      </w:rPr>
                      <w:t>1.1.</w:t>
                    </w:r>
                    <w:r>
                      <w:rPr>
                        <w:color w:val="697D90"/>
                        <w:spacing w:val="16"/>
                        <w:w w:val="105"/>
                        <w:sz w:val="18"/>
                      </w:rPr>
                      <w:t> </w:t>
                    </w:r>
                    <w:r>
                      <w:rPr>
                        <w:color w:val="697D90"/>
                        <w:spacing w:val="-2"/>
                        <w:w w:val="105"/>
                        <w:sz w:val="18"/>
                      </w:rPr>
                      <w:t>Background</w:t>
                    </w:r>
                  </w:p>
                </w:txbxContent>
              </v:textbox>
              <w10:wrap type="non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0528" behindDoc="1" locked="0" layoutInCell="1" allowOverlap="1" wp14:anchorId="077BB948" wp14:editId="077BB949">
              <wp:simplePos x="0" y="0"/>
              <wp:positionH relativeFrom="page">
                <wp:posOffset>540002</wp:posOffset>
              </wp:positionH>
              <wp:positionV relativeFrom="page">
                <wp:posOffset>284416</wp:posOffset>
              </wp:positionV>
              <wp:extent cx="648017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8595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31040" behindDoc="1" locked="0" layoutInCell="1" allowOverlap="1" wp14:anchorId="077BB94A" wp14:editId="077BB94B">
              <wp:simplePos x="0" y="0"/>
              <wp:positionH relativeFrom="page">
                <wp:posOffset>527302</wp:posOffset>
              </wp:positionH>
              <wp:positionV relativeFrom="page">
                <wp:posOffset>131523</wp:posOffset>
              </wp:positionV>
              <wp:extent cx="808990" cy="139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077BBAE7" w14:textId="77777777" w:rsidR="00C220EB" w:rsidRDefault="00000000">
                          <w:pPr>
                            <w:spacing w:line="193"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63.7pt;height:11pt;mso-position-horizontal-relative:page;mso-position-vertical-relative:page;z-index:-18685440" type="#_x0000_t202" id="docshape19" filled="false" stroked="false">
              <v:textbox inset="0,0,0,0">
                <w:txbxContent>
                  <w:p>
                    <w:pPr>
                      <w:spacing w:line="193" w:lineRule="exact" w:before="0"/>
                      <w:ind w:left="20" w:right="0" w:firstLine="0"/>
                      <w:jc w:val="left"/>
                      <w:rPr>
                        <w:sz w:val="18"/>
                      </w:rPr>
                    </w:pPr>
                    <w:r>
                      <w:rPr>
                        <w:color w:val="697D90"/>
                        <w:w w:val="110"/>
                        <w:sz w:val="18"/>
                      </w:rPr>
                      <w:t>1.</w:t>
                    </w:r>
                    <w:r>
                      <w:rPr>
                        <w:color w:val="697D90"/>
                        <w:spacing w:val="20"/>
                        <w:w w:val="110"/>
                        <w:sz w:val="18"/>
                      </w:rPr>
                      <w:t> </w:t>
                    </w:r>
                    <w:r>
                      <w:rPr>
                        <w:color w:val="697D90"/>
                        <w:spacing w:val="-2"/>
                        <w:w w:val="110"/>
                        <w:sz w:val="18"/>
                      </w:rPr>
                      <w:t>Introduction</w:t>
                    </w:r>
                  </w:p>
                </w:txbxContent>
              </v:textbox>
              <w10:wrap type="non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7"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29504" behindDoc="1" locked="0" layoutInCell="1" allowOverlap="1" wp14:anchorId="077BB94C" wp14:editId="077BB94D">
              <wp:simplePos x="0" y="0"/>
              <wp:positionH relativeFrom="page">
                <wp:posOffset>540002</wp:posOffset>
              </wp:positionH>
              <wp:positionV relativeFrom="page">
                <wp:posOffset>284416</wp:posOffset>
              </wp:positionV>
              <wp:extent cx="648017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8697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30016" behindDoc="1" locked="0" layoutInCell="1" allowOverlap="1" wp14:anchorId="077BB94E" wp14:editId="077BB94F">
              <wp:simplePos x="0" y="0"/>
              <wp:positionH relativeFrom="page">
                <wp:posOffset>6232969</wp:posOffset>
              </wp:positionH>
              <wp:positionV relativeFrom="page">
                <wp:posOffset>131523</wp:posOffset>
              </wp:positionV>
              <wp:extent cx="800100"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39700"/>
                      </a:xfrm>
                      <a:prstGeom prst="rect">
                        <a:avLst/>
                      </a:prstGeom>
                    </wps:spPr>
                    <wps:txbx>
                      <w:txbxContent>
                        <w:p w14:paraId="077BBAE6" w14:textId="77777777" w:rsidR="00C220EB" w:rsidRDefault="00000000">
                          <w:pPr>
                            <w:spacing w:line="193"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0.785004pt;margin-top:10.356215pt;width:63pt;height:11pt;mso-position-horizontal-relative:page;mso-position-vertical-relative:page;z-index:-18686464" type="#_x0000_t202" id="docshape18" filled="false" stroked="false">
              <v:textbox inset="0,0,0,0">
                <w:txbxContent>
                  <w:p>
                    <w:pPr>
                      <w:spacing w:line="193" w:lineRule="exact" w:before="0"/>
                      <w:ind w:left="20" w:right="0" w:firstLine="0"/>
                      <w:jc w:val="left"/>
                      <w:rPr>
                        <w:sz w:val="18"/>
                      </w:rPr>
                    </w:pPr>
                    <w:r>
                      <w:rPr>
                        <w:color w:val="697D90"/>
                        <w:w w:val="105"/>
                        <w:sz w:val="18"/>
                      </w:rPr>
                      <w:t>1.2.</w:t>
                    </w:r>
                    <w:r>
                      <w:rPr>
                        <w:color w:val="697D90"/>
                        <w:spacing w:val="24"/>
                        <w:w w:val="105"/>
                        <w:sz w:val="18"/>
                      </w:rPr>
                      <w:t> </w:t>
                    </w:r>
                    <w:r>
                      <w:rPr>
                        <w:color w:val="697D90"/>
                        <w:spacing w:val="-2"/>
                        <w:w w:val="105"/>
                        <w:sz w:val="18"/>
                      </w:rPr>
                      <w:t>Motivation</w:t>
                    </w:r>
                  </w:p>
                </w:txbxContent>
              </v:textbox>
              <w10:wrap type="non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2576" behindDoc="1" locked="0" layoutInCell="1" allowOverlap="1" wp14:anchorId="077BB954" wp14:editId="077BB955">
              <wp:simplePos x="0" y="0"/>
              <wp:positionH relativeFrom="page">
                <wp:posOffset>540002</wp:posOffset>
              </wp:positionH>
              <wp:positionV relativeFrom="page">
                <wp:posOffset>284416</wp:posOffset>
              </wp:positionV>
              <wp:extent cx="648017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8390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33088" behindDoc="1" locked="0" layoutInCell="1" allowOverlap="1" wp14:anchorId="077BB956" wp14:editId="077BB957">
              <wp:simplePos x="0" y="0"/>
              <wp:positionH relativeFrom="page">
                <wp:posOffset>5451576</wp:posOffset>
              </wp:positionH>
              <wp:positionV relativeFrom="page">
                <wp:posOffset>131523</wp:posOffset>
              </wp:positionV>
              <wp:extent cx="1581150" cy="1397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139700"/>
                      </a:xfrm>
                      <a:prstGeom prst="rect">
                        <a:avLst/>
                      </a:prstGeom>
                    </wps:spPr>
                    <wps:txbx>
                      <w:txbxContent>
                        <w:p w14:paraId="077BBAEA" w14:textId="77777777" w:rsidR="00C220EB" w:rsidRDefault="00000000">
                          <w:pPr>
                            <w:spacing w:line="193"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9.257996pt;margin-top:10.356215pt;width:124.5pt;height:11pt;mso-position-horizontal-relative:page;mso-position-vertical-relative:page;z-index:-18683392" type="#_x0000_t202" id="docshape22" filled="false" stroked="false">
              <v:textbox inset="0,0,0,0">
                <w:txbxContent>
                  <w:p>
                    <w:pPr>
                      <w:spacing w:line="193" w:lineRule="exact" w:before="0"/>
                      <w:ind w:left="20" w:right="0" w:firstLine="0"/>
                      <w:jc w:val="left"/>
                      <w:rPr>
                        <w:sz w:val="18"/>
                      </w:rPr>
                    </w:pPr>
                    <w:r>
                      <w:rPr>
                        <w:color w:val="697D90"/>
                        <w:w w:val="110"/>
                        <w:sz w:val="18"/>
                      </w:rPr>
                      <w:t>1.6.</w:t>
                    </w:r>
                    <w:r>
                      <w:rPr>
                        <w:color w:val="697D90"/>
                        <w:spacing w:val="33"/>
                        <w:w w:val="110"/>
                        <w:sz w:val="18"/>
                      </w:rPr>
                      <w:t> </w:t>
                    </w:r>
                    <w:r>
                      <w:rPr>
                        <w:color w:val="697D90"/>
                        <w:w w:val="110"/>
                        <w:sz w:val="18"/>
                      </w:rPr>
                      <w:t>Structure</w:t>
                    </w:r>
                    <w:r>
                      <w:rPr>
                        <w:color w:val="697D90"/>
                        <w:spacing w:val="-11"/>
                        <w:w w:val="110"/>
                        <w:sz w:val="18"/>
                      </w:rPr>
                      <w:t> </w:t>
                    </w:r>
                    <w:r>
                      <w:rPr>
                        <w:color w:val="697D90"/>
                        <w:w w:val="110"/>
                        <w:sz w:val="18"/>
                      </w:rPr>
                      <w:t>of</w:t>
                    </w:r>
                    <w:r>
                      <w:rPr>
                        <w:color w:val="697D90"/>
                        <w:spacing w:val="-11"/>
                        <w:w w:val="110"/>
                        <w:sz w:val="18"/>
                      </w:rPr>
                      <w:t> </w:t>
                    </w:r>
                    <w:r>
                      <w:rPr>
                        <w:color w:val="697D90"/>
                        <w:w w:val="110"/>
                        <w:sz w:val="18"/>
                      </w:rPr>
                      <w:t>the</w:t>
                    </w:r>
                    <w:r>
                      <w:rPr>
                        <w:color w:val="697D90"/>
                        <w:spacing w:val="-12"/>
                        <w:w w:val="110"/>
                        <w:sz w:val="18"/>
                      </w:rPr>
                      <w:t> </w:t>
                    </w:r>
                    <w:r>
                      <w:rPr>
                        <w:color w:val="697D90"/>
                        <w:spacing w:val="-2"/>
                        <w:w w:val="110"/>
                        <w:sz w:val="18"/>
                      </w:rPr>
                      <w:t>document</w:t>
                    </w:r>
                  </w:p>
                </w:txbxContent>
              </v:textbox>
              <w10:wrap type="non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C" w14:textId="77777777" w:rsidR="00C220EB" w:rsidRDefault="00C220EB">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AE" w14:textId="77777777" w:rsidR="00C220EB" w:rsidRDefault="00C220EB">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1"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5136" behindDoc="1" locked="0" layoutInCell="1" allowOverlap="1" wp14:anchorId="077BB95E" wp14:editId="077BB95F">
              <wp:simplePos x="0" y="0"/>
              <wp:positionH relativeFrom="page">
                <wp:posOffset>540002</wp:posOffset>
              </wp:positionH>
              <wp:positionV relativeFrom="page">
                <wp:posOffset>284416</wp:posOffset>
              </wp:positionV>
              <wp:extent cx="64801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8134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35648" behindDoc="1" locked="0" layoutInCell="1" allowOverlap="1" wp14:anchorId="077BB960" wp14:editId="077BB961">
              <wp:simplePos x="0" y="0"/>
              <wp:positionH relativeFrom="page">
                <wp:posOffset>527302</wp:posOffset>
              </wp:positionH>
              <wp:positionV relativeFrom="page">
                <wp:posOffset>131523</wp:posOffset>
              </wp:positionV>
              <wp:extent cx="1225550" cy="1397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EE"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96.5pt;height:11pt;mso-position-horizontal-relative:page;mso-position-vertical-relative:page;z-index:-18680832" type="#_x0000_t202" id="docshape26" filled="false" stroked="false">
              <v:textbox inset="0,0,0,0">
                <w:txbxContent>
                  <w:p>
                    <w:pPr>
                      <w:spacing w:line="193" w:lineRule="exact" w:before="0"/>
                      <w:ind w:left="20" w:right="0" w:firstLine="0"/>
                      <w:jc w:val="left"/>
                      <w:rPr>
                        <w:sz w:val="18"/>
                      </w:rPr>
                    </w:pPr>
                    <w:r>
                      <w:rPr>
                        <w:color w:val="697D90"/>
                        <w:w w:val="110"/>
                        <w:sz w:val="18"/>
                      </w:rPr>
                      <w:t>2.</w:t>
                    </w:r>
                    <w:r>
                      <w:rPr>
                        <w:color w:val="697D90"/>
                        <w:spacing w:val="35"/>
                        <w:w w:val="110"/>
                        <w:sz w:val="18"/>
                      </w:rPr>
                      <w:t> </w:t>
                    </w:r>
                    <w:r>
                      <w:rPr>
                        <w:color w:val="697D90"/>
                        <w:w w:val="110"/>
                        <w:sz w:val="18"/>
                      </w:rPr>
                      <w:t>Project</w:t>
                    </w:r>
                    <w:r>
                      <w:rPr>
                        <w:color w:val="697D90"/>
                        <w:spacing w:val="-10"/>
                        <w:w w:val="110"/>
                        <w:sz w:val="18"/>
                      </w:rPr>
                      <w:t> </w:t>
                    </w:r>
                    <w:r>
                      <w:rPr>
                        <w:color w:val="697D90"/>
                        <w:spacing w:val="-2"/>
                        <w:w w:val="110"/>
                        <w:sz w:val="18"/>
                      </w:rPr>
                      <w:t>management</w:t>
                    </w:r>
                  </w:p>
                </w:txbxContent>
              </v:textbox>
              <w10:wrap type="non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6160" behindDoc="1" locked="0" layoutInCell="1" allowOverlap="1" wp14:anchorId="077BB962" wp14:editId="077BB963">
              <wp:simplePos x="0" y="0"/>
              <wp:positionH relativeFrom="page">
                <wp:posOffset>540002</wp:posOffset>
              </wp:positionH>
              <wp:positionV relativeFrom="page">
                <wp:posOffset>284416</wp:posOffset>
              </wp:positionV>
              <wp:extent cx="648017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8032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36672" behindDoc="1" locked="0" layoutInCell="1" allowOverlap="1" wp14:anchorId="077BB964" wp14:editId="077BB965">
              <wp:simplePos x="0" y="0"/>
              <wp:positionH relativeFrom="page">
                <wp:posOffset>5820409</wp:posOffset>
              </wp:positionH>
              <wp:positionV relativeFrom="page">
                <wp:posOffset>131523</wp:posOffset>
              </wp:positionV>
              <wp:extent cx="1212850" cy="1397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0" cy="139700"/>
                      </a:xfrm>
                      <a:prstGeom prst="rect">
                        <a:avLst/>
                      </a:prstGeom>
                    </wps:spPr>
                    <wps:txbx>
                      <w:txbxContent>
                        <w:p w14:paraId="077BBAEF" w14:textId="77777777" w:rsidR="00C220EB" w:rsidRDefault="00000000">
                          <w:pPr>
                            <w:spacing w:line="193"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8.299988pt;margin-top:10.356215pt;width:95.5pt;height:11pt;mso-position-horizontal-relative:page;mso-position-vertical-relative:page;z-index:-18679808" type="#_x0000_t202" id="docshape27" filled="false" stroked="false">
              <v:textbox inset="0,0,0,0">
                <w:txbxContent>
                  <w:p>
                    <w:pPr>
                      <w:spacing w:line="193" w:lineRule="exact" w:before="0"/>
                      <w:ind w:left="20" w:right="0" w:firstLine="0"/>
                      <w:jc w:val="left"/>
                      <w:rPr>
                        <w:sz w:val="18"/>
                      </w:rPr>
                    </w:pPr>
                    <w:r>
                      <w:rPr>
                        <w:color w:val="697D90"/>
                        <w:spacing w:val="-4"/>
                        <w:w w:val="110"/>
                        <w:sz w:val="18"/>
                      </w:rPr>
                      <w:t>2.1.</w:t>
                    </w:r>
                    <w:r>
                      <w:rPr>
                        <w:color w:val="697D90"/>
                        <w:spacing w:val="21"/>
                        <w:w w:val="110"/>
                        <w:sz w:val="18"/>
                      </w:rPr>
                      <w:t> </w:t>
                    </w:r>
                    <w:r>
                      <w:rPr>
                        <w:color w:val="697D90"/>
                        <w:spacing w:val="-4"/>
                        <w:w w:val="110"/>
                        <w:sz w:val="18"/>
                      </w:rPr>
                      <w:t>Team</w:t>
                    </w:r>
                    <w:r>
                      <w:rPr>
                        <w:color w:val="697D90"/>
                        <w:spacing w:val="-8"/>
                        <w:w w:val="110"/>
                        <w:sz w:val="18"/>
                      </w:rPr>
                      <w:t> </w:t>
                    </w:r>
                    <w:r>
                      <w:rPr>
                        <w:color w:val="697D90"/>
                        <w:spacing w:val="-4"/>
                        <w:w w:val="110"/>
                        <w:sz w:val="18"/>
                      </w:rPr>
                      <w:t>constellation</w:t>
                    </w:r>
                  </w:p>
                </w:txbxContent>
              </v:textbox>
              <w10:wrap type="non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5"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9232" behindDoc="1" locked="0" layoutInCell="1" allowOverlap="1" wp14:anchorId="077BB96A" wp14:editId="077BB96B">
              <wp:simplePos x="0" y="0"/>
              <wp:positionH relativeFrom="page">
                <wp:posOffset>540002</wp:posOffset>
              </wp:positionH>
              <wp:positionV relativeFrom="page">
                <wp:posOffset>284416</wp:posOffset>
              </wp:positionV>
              <wp:extent cx="648017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77248"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39744" behindDoc="1" locked="0" layoutInCell="1" allowOverlap="1" wp14:anchorId="077BB96C" wp14:editId="077BB96D">
              <wp:simplePos x="0" y="0"/>
              <wp:positionH relativeFrom="page">
                <wp:posOffset>527302</wp:posOffset>
              </wp:positionH>
              <wp:positionV relativeFrom="page">
                <wp:posOffset>131523</wp:posOffset>
              </wp:positionV>
              <wp:extent cx="1225550"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3"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96.5pt;height:11pt;mso-position-horizontal-relative:page;mso-position-vertical-relative:page;z-index:-18676736" type="#_x0000_t202" id="docshape31" filled="false" stroked="false">
              <v:textbox inset="0,0,0,0">
                <w:txbxContent>
                  <w:p>
                    <w:pPr>
                      <w:spacing w:line="193" w:lineRule="exact" w:before="0"/>
                      <w:ind w:left="20" w:right="0" w:firstLine="0"/>
                      <w:jc w:val="left"/>
                      <w:rPr>
                        <w:sz w:val="18"/>
                      </w:rPr>
                    </w:pPr>
                    <w:r>
                      <w:rPr>
                        <w:color w:val="697D90"/>
                        <w:w w:val="110"/>
                        <w:sz w:val="18"/>
                      </w:rPr>
                      <w:t>2.</w:t>
                    </w:r>
                    <w:r>
                      <w:rPr>
                        <w:color w:val="697D90"/>
                        <w:spacing w:val="35"/>
                        <w:w w:val="110"/>
                        <w:sz w:val="18"/>
                      </w:rPr>
                      <w:t> </w:t>
                    </w:r>
                    <w:r>
                      <w:rPr>
                        <w:color w:val="697D90"/>
                        <w:w w:val="110"/>
                        <w:sz w:val="18"/>
                      </w:rPr>
                      <w:t>Project</w:t>
                    </w:r>
                    <w:r>
                      <w:rPr>
                        <w:color w:val="697D90"/>
                        <w:spacing w:val="-10"/>
                        <w:w w:val="110"/>
                        <w:sz w:val="18"/>
                      </w:rPr>
                      <w:t> </w:t>
                    </w:r>
                    <w:r>
                      <w:rPr>
                        <w:color w:val="697D90"/>
                        <w:spacing w:val="-2"/>
                        <w:w w:val="110"/>
                        <w:sz w:val="18"/>
                      </w:rPr>
                      <w:t>management</w:t>
                    </w:r>
                  </w:p>
                </w:txbxContent>
              </v:textbox>
              <w10:wrap type="non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38208" behindDoc="1" locked="0" layoutInCell="1" allowOverlap="1" wp14:anchorId="077BB96E" wp14:editId="077BB96F">
              <wp:simplePos x="0" y="0"/>
              <wp:positionH relativeFrom="page">
                <wp:posOffset>540002</wp:posOffset>
              </wp:positionH>
              <wp:positionV relativeFrom="page">
                <wp:posOffset>284416</wp:posOffset>
              </wp:positionV>
              <wp:extent cx="648017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7827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38720" behindDoc="1" locked="0" layoutInCell="1" allowOverlap="1" wp14:anchorId="077BB970" wp14:editId="077BB971">
              <wp:simplePos x="0" y="0"/>
              <wp:positionH relativeFrom="page">
                <wp:posOffset>4941874</wp:posOffset>
              </wp:positionH>
              <wp:positionV relativeFrom="page">
                <wp:posOffset>131523</wp:posOffset>
              </wp:positionV>
              <wp:extent cx="2091055" cy="139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39700"/>
                      </a:xfrm>
                      <a:prstGeom prst="rect">
                        <a:avLst/>
                      </a:prstGeom>
                    </wps:spPr>
                    <wps:txbx>
                      <w:txbxContent>
                        <w:p w14:paraId="077BBAF2" w14:textId="77777777" w:rsidR="00C220EB" w:rsidRDefault="00000000">
                          <w:pPr>
                            <w:spacing w:line="193"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89.123993pt;margin-top:10.356215pt;width:164.65pt;height:11pt;mso-position-horizontal-relative:page;mso-position-vertical-relative:page;z-index:-18677760" type="#_x0000_t202" id="docshape30" filled="false" stroked="false">
              <v:textbox inset="0,0,0,0">
                <w:txbxContent>
                  <w:p>
                    <w:pPr>
                      <w:spacing w:line="193" w:lineRule="exact" w:before="0"/>
                      <w:ind w:left="20" w:right="0" w:firstLine="0"/>
                      <w:jc w:val="left"/>
                      <w:rPr>
                        <w:sz w:val="18"/>
                      </w:rPr>
                    </w:pPr>
                    <w:r>
                      <w:rPr>
                        <w:color w:val="697D90"/>
                        <w:w w:val="110"/>
                        <w:sz w:val="18"/>
                      </w:rPr>
                      <w:t>2.2.</w:t>
                    </w:r>
                    <w:r>
                      <w:rPr>
                        <w:color w:val="697D90"/>
                        <w:spacing w:val="48"/>
                        <w:w w:val="110"/>
                        <w:sz w:val="18"/>
                      </w:rPr>
                      <w:t> </w:t>
                    </w:r>
                    <w:r>
                      <w:rPr>
                        <w:color w:val="697D90"/>
                        <w:w w:val="110"/>
                        <w:sz w:val="18"/>
                      </w:rPr>
                      <w:t>Project</w:t>
                    </w:r>
                    <w:r>
                      <w:rPr>
                        <w:color w:val="697D90"/>
                        <w:spacing w:val="-4"/>
                        <w:w w:val="110"/>
                        <w:sz w:val="18"/>
                      </w:rPr>
                      <w:t> </w:t>
                    </w:r>
                    <w:r>
                      <w:rPr>
                        <w:color w:val="697D90"/>
                        <w:w w:val="110"/>
                        <w:sz w:val="18"/>
                      </w:rPr>
                      <w:t>management</w:t>
                    </w:r>
                    <w:r>
                      <w:rPr>
                        <w:color w:val="697D90"/>
                        <w:spacing w:val="-5"/>
                        <w:w w:val="110"/>
                        <w:sz w:val="18"/>
                      </w:rPr>
                      <w:t> </w:t>
                    </w:r>
                    <w:r>
                      <w:rPr>
                        <w:color w:val="697D90"/>
                        <w:spacing w:val="-2"/>
                        <w:w w:val="110"/>
                        <w:sz w:val="18"/>
                      </w:rPr>
                      <w:t>methodologies</w:t>
                    </w:r>
                  </w:p>
                </w:txbxContent>
              </v:textbox>
              <w10:wrap type="non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9"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2304" behindDoc="1" locked="0" layoutInCell="1" allowOverlap="1" wp14:anchorId="077BB976" wp14:editId="077BB977">
              <wp:simplePos x="0" y="0"/>
              <wp:positionH relativeFrom="page">
                <wp:posOffset>540002</wp:posOffset>
              </wp:positionH>
              <wp:positionV relativeFrom="page">
                <wp:posOffset>284416</wp:posOffset>
              </wp:positionV>
              <wp:extent cx="648017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7417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42816" behindDoc="1" locked="0" layoutInCell="1" allowOverlap="1" wp14:anchorId="077BB978" wp14:editId="077BB979">
              <wp:simplePos x="0" y="0"/>
              <wp:positionH relativeFrom="page">
                <wp:posOffset>527302</wp:posOffset>
              </wp:positionH>
              <wp:positionV relativeFrom="page">
                <wp:posOffset>131523</wp:posOffset>
              </wp:positionV>
              <wp:extent cx="1225550" cy="1397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7"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96.5pt;height:11pt;mso-position-horizontal-relative:page;mso-position-vertical-relative:page;z-index:-18673664" type="#_x0000_t202" id="docshape35" filled="false" stroked="false">
              <v:textbox inset="0,0,0,0">
                <w:txbxContent>
                  <w:p>
                    <w:pPr>
                      <w:spacing w:line="193" w:lineRule="exact" w:before="0"/>
                      <w:ind w:left="20" w:right="0" w:firstLine="0"/>
                      <w:jc w:val="left"/>
                      <w:rPr>
                        <w:sz w:val="18"/>
                      </w:rPr>
                    </w:pPr>
                    <w:r>
                      <w:rPr>
                        <w:color w:val="697D90"/>
                        <w:w w:val="110"/>
                        <w:sz w:val="18"/>
                      </w:rPr>
                      <w:t>2.</w:t>
                    </w:r>
                    <w:r>
                      <w:rPr>
                        <w:color w:val="697D90"/>
                        <w:spacing w:val="35"/>
                        <w:w w:val="110"/>
                        <w:sz w:val="18"/>
                      </w:rPr>
                      <w:t> </w:t>
                    </w:r>
                    <w:r>
                      <w:rPr>
                        <w:color w:val="697D90"/>
                        <w:w w:val="110"/>
                        <w:sz w:val="18"/>
                      </w:rPr>
                      <w:t>Project</w:t>
                    </w:r>
                    <w:r>
                      <w:rPr>
                        <w:color w:val="697D90"/>
                        <w:spacing w:val="-10"/>
                        <w:w w:val="110"/>
                        <w:sz w:val="18"/>
                      </w:rPr>
                      <w:t> </w:t>
                    </w:r>
                    <w:r>
                      <w:rPr>
                        <w:color w:val="697D90"/>
                        <w:spacing w:val="-2"/>
                        <w:w w:val="110"/>
                        <w:sz w:val="18"/>
                      </w:rPr>
                      <w:t>management</w:t>
                    </w:r>
                  </w:p>
                </w:txbxContent>
              </v:textbox>
              <w10:wrap type="non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1280" behindDoc="1" locked="0" layoutInCell="1" allowOverlap="1" wp14:anchorId="077BB97A" wp14:editId="077BB97B">
              <wp:simplePos x="0" y="0"/>
              <wp:positionH relativeFrom="page">
                <wp:posOffset>540002</wp:posOffset>
              </wp:positionH>
              <wp:positionV relativeFrom="page">
                <wp:posOffset>284416</wp:posOffset>
              </wp:positionV>
              <wp:extent cx="648017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7520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41792" behindDoc="1" locked="0" layoutInCell="1" allowOverlap="1" wp14:anchorId="077BB97C" wp14:editId="077BB97D">
              <wp:simplePos x="0" y="0"/>
              <wp:positionH relativeFrom="page">
                <wp:posOffset>4688738</wp:posOffset>
              </wp:positionH>
              <wp:positionV relativeFrom="page">
                <wp:posOffset>131523</wp:posOffset>
              </wp:positionV>
              <wp:extent cx="2344420" cy="1397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39700"/>
                      </a:xfrm>
                      <a:prstGeom prst="rect">
                        <a:avLst/>
                      </a:prstGeom>
                    </wps:spPr>
                    <wps:txbx>
                      <w:txbxContent>
                        <w:p w14:paraId="077BBAF6" w14:textId="77777777" w:rsidR="00C220EB" w:rsidRDefault="00000000">
                          <w:pPr>
                            <w:spacing w:line="193"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9.191986pt;margin-top:10.356215pt;width:184.6pt;height:11pt;mso-position-horizontal-relative:page;mso-position-vertical-relative:page;z-index:-18674688" type="#_x0000_t202" id="docshape34" filled="false" stroked="false">
              <v:textbox inset="0,0,0,0">
                <w:txbxContent>
                  <w:p>
                    <w:pPr>
                      <w:spacing w:line="193" w:lineRule="exact" w:before="0"/>
                      <w:ind w:left="20" w:right="0" w:firstLine="0"/>
                      <w:jc w:val="left"/>
                      <w:rPr>
                        <w:sz w:val="18"/>
                      </w:rPr>
                    </w:pPr>
                    <w:r>
                      <w:rPr>
                        <w:color w:val="697D90"/>
                        <w:w w:val="110"/>
                        <w:sz w:val="18"/>
                      </w:rPr>
                      <w:t>2.3.</w:t>
                    </w:r>
                    <w:r>
                      <w:rPr>
                        <w:color w:val="697D90"/>
                        <w:spacing w:val="40"/>
                        <w:w w:val="110"/>
                        <w:sz w:val="18"/>
                      </w:rPr>
                      <w:t> </w:t>
                    </w:r>
                    <w:r>
                      <w:rPr>
                        <w:color w:val="697D90"/>
                        <w:w w:val="110"/>
                        <w:sz w:val="18"/>
                      </w:rPr>
                      <w:t>Tools</w:t>
                    </w:r>
                    <w:r>
                      <w:rPr>
                        <w:color w:val="697D90"/>
                        <w:spacing w:val="-9"/>
                        <w:w w:val="110"/>
                        <w:sz w:val="18"/>
                      </w:rPr>
                      <w:t> </w:t>
                    </w:r>
                    <w:r>
                      <w:rPr>
                        <w:color w:val="697D90"/>
                        <w:w w:val="110"/>
                        <w:sz w:val="18"/>
                      </w:rPr>
                      <w:t>to</w:t>
                    </w:r>
                    <w:r>
                      <w:rPr>
                        <w:color w:val="697D90"/>
                        <w:spacing w:val="-8"/>
                        <w:w w:val="110"/>
                        <w:sz w:val="18"/>
                      </w:rPr>
                      <w:t> </w:t>
                    </w:r>
                    <w:r>
                      <w:rPr>
                        <w:color w:val="697D90"/>
                        <w:w w:val="110"/>
                        <w:sz w:val="18"/>
                      </w:rPr>
                      <w:t>support</w:t>
                    </w:r>
                    <w:r>
                      <w:rPr>
                        <w:color w:val="697D90"/>
                        <w:spacing w:val="-8"/>
                        <w:w w:val="110"/>
                        <w:sz w:val="18"/>
                      </w:rPr>
                      <w:t> </w:t>
                    </w:r>
                    <w:r>
                      <w:rPr>
                        <w:color w:val="697D90"/>
                        <w:w w:val="110"/>
                        <w:sz w:val="18"/>
                      </w:rPr>
                      <w:t>the</w:t>
                    </w:r>
                    <w:r>
                      <w:rPr>
                        <w:color w:val="697D90"/>
                        <w:spacing w:val="-8"/>
                        <w:w w:val="110"/>
                        <w:sz w:val="18"/>
                      </w:rPr>
                      <w:t> </w:t>
                    </w:r>
                    <w:r>
                      <w:rPr>
                        <w:color w:val="697D90"/>
                        <w:w w:val="110"/>
                        <w:sz w:val="18"/>
                      </w:rPr>
                      <w:t>project</w:t>
                    </w:r>
                    <w:r>
                      <w:rPr>
                        <w:color w:val="697D90"/>
                        <w:spacing w:val="-8"/>
                        <w:w w:val="110"/>
                        <w:sz w:val="18"/>
                      </w:rPr>
                      <w:t> </w:t>
                    </w:r>
                    <w:r>
                      <w:rPr>
                        <w:color w:val="697D90"/>
                        <w:spacing w:val="-2"/>
                        <w:w w:val="110"/>
                        <w:sz w:val="18"/>
                      </w:rPr>
                      <w:t>management</w:t>
                    </w:r>
                  </w:p>
                </w:txbxContent>
              </v:textbox>
              <w10:wrap type="non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D"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5376" behindDoc="1" locked="0" layoutInCell="1" allowOverlap="1" wp14:anchorId="077BB982" wp14:editId="077BB983">
              <wp:simplePos x="0" y="0"/>
              <wp:positionH relativeFrom="page">
                <wp:posOffset>540002</wp:posOffset>
              </wp:positionH>
              <wp:positionV relativeFrom="page">
                <wp:posOffset>284416</wp:posOffset>
              </wp:positionV>
              <wp:extent cx="648017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7110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45888" behindDoc="1" locked="0" layoutInCell="1" allowOverlap="1" wp14:anchorId="077BB984" wp14:editId="077BB985">
              <wp:simplePos x="0" y="0"/>
              <wp:positionH relativeFrom="page">
                <wp:posOffset>527302</wp:posOffset>
              </wp:positionH>
              <wp:positionV relativeFrom="page">
                <wp:posOffset>131523</wp:posOffset>
              </wp:positionV>
              <wp:extent cx="1225550" cy="1397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B"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96.5pt;height:11pt;mso-position-horizontal-relative:page;mso-position-vertical-relative:page;z-index:-18670592" type="#_x0000_t202" id="docshape39" filled="false" stroked="false">
              <v:textbox inset="0,0,0,0">
                <w:txbxContent>
                  <w:p>
                    <w:pPr>
                      <w:spacing w:line="193" w:lineRule="exact" w:before="0"/>
                      <w:ind w:left="20" w:right="0" w:firstLine="0"/>
                      <w:jc w:val="left"/>
                      <w:rPr>
                        <w:sz w:val="18"/>
                      </w:rPr>
                    </w:pPr>
                    <w:r>
                      <w:rPr>
                        <w:color w:val="697D90"/>
                        <w:w w:val="110"/>
                        <w:sz w:val="18"/>
                      </w:rPr>
                      <w:t>2.</w:t>
                    </w:r>
                    <w:r>
                      <w:rPr>
                        <w:color w:val="697D90"/>
                        <w:spacing w:val="35"/>
                        <w:w w:val="110"/>
                        <w:sz w:val="18"/>
                      </w:rPr>
                      <w:t> </w:t>
                    </w:r>
                    <w:r>
                      <w:rPr>
                        <w:color w:val="697D90"/>
                        <w:w w:val="110"/>
                        <w:sz w:val="18"/>
                      </w:rPr>
                      <w:t>Project</w:t>
                    </w:r>
                    <w:r>
                      <w:rPr>
                        <w:color w:val="697D90"/>
                        <w:spacing w:val="-10"/>
                        <w:w w:val="110"/>
                        <w:sz w:val="18"/>
                      </w:rPr>
                      <w:t> </w:t>
                    </w:r>
                    <w:r>
                      <w:rPr>
                        <w:color w:val="697D90"/>
                        <w:spacing w:val="-2"/>
                        <w:w w:val="110"/>
                        <w:sz w:val="18"/>
                      </w:rPr>
                      <w:t>management</w:t>
                    </w:r>
                  </w:p>
                </w:txbxContent>
              </v:textbox>
              <w10:wrap type="non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B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4352" behindDoc="1" locked="0" layoutInCell="1" allowOverlap="1" wp14:anchorId="077BB986" wp14:editId="077BB987">
              <wp:simplePos x="0" y="0"/>
              <wp:positionH relativeFrom="page">
                <wp:posOffset>540002</wp:posOffset>
              </wp:positionH>
              <wp:positionV relativeFrom="page">
                <wp:posOffset>284416</wp:posOffset>
              </wp:positionV>
              <wp:extent cx="6480175"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72128"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44864" behindDoc="1" locked="0" layoutInCell="1" allowOverlap="1" wp14:anchorId="077BB988" wp14:editId="077BB989">
              <wp:simplePos x="0" y="0"/>
              <wp:positionH relativeFrom="page">
                <wp:posOffset>6095974</wp:posOffset>
              </wp:positionH>
              <wp:positionV relativeFrom="page">
                <wp:posOffset>131523</wp:posOffset>
              </wp:positionV>
              <wp:extent cx="937260" cy="1397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39700"/>
                      </a:xfrm>
                      <a:prstGeom prst="rect">
                        <a:avLst/>
                      </a:prstGeom>
                    </wps:spPr>
                    <wps:txbx>
                      <w:txbxContent>
                        <w:p w14:paraId="077BBAFA" w14:textId="77777777" w:rsidR="00C220EB" w:rsidRDefault="00000000">
                          <w:pPr>
                            <w:spacing w:line="193"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9.997986pt;margin-top:10.356215pt;width:73.8pt;height:11pt;mso-position-horizontal-relative:page;mso-position-vertical-relative:page;z-index:-18671616" type="#_x0000_t202" id="docshape38" filled="false" stroked="false">
              <v:textbox inset="0,0,0,0">
                <w:txbxContent>
                  <w:p>
                    <w:pPr>
                      <w:spacing w:line="193" w:lineRule="exact" w:before="0"/>
                      <w:ind w:left="20" w:right="0" w:firstLine="0"/>
                      <w:jc w:val="left"/>
                      <w:rPr>
                        <w:sz w:val="18"/>
                      </w:rPr>
                    </w:pPr>
                    <w:r>
                      <w:rPr>
                        <w:color w:val="697D90"/>
                        <w:w w:val="110"/>
                        <w:sz w:val="18"/>
                      </w:rPr>
                      <w:t>2.4.</w:t>
                    </w:r>
                    <w:r>
                      <w:rPr>
                        <w:color w:val="697D90"/>
                        <w:spacing w:val="9"/>
                        <w:w w:val="110"/>
                        <w:sz w:val="18"/>
                      </w:rPr>
                      <w:t> </w:t>
                    </w:r>
                    <w:r>
                      <w:rPr>
                        <w:color w:val="697D90"/>
                        <w:spacing w:val="-2"/>
                        <w:w w:val="110"/>
                        <w:sz w:val="18"/>
                      </w:rPr>
                      <w:t>Timetracking</w:t>
                    </w:r>
                  </w:p>
                </w:txbxContent>
              </v:textbox>
              <w10:wrap type="non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1"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8448" behindDoc="1" locked="0" layoutInCell="1" allowOverlap="1" wp14:anchorId="077BB98E" wp14:editId="077BB98F">
              <wp:simplePos x="0" y="0"/>
              <wp:positionH relativeFrom="page">
                <wp:posOffset>540002</wp:posOffset>
              </wp:positionH>
              <wp:positionV relativeFrom="page">
                <wp:posOffset>284416</wp:posOffset>
              </wp:positionV>
              <wp:extent cx="6480175"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6803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48960" behindDoc="1" locked="0" layoutInCell="1" allowOverlap="1" wp14:anchorId="077BB990" wp14:editId="077BB991">
              <wp:simplePos x="0" y="0"/>
              <wp:positionH relativeFrom="page">
                <wp:posOffset>527302</wp:posOffset>
              </wp:positionH>
              <wp:positionV relativeFrom="page">
                <wp:posOffset>131523</wp:posOffset>
              </wp:positionV>
              <wp:extent cx="1225550" cy="1397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77BBAFF" w14:textId="77777777" w:rsidR="00C220EB" w:rsidRDefault="00000000">
                          <w:pPr>
                            <w:spacing w:line="193"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96.5pt;height:11pt;mso-position-horizontal-relative:page;mso-position-vertical-relative:page;z-index:-18667520" type="#_x0000_t202" id="docshape47" filled="false" stroked="false">
              <v:textbox inset="0,0,0,0">
                <w:txbxContent>
                  <w:p>
                    <w:pPr>
                      <w:spacing w:line="193" w:lineRule="exact" w:before="0"/>
                      <w:ind w:left="20" w:right="0" w:firstLine="0"/>
                      <w:jc w:val="left"/>
                      <w:rPr>
                        <w:sz w:val="18"/>
                      </w:rPr>
                    </w:pPr>
                    <w:r>
                      <w:rPr>
                        <w:color w:val="697D90"/>
                        <w:w w:val="110"/>
                        <w:sz w:val="18"/>
                      </w:rPr>
                      <w:t>2.</w:t>
                    </w:r>
                    <w:r>
                      <w:rPr>
                        <w:color w:val="697D90"/>
                        <w:spacing w:val="35"/>
                        <w:w w:val="110"/>
                        <w:sz w:val="18"/>
                      </w:rPr>
                      <w:t> </w:t>
                    </w:r>
                    <w:r>
                      <w:rPr>
                        <w:color w:val="697D90"/>
                        <w:w w:val="110"/>
                        <w:sz w:val="18"/>
                      </w:rPr>
                      <w:t>Project</w:t>
                    </w:r>
                    <w:r>
                      <w:rPr>
                        <w:color w:val="697D90"/>
                        <w:spacing w:val="-10"/>
                        <w:w w:val="110"/>
                        <w:sz w:val="18"/>
                      </w:rPr>
                      <w:t> </w:t>
                    </w:r>
                    <w:r>
                      <w:rPr>
                        <w:color w:val="697D90"/>
                        <w:spacing w:val="-2"/>
                        <w:w w:val="110"/>
                        <w:sz w:val="18"/>
                      </w:rPr>
                      <w:t>management</w:t>
                    </w:r>
                  </w:p>
                </w:txbxContent>
              </v:textbox>
              <w10:wrap type="non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47424" behindDoc="1" locked="0" layoutInCell="1" allowOverlap="1" wp14:anchorId="077BB992" wp14:editId="077BB993">
              <wp:simplePos x="0" y="0"/>
              <wp:positionH relativeFrom="page">
                <wp:posOffset>540002</wp:posOffset>
              </wp:positionH>
              <wp:positionV relativeFrom="page">
                <wp:posOffset>284416</wp:posOffset>
              </wp:positionV>
              <wp:extent cx="6480175"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6905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47936" behindDoc="1" locked="0" layoutInCell="1" allowOverlap="1" wp14:anchorId="077BB994" wp14:editId="077BB995">
              <wp:simplePos x="0" y="0"/>
              <wp:positionH relativeFrom="page">
                <wp:posOffset>5862192</wp:posOffset>
              </wp:positionH>
              <wp:positionV relativeFrom="page">
                <wp:posOffset>131523</wp:posOffset>
              </wp:positionV>
              <wp:extent cx="1170940" cy="1397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39700"/>
                      </a:xfrm>
                      <a:prstGeom prst="rect">
                        <a:avLst/>
                      </a:prstGeom>
                    </wps:spPr>
                    <wps:txbx>
                      <w:txbxContent>
                        <w:p w14:paraId="077BBAFE" w14:textId="77777777" w:rsidR="00C220EB" w:rsidRDefault="00000000">
                          <w:pPr>
                            <w:spacing w:line="193" w:lineRule="exact"/>
                            <w:ind w:left="20"/>
                            <w:rPr>
                              <w:sz w:val="18"/>
                            </w:rPr>
                          </w:pPr>
                          <w:r>
                            <w:rPr>
                              <w:color w:val="697D90"/>
                              <w:spacing w:val="-2"/>
                              <w:w w:val="110"/>
                              <w:sz w:val="18"/>
                            </w:rPr>
                            <w:t>2.5.</w:t>
                          </w:r>
                          <w:r>
                            <w:rPr>
                              <w:color w:val="697D90"/>
                              <w:spacing w:val="13"/>
                              <w:w w:val="110"/>
                              <w:sz w:val="18"/>
                            </w:rPr>
                            <w:t xml:space="preserve"> </w:t>
                          </w:r>
                          <w:r>
                            <w:rPr>
                              <w:color w:val="697D90"/>
                              <w:spacing w:val="-2"/>
                              <w:w w:val="110"/>
                              <w:sz w:val="18"/>
                            </w:rPr>
                            <w:t>Risk</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1.589996pt;margin-top:10.356215pt;width:92.2pt;height:11pt;mso-position-horizontal-relative:page;mso-position-vertical-relative:page;z-index:-18668544" type="#_x0000_t202" id="docshape46" filled="false" stroked="false">
              <v:textbox inset="0,0,0,0">
                <w:txbxContent>
                  <w:p>
                    <w:pPr>
                      <w:spacing w:line="193" w:lineRule="exact" w:before="0"/>
                      <w:ind w:left="20" w:right="0" w:firstLine="0"/>
                      <w:jc w:val="left"/>
                      <w:rPr>
                        <w:sz w:val="18"/>
                      </w:rPr>
                    </w:pPr>
                    <w:r>
                      <w:rPr>
                        <w:color w:val="697D90"/>
                        <w:spacing w:val="-2"/>
                        <w:w w:val="110"/>
                        <w:sz w:val="18"/>
                      </w:rPr>
                      <w:t>2.5.</w:t>
                    </w:r>
                    <w:r>
                      <w:rPr>
                        <w:color w:val="697D90"/>
                        <w:spacing w:val="13"/>
                        <w:w w:val="110"/>
                        <w:sz w:val="18"/>
                      </w:rPr>
                      <w:t> </w:t>
                    </w:r>
                    <w:r>
                      <w:rPr>
                        <w:color w:val="697D90"/>
                        <w:spacing w:val="-2"/>
                        <w:w w:val="110"/>
                        <w:sz w:val="18"/>
                      </w:rPr>
                      <w:t>Risk</w:t>
                    </w:r>
                    <w:r>
                      <w:rPr>
                        <w:color w:val="697D90"/>
                        <w:spacing w:val="-10"/>
                        <w:w w:val="110"/>
                        <w:sz w:val="18"/>
                      </w:rPr>
                      <w:t> </w:t>
                    </w:r>
                    <w:r>
                      <w:rPr>
                        <w:color w:val="697D90"/>
                        <w:spacing w:val="-2"/>
                        <w:w w:val="110"/>
                        <w:sz w:val="18"/>
                      </w:rPr>
                      <w:t>management</w:t>
                    </w:r>
                  </w:p>
                </w:txbxContent>
              </v:textbox>
              <w10:wrap type="non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5" w14:textId="77777777" w:rsidR="00C220EB" w:rsidRDefault="00C220EB">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8"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1520" behindDoc="1" locked="0" layoutInCell="1" allowOverlap="1" wp14:anchorId="077BB99E" wp14:editId="077BB99F">
              <wp:simplePos x="0" y="0"/>
              <wp:positionH relativeFrom="page">
                <wp:posOffset>540002</wp:posOffset>
              </wp:positionH>
              <wp:positionV relativeFrom="page">
                <wp:posOffset>284416</wp:posOffset>
              </wp:positionV>
              <wp:extent cx="6480175"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6496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52032" behindDoc="1" locked="0" layoutInCell="1" allowOverlap="1" wp14:anchorId="077BB9A0" wp14:editId="077BB9A1">
              <wp:simplePos x="0" y="0"/>
              <wp:positionH relativeFrom="page">
                <wp:posOffset>527302</wp:posOffset>
              </wp:positionH>
              <wp:positionV relativeFrom="page">
                <wp:posOffset>131523</wp:posOffset>
              </wp:positionV>
              <wp:extent cx="1258570" cy="1397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139700"/>
                      </a:xfrm>
                      <a:prstGeom prst="rect">
                        <a:avLst/>
                      </a:prstGeom>
                    </wps:spPr>
                    <wps:txbx>
                      <w:txbxContent>
                        <w:p w14:paraId="077BBB04" w14:textId="77777777" w:rsidR="00C220EB" w:rsidRDefault="00000000">
                          <w:pPr>
                            <w:spacing w:line="193"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99.1pt;height:11pt;mso-position-horizontal-relative:page;mso-position-vertical-relative:page;z-index:-18664448" type="#_x0000_t202" id="docshape53" filled="false" stroked="false">
              <v:textbox inset="0,0,0,0">
                <w:txbxContent>
                  <w:p>
                    <w:pPr>
                      <w:spacing w:line="193" w:lineRule="exact" w:before="0"/>
                      <w:ind w:left="20" w:right="0" w:firstLine="0"/>
                      <w:jc w:val="left"/>
                      <w:rPr>
                        <w:sz w:val="18"/>
                      </w:rPr>
                    </w:pPr>
                    <w:r>
                      <w:rPr>
                        <w:color w:val="697D90"/>
                        <w:w w:val="110"/>
                        <w:sz w:val="18"/>
                      </w:rPr>
                      <w:t>3.</w:t>
                    </w:r>
                    <w:r>
                      <w:rPr>
                        <w:color w:val="697D90"/>
                        <w:spacing w:val="19"/>
                        <w:w w:val="110"/>
                        <w:sz w:val="18"/>
                      </w:rPr>
                      <w:t> </w:t>
                    </w:r>
                    <w:r>
                      <w:rPr>
                        <w:color w:val="697D90"/>
                        <w:w w:val="110"/>
                        <w:sz w:val="18"/>
                      </w:rPr>
                      <w:t>Topic</w:t>
                    </w:r>
                    <w:r>
                      <w:rPr>
                        <w:color w:val="697D90"/>
                        <w:spacing w:val="-13"/>
                        <w:w w:val="110"/>
                        <w:sz w:val="18"/>
                      </w:rPr>
                      <w:t> </w:t>
                    </w:r>
                    <w:r>
                      <w:rPr>
                        <w:color w:val="697D90"/>
                        <w:w w:val="110"/>
                        <w:sz w:val="18"/>
                      </w:rPr>
                      <w:t>of</w:t>
                    </w:r>
                    <w:r>
                      <w:rPr>
                        <w:color w:val="697D90"/>
                        <w:spacing w:val="-12"/>
                        <w:w w:val="110"/>
                        <w:sz w:val="18"/>
                      </w:rPr>
                      <w:t> </w:t>
                    </w:r>
                    <w:r>
                      <w:rPr>
                        <w:color w:val="697D90"/>
                        <w:w w:val="110"/>
                        <w:sz w:val="18"/>
                      </w:rPr>
                      <w:t>this</w:t>
                    </w:r>
                    <w:r>
                      <w:rPr>
                        <w:color w:val="697D90"/>
                        <w:spacing w:val="-12"/>
                        <w:w w:val="110"/>
                        <w:sz w:val="18"/>
                      </w:rPr>
                      <w:t> </w:t>
                    </w:r>
                    <w:r>
                      <w:rPr>
                        <w:color w:val="697D90"/>
                        <w:spacing w:val="-2"/>
                        <w:w w:val="110"/>
                        <w:sz w:val="18"/>
                      </w:rPr>
                      <w:t>research</w:t>
                    </w:r>
                  </w:p>
                </w:txbxContent>
              </v:textbox>
              <w10:wrap type="non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9" w14:textId="77777777" w:rsidR="00C220EB" w:rsidRDefault="00C220EB">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2544" behindDoc="1" locked="0" layoutInCell="1" allowOverlap="1" wp14:anchorId="077BB9A2" wp14:editId="077BB9A3">
              <wp:simplePos x="0" y="0"/>
              <wp:positionH relativeFrom="page">
                <wp:posOffset>540002</wp:posOffset>
              </wp:positionH>
              <wp:positionV relativeFrom="page">
                <wp:posOffset>284416</wp:posOffset>
              </wp:positionV>
              <wp:extent cx="6480175"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6393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53056" behindDoc="1" locked="0" layoutInCell="1" allowOverlap="1" wp14:anchorId="077BB9A4" wp14:editId="077BB9A5">
              <wp:simplePos x="0" y="0"/>
              <wp:positionH relativeFrom="page">
                <wp:posOffset>527302</wp:posOffset>
              </wp:positionH>
              <wp:positionV relativeFrom="page">
                <wp:posOffset>131523</wp:posOffset>
              </wp:positionV>
              <wp:extent cx="1127760" cy="1397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05"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88.8pt;height:11pt;mso-position-horizontal-relative:page;mso-position-vertical-relative:page;z-index:-18663424" type="#_x0000_t202" id="docshape54" filled="false" stroked="false">
              <v:textbox inset="0,0,0,0">
                <w:txbxContent>
                  <w:p>
                    <w:pPr>
                      <w:spacing w:line="193" w:lineRule="exact" w:before="0"/>
                      <w:ind w:left="20" w:right="0" w:firstLine="0"/>
                      <w:jc w:val="left"/>
                      <w:rPr>
                        <w:sz w:val="18"/>
                      </w:rPr>
                    </w:pPr>
                    <w:r>
                      <w:rPr>
                        <w:color w:val="697D90"/>
                        <w:w w:val="110"/>
                        <w:sz w:val="18"/>
                      </w:rPr>
                      <w:t>4.</w:t>
                    </w:r>
                    <w:r>
                      <w:rPr>
                        <w:color w:val="697D90"/>
                        <w:spacing w:val="23"/>
                        <w:w w:val="110"/>
                        <w:sz w:val="18"/>
                      </w:rPr>
                      <w:t> </w:t>
                    </w:r>
                    <w:r>
                      <w:rPr>
                        <w:color w:val="697D90"/>
                        <w:w w:val="110"/>
                        <w:sz w:val="18"/>
                      </w:rPr>
                      <w:t>Solution</w:t>
                    </w:r>
                    <w:r>
                      <w:rPr>
                        <w:color w:val="697D90"/>
                        <w:spacing w:val="-13"/>
                        <w:w w:val="110"/>
                        <w:sz w:val="18"/>
                      </w:rPr>
                      <w:t> </w:t>
                    </w:r>
                    <w:r>
                      <w:rPr>
                        <w:color w:val="697D90"/>
                        <w:spacing w:val="-2"/>
                        <w:w w:val="110"/>
                        <w:sz w:val="18"/>
                      </w:rPr>
                      <w:t>landscape</w:t>
                    </w:r>
                  </w:p>
                </w:txbxContent>
              </v:textbox>
              <w10:wrap type="non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B"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3568" behindDoc="1" locked="0" layoutInCell="1" allowOverlap="1" wp14:anchorId="077BB9A6" wp14:editId="077BB9A7">
              <wp:simplePos x="0" y="0"/>
              <wp:positionH relativeFrom="page">
                <wp:posOffset>540002</wp:posOffset>
              </wp:positionH>
              <wp:positionV relativeFrom="page">
                <wp:posOffset>284416</wp:posOffset>
              </wp:positionV>
              <wp:extent cx="6480175"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6291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54080" behindDoc="1" locked="0" layoutInCell="1" allowOverlap="1" wp14:anchorId="077BB9A8" wp14:editId="077BB9A9">
              <wp:simplePos x="0" y="0"/>
              <wp:positionH relativeFrom="page">
                <wp:posOffset>4589208</wp:posOffset>
              </wp:positionH>
              <wp:positionV relativeFrom="page">
                <wp:posOffset>131523</wp:posOffset>
              </wp:positionV>
              <wp:extent cx="2444115" cy="1397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39700"/>
                      </a:xfrm>
                      <a:prstGeom prst="rect">
                        <a:avLst/>
                      </a:prstGeom>
                    </wps:spPr>
                    <wps:txbx>
                      <w:txbxContent>
                        <w:p w14:paraId="077BBB06" w14:textId="77777777" w:rsidR="00C220EB" w:rsidRDefault="00000000">
                          <w:pPr>
                            <w:spacing w:line="193"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1.355011pt;margin-top:10.356215pt;width:192.45pt;height:11pt;mso-position-horizontal-relative:page;mso-position-vertical-relative:page;z-index:-18662400" type="#_x0000_t202" id="docshape55" filled="false" stroked="false">
              <v:textbox inset="0,0,0,0">
                <w:txbxContent>
                  <w:p>
                    <w:pPr>
                      <w:spacing w:line="193" w:lineRule="exact" w:before="0"/>
                      <w:ind w:left="20" w:right="0" w:firstLine="0"/>
                      <w:jc w:val="left"/>
                      <w:rPr>
                        <w:sz w:val="18"/>
                      </w:rPr>
                    </w:pPr>
                    <w:r>
                      <w:rPr>
                        <w:color w:val="697D90"/>
                        <w:w w:val="110"/>
                        <w:sz w:val="18"/>
                      </w:rPr>
                      <w:t>4.3.</w:t>
                    </w:r>
                    <w:r>
                      <w:rPr>
                        <w:color w:val="697D90"/>
                        <w:spacing w:val="51"/>
                        <w:w w:val="110"/>
                        <w:sz w:val="18"/>
                      </w:rPr>
                      <w:t> </w:t>
                    </w:r>
                    <w:r>
                      <w:rPr>
                        <w:color w:val="697D90"/>
                        <w:w w:val="110"/>
                        <w:sz w:val="18"/>
                      </w:rPr>
                      <w:t>Heterogenous</w:t>
                    </w:r>
                    <w:r>
                      <w:rPr>
                        <w:color w:val="697D90"/>
                        <w:spacing w:val="-3"/>
                        <w:w w:val="110"/>
                        <w:sz w:val="18"/>
                      </w:rPr>
                      <w:t> </w:t>
                    </w:r>
                    <w:r>
                      <w:rPr>
                        <w:color w:val="697D90"/>
                        <w:w w:val="110"/>
                        <w:sz w:val="18"/>
                      </w:rPr>
                      <w:t>sorting</w:t>
                    </w:r>
                    <w:r>
                      <w:rPr>
                        <w:color w:val="697D90"/>
                        <w:spacing w:val="-3"/>
                        <w:w w:val="110"/>
                        <w:sz w:val="18"/>
                      </w:rPr>
                      <w:t> </w:t>
                    </w:r>
                    <w:r>
                      <w:rPr>
                        <w:color w:val="697D90"/>
                        <w:w w:val="110"/>
                        <w:sz w:val="18"/>
                      </w:rPr>
                      <w:t>center</w:t>
                    </w:r>
                    <w:r>
                      <w:rPr>
                        <w:color w:val="697D90"/>
                        <w:spacing w:val="-3"/>
                        <w:w w:val="110"/>
                        <w:sz w:val="18"/>
                      </w:rPr>
                      <w:t> </w:t>
                    </w:r>
                    <w:r>
                      <w:rPr>
                        <w:color w:val="697D90"/>
                        <w:spacing w:val="-2"/>
                        <w:w w:val="110"/>
                        <w:sz w:val="18"/>
                      </w:rPr>
                      <w:t>environments</w:t>
                    </w:r>
                  </w:p>
                </w:txbxContent>
              </v:textbox>
              <w10:wrap type="non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6640" behindDoc="1" locked="0" layoutInCell="1" allowOverlap="1" wp14:anchorId="077BB9AE" wp14:editId="077BB9AF">
              <wp:simplePos x="0" y="0"/>
              <wp:positionH relativeFrom="page">
                <wp:posOffset>540002</wp:posOffset>
              </wp:positionH>
              <wp:positionV relativeFrom="page">
                <wp:posOffset>284416</wp:posOffset>
              </wp:positionV>
              <wp:extent cx="6480175"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5984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57152" behindDoc="1" locked="0" layoutInCell="1" allowOverlap="1" wp14:anchorId="077BB9B0" wp14:editId="077BB9B1">
              <wp:simplePos x="0" y="0"/>
              <wp:positionH relativeFrom="page">
                <wp:posOffset>527302</wp:posOffset>
              </wp:positionH>
              <wp:positionV relativeFrom="page">
                <wp:posOffset>131523</wp:posOffset>
              </wp:positionV>
              <wp:extent cx="1127760" cy="1397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0A"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88.8pt;height:11pt;mso-position-horizontal-relative:page;mso-position-vertical-relative:page;z-index:-18659328" type="#_x0000_t202" id="docshape59" filled="false" stroked="false">
              <v:textbox inset="0,0,0,0">
                <w:txbxContent>
                  <w:p>
                    <w:pPr>
                      <w:spacing w:line="193" w:lineRule="exact" w:before="0"/>
                      <w:ind w:left="20" w:right="0" w:firstLine="0"/>
                      <w:jc w:val="left"/>
                      <w:rPr>
                        <w:sz w:val="18"/>
                      </w:rPr>
                    </w:pPr>
                    <w:r>
                      <w:rPr>
                        <w:color w:val="697D90"/>
                        <w:w w:val="110"/>
                        <w:sz w:val="18"/>
                      </w:rPr>
                      <w:t>4.</w:t>
                    </w:r>
                    <w:r>
                      <w:rPr>
                        <w:color w:val="697D90"/>
                        <w:spacing w:val="23"/>
                        <w:w w:val="110"/>
                        <w:sz w:val="18"/>
                      </w:rPr>
                      <w:t> </w:t>
                    </w:r>
                    <w:r>
                      <w:rPr>
                        <w:color w:val="697D90"/>
                        <w:w w:val="110"/>
                        <w:sz w:val="18"/>
                      </w:rPr>
                      <w:t>Solution</w:t>
                    </w:r>
                    <w:r>
                      <w:rPr>
                        <w:color w:val="697D90"/>
                        <w:spacing w:val="-13"/>
                        <w:w w:val="110"/>
                        <w:sz w:val="18"/>
                      </w:rPr>
                      <w:t> </w:t>
                    </w:r>
                    <w:r>
                      <w:rPr>
                        <w:color w:val="697D90"/>
                        <w:spacing w:val="-2"/>
                        <w:w w:val="110"/>
                        <w:sz w:val="18"/>
                      </w:rPr>
                      <w:t>landscape</w:t>
                    </w:r>
                  </w:p>
                </w:txbxContent>
              </v:textbox>
              <w10:wrap type="non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C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5616" behindDoc="1" locked="0" layoutInCell="1" allowOverlap="1" wp14:anchorId="077BB9B2" wp14:editId="077BB9B3">
              <wp:simplePos x="0" y="0"/>
              <wp:positionH relativeFrom="page">
                <wp:posOffset>540002</wp:posOffset>
              </wp:positionH>
              <wp:positionV relativeFrom="page">
                <wp:posOffset>284416</wp:posOffset>
              </wp:positionV>
              <wp:extent cx="648017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6086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56128" behindDoc="1" locked="0" layoutInCell="1" allowOverlap="1" wp14:anchorId="077BB9B4" wp14:editId="077BB9B5">
              <wp:simplePos x="0" y="0"/>
              <wp:positionH relativeFrom="page">
                <wp:posOffset>6155194</wp:posOffset>
              </wp:positionH>
              <wp:positionV relativeFrom="page">
                <wp:posOffset>131523</wp:posOffset>
              </wp:positionV>
              <wp:extent cx="877569" cy="1397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7569" cy="139700"/>
                      </a:xfrm>
                      <a:prstGeom prst="rect">
                        <a:avLst/>
                      </a:prstGeom>
                    </wps:spPr>
                    <wps:txbx>
                      <w:txbxContent>
                        <w:p w14:paraId="077BBB09" w14:textId="77777777" w:rsidR="00C220EB" w:rsidRDefault="00000000">
                          <w:pPr>
                            <w:spacing w:line="193"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661011pt;margin-top:10.356215pt;width:69.1pt;height:11pt;mso-position-horizontal-relative:page;mso-position-vertical-relative:page;z-index:-18660352" type="#_x0000_t202" id="docshape58" filled="false" stroked="false">
              <v:textbox inset="0,0,0,0">
                <w:txbxContent>
                  <w:p>
                    <w:pPr>
                      <w:spacing w:line="193" w:lineRule="exact" w:before="0"/>
                      <w:ind w:left="20" w:right="0" w:firstLine="0"/>
                      <w:jc w:val="left"/>
                      <w:rPr>
                        <w:sz w:val="18"/>
                      </w:rPr>
                    </w:pPr>
                    <w:r>
                      <w:rPr>
                        <w:color w:val="697D90"/>
                        <w:spacing w:val="-2"/>
                        <w:w w:val="110"/>
                        <w:sz w:val="18"/>
                      </w:rPr>
                      <w:t>4.4.</w:t>
                    </w:r>
                    <w:r>
                      <w:rPr>
                        <w:color w:val="697D90"/>
                        <w:spacing w:val="16"/>
                        <w:w w:val="110"/>
                        <w:sz w:val="18"/>
                      </w:rPr>
                      <w:t> </w:t>
                    </w:r>
                    <w:r>
                      <w:rPr>
                        <w:color w:val="697D90"/>
                        <w:spacing w:val="-2"/>
                        <w:w w:val="110"/>
                        <w:sz w:val="18"/>
                      </w:rPr>
                      <w:t>Data</w:t>
                    </w:r>
                    <w:r>
                      <w:rPr>
                        <w:color w:val="697D90"/>
                        <w:spacing w:val="-10"/>
                        <w:w w:val="110"/>
                        <w:sz w:val="18"/>
                      </w:rPr>
                      <w:t> </w:t>
                    </w:r>
                    <w:r>
                      <w:rPr>
                        <w:color w:val="697D90"/>
                        <w:spacing w:val="-2"/>
                        <w:w w:val="110"/>
                        <w:sz w:val="18"/>
                      </w:rPr>
                      <w:t>lineage</w:t>
                    </w:r>
                  </w:p>
                </w:txbxContent>
              </v:textbox>
              <w10:wrap type="non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9712" behindDoc="1" locked="0" layoutInCell="1" allowOverlap="1" wp14:anchorId="077BB9BA" wp14:editId="077BB9BB">
              <wp:simplePos x="0" y="0"/>
              <wp:positionH relativeFrom="page">
                <wp:posOffset>540002</wp:posOffset>
              </wp:positionH>
              <wp:positionV relativeFrom="page">
                <wp:posOffset>284416</wp:posOffset>
              </wp:positionV>
              <wp:extent cx="6480175"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56768"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60224" behindDoc="1" locked="0" layoutInCell="1" allowOverlap="1" wp14:anchorId="077BB9BC" wp14:editId="077BB9BD">
              <wp:simplePos x="0" y="0"/>
              <wp:positionH relativeFrom="page">
                <wp:posOffset>527302</wp:posOffset>
              </wp:positionH>
              <wp:positionV relativeFrom="page">
                <wp:posOffset>131523</wp:posOffset>
              </wp:positionV>
              <wp:extent cx="1127760" cy="1397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0E"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88.8pt;height:11pt;mso-position-horizontal-relative:page;mso-position-vertical-relative:page;z-index:-18656256" type="#_x0000_t202" id="docshape63" filled="false" stroked="false">
              <v:textbox inset="0,0,0,0">
                <w:txbxContent>
                  <w:p>
                    <w:pPr>
                      <w:spacing w:line="193" w:lineRule="exact" w:before="0"/>
                      <w:ind w:left="20" w:right="0" w:firstLine="0"/>
                      <w:jc w:val="left"/>
                      <w:rPr>
                        <w:sz w:val="18"/>
                      </w:rPr>
                    </w:pPr>
                    <w:r>
                      <w:rPr>
                        <w:color w:val="697D90"/>
                        <w:w w:val="110"/>
                        <w:sz w:val="18"/>
                      </w:rPr>
                      <w:t>4.</w:t>
                    </w:r>
                    <w:r>
                      <w:rPr>
                        <w:color w:val="697D90"/>
                        <w:spacing w:val="23"/>
                        <w:w w:val="110"/>
                        <w:sz w:val="18"/>
                      </w:rPr>
                      <w:t> </w:t>
                    </w:r>
                    <w:r>
                      <w:rPr>
                        <w:color w:val="697D90"/>
                        <w:w w:val="110"/>
                        <w:sz w:val="18"/>
                      </w:rPr>
                      <w:t>Solution</w:t>
                    </w:r>
                    <w:r>
                      <w:rPr>
                        <w:color w:val="697D90"/>
                        <w:spacing w:val="-13"/>
                        <w:w w:val="110"/>
                        <w:sz w:val="18"/>
                      </w:rPr>
                      <w:t> </w:t>
                    </w:r>
                    <w:r>
                      <w:rPr>
                        <w:color w:val="697D90"/>
                        <w:spacing w:val="-2"/>
                        <w:w w:val="110"/>
                        <w:sz w:val="18"/>
                      </w:rPr>
                      <w:t>landscape</w:t>
                    </w:r>
                  </w:p>
                </w:txbxContent>
              </v:textbox>
              <w10:wrap type="non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58688" behindDoc="1" locked="0" layoutInCell="1" allowOverlap="1" wp14:anchorId="077BB9BE" wp14:editId="077BB9BF">
              <wp:simplePos x="0" y="0"/>
              <wp:positionH relativeFrom="page">
                <wp:posOffset>540002</wp:posOffset>
              </wp:positionH>
              <wp:positionV relativeFrom="page">
                <wp:posOffset>284416</wp:posOffset>
              </wp:positionV>
              <wp:extent cx="6480175"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5779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59200" behindDoc="1" locked="0" layoutInCell="1" allowOverlap="1" wp14:anchorId="077BB9C0" wp14:editId="077BB9C1">
              <wp:simplePos x="0" y="0"/>
              <wp:positionH relativeFrom="page">
                <wp:posOffset>3247339</wp:posOffset>
              </wp:positionH>
              <wp:positionV relativeFrom="page">
                <wp:posOffset>131523</wp:posOffset>
              </wp:positionV>
              <wp:extent cx="3785870" cy="1397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5870" cy="139700"/>
                      </a:xfrm>
                      <a:prstGeom prst="rect">
                        <a:avLst/>
                      </a:prstGeom>
                    </wps:spPr>
                    <wps:txbx>
                      <w:txbxContent>
                        <w:p w14:paraId="077BBB0D" w14:textId="77777777" w:rsidR="00C220EB" w:rsidRDefault="00000000">
                          <w:pPr>
                            <w:spacing w:line="193" w:lineRule="exact"/>
                            <w:ind w:left="20"/>
                            <w:rPr>
                              <w:sz w:val="18"/>
                            </w:rPr>
                          </w:pPr>
                          <w:r>
                            <w:rPr>
                              <w:color w:val="697D90"/>
                              <w:w w:val="110"/>
                              <w:sz w:val="18"/>
                            </w:rPr>
                            <w:t>4.5.</w:t>
                          </w:r>
                          <w:r>
                            <w:rPr>
                              <w:color w:val="697D90"/>
                              <w:spacing w:val="45"/>
                              <w:w w:val="110"/>
                              <w:sz w:val="18"/>
                            </w:rPr>
                            <w:t xml:space="preserve"> </w:t>
                          </w:r>
                          <w:r>
                            <w:rPr>
                              <w:color w:val="697D90"/>
                              <w:w w:val="110"/>
                              <w:sz w:val="18"/>
                            </w:rPr>
                            <w:t>This</w:t>
                          </w:r>
                          <w:r>
                            <w:rPr>
                              <w:color w:val="697D90"/>
                              <w:spacing w:val="-5"/>
                              <w:w w:val="110"/>
                              <w:sz w:val="18"/>
                            </w:rPr>
                            <w:t xml:space="preserve"> </w:t>
                          </w:r>
                          <w:r>
                            <w:rPr>
                              <w:color w:val="697D90"/>
                              <w:w w:val="110"/>
                              <w:sz w:val="18"/>
                            </w:rPr>
                            <w:t>project</w:t>
                          </w:r>
                          <w:r>
                            <w:rPr>
                              <w:color w:val="697D90"/>
                              <w:spacing w:val="-6"/>
                              <w:w w:val="110"/>
                              <w:sz w:val="18"/>
                            </w:rPr>
                            <w:t xml:space="preserve"> </w:t>
                          </w:r>
                          <w:r>
                            <w:rPr>
                              <w:color w:val="697D90"/>
                              <w:w w:val="110"/>
                              <w:sz w:val="18"/>
                            </w:rPr>
                            <w:t>as</w:t>
                          </w:r>
                          <w:r>
                            <w:rPr>
                              <w:color w:val="697D90"/>
                              <w:spacing w:val="-6"/>
                              <w:w w:val="110"/>
                              <w:sz w:val="18"/>
                            </w:rPr>
                            <w:t xml:space="preserve"> </w:t>
                          </w:r>
                          <w:r>
                            <w:rPr>
                              <w:color w:val="697D90"/>
                              <w:w w:val="110"/>
                              <w:sz w:val="18"/>
                            </w:rPr>
                            <w:t>a</w:t>
                          </w:r>
                          <w:r>
                            <w:rPr>
                              <w:color w:val="697D90"/>
                              <w:spacing w:val="-5"/>
                              <w:w w:val="110"/>
                              <w:sz w:val="18"/>
                            </w:rPr>
                            <w:t xml:space="preserve"> </w:t>
                          </w:r>
                          <w:r>
                            <w:rPr>
                              <w:color w:val="697D90"/>
                              <w:w w:val="110"/>
                              <w:sz w:val="18"/>
                            </w:rPr>
                            <w:t>key</w:t>
                          </w:r>
                          <w:r>
                            <w:rPr>
                              <w:color w:val="697D90"/>
                              <w:spacing w:val="-6"/>
                              <w:w w:val="110"/>
                              <w:sz w:val="18"/>
                            </w:rPr>
                            <w:t xml:space="preserve"> </w:t>
                          </w:r>
                          <w:r>
                            <w:rPr>
                              <w:color w:val="697D90"/>
                              <w:w w:val="110"/>
                              <w:sz w:val="18"/>
                            </w:rPr>
                            <w:t>step</w:t>
                          </w:r>
                          <w:r>
                            <w:rPr>
                              <w:color w:val="697D90"/>
                              <w:spacing w:val="-5"/>
                              <w:w w:val="110"/>
                              <w:sz w:val="18"/>
                            </w:rPr>
                            <w:t xml:space="preserve"> </w:t>
                          </w:r>
                          <w:r>
                            <w:rPr>
                              <w:color w:val="697D90"/>
                              <w:w w:val="110"/>
                              <w:sz w:val="18"/>
                            </w:rPr>
                            <w:t>towards</w:t>
                          </w:r>
                          <w:r>
                            <w:rPr>
                              <w:color w:val="697D90"/>
                              <w:spacing w:val="-6"/>
                              <w:w w:val="110"/>
                              <w:sz w:val="18"/>
                            </w:rPr>
                            <w:t xml:space="preserve"> </w:t>
                          </w:r>
                          <w:r>
                            <w:rPr>
                              <w:color w:val="697D90"/>
                              <w:w w:val="110"/>
                              <w:sz w:val="18"/>
                            </w:rPr>
                            <w:t>the</w:t>
                          </w:r>
                          <w:r>
                            <w:rPr>
                              <w:color w:val="697D90"/>
                              <w:spacing w:val="-6"/>
                              <w:w w:val="110"/>
                              <w:sz w:val="18"/>
                            </w:rPr>
                            <w:t xml:space="preserve"> </w:t>
                          </w:r>
                          <w:r>
                            <w:rPr>
                              <w:color w:val="697D90"/>
                              <w:w w:val="110"/>
                              <w:sz w:val="18"/>
                            </w:rPr>
                            <w:t>“future</w:t>
                          </w:r>
                          <w:r>
                            <w:rPr>
                              <w:color w:val="697D90"/>
                              <w:spacing w:val="-5"/>
                              <w:w w:val="110"/>
                              <w:sz w:val="18"/>
                            </w:rPr>
                            <w:t xml:space="preserve"> </w:t>
                          </w:r>
                          <w:r>
                            <w:rPr>
                              <w:color w:val="697D90"/>
                              <w:w w:val="110"/>
                              <w:sz w:val="18"/>
                            </w:rPr>
                            <w:t>state”</w:t>
                          </w:r>
                          <w:r>
                            <w:rPr>
                              <w:color w:val="697D90"/>
                              <w:spacing w:val="-6"/>
                              <w:w w:val="110"/>
                              <w:sz w:val="18"/>
                            </w:rPr>
                            <w:t xml:space="preserve"> </w:t>
                          </w:r>
                          <w:r>
                            <w:rPr>
                              <w:color w:val="697D90"/>
                              <w:w w:val="110"/>
                              <w:sz w:val="18"/>
                            </w:rPr>
                            <w:t>reporting</w:t>
                          </w:r>
                          <w:r>
                            <w:rPr>
                              <w:color w:val="697D90"/>
                              <w:spacing w:val="-5"/>
                              <w:w w:val="110"/>
                              <w:sz w:val="18"/>
                            </w:rPr>
                            <w:t xml:space="preserve"> </w:t>
                          </w:r>
                          <w:r>
                            <w:rPr>
                              <w:color w:val="697D90"/>
                              <w:spacing w:val="-2"/>
                              <w:w w:val="110"/>
                              <w:sz w:val="18"/>
                            </w:rPr>
                            <w:t>solution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5.695999pt;margin-top:10.356215pt;width:298.1pt;height:11pt;mso-position-horizontal-relative:page;mso-position-vertical-relative:page;z-index:-18657280" type="#_x0000_t202" id="docshape62" filled="false" stroked="false">
              <v:textbox inset="0,0,0,0">
                <w:txbxContent>
                  <w:p>
                    <w:pPr>
                      <w:spacing w:line="193" w:lineRule="exact" w:before="0"/>
                      <w:ind w:left="20" w:right="0" w:firstLine="0"/>
                      <w:jc w:val="left"/>
                      <w:rPr>
                        <w:sz w:val="18"/>
                      </w:rPr>
                    </w:pPr>
                    <w:r>
                      <w:rPr>
                        <w:color w:val="697D90"/>
                        <w:w w:val="110"/>
                        <w:sz w:val="18"/>
                      </w:rPr>
                      <w:t>4.5.</w:t>
                    </w:r>
                    <w:r>
                      <w:rPr>
                        <w:color w:val="697D90"/>
                        <w:spacing w:val="45"/>
                        <w:w w:val="110"/>
                        <w:sz w:val="18"/>
                      </w:rPr>
                      <w:t> </w:t>
                    </w:r>
                    <w:r>
                      <w:rPr>
                        <w:color w:val="697D90"/>
                        <w:w w:val="110"/>
                        <w:sz w:val="18"/>
                      </w:rPr>
                      <w:t>This</w:t>
                    </w:r>
                    <w:r>
                      <w:rPr>
                        <w:color w:val="697D90"/>
                        <w:spacing w:val="-5"/>
                        <w:w w:val="110"/>
                        <w:sz w:val="18"/>
                      </w:rPr>
                      <w:t> </w:t>
                    </w:r>
                    <w:r>
                      <w:rPr>
                        <w:color w:val="697D90"/>
                        <w:w w:val="110"/>
                        <w:sz w:val="18"/>
                      </w:rPr>
                      <w:t>project</w:t>
                    </w:r>
                    <w:r>
                      <w:rPr>
                        <w:color w:val="697D90"/>
                        <w:spacing w:val="-6"/>
                        <w:w w:val="110"/>
                        <w:sz w:val="18"/>
                      </w:rPr>
                      <w:t> </w:t>
                    </w:r>
                    <w:r>
                      <w:rPr>
                        <w:color w:val="697D90"/>
                        <w:w w:val="110"/>
                        <w:sz w:val="18"/>
                      </w:rPr>
                      <w:t>as</w:t>
                    </w:r>
                    <w:r>
                      <w:rPr>
                        <w:color w:val="697D90"/>
                        <w:spacing w:val="-6"/>
                        <w:w w:val="110"/>
                        <w:sz w:val="18"/>
                      </w:rPr>
                      <w:t> </w:t>
                    </w:r>
                    <w:r>
                      <w:rPr>
                        <w:color w:val="697D90"/>
                        <w:w w:val="110"/>
                        <w:sz w:val="18"/>
                      </w:rPr>
                      <w:t>a</w:t>
                    </w:r>
                    <w:r>
                      <w:rPr>
                        <w:color w:val="697D90"/>
                        <w:spacing w:val="-5"/>
                        <w:w w:val="110"/>
                        <w:sz w:val="18"/>
                      </w:rPr>
                      <w:t> </w:t>
                    </w:r>
                    <w:r>
                      <w:rPr>
                        <w:color w:val="697D90"/>
                        <w:w w:val="110"/>
                        <w:sz w:val="18"/>
                      </w:rPr>
                      <w:t>key</w:t>
                    </w:r>
                    <w:r>
                      <w:rPr>
                        <w:color w:val="697D90"/>
                        <w:spacing w:val="-6"/>
                        <w:w w:val="110"/>
                        <w:sz w:val="18"/>
                      </w:rPr>
                      <w:t> </w:t>
                    </w:r>
                    <w:r>
                      <w:rPr>
                        <w:color w:val="697D90"/>
                        <w:w w:val="110"/>
                        <w:sz w:val="18"/>
                      </w:rPr>
                      <w:t>step</w:t>
                    </w:r>
                    <w:r>
                      <w:rPr>
                        <w:color w:val="697D90"/>
                        <w:spacing w:val="-5"/>
                        <w:w w:val="110"/>
                        <w:sz w:val="18"/>
                      </w:rPr>
                      <w:t> </w:t>
                    </w:r>
                    <w:r>
                      <w:rPr>
                        <w:color w:val="697D90"/>
                        <w:w w:val="110"/>
                        <w:sz w:val="18"/>
                      </w:rPr>
                      <w:t>towards</w:t>
                    </w:r>
                    <w:r>
                      <w:rPr>
                        <w:color w:val="697D90"/>
                        <w:spacing w:val="-6"/>
                        <w:w w:val="110"/>
                        <w:sz w:val="18"/>
                      </w:rPr>
                      <w:t> </w:t>
                    </w:r>
                    <w:r>
                      <w:rPr>
                        <w:color w:val="697D90"/>
                        <w:w w:val="110"/>
                        <w:sz w:val="18"/>
                      </w:rPr>
                      <w:t>the</w:t>
                    </w:r>
                    <w:r>
                      <w:rPr>
                        <w:color w:val="697D90"/>
                        <w:spacing w:val="-6"/>
                        <w:w w:val="110"/>
                        <w:sz w:val="18"/>
                      </w:rPr>
                      <w:t> </w:t>
                    </w:r>
                    <w:r>
                      <w:rPr>
                        <w:color w:val="697D90"/>
                        <w:w w:val="110"/>
                        <w:sz w:val="18"/>
                      </w:rPr>
                      <w:t>“future</w:t>
                    </w:r>
                    <w:r>
                      <w:rPr>
                        <w:color w:val="697D90"/>
                        <w:spacing w:val="-5"/>
                        <w:w w:val="110"/>
                        <w:sz w:val="18"/>
                      </w:rPr>
                      <w:t> </w:t>
                    </w:r>
                    <w:r>
                      <w:rPr>
                        <w:color w:val="697D90"/>
                        <w:w w:val="110"/>
                        <w:sz w:val="18"/>
                      </w:rPr>
                      <w:t>state”</w:t>
                    </w:r>
                    <w:r>
                      <w:rPr>
                        <w:color w:val="697D90"/>
                        <w:spacing w:val="-6"/>
                        <w:w w:val="110"/>
                        <w:sz w:val="18"/>
                      </w:rPr>
                      <w:t> </w:t>
                    </w:r>
                    <w:r>
                      <w:rPr>
                        <w:color w:val="697D90"/>
                        <w:w w:val="110"/>
                        <w:sz w:val="18"/>
                      </w:rPr>
                      <w:t>reporting</w:t>
                    </w:r>
                    <w:r>
                      <w:rPr>
                        <w:color w:val="697D90"/>
                        <w:spacing w:val="-5"/>
                        <w:w w:val="110"/>
                        <w:sz w:val="18"/>
                      </w:rPr>
                      <w:t> </w:t>
                    </w:r>
                    <w:r>
                      <w:rPr>
                        <w:color w:val="697D90"/>
                        <w:spacing w:val="-2"/>
                        <w:w w:val="110"/>
                        <w:sz w:val="18"/>
                      </w:rPr>
                      <w:t>solution</w:t>
                    </w:r>
                  </w:p>
                </w:txbxContent>
              </v:textbox>
              <w10:wrap type="non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2784" behindDoc="1" locked="0" layoutInCell="1" allowOverlap="1" wp14:anchorId="077BB9C6" wp14:editId="077BB9C7">
              <wp:simplePos x="0" y="0"/>
              <wp:positionH relativeFrom="page">
                <wp:posOffset>540002</wp:posOffset>
              </wp:positionH>
              <wp:positionV relativeFrom="page">
                <wp:posOffset>284416</wp:posOffset>
              </wp:positionV>
              <wp:extent cx="648017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5369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63296" behindDoc="1" locked="0" layoutInCell="1" allowOverlap="1" wp14:anchorId="077BB9C8" wp14:editId="077BB9C9">
              <wp:simplePos x="0" y="0"/>
              <wp:positionH relativeFrom="page">
                <wp:posOffset>527302</wp:posOffset>
              </wp:positionH>
              <wp:positionV relativeFrom="page">
                <wp:posOffset>131523</wp:posOffset>
              </wp:positionV>
              <wp:extent cx="1127760" cy="1397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77BBB12" w14:textId="77777777" w:rsidR="00C220EB" w:rsidRDefault="00000000">
                          <w:pPr>
                            <w:spacing w:line="193"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88.8pt;height:11pt;mso-position-horizontal-relative:page;mso-position-vertical-relative:page;z-index:-18653184" type="#_x0000_t202" id="docshape67" filled="false" stroked="false">
              <v:textbox inset="0,0,0,0">
                <w:txbxContent>
                  <w:p>
                    <w:pPr>
                      <w:spacing w:line="193" w:lineRule="exact" w:before="0"/>
                      <w:ind w:left="20" w:right="0" w:firstLine="0"/>
                      <w:jc w:val="left"/>
                      <w:rPr>
                        <w:sz w:val="18"/>
                      </w:rPr>
                    </w:pPr>
                    <w:r>
                      <w:rPr>
                        <w:color w:val="697D90"/>
                        <w:w w:val="110"/>
                        <w:sz w:val="18"/>
                      </w:rPr>
                      <w:t>4.</w:t>
                    </w:r>
                    <w:r>
                      <w:rPr>
                        <w:color w:val="697D90"/>
                        <w:spacing w:val="23"/>
                        <w:w w:val="110"/>
                        <w:sz w:val="18"/>
                      </w:rPr>
                      <w:t> </w:t>
                    </w:r>
                    <w:r>
                      <w:rPr>
                        <w:color w:val="697D90"/>
                        <w:w w:val="110"/>
                        <w:sz w:val="18"/>
                      </w:rPr>
                      <w:t>Solution</w:t>
                    </w:r>
                    <w:r>
                      <w:rPr>
                        <w:color w:val="697D90"/>
                        <w:spacing w:val="-13"/>
                        <w:w w:val="110"/>
                        <w:sz w:val="18"/>
                      </w:rPr>
                      <w:t> </w:t>
                    </w:r>
                    <w:r>
                      <w:rPr>
                        <w:color w:val="697D90"/>
                        <w:spacing w:val="-2"/>
                        <w:w w:val="110"/>
                        <w:sz w:val="18"/>
                      </w:rPr>
                      <w:t>landscape</w:t>
                    </w:r>
                  </w:p>
                </w:txbxContent>
              </v:textbox>
              <w10:wrap type="non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7"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1760" behindDoc="1" locked="0" layoutInCell="1" allowOverlap="1" wp14:anchorId="077BB9CA" wp14:editId="077BB9CB">
              <wp:simplePos x="0" y="0"/>
              <wp:positionH relativeFrom="page">
                <wp:posOffset>540002</wp:posOffset>
              </wp:positionH>
              <wp:positionV relativeFrom="page">
                <wp:posOffset>284416</wp:posOffset>
              </wp:positionV>
              <wp:extent cx="6480175"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5472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62272" behindDoc="1" locked="0" layoutInCell="1" allowOverlap="1" wp14:anchorId="077BB9CC" wp14:editId="077BB9CD">
              <wp:simplePos x="0" y="0"/>
              <wp:positionH relativeFrom="page">
                <wp:posOffset>5428906</wp:posOffset>
              </wp:positionH>
              <wp:positionV relativeFrom="page">
                <wp:posOffset>131523</wp:posOffset>
              </wp:positionV>
              <wp:extent cx="1604010" cy="1397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139700"/>
                      </a:xfrm>
                      <a:prstGeom prst="rect">
                        <a:avLst/>
                      </a:prstGeom>
                    </wps:spPr>
                    <wps:txbx>
                      <w:txbxContent>
                        <w:p w14:paraId="077BBB11" w14:textId="77777777" w:rsidR="00C220EB" w:rsidRDefault="00000000">
                          <w:pPr>
                            <w:spacing w:line="193" w:lineRule="exact"/>
                            <w:ind w:left="20"/>
                            <w:rPr>
                              <w:sz w:val="18"/>
                            </w:rPr>
                          </w:pPr>
                          <w:r>
                            <w:rPr>
                              <w:color w:val="697D90"/>
                              <w:spacing w:val="-2"/>
                              <w:w w:val="110"/>
                              <w:sz w:val="18"/>
                            </w:rPr>
                            <w:t>4.7.</w:t>
                          </w:r>
                          <w:r>
                            <w:rPr>
                              <w:color w:val="697D90"/>
                              <w:spacing w:val="40"/>
                              <w:w w:val="110"/>
                              <w:sz w:val="18"/>
                            </w:rPr>
                            <w:t xml:space="preserve"> </w:t>
                          </w:r>
                          <w:r>
                            <w:rPr>
                              <w:color w:val="697D90"/>
                              <w:spacing w:val="-2"/>
                              <w:w w:val="110"/>
                              <w:sz w:val="18"/>
                            </w:rPr>
                            <w:t>Existing</w:t>
                          </w:r>
                          <w:r>
                            <w:rPr>
                              <w:color w:val="697D90"/>
                              <w:spacing w:val="-7"/>
                              <w:w w:val="110"/>
                              <w:sz w:val="18"/>
                            </w:rPr>
                            <w:t xml:space="preserve"> </w:t>
                          </w:r>
                          <w:r>
                            <w:rPr>
                              <w:color w:val="697D90"/>
                              <w:spacing w:val="-2"/>
                              <w:w w:val="110"/>
                              <w:sz w:val="18"/>
                            </w:rPr>
                            <w:t>reporting</w:t>
                          </w:r>
                          <w:r>
                            <w:rPr>
                              <w:color w:val="697D90"/>
                              <w:spacing w:val="-8"/>
                              <w:w w:val="110"/>
                              <w:sz w:val="18"/>
                            </w:rPr>
                            <w:t xml:space="preserve"> </w:t>
                          </w:r>
                          <w:r>
                            <w:rPr>
                              <w:color w:val="697D90"/>
                              <w:spacing w:val="-2"/>
                              <w:w w:val="110"/>
                              <w:sz w:val="18"/>
                            </w:rPr>
                            <w:t>pipeline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7.472992pt;margin-top:10.356215pt;width:126.3pt;height:11pt;mso-position-horizontal-relative:page;mso-position-vertical-relative:page;z-index:-18654208" type="#_x0000_t202" id="docshape66" filled="false" stroked="false">
              <v:textbox inset="0,0,0,0">
                <w:txbxContent>
                  <w:p>
                    <w:pPr>
                      <w:spacing w:line="193" w:lineRule="exact" w:before="0"/>
                      <w:ind w:left="20" w:right="0" w:firstLine="0"/>
                      <w:jc w:val="left"/>
                      <w:rPr>
                        <w:sz w:val="18"/>
                      </w:rPr>
                    </w:pPr>
                    <w:r>
                      <w:rPr>
                        <w:color w:val="697D90"/>
                        <w:spacing w:val="-2"/>
                        <w:w w:val="110"/>
                        <w:sz w:val="18"/>
                      </w:rPr>
                      <w:t>4.7.</w:t>
                    </w:r>
                    <w:r>
                      <w:rPr>
                        <w:color w:val="697D90"/>
                        <w:spacing w:val="40"/>
                        <w:w w:val="110"/>
                        <w:sz w:val="18"/>
                      </w:rPr>
                      <w:t> </w:t>
                    </w:r>
                    <w:r>
                      <w:rPr>
                        <w:color w:val="697D90"/>
                        <w:spacing w:val="-2"/>
                        <w:w w:val="110"/>
                        <w:sz w:val="18"/>
                      </w:rPr>
                      <w:t>Existing</w:t>
                    </w:r>
                    <w:r>
                      <w:rPr>
                        <w:color w:val="697D90"/>
                        <w:spacing w:val="-7"/>
                        <w:w w:val="110"/>
                        <w:sz w:val="18"/>
                      </w:rPr>
                      <w:t> </w:t>
                    </w:r>
                    <w:r>
                      <w:rPr>
                        <w:color w:val="697D90"/>
                        <w:spacing w:val="-2"/>
                        <w:w w:val="110"/>
                        <w:sz w:val="18"/>
                      </w:rPr>
                      <w:t>reporting</w:t>
                    </w:r>
                    <w:r>
                      <w:rPr>
                        <w:color w:val="697D90"/>
                        <w:spacing w:val="-8"/>
                        <w:w w:val="110"/>
                        <w:sz w:val="18"/>
                      </w:rPr>
                      <w:t> </w:t>
                    </w:r>
                    <w:r>
                      <w:rPr>
                        <w:color w:val="697D90"/>
                        <w:spacing w:val="-2"/>
                        <w:w w:val="110"/>
                        <w:sz w:val="18"/>
                      </w:rPr>
                      <w:t>pipeline</w:t>
                    </w:r>
                  </w:p>
                </w:txbxContent>
              </v:textbox>
              <w10:wrap type="non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A" w14:textId="77777777" w:rsidR="00C220EB" w:rsidRDefault="00C220EB">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C" w14:textId="77777777" w:rsidR="00C220EB" w:rsidRDefault="00C220EB">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D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5856" behindDoc="1" locked="0" layoutInCell="1" allowOverlap="1" wp14:anchorId="077BB9D6" wp14:editId="077BB9D7">
              <wp:simplePos x="0" y="0"/>
              <wp:positionH relativeFrom="page">
                <wp:posOffset>540002</wp:posOffset>
              </wp:positionH>
              <wp:positionV relativeFrom="page">
                <wp:posOffset>284416</wp:posOffset>
              </wp:positionV>
              <wp:extent cx="648017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5062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66368" behindDoc="1" locked="0" layoutInCell="1" allowOverlap="1" wp14:anchorId="077BB9D8" wp14:editId="077BB9D9">
              <wp:simplePos x="0" y="0"/>
              <wp:positionH relativeFrom="page">
                <wp:posOffset>527302</wp:posOffset>
              </wp:positionH>
              <wp:positionV relativeFrom="page">
                <wp:posOffset>131523</wp:posOffset>
              </wp:positionV>
              <wp:extent cx="996950" cy="1397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077BBB17" w14:textId="77777777" w:rsidR="00C220EB" w:rsidRDefault="00000000">
                          <w:pPr>
                            <w:spacing w:line="193"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78.5pt;height:11pt;mso-position-horizontal-relative:page;mso-position-vertical-relative:page;z-index:-18650112" type="#_x0000_t202" id="docshape72" filled="false" stroked="false">
              <v:textbox inset="0,0,0,0">
                <w:txbxContent>
                  <w:p>
                    <w:pPr>
                      <w:spacing w:line="193" w:lineRule="exact" w:before="0"/>
                      <w:ind w:left="20" w:right="0" w:firstLine="0"/>
                      <w:jc w:val="left"/>
                      <w:rPr>
                        <w:sz w:val="18"/>
                      </w:rPr>
                    </w:pPr>
                    <w:r>
                      <w:rPr>
                        <w:color w:val="697D90"/>
                        <w:w w:val="110"/>
                        <w:sz w:val="18"/>
                      </w:rPr>
                      <w:t>5.</w:t>
                    </w:r>
                    <w:r>
                      <w:rPr>
                        <w:color w:val="697D90"/>
                        <w:spacing w:val="28"/>
                        <w:w w:val="110"/>
                        <w:sz w:val="18"/>
                      </w:rPr>
                      <w:t> </w:t>
                    </w:r>
                    <w:r>
                      <w:rPr>
                        <w:color w:val="697D90"/>
                        <w:spacing w:val="-2"/>
                        <w:w w:val="110"/>
                        <w:sz w:val="18"/>
                      </w:rPr>
                      <w:t>Implementation</w:t>
                    </w:r>
                  </w:p>
                </w:txbxContent>
              </v:textbox>
              <w10:wrap type="non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0"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6880" behindDoc="1" locked="0" layoutInCell="1" allowOverlap="1" wp14:anchorId="077BB9DA" wp14:editId="077BB9DB">
              <wp:simplePos x="0" y="0"/>
              <wp:positionH relativeFrom="page">
                <wp:posOffset>540002</wp:posOffset>
              </wp:positionH>
              <wp:positionV relativeFrom="page">
                <wp:posOffset>284416</wp:posOffset>
              </wp:positionV>
              <wp:extent cx="6480175"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4960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67392" behindDoc="1" locked="0" layoutInCell="1" allowOverlap="1" wp14:anchorId="077BB9DC" wp14:editId="077BB9DD">
              <wp:simplePos x="0" y="0"/>
              <wp:positionH relativeFrom="page">
                <wp:posOffset>4262310</wp:posOffset>
              </wp:positionH>
              <wp:positionV relativeFrom="page">
                <wp:posOffset>131523</wp:posOffset>
              </wp:positionV>
              <wp:extent cx="2770505" cy="1397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0505" cy="139700"/>
                      </a:xfrm>
                      <a:prstGeom prst="rect">
                        <a:avLst/>
                      </a:prstGeom>
                    </wps:spPr>
                    <wps:txbx>
                      <w:txbxContent>
                        <w:p w14:paraId="077BBB18" w14:textId="77777777" w:rsidR="00C220EB" w:rsidRDefault="00000000">
                          <w:pPr>
                            <w:spacing w:line="193"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5.61499pt;margin-top:10.356215pt;width:218.15pt;height:11pt;mso-position-horizontal-relative:page;mso-position-vertical-relative:page;z-index:-18649088" type="#_x0000_t202" id="docshape73" filled="false" stroked="false">
              <v:textbox inset="0,0,0,0">
                <w:txbxContent>
                  <w:p>
                    <w:pPr>
                      <w:spacing w:line="193" w:lineRule="exact" w:before="0"/>
                      <w:ind w:left="20" w:right="0" w:firstLine="0"/>
                      <w:jc w:val="left"/>
                      <w:rPr>
                        <w:sz w:val="18"/>
                      </w:rPr>
                    </w:pPr>
                    <w:r>
                      <w:rPr>
                        <w:color w:val="697D90"/>
                        <w:w w:val="105"/>
                        <w:sz w:val="18"/>
                      </w:rPr>
                      <w:t>5.1.</w:t>
                    </w:r>
                    <w:r>
                      <w:rPr>
                        <w:color w:val="697D90"/>
                        <w:spacing w:val="24"/>
                        <w:w w:val="105"/>
                        <w:sz w:val="18"/>
                      </w:rPr>
                      <w:t> </w:t>
                    </w:r>
                    <w:r>
                      <w:rPr>
                        <w:color w:val="697D90"/>
                        <w:w w:val="105"/>
                        <w:sz w:val="18"/>
                      </w:rPr>
                      <w:t>SMART</w:t>
                    </w:r>
                    <w:r>
                      <w:rPr>
                        <w:color w:val="697D90"/>
                        <w:spacing w:val="-12"/>
                        <w:w w:val="105"/>
                        <w:sz w:val="18"/>
                      </w:rPr>
                      <w:t> </w:t>
                    </w:r>
                    <w:r>
                      <w:rPr>
                        <w:color w:val="697D90"/>
                        <w:w w:val="105"/>
                        <w:sz w:val="18"/>
                      </w:rPr>
                      <w:t>Goal</w:t>
                    </w:r>
                    <w:r>
                      <w:rPr>
                        <w:color w:val="697D90"/>
                        <w:spacing w:val="-11"/>
                        <w:w w:val="105"/>
                        <w:sz w:val="18"/>
                      </w:rPr>
                      <w:t> </w:t>
                    </w:r>
                    <w:r>
                      <w:rPr>
                        <w:color w:val="697D90"/>
                        <w:w w:val="105"/>
                        <w:sz w:val="18"/>
                      </w:rPr>
                      <w:t>1:</w:t>
                    </w:r>
                    <w:r>
                      <w:rPr>
                        <w:color w:val="697D90"/>
                        <w:spacing w:val="-7"/>
                        <w:w w:val="105"/>
                        <w:sz w:val="18"/>
                      </w:rPr>
                      <w:t> </w:t>
                    </w:r>
                    <w:r>
                      <w:rPr>
                        <w:color w:val="697D90"/>
                        <w:w w:val="105"/>
                        <w:sz w:val="18"/>
                      </w:rPr>
                      <w:t>Setup</w:t>
                    </w:r>
                    <w:r>
                      <w:rPr>
                        <w:color w:val="697D90"/>
                        <w:spacing w:val="-12"/>
                        <w:w w:val="105"/>
                        <w:sz w:val="18"/>
                      </w:rPr>
                      <w:t> </w:t>
                    </w:r>
                    <w:r>
                      <w:rPr>
                        <w:color w:val="697D90"/>
                        <w:w w:val="105"/>
                        <w:sz w:val="18"/>
                      </w:rPr>
                      <w:t>of</w:t>
                    </w:r>
                    <w:r>
                      <w:rPr>
                        <w:color w:val="697D90"/>
                        <w:spacing w:val="-12"/>
                        <w:w w:val="105"/>
                        <w:sz w:val="18"/>
                      </w:rPr>
                      <w:t> </w:t>
                    </w:r>
                    <w:r>
                      <w:rPr>
                        <w:color w:val="697D90"/>
                        <w:w w:val="105"/>
                        <w:sz w:val="18"/>
                      </w:rPr>
                      <w:t>an</w:t>
                    </w:r>
                    <w:r>
                      <w:rPr>
                        <w:color w:val="697D90"/>
                        <w:spacing w:val="-11"/>
                        <w:w w:val="105"/>
                        <w:sz w:val="18"/>
                      </w:rPr>
                      <w:t> </w:t>
                    </w:r>
                    <w:r>
                      <w:rPr>
                        <w:color w:val="697D90"/>
                        <w:w w:val="105"/>
                        <w:sz w:val="18"/>
                      </w:rPr>
                      <w:t>Improved</w:t>
                    </w:r>
                    <w:r>
                      <w:rPr>
                        <w:color w:val="697D90"/>
                        <w:spacing w:val="-12"/>
                        <w:w w:val="105"/>
                        <w:sz w:val="18"/>
                      </w:rPr>
                      <w:t> </w:t>
                    </w:r>
                    <w:r>
                      <w:rPr>
                        <w:color w:val="697D90"/>
                        <w:w w:val="105"/>
                        <w:sz w:val="18"/>
                      </w:rPr>
                      <w:t>DQM</w:t>
                    </w:r>
                    <w:r>
                      <w:rPr>
                        <w:color w:val="697D90"/>
                        <w:spacing w:val="-12"/>
                        <w:w w:val="105"/>
                        <w:sz w:val="18"/>
                      </w:rPr>
                      <w:t> </w:t>
                    </w:r>
                    <w:r>
                      <w:rPr>
                        <w:color w:val="697D90"/>
                        <w:spacing w:val="-2"/>
                        <w:w w:val="105"/>
                        <w:sz w:val="18"/>
                      </w:rPr>
                      <w:t>Report</w:t>
                    </w:r>
                  </w:p>
                </w:txbxContent>
              </v:textbox>
              <w10:wrap type="non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9952" behindDoc="1" locked="0" layoutInCell="1" allowOverlap="1" wp14:anchorId="077BB9E2" wp14:editId="077BB9E3">
              <wp:simplePos x="0" y="0"/>
              <wp:positionH relativeFrom="page">
                <wp:posOffset>540002</wp:posOffset>
              </wp:positionH>
              <wp:positionV relativeFrom="page">
                <wp:posOffset>284416</wp:posOffset>
              </wp:positionV>
              <wp:extent cx="6480175"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46528"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70464" behindDoc="1" locked="0" layoutInCell="1" allowOverlap="1" wp14:anchorId="077BB9E4" wp14:editId="077BB9E5">
              <wp:simplePos x="0" y="0"/>
              <wp:positionH relativeFrom="page">
                <wp:posOffset>527302</wp:posOffset>
              </wp:positionH>
              <wp:positionV relativeFrom="page">
                <wp:posOffset>131523</wp:posOffset>
              </wp:positionV>
              <wp:extent cx="996950" cy="1397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077BBB1C" w14:textId="77777777" w:rsidR="00C220EB" w:rsidRDefault="00000000">
                          <w:pPr>
                            <w:spacing w:line="193"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78.5pt;height:11pt;mso-position-horizontal-relative:page;mso-position-vertical-relative:page;z-index:-18646016" type="#_x0000_t202" id="docshape77" filled="false" stroked="false">
              <v:textbox inset="0,0,0,0">
                <w:txbxContent>
                  <w:p>
                    <w:pPr>
                      <w:spacing w:line="193" w:lineRule="exact" w:before="0"/>
                      <w:ind w:left="20" w:right="0" w:firstLine="0"/>
                      <w:jc w:val="left"/>
                      <w:rPr>
                        <w:sz w:val="18"/>
                      </w:rPr>
                    </w:pPr>
                    <w:r>
                      <w:rPr>
                        <w:color w:val="697D90"/>
                        <w:w w:val="110"/>
                        <w:sz w:val="18"/>
                      </w:rPr>
                      <w:t>5.</w:t>
                    </w:r>
                    <w:r>
                      <w:rPr>
                        <w:color w:val="697D90"/>
                        <w:spacing w:val="28"/>
                        <w:w w:val="110"/>
                        <w:sz w:val="18"/>
                      </w:rPr>
                      <w:t> </w:t>
                    </w:r>
                    <w:r>
                      <w:rPr>
                        <w:color w:val="697D90"/>
                        <w:spacing w:val="-2"/>
                        <w:w w:val="110"/>
                        <w:sz w:val="18"/>
                      </w:rPr>
                      <w:t>Implementation</w:t>
                    </w:r>
                  </w:p>
                </w:txbxContent>
              </v:textbox>
              <w10:wrap type="non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68928" behindDoc="1" locked="0" layoutInCell="1" allowOverlap="1" wp14:anchorId="077BB9E6" wp14:editId="077BB9E7">
              <wp:simplePos x="0" y="0"/>
              <wp:positionH relativeFrom="page">
                <wp:posOffset>540002</wp:posOffset>
              </wp:positionH>
              <wp:positionV relativeFrom="page">
                <wp:posOffset>284416</wp:posOffset>
              </wp:positionV>
              <wp:extent cx="6480175"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4755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69440" behindDoc="1" locked="0" layoutInCell="1" allowOverlap="1" wp14:anchorId="077BB9E8" wp14:editId="077BB9E9">
              <wp:simplePos x="0" y="0"/>
              <wp:positionH relativeFrom="page">
                <wp:posOffset>5341023</wp:posOffset>
              </wp:positionH>
              <wp:positionV relativeFrom="page">
                <wp:posOffset>131523</wp:posOffset>
              </wp:positionV>
              <wp:extent cx="1692275" cy="1397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139700"/>
                      </a:xfrm>
                      <a:prstGeom prst="rect">
                        <a:avLst/>
                      </a:prstGeom>
                    </wps:spPr>
                    <wps:txbx>
                      <w:txbxContent>
                        <w:p w14:paraId="077BBB1B" w14:textId="77777777" w:rsidR="00C220EB" w:rsidRDefault="00000000">
                          <w:pPr>
                            <w:spacing w:line="193" w:lineRule="exact"/>
                            <w:ind w:left="20"/>
                            <w:rPr>
                              <w:sz w:val="18"/>
                            </w:rPr>
                          </w:pPr>
                          <w:r>
                            <w:rPr>
                              <w:color w:val="697D90"/>
                              <w:spacing w:val="-2"/>
                              <w:w w:val="105"/>
                              <w:sz w:val="18"/>
                            </w:rPr>
                            <w:t>5.2.</w:t>
                          </w:r>
                          <w:r>
                            <w:rPr>
                              <w:color w:val="697D90"/>
                              <w:spacing w:val="11"/>
                              <w:w w:val="105"/>
                              <w:sz w:val="18"/>
                            </w:rPr>
                            <w:t xml:space="preserve"> </w:t>
                          </w:r>
                          <w:r>
                            <w:rPr>
                              <w:color w:val="697D90"/>
                              <w:spacing w:val="-2"/>
                              <w:w w:val="105"/>
                              <w:sz w:val="18"/>
                            </w:rPr>
                            <w:t>SMART</w:t>
                          </w:r>
                          <w:r>
                            <w:rPr>
                              <w:color w:val="697D90"/>
                              <w:spacing w:val="-9"/>
                              <w:w w:val="105"/>
                              <w:sz w:val="18"/>
                            </w:rPr>
                            <w:t xml:space="preserve"> </w:t>
                          </w:r>
                          <w:r>
                            <w:rPr>
                              <w:color w:val="697D90"/>
                              <w:spacing w:val="-2"/>
                              <w:w w:val="105"/>
                              <w:sz w:val="18"/>
                            </w:rPr>
                            <w:t>goal</w:t>
                          </w:r>
                          <w:r>
                            <w:rPr>
                              <w:color w:val="697D90"/>
                              <w:spacing w:val="-10"/>
                              <w:w w:val="105"/>
                              <w:sz w:val="18"/>
                            </w:rPr>
                            <w:t xml:space="preserve"> </w:t>
                          </w:r>
                          <w:r>
                            <w:rPr>
                              <w:color w:val="697D90"/>
                              <w:spacing w:val="-2"/>
                              <w:w w:val="105"/>
                              <w:sz w:val="18"/>
                            </w:rPr>
                            <w:t>2:</w:t>
                          </w:r>
                          <w:r>
                            <w:rPr>
                              <w:color w:val="697D90"/>
                              <w:spacing w:val="-9"/>
                              <w:w w:val="105"/>
                              <w:sz w:val="18"/>
                            </w:rPr>
                            <w:t xml:space="preserve"> </w:t>
                          </w:r>
                          <w:r>
                            <w:rPr>
                              <w:color w:val="697D90"/>
                              <w:spacing w:val="-2"/>
                              <w:w w:val="105"/>
                              <w:sz w:val="18"/>
                            </w:rPr>
                            <w:t>Tool</w:t>
                          </w:r>
                          <w:r>
                            <w:rPr>
                              <w:color w:val="697D90"/>
                              <w:spacing w:val="-9"/>
                              <w:w w:val="105"/>
                              <w:sz w:val="18"/>
                            </w:rPr>
                            <w:t xml:space="preserve"> </w:t>
                          </w:r>
                          <w:r>
                            <w:rPr>
                              <w:color w:val="697D90"/>
                              <w:spacing w:val="-2"/>
                              <w:w w:val="105"/>
                              <w:sz w:val="18"/>
                            </w:rPr>
                            <w:t>decision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0.553009pt;margin-top:10.356215pt;width:133.25pt;height:11pt;mso-position-horizontal-relative:page;mso-position-vertical-relative:page;z-index:-18647040" type="#_x0000_t202" id="docshape76" filled="false" stroked="false">
              <v:textbox inset="0,0,0,0">
                <w:txbxContent>
                  <w:p>
                    <w:pPr>
                      <w:spacing w:line="193" w:lineRule="exact" w:before="0"/>
                      <w:ind w:left="20" w:right="0" w:firstLine="0"/>
                      <w:jc w:val="left"/>
                      <w:rPr>
                        <w:sz w:val="18"/>
                      </w:rPr>
                    </w:pPr>
                    <w:r>
                      <w:rPr>
                        <w:color w:val="697D90"/>
                        <w:spacing w:val="-2"/>
                        <w:w w:val="105"/>
                        <w:sz w:val="18"/>
                      </w:rPr>
                      <w:t>5.2.</w:t>
                    </w:r>
                    <w:r>
                      <w:rPr>
                        <w:color w:val="697D90"/>
                        <w:spacing w:val="11"/>
                        <w:w w:val="105"/>
                        <w:sz w:val="18"/>
                      </w:rPr>
                      <w:t> </w:t>
                    </w:r>
                    <w:r>
                      <w:rPr>
                        <w:color w:val="697D90"/>
                        <w:spacing w:val="-2"/>
                        <w:w w:val="105"/>
                        <w:sz w:val="18"/>
                      </w:rPr>
                      <w:t>SMART</w:t>
                    </w:r>
                    <w:r>
                      <w:rPr>
                        <w:color w:val="697D90"/>
                        <w:spacing w:val="-9"/>
                        <w:w w:val="105"/>
                        <w:sz w:val="18"/>
                      </w:rPr>
                      <w:t> </w:t>
                    </w:r>
                    <w:r>
                      <w:rPr>
                        <w:color w:val="697D90"/>
                        <w:spacing w:val="-2"/>
                        <w:w w:val="105"/>
                        <w:sz w:val="18"/>
                      </w:rPr>
                      <w:t>goal</w:t>
                    </w:r>
                    <w:r>
                      <w:rPr>
                        <w:color w:val="697D90"/>
                        <w:spacing w:val="-10"/>
                        <w:w w:val="105"/>
                        <w:sz w:val="18"/>
                      </w:rPr>
                      <w:t> </w:t>
                    </w:r>
                    <w:r>
                      <w:rPr>
                        <w:color w:val="697D90"/>
                        <w:spacing w:val="-2"/>
                        <w:w w:val="105"/>
                        <w:sz w:val="18"/>
                      </w:rPr>
                      <w:t>2:</w:t>
                    </w:r>
                    <w:r>
                      <w:rPr>
                        <w:color w:val="697D90"/>
                        <w:spacing w:val="-9"/>
                        <w:w w:val="105"/>
                        <w:sz w:val="18"/>
                      </w:rPr>
                      <w:t> </w:t>
                    </w:r>
                    <w:r>
                      <w:rPr>
                        <w:color w:val="697D90"/>
                        <w:spacing w:val="-2"/>
                        <w:w w:val="105"/>
                        <w:sz w:val="18"/>
                      </w:rPr>
                      <w:t>Tool</w:t>
                    </w:r>
                    <w:r>
                      <w:rPr>
                        <w:color w:val="697D90"/>
                        <w:spacing w:val="-9"/>
                        <w:w w:val="105"/>
                        <w:sz w:val="18"/>
                      </w:rPr>
                      <w:t> </w:t>
                    </w:r>
                    <w:r>
                      <w:rPr>
                        <w:color w:val="697D90"/>
                        <w:spacing w:val="-2"/>
                        <w:w w:val="105"/>
                        <w:sz w:val="18"/>
                      </w:rPr>
                      <w:t>decision</w:t>
                    </w:r>
                  </w:p>
                </w:txbxContent>
              </v:textbox>
              <w10:wrap type="non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7" w14:textId="77777777" w:rsidR="00C220EB" w:rsidRDefault="00C220EB">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3024" behindDoc="1" locked="0" layoutInCell="1" allowOverlap="1" wp14:anchorId="077BB9F2" wp14:editId="077BB9F3">
              <wp:simplePos x="0" y="0"/>
              <wp:positionH relativeFrom="page">
                <wp:posOffset>540002</wp:posOffset>
              </wp:positionH>
              <wp:positionV relativeFrom="page">
                <wp:posOffset>284416</wp:posOffset>
              </wp:positionV>
              <wp:extent cx="6480175"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4345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73536" behindDoc="1" locked="0" layoutInCell="1" allowOverlap="1" wp14:anchorId="077BB9F4" wp14:editId="077BB9F5">
              <wp:simplePos x="0" y="0"/>
              <wp:positionH relativeFrom="page">
                <wp:posOffset>527302</wp:posOffset>
              </wp:positionH>
              <wp:positionV relativeFrom="page">
                <wp:posOffset>131523</wp:posOffset>
              </wp:positionV>
              <wp:extent cx="539750" cy="1397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077BBB21" w14:textId="77777777" w:rsidR="00C220EB" w:rsidRDefault="00000000">
                          <w:pPr>
                            <w:spacing w:line="193"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42.5pt;height:11pt;mso-position-horizontal-relative:page;mso-position-vertical-relative:page;z-index:-18642944" type="#_x0000_t202" id="docshape82" filled="false" stroked="false">
              <v:textbox inset="0,0,0,0">
                <w:txbxContent>
                  <w:p>
                    <w:pPr>
                      <w:spacing w:line="193" w:lineRule="exact" w:before="0"/>
                      <w:ind w:left="20" w:right="0" w:firstLine="0"/>
                      <w:jc w:val="left"/>
                      <w:rPr>
                        <w:sz w:val="18"/>
                      </w:rPr>
                    </w:pPr>
                    <w:r>
                      <w:rPr>
                        <w:color w:val="697D90"/>
                        <w:w w:val="110"/>
                        <w:sz w:val="18"/>
                      </w:rPr>
                      <w:t>6.</w:t>
                    </w:r>
                    <w:r>
                      <w:rPr>
                        <w:color w:val="697D90"/>
                        <w:spacing w:val="31"/>
                        <w:w w:val="110"/>
                        <w:sz w:val="18"/>
                      </w:rPr>
                      <w:t> </w:t>
                    </w:r>
                    <w:r>
                      <w:rPr>
                        <w:color w:val="697D90"/>
                        <w:spacing w:val="-2"/>
                        <w:w w:val="110"/>
                        <w:sz w:val="18"/>
                      </w:rPr>
                      <w:t>Results</w:t>
                    </w:r>
                  </w:p>
                </w:txbxContent>
              </v:textbox>
              <w10:wrap type="non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B" w14:textId="77777777" w:rsidR="00C220EB" w:rsidRDefault="00C220EB">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C" w14:textId="77777777" w:rsidR="00C220EB" w:rsidRDefault="00C220EB">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E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4048" behindDoc="1" locked="0" layoutInCell="1" allowOverlap="1" wp14:anchorId="077BB9F6" wp14:editId="077BB9F7">
              <wp:simplePos x="0" y="0"/>
              <wp:positionH relativeFrom="page">
                <wp:posOffset>527302</wp:posOffset>
              </wp:positionH>
              <wp:positionV relativeFrom="page">
                <wp:posOffset>1259618</wp:posOffset>
              </wp:positionV>
              <wp:extent cx="3407410" cy="28829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7410" cy="288290"/>
                      </a:xfrm>
                      <a:prstGeom prst="rect">
                        <a:avLst/>
                      </a:prstGeom>
                    </wps:spPr>
                    <wps:txbx>
                      <w:txbxContent>
                        <w:p w14:paraId="077BBB22" w14:textId="77777777" w:rsidR="00C220EB"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182533pt;width:268.3pt;height:22.7pt;mso-position-horizontal-relative:page;mso-position-vertical-relative:page;z-index:-18642432" type="#_x0000_t202" id="docshape83" filled="false" stroked="false">
              <v:textbox inset="0,0,0,0">
                <w:txbxContent>
                  <w:p>
                    <w:pPr>
                      <w:spacing w:line="430" w:lineRule="exact" w:before="0"/>
                      <w:ind w:left="20" w:right="0" w:firstLine="0"/>
                      <w:jc w:val="left"/>
                      <w:rPr>
                        <w:rFonts w:ascii="Arial"/>
                        <w:b/>
                        <w:sz w:val="41"/>
                      </w:rPr>
                    </w:pPr>
                    <w:r>
                      <w:rPr>
                        <w:rFonts w:ascii="Arial"/>
                        <w:b/>
                        <w:color w:val="697D90"/>
                        <w:sz w:val="41"/>
                      </w:rPr>
                      <w:t>8.</w:t>
                    </w:r>
                    <w:r>
                      <w:rPr>
                        <w:rFonts w:ascii="Arial"/>
                        <w:b/>
                        <w:color w:val="697D90"/>
                        <w:spacing w:val="46"/>
                        <w:w w:val="150"/>
                        <w:sz w:val="41"/>
                      </w:rPr>
                      <w:t> </w:t>
                    </w:r>
                    <w:r>
                      <w:rPr>
                        <w:rFonts w:ascii="Arial"/>
                        <w:b/>
                        <w:color w:val="697D90"/>
                        <w:sz w:val="41"/>
                      </w:rPr>
                      <w:t>Statement</w:t>
                    </w:r>
                    <w:r>
                      <w:rPr>
                        <w:rFonts w:ascii="Arial"/>
                        <w:b/>
                        <w:color w:val="697D90"/>
                        <w:spacing w:val="4"/>
                        <w:sz w:val="41"/>
                      </w:rPr>
                      <w:t> </w:t>
                    </w:r>
                    <w:r>
                      <w:rPr>
                        <w:rFonts w:ascii="Arial"/>
                        <w:b/>
                        <w:color w:val="697D90"/>
                        <w:sz w:val="41"/>
                      </w:rPr>
                      <w:t>of</w:t>
                    </w:r>
                    <w:r>
                      <w:rPr>
                        <w:rFonts w:ascii="Arial"/>
                        <w:b/>
                        <w:color w:val="697D90"/>
                        <w:spacing w:val="5"/>
                        <w:sz w:val="41"/>
                      </w:rPr>
                      <w:t> </w:t>
                    </w:r>
                    <w:r>
                      <w:rPr>
                        <w:rFonts w:ascii="Arial"/>
                        <w:b/>
                        <w:color w:val="697D90"/>
                        <w:spacing w:val="-2"/>
                        <w:sz w:val="41"/>
                      </w:rPr>
                      <w:t>Authorship</w:t>
                    </w:r>
                  </w:p>
                </w:txbxContent>
              </v:textbox>
              <w10:wrap type="non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0" w14:textId="77777777" w:rsidR="00C220EB" w:rsidRDefault="00C220EB">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5584" behindDoc="1" locked="0" layoutInCell="1" allowOverlap="1" wp14:anchorId="077BB9FA" wp14:editId="077BB9FB">
              <wp:simplePos x="0" y="0"/>
              <wp:positionH relativeFrom="page">
                <wp:posOffset>540002</wp:posOffset>
              </wp:positionH>
              <wp:positionV relativeFrom="page">
                <wp:posOffset>284416</wp:posOffset>
              </wp:positionV>
              <wp:extent cx="6480175"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4089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76096" behindDoc="1" locked="0" layoutInCell="1" allowOverlap="1" wp14:anchorId="077BB9FC" wp14:editId="077BB9FD">
              <wp:simplePos x="0" y="0"/>
              <wp:positionH relativeFrom="page">
                <wp:posOffset>527302</wp:posOffset>
              </wp:positionH>
              <wp:positionV relativeFrom="page">
                <wp:posOffset>131523</wp:posOffset>
              </wp:positionV>
              <wp:extent cx="748665" cy="13970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139700"/>
                      </a:xfrm>
                      <a:prstGeom prst="rect">
                        <a:avLst/>
                      </a:prstGeom>
                    </wps:spPr>
                    <wps:txbx>
                      <w:txbxContent>
                        <w:p w14:paraId="077BBB25" w14:textId="77777777" w:rsidR="00C220EB" w:rsidRDefault="00000000">
                          <w:pPr>
                            <w:spacing w:line="193"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58.95pt;height:11pt;mso-position-horizontal-relative:page;mso-position-vertical-relative:page;z-index:-18640384" type="#_x0000_t202" id="docshape86" filled="false" stroked="false">
              <v:textbox inset="0,0,0,0">
                <w:txbxContent>
                  <w:p>
                    <w:pPr>
                      <w:spacing w:line="193" w:lineRule="exact" w:before="0"/>
                      <w:ind w:left="20" w:right="0" w:firstLine="0"/>
                      <w:jc w:val="left"/>
                      <w:rPr>
                        <w:sz w:val="18"/>
                      </w:rPr>
                    </w:pPr>
                    <w:r>
                      <w:rPr>
                        <w:color w:val="697D90"/>
                        <w:sz w:val="18"/>
                      </w:rPr>
                      <w:t>List</w:t>
                    </w:r>
                    <w:r>
                      <w:rPr>
                        <w:color w:val="697D90"/>
                        <w:spacing w:val="8"/>
                        <w:sz w:val="18"/>
                      </w:rPr>
                      <w:t> </w:t>
                    </w:r>
                    <w:r>
                      <w:rPr>
                        <w:color w:val="697D90"/>
                        <w:sz w:val="18"/>
                      </w:rPr>
                      <w:t>of</w:t>
                    </w:r>
                    <w:r>
                      <w:rPr>
                        <w:color w:val="697D90"/>
                        <w:spacing w:val="8"/>
                        <w:sz w:val="18"/>
                      </w:rPr>
                      <w:t> </w:t>
                    </w:r>
                    <w:r>
                      <w:rPr>
                        <w:color w:val="697D90"/>
                        <w:spacing w:val="-2"/>
                        <w:sz w:val="18"/>
                      </w:rPr>
                      <w:t>Figures</w:t>
                    </w:r>
                  </w:p>
                </w:txbxContent>
              </v:textbox>
              <w10:wrap type="non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3"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5072" behindDoc="1" locked="0" layoutInCell="1" allowOverlap="1" wp14:anchorId="077BB9FE" wp14:editId="077BB9FF">
              <wp:simplePos x="0" y="0"/>
              <wp:positionH relativeFrom="page">
                <wp:posOffset>527302</wp:posOffset>
              </wp:positionH>
              <wp:positionV relativeFrom="page">
                <wp:posOffset>1290428</wp:posOffset>
              </wp:positionV>
              <wp:extent cx="1761489" cy="28829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288290"/>
                      </a:xfrm>
                      <a:prstGeom prst="rect">
                        <a:avLst/>
                      </a:prstGeom>
                    </wps:spPr>
                    <wps:txbx>
                      <w:txbxContent>
                        <w:p w14:paraId="077BBB24" w14:textId="77777777" w:rsidR="00C220EB"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1.608536pt;width:138.7pt;height:22.7pt;mso-position-horizontal-relative:page;mso-position-vertical-relative:page;z-index:-18641408" type="#_x0000_t202" id="docshape85" filled="false" stroked="false">
              <v:textbox inset="0,0,0,0">
                <w:txbxContent>
                  <w:p>
                    <w:pPr>
                      <w:spacing w:line="430" w:lineRule="exact" w:before="0"/>
                      <w:ind w:left="20" w:right="0" w:firstLine="0"/>
                      <w:jc w:val="left"/>
                      <w:rPr>
                        <w:rFonts w:ascii="Arial"/>
                        <w:b/>
                        <w:sz w:val="41"/>
                      </w:rPr>
                    </w:pPr>
                    <w:r>
                      <w:rPr>
                        <w:rFonts w:ascii="Arial"/>
                        <w:b/>
                        <w:color w:val="697D90"/>
                        <w:sz w:val="41"/>
                      </w:rPr>
                      <w:t>List</w:t>
                    </w:r>
                    <w:r>
                      <w:rPr>
                        <w:rFonts w:ascii="Arial"/>
                        <w:b/>
                        <w:color w:val="697D90"/>
                        <w:spacing w:val="-21"/>
                        <w:sz w:val="41"/>
                      </w:rPr>
                      <w:t> </w:t>
                    </w:r>
                    <w:r>
                      <w:rPr>
                        <w:rFonts w:ascii="Arial"/>
                        <w:b/>
                        <w:color w:val="697D90"/>
                        <w:sz w:val="41"/>
                      </w:rPr>
                      <w:t>of</w:t>
                    </w:r>
                    <w:r>
                      <w:rPr>
                        <w:rFonts w:ascii="Arial"/>
                        <w:b/>
                        <w:color w:val="697D90"/>
                        <w:spacing w:val="-20"/>
                        <w:sz w:val="41"/>
                      </w:rPr>
                      <w:t> </w:t>
                    </w:r>
                    <w:r>
                      <w:rPr>
                        <w:rFonts w:ascii="Arial"/>
                        <w:b/>
                        <w:color w:val="697D90"/>
                        <w:spacing w:val="-7"/>
                        <w:sz w:val="41"/>
                      </w:rPr>
                      <w:t>Figures</w:t>
                    </w:r>
                  </w:p>
                </w:txbxContent>
              </v:textbox>
              <w10:wrap type="non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6"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7632" behindDoc="1" locked="0" layoutInCell="1" allowOverlap="1" wp14:anchorId="077BBA04" wp14:editId="077BBA05">
              <wp:simplePos x="0" y="0"/>
              <wp:positionH relativeFrom="page">
                <wp:posOffset>527302</wp:posOffset>
              </wp:positionH>
              <wp:positionV relativeFrom="page">
                <wp:posOffset>1259618</wp:posOffset>
              </wp:positionV>
              <wp:extent cx="1651635" cy="28829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288290"/>
                      </a:xfrm>
                      <a:prstGeom prst="rect">
                        <a:avLst/>
                      </a:prstGeom>
                    </wps:spPr>
                    <wps:txbx>
                      <w:txbxContent>
                        <w:p w14:paraId="077BBB28" w14:textId="77777777" w:rsidR="00C220EB"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182533pt;width:130.0500pt;height:22.7pt;mso-position-horizontal-relative:page;mso-position-vertical-relative:page;z-index:-18638848" type="#_x0000_t202" id="docshape89" filled="false" stroked="false">
              <v:textbox inset="0,0,0,0">
                <w:txbxContent>
                  <w:p>
                    <w:pPr>
                      <w:spacing w:line="430" w:lineRule="exact" w:before="0"/>
                      <w:ind w:left="20" w:right="0" w:firstLine="0"/>
                      <w:jc w:val="left"/>
                      <w:rPr>
                        <w:rFonts w:ascii="Arial"/>
                        <w:b/>
                        <w:sz w:val="41"/>
                      </w:rPr>
                    </w:pPr>
                    <w:r>
                      <w:rPr>
                        <w:rFonts w:ascii="Arial"/>
                        <w:b/>
                        <w:color w:val="697D90"/>
                        <w:sz w:val="41"/>
                      </w:rPr>
                      <w:t>List</w:t>
                    </w:r>
                    <w:r>
                      <w:rPr>
                        <w:rFonts w:ascii="Arial"/>
                        <w:b/>
                        <w:color w:val="697D90"/>
                        <w:spacing w:val="-21"/>
                        <w:sz w:val="41"/>
                      </w:rPr>
                      <w:t> </w:t>
                    </w:r>
                    <w:r>
                      <w:rPr>
                        <w:rFonts w:ascii="Arial"/>
                        <w:b/>
                        <w:color w:val="697D90"/>
                        <w:sz w:val="41"/>
                      </w:rPr>
                      <w:t>of</w:t>
                    </w:r>
                    <w:r>
                      <w:rPr>
                        <w:rFonts w:ascii="Arial"/>
                        <w:b/>
                        <w:color w:val="697D90"/>
                        <w:spacing w:val="-20"/>
                        <w:sz w:val="41"/>
                      </w:rPr>
                      <w:t> </w:t>
                    </w:r>
                    <w:r>
                      <w:rPr>
                        <w:rFonts w:ascii="Arial"/>
                        <w:b/>
                        <w:color w:val="697D90"/>
                        <w:spacing w:val="-7"/>
                        <w:sz w:val="41"/>
                      </w:rPr>
                      <w:t>Tables</w:t>
                    </w:r>
                  </w:p>
                </w:txbxContent>
              </v:textbox>
              <w10:wrap type="non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8" w14:textId="77777777" w:rsidR="00C220EB" w:rsidRDefault="00C220EB">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9168" behindDoc="1" locked="0" layoutInCell="1" allowOverlap="1" wp14:anchorId="077BBA08" wp14:editId="077BBA09">
              <wp:simplePos x="0" y="0"/>
              <wp:positionH relativeFrom="page">
                <wp:posOffset>540002</wp:posOffset>
              </wp:positionH>
              <wp:positionV relativeFrom="page">
                <wp:posOffset>284416</wp:posOffset>
              </wp:positionV>
              <wp:extent cx="6480175"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3731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79680" behindDoc="1" locked="0" layoutInCell="1" allowOverlap="1" wp14:anchorId="077BBA0A" wp14:editId="077BBA0B">
              <wp:simplePos x="0" y="0"/>
              <wp:positionH relativeFrom="page">
                <wp:posOffset>527302</wp:posOffset>
              </wp:positionH>
              <wp:positionV relativeFrom="page">
                <wp:posOffset>131523</wp:posOffset>
              </wp:positionV>
              <wp:extent cx="463550" cy="1397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077BBB2B" w14:textId="77777777" w:rsidR="00C220EB" w:rsidRDefault="00000000">
                          <w:pPr>
                            <w:spacing w:line="193"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36.5pt;height:11pt;mso-position-horizontal-relative:page;mso-position-vertical-relative:page;z-index:-18636800" type="#_x0000_t202" id="docshape92" filled="false" stroked="false">
              <v:textbox inset="0,0,0,0">
                <w:txbxContent>
                  <w:p>
                    <w:pPr>
                      <w:spacing w:line="193" w:lineRule="exact" w:before="0"/>
                      <w:ind w:left="20" w:right="0" w:firstLine="0"/>
                      <w:jc w:val="left"/>
                      <w:rPr>
                        <w:sz w:val="18"/>
                      </w:rPr>
                    </w:pPr>
                    <w:r>
                      <w:rPr>
                        <w:color w:val="697D90"/>
                        <w:spacing w:val="-2"/>
                        <w:w w:val="110"/>
                        <w:sz w:val="18"/>
                      </w:rPr>
                      <w:t>Glossary</w:t>
                    </w:r>
                  </w:p>
                </w:txbxContent>
              </v:textbox>
              <w10:wrap type="non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B"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78656" behindDoc="1" locked="0" layoutInCell="1" allowOverlap="1" wp14:anchorId="077BBA0C" wp14:editId="077BBA0D">
              <wp:simplePos x="0" y="0"/>
              <wp:positionH relativeFrom="page">
                <wp:posOffset>527302</wp:posOffset>
              </wp:positionH>
              <wp:positionV relativeFrom="page">
                <wp:posOffset>1263961</wp:posOffset>
              </wp:positionV>
              <wp:extent cx="1101090" cy="28829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288290"/>
                      </a:xfrm>
                      <a:prstGeom prst="rect">
                        <a:avLst/>
                      </a:prstGeom>
                    </wps:spPr>
                    <wps:txbx>
                      <w:txbxContent>
                        <w:p w14:paraId="077BBB2A" w14:textId="77777777" w:rsidR="00C220EB" w:rsidRDefault="00000000">
                          <w:pPr>
                            <w:spacing w:line="430" w:lineRule="exact"/>
                            <w:ind w:left="20"/>
                            <w:rPr>
                              <w:rFonts w:ascii="Arial"/>
                              <w:b/>
                              <w:sz w:val="41"/>
                            </w:rPr>
                          </w:pPr>
                          <w:r>
                            <w:rPr>
                              <w:rFonts w:ascii="Arial"/>
                              <w:b/>
                              <w:color w:val="697D90"/>
                              <w:spacing w:val="-8"/>
                              <w:sz w:val="41"/>
                            </w:rPr>
                            <w:t>Glossary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524536pt;width:86.7pt;height:22.7pt;mso-position-horizontal-relative:page;mso-position-vertical-relative:page;z-index:-18637824" type="#_x0000_t202" id="docshape91" filled="false" stroked="false">
              <v:textbox inset="0,0,0,0">
                <w:txbxContent>
                  <w:p>
                    <w:pPr>
                      <w:spacing w:line="430" w:lineRule="exact" w:before="0"/>
                      <w:ind w:left="20" w:right="0" w:firstLine="0"/>
                      <w:jc w:val="left"/>
                      <w:rPr>
                        <w:rFonts w:ascii="Arial"/>
                        <w:b/>
                        <w:sz w:val="41"/>
                      </w:rPr>
                    </w:pPr>
                    <w:r>
                      <w:rPr>
                        <w:rFonts w:ascii="Arial"/>
                        <w:b/>
                        <w:color w:val="697D90"/>
                        <w:spacing w:val="-8"/>
                        <w:sz w:val="41"/>
                      </w:rPr>
                      <w:t>Glossary</w:t>
                    </w:r>
                  </w:p>
                </w:txbxContent>
              </v:textbox>
              <w10:wrap type="non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2240" behindDoc="1" locked="0" layoutInCell="1" allowOverlap="1" wp14:anchorId="077BBA12" wp14:editId="077BBA13">
              <wp:simplePos x="0" y="0"/>
              <wp:positionH relativeFrom="page">
                <wp:posOffset>540002</wp:posOffset>
              </wp:positionH>
              <wp:positionV relativeFrom="page">
                <wp:posOffset>284416</wp:posOffset>
              </wp:positionV>
              <wp:extent cx="6480175"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3424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82752" behindDoc="1" locked="0" layoutInCell="1" allowOverlap="1" wp14:anchorId="077BBA14" wp14:editId="077BBA15">
              <wp:simplePos x="0" y="0"/>
              <wp:positionH relativeFrom="page">
                <wp:posOffset>527302</wp:posOffset>
              </wp:positionH>
              <wp:positionV relativeFrom="page">
                <wp:posOffset>131523</wp:posOffset>
              </wp:positionV>
              <wp:extent cx="463550" cy="1397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077BBB2F" w14:textId="77777777" w:rsidR="00C220EB" w:rsidRDefault="00000000">
                          <w:pPr>
                            <w:spacing w:line="193"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36.5pt;height:11pt;mso-position-horizontal-relative:page;mso-position-vertical-relative:page;z-index:-18633728" type="#_x0000_t202" id="docshape96" filled="false" stroked="false">
              <v:textbox inset="0,0,0,0">
                <w:txbxContent>
                  <w:p>
                    <w:pPr>
                      <w:spacing w:line="193" w:lineRule="exact" w:before="0"/>
                      <w:ind w:left="20" w:right="0" w:firstLine="0"/>
                      <w:jc w:val="left"/>
                      <w:rPr>
                        <w:sz w:val="18"/>
                      </w:rPr>
                    </w:pPr>
                    <w:r>
                      <w:rPr>
                        <w:color w:val="697D90"/>
                        <w:spacing w:val="-2"/>
                        <w:w w:val="110"/>
                        <w:sz w:val="18"/>
                      </w:rPr>
                      <w:t>Glossary</w:t>
                    </w:r>
                  </w:p>
                </w:txbxContent>
              </v:textbox>
              <w10:wrap type="non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8FF"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1216" behindDoc="1" locked="0" layoutInCell="1" allowOverlap="1" wp14:anchorId="077BBA16" wp14:editId="077BBA17">
              <wp:simplePos x="0" y="0"/>
              <wp:positionH relativeFrom="page">
                <wp:posOffset>540002</wp:posOffset>
              </wp:positionH>
              <wp:positionV relativeFrom="page">
                <wp:posOffset>284416</wp:posOffset>
              </wp:positionV>
              <wp:extent cx="6480175"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3526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81728" behindDoc="1" locked="0" layoutInCell="1" allowOverlap="1" wp14:anchorId="077BBA18" wp14:editId="077BBA19">
              <wp:simplePos x="0" y="0"/>
              <wp:positionH relativeFrom="page">
                <wp:posOffset>6569341</wp:posOffset>
              </wp:positionH>
              <wp:positionV relativeFrom="page">
                <wp:posOffset>131523</wp:posOffset>
              </wp:positionV>
              <wp:extent cx="463550" cy="1397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077BBB2E" w14:textId="77777777" w:rsidR="00C220EB" w:rsidRDefault="00000000">
                          <w:pPr>
                            <w:spacing w:line="193"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17.270996pt;margin-top:10.356215pt;width:36.5pt;height:11pt;mso-position-horizontal-relative:page;mso-position-vertical-relative:page;z-index:-18634752" type="#_x0000_t202" id="docshape95" filled="false" stroked="false">
              <v:textbox inset="0,0,0,0">
                <w:txbxContent>
                  <w:p>
                    <w:pPr>
                      <w:spacing w:line="193" w:lineRule="exact" w:before="0"/>
                      <w:ind w:left="20" w:right="0" w:firstLine="0"/>
                      <w:jc w:val="left"/>
                      <w:rPr>
                        <w:sz w:val="18"/>
                      </w:rPr>
                    </w:pPr>
                    <w:r>
                      <w:rPr>
                        <w:color w:val="697D90"/>
                        <w:spacing w:val="-2"/>
                        <w:w w:val="110"/>
                        <w:sz w:val="18"/>
                      </w:rPr>
                      <w:t>Glossary</w:t>
                    </w:r>
                  </w:p>
                </w:txbxContent>
              </v:textbox>
              <w10:wrap type="non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2" w14:textId="77777777" w:rsidR="00C220EB" w:rsidRDefault="00C220EB">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4288" behindDoc="1" locked="0" layoutInCell="1" allowOverlap="1" wp14:anchorId="077BBA1E" wp14:editId="077BBA1F">
              <wp:simplePos x="0" y="0"/>
              <wp:positionH relativeFrom="page">
                <wp:posOffset>527302</wp:posOffset>
              </wp:positionH>
              <wp:positionV relativeFrom="page">
                <wp:posOffset>1259618</wp:posOffset>
              </wp:positionV>
              <wp:extent cx="1583690" cy="28829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690" cy="288290"/>
                      </a:xfrm>
                      <a:prstGeom prst="rect">
                        <a:avLst/>
                      </a:prstGeom>
                    </wps:spPr>
                    <wps:txbx>
                      <w:txbxContent>
                        <w:p w14:paraId="077BBB32" w14:textId="77777777" w:rsidR="00C220EB" w:rsidRDefault="00000000">
                          <w:pPr>
                            <w:spacing w:line="430" w:lineRule="exact"/>
                            <w:ind w:left="20"/>
                            <w:rPr>
                              <w:rFonts w:ascii="Arial"/>
                              <w:b/>
                              <w:sz w:val="41"/>
                            </w:rPr>
                          </w:pPr>
                          <w:r>
                            <w:rPr>
                              <w:rFonts w:ascii="Arial"/>
                              <w:b/>
                              <w:color w:val="697D90"/>
                              <w:spacing w:val="-5"/>
                              <w:sz w:val="41"/>
                            </w:rPr>
                            <w:t>Bibliography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182533pt;width:124.7pt;height:22.7pt;mso-position-horizontal-relative:page;mso-position-vertical-relative:page;z-index:-18632192" type="#_x0000_t202" id="docshape99" filled="false" stroked="false">
              <v:textbox inset="0,0,0,0">
                <w:txbxContent>
                  <w:p>
                    <w:pPr>
                      <w:spacing w:line="430" w:lineRule="exact" w:before="0"/>
                      <w:ind w:left="20" w:right="0" w:firstLine="0"/>
                      <w:jc w:val="left"/>
                      <w:rPr>
                        <w:rFonts w:ascii="Arial"/>
                        <w:b/>
                        <w:sz w:val="41"/>
                      </w:rPr>
                    </w:pPr>
                    <w:r>
                      <w:rPr>
                        <w:rFonts w:ascii="Arial"/>
                        <w:b/>
                        <w:color w:val="697D90"/>
                        <w:spacing w:val="-5"/>
                        <w:sz w:val="41"/>
                      </w:rPr>
                      <w:t>Bibliography</w:t>
                    </w:r>
                  </w:p>
                </w:txbxContent>
              </v:textbox>
              <w10:wrap type="non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6" w14:textId="77777777" w:rsidR="00C220EB" w:rsidRDefault="00C220EB">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8"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5824" behindDoc="1" locked="0" layoutInCell="1" allowOverlap="1" wp14:anchorId="077BBA22" wp14:editId="077BBA23">
              <wp:simplePos x="0" y="0"/>
              <wp:positionH relativeFrom="page">
                <wp:posOffset>540002</wp:posOffset>
              </wp:positionH>
              <wp:positionV relativeFrom="page">
                <wp:posOffset>284416</wp:posOffset>
              </wp:positionV>
              <wp:extent cx="6480175"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3065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86336" behindDoc="1" locked="0" layoutInCell="1" allowOverlap="1" wp14:anchorId="077BBA24" wp14:editId="077BBA25">
              <wp:simplePos x="0" y="0"/>
              <wp:positionH relativeFrom="page">
                <wp:posOffset>527302</wp:posOffset>
              </wp:positionH>
              <wp:positionV relativeFrom="page">
                <wp:posOffset>131523</wp:posOffset>
              </wp:positionV>
              <wp:extent cx="1422400" cy="1397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35"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112pt;height:11pt;mso-position-horizontal-relative:page;mso-position-vertical-relative:page;z-index:-18630144" type="#_x0000_t202" id="docshape102" filled="false" stroked="false">
              <v:textbox inset="0,0,0,0">
                <w:txbxContent>
                  <w:p>
                    <w:pPr>
                      <w:spacing w:line="193" w:lineRule="exact" w:before="0"/>
                      <w:ind w:left="20" w:right="0" w:firstLine="0"/>
                      <w:jc w:val="left"/>
                      <w:rPr>
                        <w:sz w:val="18"/>
                      </w:rPr>
                    </w:pPr>
                    <w:r>
                      <w:rPr>
                        <w:color w:val="697D90"/>
                        <w:w w:val="110"/>
                        <w:sz w:val="18"/>
                      </w:rPr>
                      <w:t>A.</w:t>
                    </w:r>
                    <w:r>
                      <w:rPr>
                        <w:color w:val="697D90"/>
                        <w:spacing w:val="12"/>
                        <w:w w:val="110"/>
                        <w:sz w:val="18"/>
                      </w:rPr>
                      <w:t> </w:t>
                    </w:r>
                    <w:r>
                      <w:rPr>
                        <w:color w:val="697D90"/>
                        <w:w w:val="110"/>
                        <w:sz w:val="18"/>
                      </w:rPr>
                      <w:t>Amazon</w:t>
                    </w:r>
                    <w:r>
                      <w:rPr>
                        <w:color w:val="697D90"/>
                        <w:spacing w:val="-12"/>
                        <w:w w:val="110"/>
                        <w:sz w:val="18"/>
                      </w:rPr>
                      <w:t> </w:t>
                    </w:r>
                    <w:r>
                      <w:rPr>
                        <w:color w:val="697D90"/>
                        <w:w w:val="110"/>
                        <w:sz w:val="18"/>
                      </w:rPr>
                      <w:t>Athena</w:t>
                    </w:r>
                    <w:r>
                      <w:rPr>
                        <w:color w:val="697D90"/>
                        <w:spacing w:val="-13"/>
                        <w:w w:val="110"/>
                        <w:sz w:val="18"/>
                      </w:rPr>
                      <w:t> </w:t>
                    </w:r>
                    <w:r>
                      <w:rPr>
                        <w:color w:val="697D90"/>
                        <w:spacing w:val="-2"/>
                        <w:w w:val="110"/>
                        <w:sz w:val="18"/>
                      </w:rPr>
                      <w:t>Queries</w:t>
                    </w:r>
                  </w:p>
                </w:txbxContent>
              </v:textbox>
              <w10:wrap type="non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9"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5312" behindDoc="1" locked="0" layoutInCell="1" allowOverlap="1" wp14:anchorId="077BBA26" wp14:editId="077BBA27">
              <wp:simplePos x="0" y="0"/>
              <wp:positionH relativeFrom="page">
                <wp:posOffset>527302</wp:posOffset>
              </wp:positionH>
              <wp:positionV relativeFrom="page">
                <wp:posOffset>1273600</wp:posOffset>
              </wp:positionV>
              <wp:extent cx="3388360" cy="28829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360" cy="288290"/>
                      </a:xfrm>
                      <a:prstGeom prst="rect">
                        <a:avLst/>
                      </a:prstGeom>
                    </wps:spPr>
                    <wps:txbx>
                      <w:txbxContent>
                        <w:p w14:paraId="077BBB34" w14:textId="77777777" w:rsidR="00C220EB"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0.283539pt;width:266.8pt;height:22.7pt;mso-position-horizontal-relative:page;mso-position-vertical-relative:page;z-index:-18631168" type="#_x0000_t202" id="docshape101" filled="false" stroked="false">
              <v:textbox inset="0,0,0,0">
                <w:txbxContent>
                  <w:p>
                    <w:pPr>
                      <w:spacing w:line="430" w:lineRule="exact" w:before="0"/>
                      <w:ind w:left="20" w:right="0" w:firstLine="0"/>
                      <w:jc w:val="left"/>
                      <w:rPr>
                        <w:rFonts w:ascii="Arial"/>
                        <w:b/>
                        <w:sz w:val="41"/>
                      </w:rPr>
                    </w:pPr>
                    <w:r>
                      <w:rPr>
                        <w:rFonts w:ascii="Arial"/>
                        <w:b/>
                        <w:color w:val="697D90"/>
                        <w:sz w:val="41"/>
                      </w:rPr>
                      <w:t>A.</w:t>
                    </w:r>
                    <w:r>
                      <w:rPr>
                        <w:rFonts w:ascii="Arial"/>
                        <w:b/>
                        <w:color w:val="697D90"/>
                        <w:spacing w:val="73"/>
                        <w:sz w:val="41"/>
                      </w:rPr>
                      <w:t> </w:t>
                    </w:r>
                    <w:r>
                      <w:rPr>
                        <w:rFonts w:ascii="Arial"/>
                        <w:b/>
                        <w:color w:val="697D90"/>
                        <w:sz w:val="41"/>
                      </w:rPr>
                      <w:t>Amazon</w:t>
                    </w:r>
                    <w:r>
                      <w:rPr>
                        <w:rFonts w:ascii="Arial"/>
                        <w:b/>
                        <w:color w:val="697D90"/>
                        <w:spacing w:val="-12"/>
                        <w:sz w:val="41"/>
                      </w:rPr>
                      <w:t> </w:t>
                    </w:r>
                    <w:r>
                      <w:rPr>
                        <w:rFonts w:ascii="Arial"/>
                        <w:b/>
                        <w:color w:val="697D90"/>
                        <w:sz w:val="41"/>
                      </w:rPr>
                      <w:t>Athena</w:t>
                    </w:r>
                    <w:r>
                      <w:rPr>
                        <w:rFonts w:ascii="Arial"/>
                        <w:b/>
                        <w:color w:val="697D90"/>
                        <w:spacing w:val="-11"/>
                        <w:sz w:val="41"/>
                      </w:rPr>
                      <w:t> </w:t>
                    </w:r>
                    <w:r>
                      <w:rPr>
                        <w:rFonts w:ascii="Arial"/>
                        <w:b/>
                        <w:color w:val="697D90"/>
                        <w:spacing w:val="-2"/>
                        <w:sz w:val="41"/>
                      </w:rPr>
                      <w:t>Queries</w:t>
                    </w:r>
                  </w:p>
                </w:txbxContent>
              </v:textbox>
              <w10:wrap type="non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C"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8896" behindDoc="1" locked="0" layoutInCell="1" allowOverlap="1" wp14:anchorId="077BBA2C" wp14:editId="077BBA2D">
              <wp:simplePos x="0" y="0"/>
              <wp:positionH relativeFrom="page">
                <wp:posOffset>540002</wp:posOffset>
              </wp:positionH>
              <wp:positionV relativeFrom="page">
                <wp:posOffset>284416</wp:posOffset>
              </wp:positionV>
              <wp:extent cx="6480175"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2758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89408" behindDoc="1" locked="0" layoutInCell="1" allowOverlap="1" wp14:anchorId="077BBA2E" wp14:editId="077BBA2F">
              <wp:simplePos x="0" y="0"/>
              <wp:positionH relativeFrom="page">
                <wp:posOffset>527302</wp:posOffset>
              </wp:positionH>
              <wp:positionV relativeFrom="page">
                <wp:posOffset>131523</wp:posOffset>
              </wp:positionV>
              <wp:extent cx="1422400" cy="1397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39"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112pt;height:11pt;mso-position-horizontal-relative:page;mso-position-vertical-relative:page;z-index:-18627072" type="#_x0000_t202" id="docshape128" filled="false" stroked="false">
              <v:textbox inset="0,0,0,0">
                <w:txbxContent>
                  <w:p>
                    <w:pPr>
                      <w:spacing w:line="193" w:lineRule="exact" w:before="0"/>
                      <w:ind w:left="20" w:right="0" w:firstLine="0"/>
                      <w:jc w:val="left"/>
                      <w:rPr>
                        <w:sz w:val="18"/>
                      </w:rPr>
                    </w:pPr>
                    <w:r>
                      <w:rPr>
                        <w:color w:val="697D90"/>
                        <w:w w:val="110"/>
                        <w:sz w:val="18"/>
                      </w:rPr>
                      <w:t>A.</w:t>
                    </w:r>
                    <w:r>
                      <w:rPr>
                        <w:color w:val="697D90"/>
                        <w:spacing w:val="12"/>
                        <w:w w:val="110"/>
                        <w:sz w:val="18"/>
                      </w:rPr>
                      <w:t> </w:t>
                    </w:r>
                    <w:r>
                      <w:rPr>
                        <w:color w:val="697D90"/>
                        <w:w w:val="110"/>
                        <w:sz w:val="18"/>
                      </w:rPr>
                      <w:t>Amazon</w:t>
                    </w:r>
                    <w:r>
                      <w:rPr>
                        <w:color w:val="697D90"/>
                        <w:spacing w:val="-12"/>
                        <w:w w:val="110"/>
                        <w:sz w:val="18"/>
                      </w:rPr>
                      <w:t> </w:t>
                    </w:r>
                    <w:r>
                      <w:rPr>
                        <w:color w:val="697D90"/>
                        <w:w w:val="110"/>
                        <w:sz w:val="18"/>
                      </w:rPr>
                      <w:t>Athena</w:t>
                    </w:r>
                    <w:r>
                      <w:rPr>
                        <w:color w:val="697D90"/>
                        <w:spacing w:val="-13"/>
                        <w:w w:val="110"/>
                        <w:sz w:val="18"/>
                      </w:rPr>
                      <w:t> </w:t>
                    </w:r>
                    <w:r>
                      <w:rPr>
                        <w:color w:val="697D90"/>
                        <w:spacing w:val="-2"/>
                        <w:w w:val="110"/>
                        <w:sz w:val="18"/>
                      </w:rPr>
                      <w:t>Queries</w:t>
                    </w:r>
                  </w:p>
                </w:txbxContent>
              </v:textbox>
              <w10:wrap type="non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0D"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87872" behindDoc="1" locked="0" layoutInCell="1" allowOverlap="1" wp14:anchorId="077BBA30" wp14:editId="077BBA31">
              <wp:simplePos x="0" y="0"/>
              <wp:positionH relativeFrom="page">
                <wp:posOffset>540002</wp:posOffset>
              </wp:positionH>
              <wp:positionV relativeFrom="page">
                <wp:posOffset>284416</wp:posOffset>
              </wp:positionV>
              <wp:extent cx="6480175"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28608"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88384" behindDoc="1" locked="0" layoutInCell="1" allowOverlap="1" wp14:anchorId="077BBA32" wp14:editId="077BBA33">
              <wp:simplePos x="0" y="0"/>
              <wp:positionH relativeFrom="page">
                <wp:posOffset>5693321</wp:posOffset>
              </wp:positionH>
              <wp:positionV relativeFrom="page">
                <wp:posOffset>131523</wp:posOffset>
              </wp:positionV>
              <wp:extent cx="1339850" cy="13970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139700"/>
                      </a:xfrm>
                      <a:prstGeom prst="rect">
                        <a:avLst/>
                      </a:prstGeom>
                    </wps:spPr>
                    <wps:txbx>
                      <w:txbxContent>
                        <w:p w14:paraId="077BBB38" w14:textId="77777777" w:rsidR="00C220EB" w:rsidRDefault="00000000">
                          <w:pPr>
                            <w:spacing w:line="193"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48.292999pt;margin-top:10.356215pt;width:105.5pt;height:11pt;mso-position-horizontal-relative:page;mso-position-vertical-relative:page;z-index:-18628096" type="#_x0000_t202" id="docshape127" filled="false" stroked="false">
              <v:textbox inset="0,0,0,0">
                <w:txbxContent>
                  <w:p>
                    <w:pPr>
                      <w:spacing w:line="193" w:lineRule="exact" w:before="0"/>
                      <w:ind w:left="20" w:right="0" w:firstLine="0"/>
                      <w:jc w:val="left"/>
                      <w:rPr>
                        <w:sz w:val="18"/>
                      </w:rPr>
                    </w:pPr>
                    <w:r>
                      <w:rPr>
                        <w:color w:val="697D90"/>
                        <w:spacing w:val="-2"/>
                        <w:w w:val="105"/>
                        <w:sz w:val="18"/>
                      </w:rPr>
                      <w:t>A.1.</w:t>
                    </w:r>
                    <w:r>
                      <w:rPr>
                        <w:color w:val="697D90"/>
                        <w:spacing w:val="26"/>
                        <w:w w:val="105"/>
                        <w:sz w:val="18"/>
                      </w:rPr>
                      <w:t> </w:t>
                    </w:r>
                    <w:r>
                      <w:rPr>
                        <w:color w:val="697D90"/>
                        <w:spacing w:val="-2"/>
                        <w:w w:val="105"/>
                        <w:sz w:val="18"/>
                      </w:rPr>
                      <w:t>Full</w:t>
                    </w:r>
                    <w:r>
                      <w:rPr>
                        <w:color w:val="697D90"/>
                        <w:spacing w:val="-10"/>
                        <w:w w:val="105"/>
                        <w:sz w:val="18"/>
                      </w:rPr>
                      <w:t> </w:t>
                    </w:r>
                    <w:r>
                      <w:rPr>
                        <w:color w:val="697D90"/>
                        <w:spacing w:val="-2"/>
                        <w:w w:val="105"/>
                        <w:sz w:val="18"/>
                      </w:rPr>
                      <w:t>DQM</w:t>
                    </w:r>
                    <w:r>
                      <w:rPr>
                        <w:color w:val="697D90"/>
                        <w:spacing w:val="-9"/>
                        <w:w w:val="105"/>
                        <w:sz w:val="18"/>
                      </w:rPr>
                      <w:t> </w:t>
                    </w:r>
                    <w:r>
                      <w:rPr>
                        <w:color w:val="697D90"/>
                        <w:spacing w:val="-2"/>
                        <w:w w:val="105"/>
                        <w:sz w:val="18"/>
                      </w:rPr>
                      <w:t>view</w:t>
                    </w:r>
                    <w:r>
                      <w:rPr>
                        <w:color w:val="697D90"/>
                        <w:spacing w:val="-10"/>
                        <w:w w:val="105"/>
                        <w:sz w:val="18"/>
                      </w:rPr>
                      <w:t> </w:t>
                    </w:r>
                    <w:r>
                      <w:rPr>
                        <w:color w:val="697D90"/>
                        <w:spacing w:val="-4"/>
                        <w:w w:val="105"/>
                        <w:sz w:val="18"/>
                      </w:rPr>
                      <w:t>query</w:t>
                    </w:r>
                  </w:p>
                </w:txbxContent>
              </v:textbox>
              <w10:wrap type="non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0"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1968" behindDoc="1" locked="0" layoutInCell="1" allowOverlap="1" wp14:anchorId="077BBA38" wp14:editId="077BBA39">
              <wp:simplePos x="0" y="0"/>
              <wp:positionH relativeFrom="page">
                <wp:posOffset>540002</wp:posOffset>
              </wp:positionH>
              <wp:positionV relativeFrom="page">
                <wp:posOffset>284416</wp:posOffset>
              </wp:positionV>
              <wp:extent cx="6480175" cy="1270"/>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24512"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92480" behindDoc="1" locked="0" layoutInCell="1" allowOverlap="1" wp14:anchorId="077BBA3A" wp14:editId="077BBA3B">
              <wp:simplePos x="0" y="0"/>
              <wp:positionH relativeFrom="page">
                <wp:posOffset>527302</wp:posOffset>
              </wp:positionH>
              <wp:positionV relativeFrom="page">
                <wp:posOffset>131523</wp:posOffset>
              </wp:positionV>
              <wp:extent cx="1422400" cy="1397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3D"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112pt;height:11pt;mso-position-horizontal-relative:page;mso-position-vertical-relative:page;z-index:-18624000" type="#_x0000_t202" id="docshape138" filled="false" stroked="false">
              <v:textbox inset="0,0,0,0">
                <w:txbxContent>
                  <w:p>
                    <w:pPr>
                      <w:spacing w:line="193" w:lineRule="exact" w:before="0"/>
                      <w:ind w:left="20" w:right="0" w:firstLine="0"/>
                      <w:jc w:val="left"/>
                      <w:rPr>
                        <w:sz w:val="18"/>
                      </w:rPr>
                    </w:pPr>
                    <w:r>
                      <w:rPr>
                        <w:color w:val="697D90"/>
                        <w:w w:val="110"/>
                        <w:sz w:val="18"/>
                      </w:rPr>
                      <w:t>A.</w:t>
                    </w:r>
                    <w:r>
                      <w:rPr>
                        <w:color w:val="697D90"/>
                        <w:spacing w:val="12"/>
                        <w:w w:val="110"/>
                        <w:sz w:val="18"/>
                      </w:rPr>
                      <w:t> </w:t>
                    </w:r>
                    <w:r>
                      <w:rPr>
                        <w:color w:val="697D90"/>
                        <w:w w:val="110"/>
                        <w:sz w:val="18"/>
                      </w:rPr>
                      <w:t>Amazon</w:t>
                    </w:r>
                    <w:r>
                      <w:rPr>
                        <w:color w:val="697D90"/>
                        <w:spacing w:val="-12"/>
                        <w:w w:val="110"/>
                        <w:sz w:val="18"/>
                      </w:rPr>
                      <w:t> </w:t>
                    </w:r>
                    <w:r>
                      <w:rPr>
                        <w:color w:val="697D90"/>
                        <w:w w:val="110"/>
                        <w:sz w:val="18"/>
                      </w:rPr>
                      <w:t>Athena</w:t>
                    </w:r>
                    <w:r>
                      <w:rPr>
                        <w:color w:val="697D90"/>
                        <w:spacing w:val="-13"/>
                        <w:w w:val="110"/>
                        <w:sz w:val="18"/>
                      </w:rPr>
                      <w:t> </w:t>
                    </w:r>
                    <w:r>
                      <w:rPr>
                        <w:color w:val="697D90"/>
                        <w:spacing w:val="-2"/>
                        <w:w w:val="110"/>
                        <w:sz w:val="18"/>
                      </w:rPr>
                      <w:t>Queries</w:t>
                    </w:r>
                  </w:p>
                </w:txbxContent>
              </v:textbox>
              <w10:wrap type="non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1"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0944" behindDoc="1" locked="0" layoutInCell="1" allowOverlap="1" wp14:anchorId="077BBA3C" wp14:editId="077BBA3D">
              <wp:simplePos x="0" y="0"/>
              <wp:positionH relativeFrom="page">
                <wp:posOffset>540002</wp:posOffset>
              </wp:positionH>
              <wp:positionV relativeFrom="page">
                <wp:posOffset>284416</wp:posOffset>
              </wp:positionV>
              <wp:extent cx="6480175" cy="127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25536"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91456" behindDoc="1" locked="0" layoutInCell="1" allowOverlap="1" wp14:anchorId="077BBA3E" wp14:editId="077BBA3F">
              <wp:simplePos x="0" y="0"/>
              <wp:positionH relativeFrom="page">
                <wp:posOffset>5428564</wp:posOffset>
              </wp:positionH>
              <wp:positionV relativeFrom="page">
                <wp:posOffset>131523</wp:posOffset>
              </wp:positionV>
              <wp:extent cx="1604645" cy="13970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645" cy="139700"/>
                      </a:xfrm>
                      <a:prstGeom prst="rect">
                        <a:avLst/>
                      </a:prstGeom>
                    </wps:spPr>
                    <wps:txbx>
                      <w:txbxContent>
                        <w:p w14:paraId="077BBB3C" w14:textId="77777777" w:rsidR="00C220EB" w:rsidRDefault="00000000">
                          <w:pPr>
                            <w:spacing w:line="193"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7.446014pt;margin-top:10.356215pt;width:126.35pt;height:11pt;mso-position-horizontal-relative:page;mso-position-vertical-relative:page;z-index:-18625024" type="#_x0000_t202" id="docshape137" filled="false" stroked="false">
              <v:textbox inset="0,0,0,0">
                <w:txbxContent>
                  <w:p>
                    <w:pPr>
                      <w:spacing w:line="193" w:lineRule="exact" w:before="0"/>
                      <w:ind w:left="20" w:right="0" w:firstLine="0"/>
                      <w:jc w:val="left"/>
                      <w:rPr>
                        <w:sz w:val="18"/>
                      </w:rPr>
                    </w:pPr>
                    <w:r>
                      <w:rPr>
                        <w:color w:val="697D90"/>
                        <w:sz w:val="18"/>
                      </w:rPr>
                      <w:t>A.2.</w:t>
                    </w:r>
                    <w:r>
                      <w:rPr>
                        <w:color w:val="697D90"/>
                        <w:spacing w:val="71"/>
                        <w:sz w:val="18"/>
                      </w:rPr>
                      <w:t> </w:t>
                    </w:r>
                    <w:r>
                      <w:rPr>
                        <w:color w:val="697D90"/>
                        <w:sz w:val="18"/>
                      </w:rPr>
                      <w:t>Compact</w:t>
                    </w:r>
                    <w:r>
                      <w:rPr>
                        <w:color w:val="697D90"/>
                        <w:spacing w:val="9"/>
                        <w:sz w:val="18"/>
                      </w:rPr>
                      <w:t> </w:t>
                    </w:r>
                    <w:r>
                      <w:rPr>
                        <w:color w:val="697D90"/>
                        <w:sz w:val="18"/>
                      </w:rPr>
                      <w:t>DQM</w:t>
                    </w:r>
                    <w:r>
                      <w:rPr>
                        <w:color w:val="697D90"/>
                        <w:spacing w:val="8"/>
                        <w:sz w:val="18"/>
                      </w:rPr>
                      <w:t> </w:t>
                    </w:r>
                    <w:r>
                      <w:rPr>
                        <w:color w:val="697D90"/>
                        <w:sz w:val="18"/>
                      </w:rPr>
                      <w:t>view</w:t>
                    </w:r>
                    <w:r>
                      <w:rPr>
                        <w:color w:val="697D90"/>
                        <w:spacing w:val="9"/>
                        <w:sz w:val="18"/>
                      </w:rPr>
                      <w:t> </w:t>
                    </w:r>
                    <w:r>
                      <w:rPr>
                        <w:color w:val="697D90"/>
                        <w:spacing w:val="-4"/>
                        <w:sz w:val="18"/>
                      </w:rPr>
                      <w:t>query</w:t>
                    </w:r>
                  </w:p>
                </w:txbxContent>
              </v:textbox>
              <w10:wrap type="non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4"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5040" behindDoc="1" locked="0" layoutInCell="1" allowOverlap="1" wp14:anchorId="077BBA44" wp14:editId="077BBA45">
              <wp:simplePos x="0" y="0"/>
              <wp:positionH relativeFrom="page">
                <wp:posOffset>540002</wp:posOffset>
              </wp:positionH>
              <wp:positionV relativeFrom="page">
                <wp:posOffset>284416</wp:posOffset>
              </wp:positionV>
              <wp:extent cx="6480175"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21440"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95552" behindDoc="1" locked="0" layoutInCell="1" allowOverlap="1" wp14:anchorId="077BBA46" wp14:editId="077BBA47">
              <wp:simplePos x="0" y="0"/>
              <wp:positionH relativeFrom="page">
                <wp:posOffset>527302</wp:posOffset>
              </wp:positionH>
              <wp:positionV relativeFrom="page">
                <wp:posOffset>131523</wp:posOffset>
              </wp:positionV>
              <wp:extent cx="1422400" cy="1397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77BBB41" w14:textId="77777777" w:rsidR="00C220EB" w:rsidRDefault="00000000">
                          <w:pPr>
                            <w:spacing w:line="193"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10.356215pt;width:112pt;height:11pt;mso-position-horizontal-relative:page;mso-position-vertical-relative:page;z-index:-18620928" type="#_x0000_t202" id="docshape174" filled="false" stroked="false">
              <v:textbox inset="0,0,0,0">
                <w:txbxContent>
                  <w:p>
                    <w:pPr>
                      <w:spacing w:line="193" w:lineRule="exact" w:before="0"/>
                      <w:ind w:left="20" w:right="0" w:firstLine="0"/>
                      <w:jc w:val="left"/>
                      <w:rPr>
                        <w:sz w:val="18"/>
                      </w:rPr>
                    </w:pPr>
                    <w:r>
                      <w:rPr>
                        <w:color w:val="697D90"/>
                        <w:w w:val="110"/>
                        <w:sz w:val="18"/>
                      </w:rPr>
                      <w:t>A.</w:t>
                    </w:r>
                    <w:r>
                      <w:rPr>
                        <w:color w:val="697D90"/>
                        <w:spacing w:val="12"/>
                        <w:w w:val="110"/>
                        <w:sz w:val="18"/>
                      </w:rPr>
                      <w:t> </w:t>
                    </w:r>
                    <w:r>
                      <w:rPr>
                        <w:color w:val="697D90"/>
                        <w:w w:val="110"/>
                        <w:sz w:val="18"/>
                      </w:rPr>
                      <w:t>Amazon</w:t>
                    </w:r>
                    <w:r>
                      <w:rPr>
                        <w:color w:val="697D90"/>
                        <w:spacing w:val="-12"/>
                        <w:w w:val="110"/>
                        <w:sz w:val="18"/>
                      </w:rPr>
                      <w:t> </w:t>
                    </w:r>
                    <w:r>
                      <w:rPr>
                        <w:color w:val="697D90"/>
                        <w:w w:val="110"/>
                        <w:sz w:val="18"/>
                      </w:rPr>
                      <w:t>Athena</w:t>
                    </w:r>
                    <w:r>
                      <w:rPr>
                        <w:color w:val="697D90"/>
                        <w:spacing w:val="-13"/>
                        <w:w w:val="110"/>
                        <w:sz w:val="18"/>
                      </w:rPr>
                      <w:t> </w:t>
                    </w:r>
                    <w:r>
                      <w:rPr>
                        <w:color w:val="697D90"/>
                        <w:spacing w:val="-2"/>
                        <w:w w:val="110"/>
                        <w:sz w:val="18"/>
                      </w:rPr>
                      <w:t>Queries</w:t>
                    </w:r>
                  </w:p>
                </w:txbxContent>
              </v:textbox>
              <w10:wrap type="non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5"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4016" behindDoc="1" locked="0" layoutInCell="1" allowOverlap="1" wp14:anchorId="077BBA48" wp14:editId="077BBA49">
              <wp:simplePos x="0" y="0"/>
              <wp:positionH relativeFrom="page">
                <wp:posOffset>540002</wp:posOffset>
              </wp:positionH>
              <wp:positionV relativeFrom="page">
                <wp:posOffset>284416</wp:posOffset>
              </wp:positionV>
              <wp:extent cx="6480175" cy="127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8622464" from="42.519901pt,22.395002pt" to="552.756009pt,22.395002pt" stroked="true" strokeweight=".398pt" strokecolor="#697d90">
              <v:stroke dashstyle="solid"/>
              <w10:wrap type="none"/>
            </v:line>
          </w:pict>
        </mc:Fallback>
      </mc:AlternateContent>
    </w:r>
    <w:r>
      <w:rPr>
        <w:noProof/>
        <w:sz w:val="20"/>
      </w:rPr>
      <mc:AlternateContent>
        <mc:Choice Requires="wps">
          <w:drawing>
            <wp:anchor distT="0" distB="0" distL="0" distR="0" simplePos="0" relativeHeight="484694528" behindDoc="1" locked="0" layoutInCell="1" allowOverlap="1" wp14:anchorId="077BBA4A" wp14:editId="077BBA4B">
              <wp:simplePos x="0" y="0"/>
              <wp:positionH relativeFrom="page">
                <wp:posOffset>5060188</wp:posOffset>
              </wp:positionH>
              <wp:positionV relativeFrom="page">
                <wp:posOffset>131523</wp:posOffset>
              </wp:positionV>
              <wp:extent cx="1972945" cy="13970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945" cy="139700"/>
                      </a:xfrm>
                      <a:prstGeom prst="rect">
                        <a:avLst/>
                      </a:prstGeom>
                    </wps:spPr>
                    <wps:txbx>
                      <w:txbxContent>
                        <w:p w14:paraId="077BBB40" w14:textId="77777777" w:rsidR="00C220EB" w:rsidRDefault="00000000">
                          <w:pPr>
                            <w:spacing w:line="193"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8.440002pt;margin-top:10.356215pt;width:155.35pt;height:11pt;mso-position-horizontal-relative:page;mso-position-vertical-relative:page;z-index:-18621952" type="#_x0000_t202" id="docshape173" filled="false" stroked="false">
              <v:textbox inset="0,0,0,0">
                <w:txbxContent>
                  <w:p>
                    <w:pPr>
                      <w:spacing w:line="193" w:lineRule="exact" w:before="0"/>
                      <w:ind w:left="20" w:right="0" w:firstLine="0"/>
                      <w:jc w:val="left"/>
                      <w:rPr>
                        <w:sz w:val="18"/>
                      </w:rPr>
                    </w:pPr>
                    <w:r>
                      <w:rPr>
                        <w:color w:val="697D90"/>
                        <w:sz w:val="18"/>
                      </w:rPr>
                      <w:t>A.3.</w:t>
                    </w:r>
                    <w:r>
                      <w:rPr>
                        <w:color w:val="697D90"/>
                        <w:spacing w:val="70"/>
                        <w:sz w:val="18"/>
                      </w:rPr>
                      <w:t> </w:t>
                    </w:r>
                    <w:r>
                      <w:rPr>
                        <w:color w:val="697D90"/>
                        <w:sz w:val="18"/>
                      </w:rPr>
                      <w:t>New</w:t>
                    </w:r>
                    <w:r>
                      <w:rPr>
                        <w:color w:val="697D90"/>
                        <w:spacing w:val="9"/>
                        <w:sz w:val="18"/>
                      </w:rPr>
                      <w:t> </w:t>
                    </w:r>
                    <w:r>
                      <w:rPr>
                        <w:color w:val="697D90"/>
                        <w:sz w:val="18"/>
                      </w:rPr>
                      <w:t>Star</w:t>
                    </w:r>
                    <w:r>
                      <w:rPr>
                        <w:color w:val="697D90"/>
                        <w:spacing w:val="8"/>
                        <w:sz w:val="18"/>
                      </w:rPr>
                      <w:t> </w:t>
                    </w:r>
                    <w:r>
                      <w:rPr>
                        <w:color w:val="697D90"/>
                        <w:sz w:val="18"/>
                      </w:rPr>
                      <w:t>Shema</w:t>
                    </w:r>
                    <w:r>
                      <w:rPr>
                        <w:color w:val="697D90"/>
                        <w:spacing w:val="8"/>
                        <w:sz w:val="18"/>
                      </w:rPr>
                      <w:t> </w:t>
                    </w:r>
                    <w:r>
                      <w:rPr>
                        <w:color w:val="697D90"/>
                        <w:sz w:val="18"/>
                      </w:rPr>
                      <w:t>DQM</w:t>
                    </w:r>
                    <w:r>
                      <w:rPr>
                        <w:color w:val="697D90"/>
                        <w:spacing w:val="8"/>
                        <w:sz w:val="18"/>
                      </w:rPr>
                      <w:t> </w:t>
                    </w:r>
                    <w:r>
                      <w:rPr>
                        <w:color w:val="697D90"/>
                        <w:sz w:val="18"/>
                      </w:rPr>
                      <w:t>view</w:t>
                    </w:r>
                    <w:r>
                      <w:rPr>
                        <w:color w:val="697D90"/>
                        <w:spacing w:val="9"/>
                        <w:sz w:val="18"/>
                      </w:rPr>
                      <w:t> </w:t>
                    </w:r>
                    <w:r>
                      <w:rPr>
                        <w:color w:val="697D90"/>
                        <w:spacing w:val="-2"/>
                        <w:sz w:val="18"/>
                      </w:rPr>
                      <w:t>query</w:t>
                    </w:r>
                  </w:p>
                </w:txbxContent>
              </v:textbox>
              <w10:wrap type="non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8" w14:textId="77777777" w:rsidR="00C220EB" w:rsidRDefault="00C220EB">
    <w:pPr>
      <w:pStyle w:val="BodyText"/>
      <w:spacing w:line="14" w:lineRule="auto"/>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A"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7088" behindDoc="1" locked="0" layoutInCell="1" allowOverlap="1" wp14:anchorId="077BBA50" wp14:editId="077BBA51">
              <wp:simplePos x="0" y="0"/>
              <wp:positionH relativeFrom="page">
                <wp:posOffset>527302</wp:posOffset>
              </wp:positionH>
              <wp:positionV relativeFrom="page">
                <wp:posOffset>1259618</wp:posOffset>
              </wp:positionV>
              <wp:extent cx="2827655" cy="28829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655" cy="288290"/>
                      </a:xfrm>
                      <a:prstGeom prst="rect">
                        <a:avLst/>
                      </a:prstGeom>
                    </wps:spPr>
                    <wps:txbx>
                      <w:txbxContent>
                        <w:p w14:paraId="077BBB44" w14:textId="77777777" w:rsidR="00C220EB" w:rsidRDefault="00000000">
                          <w:pPr>
                            <w:spacing w:line="430" w:lineRule="exact"/>
                            <w:ind w:left="20"/>
                            <w:rPr>
                              <w:rFonts w:ascii="Arial"/>
                              <w:b/>
                              <w:sz w:val="41"/>
                            </w:rPr>
                          </w:pPr>
                          <w:r>
                            <w:rPr>
                              <w:rFonts w:ascii="Arial"/>
                              <w:b/>
                              <w:color w:val="697D90"/>
                              <w:sz w:val="41"/>
                            </w:rPr>
                            <w:t>B.</w:t>
                          </w:r>
                          <w:r>
                            <w:rPr>
                              <w:rFonts w:ascii="Arial"/>
                              <w:b/>
                              <w:color w:val="697D90"/>
                              <w:spacing w:val="25"/>
                              <w:w w:val="150"/>
                              <w:sz w:val="41"/>
                            </w:rPr>
                            <w:t xml:space="preserve"> </w:t>
                          </w:r>
                          <w:r>
                            <w:rPr>
                              <w:rFonts w:ascii="Arial"/>
                              <w:b/>
                              <w:color w:val="697D90"/>
                              <w:sz w:val="41"/>
                            </w:rPr>
                            <w:t>Meeting</w:t>
                          </w:r>
                          <w:r>
                            <w:rPr>
                              <w:rFonts w:ascii="Arial"/>
                              <w:b/>
                              <w:color w:val="697D90"/>
                              <w:spacing w:val="-6"/>
                              <w:sz w:val="41"/>
                            </w:rPr>
                            <w:t xml:space="preserve"> </w:t>
                          </w:r>
                          <w:r>
                            <w:rPr>
                              <w:rFonts w:ascii="Arial"/>
                              <w:b/>
                              <w:color w:val="697D90"/>
                              <w:spacing w:val="-7"/>
                              <w:sz w:val="41"/>
                            </w:rPr>
                            <w:t>Summaries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182533pt;width:222.65pt;height:22.7pt;mso-position-horizontal-relative:page;mso-position-vertical-relative:page;z-index:-18619392" type="#_x0000_t202" id="docshape186" filled="false" stroked="false">
              <v:textbox inset="0,0,0,0">
                <w:txbxContent>
                  <w:p>
                    <w:pPr>
                      <w:spacing w:line="430" w:lineRule="exact" w:before="0"/>
                      <w:ind w:left="20" w:right="0" w:firstLine="0"/>
                      <w:jc w:val="left"/>
                      <w:rPr>
                        <w:rFonts w:ascii="Arial"/>
                        <w:b/>
                        <w:sz w:val="41"/>
                      </w:rPr>
                    </w:pPr>
                    <w:r>
                      <w:rPr>
                        <w:rFonts w:ascii="Arial"/>
                        <w:b/>
                        <w:color w:val="697D90"/>
                        <w:sz w:val="41"/>
                      </w:rPr>
                      <w:t>B.</w:t>
                    </w:r>
                    <w:r>
                      <w:rPr>
                        <w:rFonts w:ascii="Arial"/>
                        <w:b/>
                        <w:color w:val="697D90"/>
                        <w:spacing w:val="25"/>
                        <w:w w:val="150"/>
                        <w:sz w:val="41"/>
                      </w:rPr>
                      <w:t> </w:t>
                    </w:r>
                    <w:r>
                      <w:rPr>
                        <w:rFonts w:ascii="Arial"/>
                        <w:b/>
                        <w:color w:val="697D90"/>
                        <w:sz w:val="41"/>
                      </w:rPr>
                      <w:t>Meeting</w:t>
                    </w:r>
                    <w:r>
                      <w:rPr>
                        <w:rFonts w:ascii="Arial"/>
                        <w:b/>
                        <w:color w:val="697D90"/>
                        <w:spacing w:val="-6"/>
                        <w:sz w:val="41"/>
                      </w:rPr>
                      <w:t> </w:t>
                    </w:r>
                    <w:r>
                      <w:rPr>
                        <w:rFonts w:ascii="Arial"/>
                        <w:b/>
                        <w:color w:val="697D90"/>
                        <w:spacing w:val="-7"/>
                        <w:sz w:val="41"/>
                      </w:rPr>
                      <w:t>Summaries</w:t>
                    </w:r>
                  </w:p>
                </w:txbxContent>
              </v:textbox>
              <w10:wrap type="non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C" w14:textId="77777777" w:rsidR="00C220EB" w:rsidRDefault="00C220EB">
    <w:pPr>
      <w:pStyle w:val="BodyText"/>
      <w:spacing w:line="14" w:lineRule="auto"/>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1E"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8112" behindDoc="1" locked="0" layoutInCell="1" allowOverlap="1" wp14:anchorId="077BBA54" wp14:editId="077BBA55">
              <wp:simplePos x="0" y="0"/>
              <wp:positionH relativeFrom="page">
                <wp:posOffset>527302</wp:posOffset>
              </wp:positionH>
              <wp:positionV relativeFrom="page">
                <wp:posOffset>1259618</wp:posOffset>
              </wp:positionV>
              <wp:extent cx="2321560" cy="28829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1560" cy="288290"/>
                      </a:xfrm>
                      <a:prstGeom prst="rect">
                        <a:avLst/>
                      </a:prstGeom>
                    </wps:spPr>
                    <wps:txbx>
                      <w:txbxContent>
                        <w:p w14:paraId="077BBB46" w14:textId="77777777" w:rsidR="00C220EB" w:rsidRDefault="00000000">
                          <w:pPr>
                            <w:spacing w:line="430" w:lineRule="exact"/>
                            <w:ind w:left="20"/>
                            <w:rPr>
                              <w:rFonts w:ascii="Arial"/>
                              <w:b/>
                              <w:sz w:val="41"/>
                            </w:rPr>
                          </w:pPr>
                          <w:r>
                            <w:rPr>
                              <w:rFonts w:ascii="Arial"/>
                              <w:b/>
                              <w:color w:val="697D90"/>
                              <w:sz w:val="41"/>
                            </w:rPr>
                            <w:t>C.</w:t>
                          </w:r>
                          <w:r>
                            <w:rPr>
                              <w:rFonts w:ascii="Arial"/>
                              <w:b/>
                              <w:color w:val="697D90"/>
                              <w:spacing w:val="30"/>
                              <w:sz w:val="41"/>
                            </w:rPr>
                            <w:t xml:space="preserve"> </w:t>
                          </w:r>
                          <w:r>
                            <w:rPr>
                              <w:rFonts w:ascii="Arial"/>
                              <w:b/>
                              <w:color w:val="697D90"/>
                              <w:sz w:val="41"/>
                            </w:rPr>
                            <w:t>Risk</w:t>
                          </w:r>
                          <w:r>
                            <w:rPr>
                              <w:rFonts w:ascii="Arial"/>
                              <w:b/>
                              <w:color w:val="697D90"/>
                              <w:spacing w:val="-28"/>
                              <w:sz w:val="41"/>
                            </w:rPr>
                            <w:t xml:space="preserve"> </w:t>
                          </w:r>
                          <w:r>
                            <w:rPr>
                              <w:rFonts w:ascii="Arial"/>
                              <w:b/>
                              <w:color w:val="697D90"/>
                              <w:spacing w:val="-2"/>
                              <w:sz w:val="41"/>
                            </w:rPr>
                            <w:t>Monitoring</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182533pt;width:182.8pt;height:22.7pt;mso-position-horizontal-relative:page;mso-position-vertical-relative:page;z-index:-18618368" type="#_x0000_t202" id="docshape188" filled="false" stroked="false">
              <v:textbox inset="0,0,0,0">
                <w:txbxContent>
                  <w:p>
                    <w:pPr>
                      <w:spacing w:line="430" w:lineRule="exact" w:before="0"/>
                      <w:ind w:left="20" w:right="0" w:firstLine="0"/>
                      <w:jc w:val="left"/>
                      <w:rPr>
                        <w:rFonts w:ascii="Arial"/>
                        <w:b/>
                        <w:sz w:val="41"/>
                      </w:rPr>
                    </w:pPr>
                    <w:r>
                      <w:rPr>
                        <w:rFonts w:ascii="Arial"/>
                        <w:b/>
                        <w:color w:val="697D90"/>
                        <w:sz w:val="41"/>
                      </w:rPr>
                      <w:t>C.</w:t>
                    </w:r>
                    <w:r>
                      <w:rPr>
                        <w:rFonts w:ascii="Arial"/>
                        <w:b/>
                        <w:color w:val="697D90"/>
                        <w:spacing w:val="30"/>
                        <w:sz w:val="41"/>
                      </w:rPr>
                      <w:t> </w:t>
                    </w:r>
                    <w:r>
                      <w:rPr>
                        <w:rFonts w:ascii="Arial"/>
                        <w:b/>
                        <w:color w:val="697D90"/>
                        <w:sz w:val="41"/>
                      </w:rPr>
                      <w:t>Risk</w:t>
                    </w:r>
                    <w:r>
                      <w:rPr>
                        <w:rFonts w:ascii="Arial"/>
                        <w:b/>
                        <w:color w:val="697D90"/>
                        <w:spacing w:val="-28"/>
                        <w:sz w:val="41"/>
                      </w:rPr>
                      <w:t> </w:t>
                    </w:r>
                    <w:r>
                      <w:rPr>
                        <w:rFonts w:ascii="Arial"/>
                        <w:b/>
                        <w:color w:val="697D90"/>
                        <w:spacing w:val="-2"/>
                        <w:sz w:val="41"/>
                      </w:rPr>
                      <w:t>Monitoring</w:t>
                    </w:r>
                  </w:p>
                </w:txbxContent>
              </v:textbox>
              <w10:wrap type="non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20" w14:textId="77777777" w:rsidR="00C220EB" w:rsidRDefault="00C220EB">
    <w:pPr>
      <w:pStyle w:val="BodyText"/>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7BB922" w14:textId="77777777" w:rsidR="00C220EB" w:rsidRDefault="00000000">
    <w:pPr>
      <w:pStyle w:val="BodyText"/>
      <w:spacing w:line="14" w:lineRule="auto"/>
      <w:rPr>
        <w:sz w:val="20"/>
      </w:rPr>
    </w:pPr>
    <w:r>
      <w:rPr>
        <w:noProof/>
        <w:sz w:val="20"/>
      </w:rPr>
      <mc:AlternateContent>
        <mc:Choice Requires="wps">
          <w:drawing>
            <wp:anchor distT="0" distB="0" distL="0" distR="0" simplePos="0" relativeHeight="484699136" behindDoc="1" locked="0" layoutInCell="1" allowOverlap="1" wp14:anchorId="077BBA58" wp14:editId="077BBA59">
              <wp:simplePos x="0" y="0"/>
              <wp:positionH relativeFrom="page">
                <wp:posOffset>527302</wp:posOffset>
              </wp:positionH>
              <wp:positionV relativeFrom="page">
                <wp:posOffset>1259618</wp:posOffset>
              </wp:positionV>
              <wp:extent cx="2131060" cy="28829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288290"/>
                      </a:xfrm>
                      <a:prstGeom prst="rect">
                        <a:avLst/>
                      </a:prstGeom>
                    </wps:spPr>
                    <wps:txbx>
                      <w:txbxContent>
                        <w:p w14:paraId="077BBB48" w14:textId="77777777" w:rsidR="00C220EB" w:rsidRDefault="00000000">
                          <w:pPr>
                            <w:spacing w:line="430" w:lineRule="exact"/>
                            <w:ind w:left="20"/>
                            <w:rPr>
                              <w:rFonts w:ascii="Arial"/>
                              <w:b/>
                              <w:sz w:val="41"/>
                            </w:rPr>
                          </w:pPr>
                          <w:r>
                            <w:rPr>
                              <w:rFonts w:ascii="Arial"/>
                              <w:b/>
                              <w:color w:val="697D90"/>
                              <w:sz w:val="41"/>
                            </w:rPr>
                            <w:t>D.</w:t>
                          </w:r>
                          <w:r>
                            <w:rPr>
                              <w:rFonts w:ascii="Arial"/>
                              <w:b/>
                              <w:color w:val="697D90"/>
                              <w:spacing w:val="30"/>
                              <w:w w:val="150"/>
                              <w:sz w:val="41"/>
                            </w:rPr>
                            <w:t xml:space="preserve"> </w:t>
                          </w:r>
                          <w:r>
                            <w:rPr>
                              <w:rFonts w:ascii="Arial"/>
                              <w:b/>
                              <w:color w:val="697D90"/>
                              <w:sz w:val="41"/>
                            </w:rPr>
                            <w:t>Time</w:t>
                          </w:r>
                          <w:r>
                            <w:rPr>
                              <w:rFonts w:ascii="Arial"/>
                              <w:b/>
                              <w:color w:val="697D90"/>
                              <w:spacing w:val="-3"/>
                              <w:sz w:val="41"/>
                            </w:rPr>
                            <w:t xml:space="preserve"> </w:t>
                          </w:r>
                          <w:r>
                            <w:rPr>
                              <w:rFonts w:ascii="Arial"/>
                              <w:b/>
                              <w:color w:val="697D90"/>
                              <w:spacing w:val="-9"/>
                              <w:sz w:val="41"/>
                            </w:rPr>
                            <w:t>Tracking</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519901pt;margin-top:99.182533pt;width:167.8pt;height:22.7pt;mso-position-horizontal-relative:page;mso-position-vertical-relative:page;z-index:-18617344" type="#_x0000_t202" id="docshape190" filled="false" stroked="false">
              <v:textbox inset="0,0,0,0">
                <w:txbxContent>
                  <w:p>
                    <w:pPr>
                      <w:spacing w:line="430" w:lineRule="exact" w:before="0"/>
                      <w:ind w:left="20" w:right="0" w:firstLine="0"/>
                      <w:jc w:val="left"/>
                      <w:rPr>
                        <w:rFonts w:ascii="Arial"/>
                        <w:b/>
                        <w:sz w:val="41"/>
                      </w:rPr>
                    </w:pPr>
                    <w:r>
                      <w:rPr>
                        <w:rFonts w:ascii="Arial"/>
                        <w:b/>
                        <w:color w:val="697D90"/>
                        <w:sz w:val="41"/>
                      </w:rPr>
                      <w:t>D.</w:t>
                    </w:r>
                    <w:r>
                      <w:rPr>
                        <w:rFonts w:ascii="Arial"/>
                        <w:b/>
                        <w:color w:val="697D90"/>
                        <w:spacing w:val="30"/>
                        <w:w w:val="150"/>
                        <w:sz w:val="41"/>
                      </w:rPr>
                      <w:t> </w:t>
                    </w:r>
                    <w:r>
                      <w:rPr>
                        <w:rFonts w:ascii="Arial"/>
                        <w:b/>
                        <w:color w:val="697D90"/>
                        <w:sz w:val="41"/>
                      </w:rPr>
                      <w:t>Time</w:t>
                    </w:r>
                    <w:r>
                      <w:rPr>
                        <w:rFonts w:ascii="Arial"/>
                        <w:b/>
                        <w:color w:val="697D90"/>
                        <w:spacing w:val="-3"/>
                        <w:sz w:val="41"/>
                      </w:rPr>
                      <w:t> </w:t>
                    </w:r>
                    <w:r>
                      <w:rPr>
                        <w:rFonts w:ascii="Arial"/>
                        <w:b/>
                        <w:color w:val="697D90"/>
                        <w:spacing w:val="-9"/>
                        <w:sz w:val="41"/>
                      </w:rPr>
                      <w:t>Tracking</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BD3ABB"/>
    <w:multiLevelType w:val="multilevel"/>
    <w:tmpl w:val="A594B256"/>
    <w:lvl w:ilvl="0">
      <w:start w:val="1"/>
      <w:numFmt w:val="upperLetter"/>
      <w:lvlText w:val="%1"/>
      <w:lvlJc w:val="left"/>
      <w:pPr>
        <w:ind w:left="819" w:hanging="678"/>
        <w:jc w:val="left"/>
      </w:pPr>
      <w:rPr>
        <w:rFonts w:hint="default"/>
        <w:lang w:val="en-US" w:eastAsia="en-US" w:bidi="ar-SA"/>
      </w:rPr>
    </w:lvl>
    <w:lvl w:ilvl="1">
      <w:start w:val="1"/>
      <w:numFmt w:val="decimal"/>
      <w:lvlText w:val="%1.%2."/>
      <w:lvlJc w:val="left"/>
      <w:pPr>
        <w:ind w:left="819" w:hanging="678"/>
        <w:jc w:val="left"/>
      </w:pPr>
      <w:rPr>
        <w:rFonts w:ascii="Arial" w:eastAsia="Arial" w:hAnsi="Arial" w:cs="Arial" w:hint="default"/>
        <w:b/>
        <w:bCs/>
        <w:i w:val="0"/>
        <w:iCs w:val="0"/>
        <w:color w:val="697D90"/>
        <w:spacing w:val="0"/>
        <w:w w:val="101"/>
        <w:sz w:val="28"/>
        <w:szCs w:val="28"/>
        <w:lang w:val="en-US" w:eastAsia="en-US" w:bidi="ar-SA"/>
      </w:rPr>
    </w:lvl>
    <w:lvl w:ilvl="2">
      <w:numFmt w:val="bullet"/>
      <w:lvlText w:val="•"/>
      <w:lvlJc w:val="left"/>
      <w:pPr>
        <w:ind w:left="2895" w:hanging="678"/>
      </w:pPr>
      <w:rPr>
        <w:rFonts w:hint="default"/>
        <w:lang w:val="en-US" w:eastAsia="en-US" w:bidi="ar-SA"/>
      </w:rPr>
    </w:lvl>
    <w:lvl w:ilvl="3">
      <w:numFmt w:val="bullet"/>
      <w:lvlText w:val="•"/>
      <w:lvlJc w:val="left"/>
      <w:pPr>
        <w:ind w:left="3933" w:hanging="678"/>
      </w:pPr>
      <w:rPr>
        <w:rFonts w:hint="default"/>
        <w:lang w:val="en-US" w:eastAsia="en-US" w:bidi="ar-SA"/>
      </w:rPr>
    </w:lvl>
    <w:lvl w:ilvl="4">
      <w:numFmt w:val="bullet"/>
      <w:lvlText w:val="•"/>
      <w:lvlJc w:val="left"/>
      <w:pPr>
        <w:ind w:left="4971" w:hanging="678"/>
      </w:pPr>
      <w:rPr>
        <w:rFonts w:hint="default"/>
        <w:lang w:val="en-US" w:eastAsia="en-US" w:bidi="ar-SA"/>
      </w:rPr>
    </w:lvl>
    <w:lvl w:ilvl="5">
      <w:numFmt w:val="bullet"/>
      <w:lvlText w:val="•"/>
      <w:lvlJc w:val="left"/>
      <w:pPr>
        <w:ind w:left="6008" w:hanging="678"/>
      </w:pPr>
      <w:rPr>
        <w:rFonts w:hint="default"/>
        <w:lang w:val="en-US" w:eastAsia="en-US" w:bidi="ar-SA"/>
      </w:rPr>
    </w:lvl>
    <w:lvl w:ilvl="6">
      <w:numFmt w:val="bullet"/>
      <w:lvlText w:val="•"/>
      <w:lvlJc w:val="left"/>
      <w:pPr>
        <w:ind w:left="7046" w:hanging="678"/>
      </w:pPr>
      <w:rPr>
        <w:rFonts w:hint="default"/>
        <w:lang w:val="en-US" w:eastAsia="en-US" w:bidi="ar-SA"/>
      </w:rPr>
    </w:lvl>
    <w:lvl w:ilvl="7">
      <w:numFmt w:val="bullet"/>
      <w:lvlText w:val="•"/>
      <w:lvlJc w:val="left"/>
      <w:pPr>
        <w:ind w:left="8084" w:hanging="678"/>
      </w:pPr>
      <w:rPr>
        <w:rFonts w:hint="default"/>
        <w:lang w:val="en-US" w:eastAsia="en-US" w:bidi="ar-SA"/>
      </w:rPr>
    </w:lvl>
    <w:lvl w:ilvl="8">
      <w:numFmt w:val="bullet"/>
      <w:lvlText w:val="•"/>
      <w:lvlJc w:val="left"/>
      <w:pPr>
        <w:ind w:left="9122" w:hanging="678"/>
      </w:pPr>
      <w:rPr>
        <w:rFonts w:hint="default"/>
        <w:lang w:val="en-US" w:eastAsia="en-US" w:bidi="ar-SA"/>
      </w:rPr>
    </w:lvl>
  </w:abstractNum>
  <w:abstractNum w:abstractNumId="1" w15:restartNumberingAfterBreak="0">
    <w:nsid w:val="2EC04794"/>
    <w:multiLevelType w:val="multilevel"/>
    <w:tmpl w:val="B50E5092"/>
    <w:lvl w:ilvl="0">
      <w:start w:val="4"/>
      <w:numFmt w:val="upperLetter"/>
      <w:lvlText w:val="%1"/>
      <w:lvlJc w:val="left"/>
      <w:pPr>
        <w:ind w:left="808" w:hanging="666"/>
        <w:jc w:val="left"/>
      </w:pPr>
      <w:rPr>
        <w:rFonts w:hint="default"/>
        <w:lang w:val="en-US" w:eastAsia="en-US" w:bidi="ar-SA"/>
      </w:rPr>
    </w:lvl>
    <w:lvl w:ilvl="1">
      <w:start w:val="1"/>
      <w:numFmt w:val="decimal"/>
      <w:lvlText w:val="%1.%2."/>
      <w:lvlJc w:val="left"/>
      <w:pPr>
        <w:ind w:left="808" w:hanging="666"/>
        <w:jc w:val="left"/>
      </w:pPr>
      <w:rPr>
        <w:rFonts w:ascii="Arial" w:eastAsia="Arial" w:hAnsi="Arial" w:cs="Arial" w:hint="default"/>
        <w:b/>
        <w:bCs/>
        <w:i w:val="0"/>
        <w:iCs w:val="0"/>
        <w:color w:val="697D90"/>
        <w:spacing w:val="-11"/>
        <w:w w:val="101"/>
        <w:sz w:val="28"/>
        <w:szCs w:val="28"/>
        <w:lang w:val="en-US" w:eastAsia="en-US" w:bidi="ar-SA"/>
      </w:rPr>
    </w:lvl>
    <w:lvl w:ilvl="2">
      <w:numFmt w:val="bullet"/>
      <w:lvlText w:val="•"/>
      <w:lvlJc w:val="left"/>
      <w:pPr>
        <w:ind w:left="2879" w:hanging="666"/>
      </w:pPr>
      <w:rPr>
        <w:rFonts w:hint="default"/>
        <w:lang w:val="en-US" w:eastAsia="en-US" w:bidi="ar-SA"/>
      </w:rPr>
    </w:lvl>
    <w:lvl w:ilvl="3">
      <w:numFmt w:val="bullet"/>
      <w:lvlText w:val="•"/>
      <w:lvlJc w:val="left"/>
      <w:pPr>
        <w:ind w:left="3919" w:hanging="666"/>
      </w:pPr>
      <w:rPr>
        <w:rFonts w:hint="default"/>
        <w:lang w:val="en-US" w:eastAsia="en-US" w:bidi="ar-SA"/>
      </w:rPr>
    </w:lvl>
    <w:lvl w:ilvl="4">
      <w:numFmt w:val="bullet"/>
      <w:lvlText w:val="•"/>
      <w:lvlJc w:val="left"/>
      <w:pPr>
        <w:ind w:left="4959" w:hanging="666"/>
      </w:pPr>
      <w:rPr>
        <w:rFonts w:hint="default"/>
        <w:lang w:val="en-US" w:eastAsia="en-US" w:bidi="ar-SA"/>
      </w:rPr>
    </w:lvl>
    <w:lvl w:ilvl="5">
      <w:numFmt w:val="bullet"/>
      <w:lvlText w:val="•"/>
      <w:lvlJc w:val="left"/>
      <w:pPr>
        <w:ind w:left="5998" w:hanging="666"/>
      </w:pPr>
      <w:rPr>
        <w:rFonts w:hint="default"/>
        <w:lang w:val="en-US" w:eastAsia="en-US" w:bidi="ar-SA"/>
      </w:rPr>
    </w:lvl>
    <w:lvl w:ilvl="6">
      <w:numFmt w:val="bullet"/>
      <w:lvlText w:val="•"/>
      <w:lvlJc w:val="left"/>
      <w:pPr>
        <w:ind w:left="7038" w:hanging="666"/>
      </w:pPr>
      <w:rPr>
        <w:rFonts w:hint="default"/>
        <w:lang w:val="en-US" w:eastAsia="en-US" w:bidi="ar-SA"/>
      </w:rPr>
    </w:lvl>
    <w:lvl w:ilvl="7">
      <w:numFmt w:val="bullet"/>
      <w:lvlText w:val="•"/>
      <w:lvlJc w:val="left"/>
      <w:pPr>
        <w:ind w:left="8078" w:hanging="666"/>
      </w:pPr>
      <w:rPr>
        <w:rFonts w:hint="default"/>
        <w:lang w:val="en-US" w:eastAsia="en-US" w:bidi="ar-SA"/>
      </w:rPr>
    </w:lvl>
    <w:lvl w:ilvl="8">
      <w:numFmt w:val="bullet"/>
      <w:lvlText w:val="•"/>
      <w:lvlJc w:val="left"/>
      <w:pPr>
        <w:ind w:left="9118" w:hanging="666"/>
      </w:pPr>
      <w:rPr>
        <w:rFonts w:hint="default"/>
        <w:lang w:val="en-US" w:eastAsia="en-US" w:bidi="ar-SA"/>
      </w:rPr>
    </w:lvl>
  </w:abstractNum>
  <w:abstractNum w:abstractNumId="2" w15:restartNumberingAfterBreak="0">
    <w:nsid w:val="3204120A"/>
    <w:multiLevelType w:val="multilevel"/>
    <w:tmpl w:val="580E7EE6"/>
    <w:lvl w:ilvl="0">
      <w:start w:val="7"/>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25"/>
        <w:w w:val="95"/>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3" w15:restartNumberingAfterBreak="0">
    <w:nsid w:val="438D2CDE"/>
    <w:multiLevelType w:val="multilevel"/>
    <w:tmpl w:val="0CC8A548"/>
    <w:lvl w:ilvl="0">
      <w:start w:val="4"/>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4" w15:restartNumberingAfterBreak="0">
    <w:nsid w:val="49755756"/>
    <w:multiLevelType w:val="multilevel"/>
    <w:tmpl w:val="6EC2A73C"/>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5" w15:restartNumberingAfterBreak="0">
    <w:nsid w:val="499F15F8"/>
    <w:multiLevelType w:val="multilevel"/>
    <w:tmpl w:val="1A48B318"/>
    <w:lvl w:ilvl="0">
      <w:start w:val="5"/>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6" w15:restartNumberingAfterBreak="0">
    <w:nsid w:val="4B8F7598"/>
    <w:multiLevelType w:val="hybridMultilevel"/>
    <w:tmpl w:val="1AD85520"/>
    <w:lvl w:ilvl="0" w:tplc="2646CB34">
      <w:numFmt w:val="bullet"/>
      <w:lvlText w:val="–"/>
      <w:lvlJc w:val="left"/>
      <w:pPr>
        <w:ind w:left="360" w:hanging="219"/>
      </w:pPr>
      <w:rPr>
        <w:rFonts w:ascii="Times New Roman" w:eastAsia="Times New Roman" w:hAnsi="Times New Roman" w:cs="Times New Roman" w:hint="default"/>
        <w:b w:val="0"/>
        <w:bCs w:val="0"/>
        <w:i w:val="0"/>
        <w:iCs w:val="0"/>
        <w:spacing w:val="0"/>
        <w:w w:val="101"/>
        <w:sz w:val="22"/>
        <w:szCs w:val="22"/>
        <w:lang w:val="en-US" w:eastAsia="en-US" w:bidi="ar-SA"/>
      </w:rPr>
    </w:lvl>
    <w:lvl w:ilvl="1" w:tplc="297A91C2">
      <w:numFmt w:val="bullet"/>
      <w:lvlText w:val="•"/>
      <w:lvlJc w:val="left"/>
      <w:pPr>
        <w:ind w:left="1443" w:hanging="219"/>
      </w:pPr>
      <w:rPr>
        <w:rFonts w:hint="default"/>
        <w:lang w:val="en-US" w:eastAsia="en-US" w:bidi="ar-SA"/>
      </w:rPr>
    </w:lvl>
    <w:lvl w:ilvl="2" w:tplc="59D23B5C">
      <w:numFmt w:val="bullet"/>
      <w:lvlText w:val="•"/>
      <w:lvlJc w:val="left"/>
      <w:pPr>
        <w:ind w:left="2527" w:hanging="219"/>
      </w:pPr>
      <w:rPr>
        <w:rFonts w:hint="default"/>
        <w:lang w:val="en-US" w:eastAsia="en-US" w:bidi="ar-SA"/>
      </w:rPr>
    </w:lvl>
    <w:lvl w:ilvl="3" w:tplc="B9EC0CD4">
      <w:numFmt w:val="bullet"/>
      <w:lvlText w:val="•"/>
      <w:lvlJc w:val="left"/>
      <w:pPr>
        <w:ind w:left="3611" w:hanging="219"/>
      </w:pPr>
      <w:rPr>
        <w:rFonts w:hint="default"/>
        <w:lang w:val="en-US" w:eastAsia="en-US" w:bidi="ar-SA"/>
      </w:rPr>
    </w:lvl>
    <w:lvl w:ilvl="4" w:tplc="60E6CB72">
      <w:numFmt w:val="bullet"/>
      <w:lvlText w:val="•"/>
      <w:lvlJc w:val="left"/>
      <w:pPr>
        <w:ind w:left="4695" w:hanging="219"/>
      </w:pPr>
      <w:rPr>
        <w:rFonts w:hint="default"/>
        <w:lang w:val="en-US" w:eastAsia="en-US" w:bidi="ar-SA"/>
      </w:rPr>
    </w:lvl>
    <w:lvl w:ilvl="5" w:tplc="8938C834">
      <w:numFmt w:val="bullet"/>
      <w:lvlText w:val="•"/>
      <w:lvlJc w:val="left"/>
      <w:pPr>
        <w:ind w:left="5778" w:hanging="219"/>
      </w:pPr>
      <w:rPr>
        <w:rFonts w:hint="default"/>
        <w:lang w:val="en-US" w:eastAsia="en-US" w:bidi="ar-SA"/>
      </w:rPr>
    </w:lvl>
    <w:lvl w:ilvl="6" w:tplc="04385684">
      <w:numFmt w:val="bullet"/>
      <w:lvlText w:val="•"/>
      <w:lvlJc w:val="left"/>
      <w:pPr>
        <w:ind w:left="6862" w:hanging="219"/>
      </w:pPr>
      <w:rPr>
        <w:rFonts w:hint="default"/>
        <w:lang w:val="en-US" w:eastAsia="en-US" w:bidi="ar-SA"/>
      </w:rPr>
    </w:lvl>
    <w:lvl w:ilvl="7" w:tplc="5C383322">
      <w:numFmt w:val="bullet"/>
      <w:lvlText w:val="•"/>
      <w:lvlJc w:val="left"/>
      <w:pPr>
        <w:ind w:left="7946" w:hanging="219"/>
      </w:pPr>
      <w:rPr>
        <w:rFonts w:hint="default"/>
        <w:lang w:val="en-US" w:eastAsia="en-US" w:bidi="ar-SA"/>
      </w:rPr>
    </w:lvl>
    <w:lvl w:ilvl="8" w:tplc="F41C8766">
      <w:numFmt w:val="bullet"/>
      <w:lvlText w:val="•"/>
      <w:lvlJc w:val="left"/>
      <w:pPr>
        <w:ind w:left="9030" w:hanging="219"/>
      </w:pPr>
      <w:rPr>
        <w:rFonts w:hint="default"/>
        <w:lang w:val="en-US" w:eastAsia="en-US" w:bidi="ar-SA"/>
      </w:rPr>
    </w:lvl>
  </w:abstractNum>
  <w:abstractNum w:abstractNumId="7" w15:restartNumberingAfterBreak="0">
    <w:nsid w:val="5A703323"/>
    <w:multiLevelType w:val="multilevel"/>
    <w:tmpl w:val="1428A1EE"/>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8" w15:restartNumberingAfterBreak="0">
    <w:nsid w:val="5AAF39E3"/>
    <w:multiLevelType w:val="multilevel"/>
    <w:tmpl w:val="E4CE719C"/>
    <w:lvl w:ilvl="0">
      <w:start w:val="1"/>
      <w:numFmt w:val="decimal"/>
      <w:lvlText w:val="%1."/>
      <w:lvlJc w:val="left"/>
      <w:pPr>
        <w:ind w:left="469" w:hanging="328"/>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9" w15:restartNumberingAfterBreak="0">
    <w:nsid w:val="65D03A3B"/>
    <w:multiLevelType w:val="multilevel"/>
    <w:tmpl w:val="4E8A9444"/>
    <w:lvl w:ilvl="0">
      <w:start w:val="1"/>
      <w:numFmt w:val="upperLetter"/>
      <w:lvlText w:val="%1."/>
      <w:lvlJc w:val="left"/>
      <w:pPr>
        <w:ind w:left="469" w:hanging="328"/>
        <w:jc w:val="left"/>
      </w:pPr>
      <w:rPr>
        <w:rFonts w:ascii="Arial" w:eastAsia="Arial" w:hAnsi="Arial" w:cs="Arial" w:hint="default"/>
        <w:b/>
        <w:bCs/>
        <w:i w:val="0"/>
        <w:iCs w:val="0"/>
        <w:spacing w:val="0"/>
        <w:w w:val="88"/>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10" w15:restartNumberingAfterBreak="0">
    <w:nsid w:val="6B432CDC"/>
    <w:multiLevelType w:val="multilevel"/>
    <w:tmpl w:val="3C7CBCB0"/>
    <w:lvl w:ilvl="0">
      <w:start w:val="1"/>
      <w:numFmt w:val="decimal"/>
      <w:lvlText w:val="%1"/>
      <w:lvlJc w:val="left"/>
      <w:pPr>
        <w:ind w:left="772" w:hanging="631"/>
        <w:jc w:val="left"/>
      </w:pPr>
      <w:rPr>
        <w:rFonts w:hint="default"/>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2863" w:hanging="631"/>
      </w:pPr>
      <w:rPr>
        <w:rFonts w:hint="default"/>
        <w:lang w:val="en-US" w:eastAsia="en-US" w:bidi="ar-SA"/>
      </w:rPr>
    </w:lvl>
    <w:lvl w:ilvl="3">
      <w:numFmt w:val="bullet"/>
      <w:lvlText w:val="•"/>
      <w:lvlJc w:val="left"/>
      <w:pPr>
        <w:ind w:left="3905" w:hanging="631"/>
      </w:pPr>
      <w:rPr>
        <w:rFonts w:hint="default"/>
        <w:lang w:val="en-US" w:eastAsia="en-US" w:bidi="ar-SA"/>
      </w:rPr>
    </w:lvl>
    <w:lvl w:ilvl="4">
      <w:numFmt w:val="bullet"/>
      <w:lvlText w:val="•"/>
      <w:lvlJc w:val="left"/>
      <w:pPr>
        <w:ind w:left="4947" w:hanging="631"/>
      </w:pPr>
      <w:rPr>
        <w:rFonts w:hint="default"/>
        <w:lang w:val="en-US" w:eastAsia="en-US" w:bidi="ar-SA"/>
      </w:rPr>
    </w:lvl>
    <w:lvl w:ilvl="5">
      <w:numFmt w:val="bullet"/>
      <w:lvlText w:val="•"/>
      <w:lvlJc w:val="left"/>
      <w:pPr>
        <w:ind w:left="5988" w:hanging="631"/>
      </w:pPr>
      <w:rPr>
        <w:rFonts w:hint="default"/>
        <w:lang w:val="en-US" w:eastAsia="en-US" w:bidi="ar-SA"/>
      </w:rPr>
    </w:lvl>
    <w:lvl w:ilvl="6">
      <w:numFmt w:val="bullet"/>
      <w:lvlText w:val="•"/>
      <w:lvlJc w:val="left"/>
      <w:pPr>
        <w:ind w:left="7030" w:hanging="631"/>
      </w:pPr>
      <w:rPr>
        <w:rFonts w:hint="default"/>
        <w:lang w:val="en-US" w:eastAsia="en-US" w:bidi="ar-SA"/>
      </w:rPr>
    </w:lvl>
    <w:lvl w:ilvl="7">
      <w:numFmt w:val="bullet"/>
      <w:lvlText w:val="•"/>
      <w:lvlJc w:val="left"/>
      <w:pPr>
        <w:ind w:left="8072" w:hanging="631"/>
      </w:pPr>
      <w:rPr>
        <w:rFonts w:hint="default"/>
        <w:lang w:val="en-US" w:eastAsia="en-US" w:bidi="ar-SA"/>
      </w:rPr>
    </w:lvl>
    <w:lvl w:ilvl="8">
      <w:numFmt w:val="bullet"/>
      <w:lvlText w:val="•"/>
      <w:lvlJc w:val="left"/>
      <w:pPr>
        <w:ind w:left="9114" w:hanging="631"/>
      </w:pPr>
      <w:rPr>
        <w:rFonts w:hint="default"/>
        <w:lang w:val="en-US" w:eastAsia="en-US" w:bidi="ar-SA"/>
      </w:rPr>
    </w:lvl>
  </w:abstractNum>
  <w:abstractNum w:abstractNumId="11" w15:restartNumberingAfterBreak="0">
    <w:nsid w:val="758969A5"/>
    <w:multiLevelType w:val="multilevel"/>
    <w:tmpl w:val="5D60C7B2"/>
    <w:lvl w:ilvl="0">
      <w:start w:val="1"/>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2" w15:restartNumberingAfterBreak="0">
    <w:nsid w:val="7BE00C1F"/>
    <w:multiLevelType w:val="multilevel"/>
    <w:tmpl w:val="7FC8787C"/>
    <w:lvl w:ilvl="0">
      <w:start w:val="2"/>
      <w:numFmt w:val="decimal"/>
      <w:lvlText w:val="%1."/>
      <w:lvlJc w:val="left"/>
      <w:pPr>
        <w:ind w:left="699" w:hanging="558"/>
        <w:jc w:val="left"/>
      </w:pPr>
      <w:rPr>
        <w:rFonts w:ascii="Arial" w:eastAsia="Arial" w:hAnsi="Arial" w:cs="Arial" w:hint="default"/>
        <w:b/>
        <w:bCs/>
        <w:i w:val="0"/>
        <w:iCs w:val="0"/>
        <w:color w:val="697D90"/>
        <w:spacing w:val="0"/>
        <w:w w:val="102"/>
        <w:sz w:val="41"/>
        <w:szCs w:val="41"/>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1937" w:hanging="631"/>
      </w:pPr>
      <w:rPr>
        <w:rFonts w:hint="default"/>
        <w:lang w:val="en-US" w:eastAsia="en-US" w:bidi="ar-SA"/>
      </w:rPr>
    </w:lvl>
    <w:lvl w:ilvl="3">
      <w:numFmt w:val="bullet"/>
      <w:lvlText w:val="•"/>
      <w:lvlJc w:val="left"/>
      <w:pPr>
        <w:ind w:left="3095" w:hanging="631"/>
      </w:pPr>
      <w:rPr>
        <w:rFonts w:hint="default"/>
        <w:lang w:val="en-US" w:eastAsia="en-US" w:bidi="ar-SA"/>
      </w:rPr>
    </w:lvl>
    <w:lvl w:ilvl="4">
      <w:numFmt w:val="bullet"/>
      <w:lvlText w:val="•"/>
      <w:lvlJc w:val="left"/>
      <w:pPr>
        <w:ind w:left="4252" w:hanging="631"/>
      </w:pPr>
      <w:rPr>
        <w:rFonts w:hint="default"/>
        <w:lang w:val="en-US" w:eastAsia="en-US" w:bidi="ar-SA"/>
      </w:rPr>
    </w:lvl>
    <w:lvl w:ilvl="5">
      <w:numFmt w:val="bullet"/>
      <w:lvlText w:val="•"/>
      <w:lvlJc w:val="left"/>
      <w:pPr>
        <w:ind w:left="5410" w:hanging="631"/>
      </w:pPr>
      <w:rPr>
        <w:rFonts w:hint="default"/>
        <w:lang w:val="en-US" w:eastAsia="en-US" w:bidi="ar-SA"/>
      </w:rPr>
    </w:lvl>
    <w:lvl w:ilvl="6">
      <w:numFmt w:val="bullet"/>
      <w:lvlText w:val="•"/>
      <w:lvlJc w:val="left"/>
      <w:pPr>
        <w:ind w:left="6567" w:hanging="631"/>
      </w:pPr>
      <w:rPr>
        <w:rFonts w:hint="default"/>
        <w:lang w:val="en-US" w:eastAsia="en-US" w:bidi="ar-SA"/>
      </w:rPr>
    </w:lvl>
    <w:lvl w:ilvl="7">
      <w:numFmt w:val="bullet"/>
      <w:lvlText w:val="•"/>
      <w:lvlJc w:val="left"/>
      <w:pPr>
        <w:ind w:left="7725" w:hanging="631"/>
      </w:pPr>
      <w:rPr>
        <w:rFonts w:hint="default"/>
        <w:lang w:val="en-US" w:eastAsia="en-US" w:bidi="ar-SA"/>
      </w:rPr>
    </w:lvl>
    <w:lvl w:ilvl="8">
      <w:numFmt w:val="bullet"/>
      <w:lvlText w:val="•"/>
      <w:lvlJc w:val="left"/>
      <w:pPr>
        <w:ind w:left="8882" w:hanging="631"/>
      </w:pPr>
      <w:rPr>
        <w:rFonts w:hint="default"/>
        <w:lang w:val="en-US" w:eastAsia="en-US" w:bidi="ar-SA"/>
      </w:rPr>
    </w:lvl>
  </w:abstractNum>
  <w:abstractNum w:abstractNumId="13" w15:restartNumberingAfterBreak="0">
    <w:nsid w:val="7EBC3822"/>
    <w:multiLevelType w:val="hybridMultilevel"/>
    <w:tmpl w:val="78B0813C"/>
    <w:lvl w:ilvl="0" w:tplc="4A20231E">
      <w:numFmt w:val="bullet"/>
      <w:lvlText w:val="–"/>
      <w:lvlJc w:val="left"/>
      <w:pPr>
        <w:ind w:left="1167" w:hanging="227"/>
      </w:pPr>
      <w:rPr>
        <w:rFonts w:ascii="Cambria" w:eastAsia="Cambria" w:hAnsi="Cambria" w:cs="Cambria" w:hint="default"/>
        <w:b/>
        <w:bCs/>
        <w:i w:val="0"/>
        <w:iCs w:val="0"/>
        <w:spacing w:val="0"/>
        <w:w w:val="106"/>
        <w:sz w:val="22"/>
        <w:szCs w:val="22"/>
        <w:lang w:val="en-US" w:eastAsia="en-US" w:bidi="ar-SA"/>
      </w:rPr>
    </w:lvl>
    <w:lvl w:ilvl="1" w:tplc="BA54D1AA">
      <w:numFmt w:val="bullet"/>
      <w:lvlText w:val="•"/>
      <w:lvlJc w:val="left"/>
      <w:pPr>
        <w:ind w:left="2163" w:hanging="227"/>
      </w:pPr>
      <w:rPr>
        <w:rFonts w:hint="default"/>
        <w:lang w:val="en-US" w:eastAsia="en-US" w:bidi="ar-SA"/>
      </w:rPr>
    </w:lvl>
    <w:lvl w:ilvl="2" w:tplc="1EF29DBA">
      <w:numFmt w:val="bullet"/>
      <w:lvlText w:val="•"/>
      <w:lvlJc w:val="left"/>
      <w:pPr>
        <w:ind w:left="3167" w:hanging="227"/>
      </w:pPr>
      <w:rPr>
        <w:rFonts w:hint="default"/>
        <w:lang w:val="en-US" w:eastAsia="en-US" w:bidi="ar-SA"/>
      </w:rPr>
    </w:lvl>
    <w:lvl w:ilvl="3" w:tplc="65C00CE4">
      <w:numFmt w:val="bullet"/>
      <w:lvlText w:val="•"/>
      <w:lvlJc w:val="left"/>
      <w:pPr>
        <w:ind w:left="4171" w:hanging="227"/>
      </w:pPr>
      <w:rPr>
        <w:rFonts w:hint="default"/>
        <w:lang w:val="en-US" w:eastAsia="en-US" w:bidi="ar-SA"/>
      </w:rPr>
    </w:lvl>
    <w:lvl w:ilvl="4" w:tplc="D78C9708">
      <w:numFmt w:val="bullet"/>
      <w:lvlText w:val="•"/>
      <w:lvlJc w:val="left"/>
      <w:pPr>
        <w:ind w:left="5175" w:hanging="227"/>
      </w:pPr>
      <w:rPr>
        <w:rFonts w:hint="default"/>
        <w:lang w:val="en-US" w:eastAsia="en-US" w:bidi="ar-SA"/>
      </w:rPr>
    </w:lvl>
    <w:lvl w:ilvl="5" w:tplc="A0AEA7C4">
      <w:numFmt w:val="bullet"/>
      <w:lvlText w:val="•"/>
      <w:lvlJc w:val="left"/>
      <w:pPr>
        <w:ind w:left="6178" w:hanging="227"/>
      </w:pPr>
      <w:rPr>
        <w:rFonts w:hint="default"/>
        <w:lang w:val="en-US" w:eastAsia="en-US" w:bidi="ar-SA"/>
      </w:rPr>
    </w:lvl>
    <w:lvl w:ilvl="6" w:tplc="894A843E">
      <w:numFmt w:val="bullet"/>
      <w:lvlText w:val="•"/>
      <w:lvlJc w:val="left"/>
      <w:pPr>
        <w:ind w:left="7182" w:hanging="227"/>
      </w:pPr>
      <w:rPr>
        <w:rFonts w:hint="default"/>
        <w:lang w:val="en-US" w:eastAsia="en-US" w:bidi="ar-SA"/>
      </w:rPr>
    </w:lvl>
    <w:lvl w:ilvl="7" w:tplc="C4BCE36E">
      <w:numFmt w:val="bullet"/>
      <w:lvlText w:val="•"/>
      <w:lvlJc w:val="left"/>
      <w:pPr>
        <w:ind w:left="8186" w:hanging="227"/>
      </w:pPr>
      <w:rPr>
        <w:rFonts w:hint="default"/>
        <w:lang w:val="en-US" w:eastAsia="en-US" w:bidi="ar-SA"/>
      </w:rPr>
    </w:lvl>
    <w:lvl w:ilvl="8" w:tplc="9DF8CC78">
      <w:numFmt w:val="bullet"/>
      <w:lvlText w:val="•"/>
      <w:lvlJc w:val="left"/>
      <w:pPr>
        <w:ind w:left="9190" w:hanging="227"/>
      </w:pPr>
      <w:rPr>
        <w:rFonts w:hint="default"/>
        <w:lang w:val="en-US" w:eastAsia="en-US" w:bidi="ar-SA"/>
      </w:rPr>
    </w:lvl>
  </w:abstractNum>
  <w:num w:numId="1" w16cid:durableId="471018216">
    <w:abstractNumId w:val="1"/>
  </w:num>
  <w:num w:numId="2" w16cid:durableId="433984855">
    <w:abstractNumId w:val="0"/>
  </w:num>
  <w:num w:numId="3" w16cid:durableId="1754349777">
    <w:abstractNumId w:val="6"/>
  </w:num>
  <w:num w:numId="4" w16cid:durableId="1207988066">
    <w:abstractNumId w:val="7"/>
  </w:num>
  <w:num w:numId="5" w16cid:durableId="512186197">
    <w:abstractNumId w:val="2"/>
  </w:num>
  <w:num w:numId="6" w16cid:durableId="1472475994">
    <w:abstractNumId w:val="5"/>
  </w:num>
  <w:num w:numId="7" w16cid:durableId="473523270">
    <w:abstractNumId w:val="3"/>
  </w:num>
  <w:num w:numId="8" w16cid:durableId="808861555">
    <w:abstractNumId w:val="4"/>
  </w:num>
  <w:num w:numId="9" w16cid:durableId="1887251137">
    <w:abstractNumId w:val="11"/>
  </w:num>
  <w:num w:numId="10" w16cid:durableId="1924492492">
    <w:abstractNumId w:val="13"/>
  </w:num>
  <w:num w:numId="11" w16cid:durableId="450251849">
    <w:abstractNumId w:val="12"/>
  </w:num>
  <w:num w:numId="12" w16cid:durableId="1329945865">
    <w:abstractNumId w:val="10"/>
  </w:num>
  <w:num w:numId="13" w16cid:durableId="730038122">
    <w:abstractNumId w:val="9"/>
  </w:num>
  <w:num w:numId="14" w16cid:durableId="74333323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tley Kenneth">
    <w15:presenceInfo w15:providerId="AD" w15:userId="S::rlk2@bfh.ch::4e5599f0-7388-46dd-9ace-4a3a5956f58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trackRevision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20EB"/>
    <w:rsid w:val="000520DB"/>
    <w:rsid w:val="00066A46"/>
    <w:rsid w:val="000A53E1"/>
    <w:rsid w:val="000D0388"/>
    <w:rsid w:val="001015AA"/>
    <w:rsid w:val="00121D39"/>
    <w:rsid w:val="00136D05"/>
    <w:rsid w:val="00166368"/>
    <w:rsid w:val="00175386"/>
    <w:rsid w:val="00242706"/>
    <w:rsid w:val="002733D0"/>
    <w:rsid w:val="00275F54"/>
    <w:rsid w:val="00292D3B"/>
    <w:rsid w:val="00392AD4"/>
    <w:rsid w:val="005705BA"/>
    <w:rsid w:val="005B4D45"/>
    <w:rsid w:val="005F1374"/>
    <w:rsid w:val="007129CB"/>
    <w:rsid w:val="00720CD2"/>
    <w:rsid w:val="007E4531"/>
    <w:rsid w:val="007E65C3"/>
    <w:rsid w:val="0080635F"/>
    <w:rsid w:val="00882AE3"/>
    <w:rsid w:val="00900A12"/>
    <w:rsid w:val="00B0710C"/>
    <w:rsid w:val="00BA2689"/>
    <w:rsid w:val="00C116AA"/>
    <w:rsid w:val="00C220EB"/>
    <w:rsid w:val="00C35D33"/>
    <w:rsid w:val="00C373D7"/>
    <w:rsid w:val="00CB518B"/>
    <w:rsid w:val="00CD0CE4"/>
    <w:rsid w:val="00DD3291"/>
    <w:rsid w:val="00DE76BA"/>
    <w:rsid w:val="00E019B8"/>
    <w:rsid w:val="00E20CC9"/>
    <w:rsid w:val="00E440F2"/>
    <w:rsid w:val="00EA663E"/>
    <w:rsid w:val="00EE6A15"/>
    <w:rsid w:val="00F7613C"/>
    <w:rsid w:val="00FB7C0B"/>
    <w:rsid w:val="00FD50CA"/>
    <w:rsid w:val="00FF070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77BADA5"/>
  <w15:docId w15:val="{B1AE4232-6BCD-2147-A35B-6A3BF0A34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430" w:lineRule="exact"/>
      <w:ind w:left="20"/>
      <w:outlineLvl w:val="0"/>
    </w:pPr>
    <w:rPr>
      <w:rFonts w:ascii="Arial" w:eastAsia="Arial" w:hAnsi="Arial" w:cs="Arial"/>
      <w:b/>
      <w:bCs/>
      <w:sz w:val="41"/>
      <w:szCs w:val="41"/>
    </w:rPr>
  </w:style>
  <w:style w:type="paragraph" w:styleId="Heading2">
    <w:name w:val="heading 2"/>
    <w:basedOn w:val="Normal"/>
    <w:uiPriority w:val="9"/>
    <w:unhideWhenUsed/>
    <w:qFormat/>
    <w:pPr>
      <w:ind w:left="771" w:hanging="629"/>
      <w:outlineLvl w:val="1"/>
    </w:pPr>
    <w:rPr>
      <w:rFonts w:ascii="Arial" w:eastAsia="Arial" w:hAnsi="Arial" w:cs="Arial"/>
      <w:b/>
      <w:bCs/>
      <w:sz w:val="28"/>
      <w:szCs w:val="28"/>
    </w:rPr>
  </w:style>
  <w:style w:type="paragraph" w:styleId="Heading3">
    <w:name w:val="heading 3"/>
    <w:basedOn w:val="Normal"/>
    <w:uiPriority w:val="9"/>
    <w:unhideWhenUsed/>
    <w:qFormat/>
    <w:pPr>
      <w:ind w:left="142"/>
      <w:outlineLvl w:val="2"/>
    </w:pPr>
    <w:rPr>
      <w:rFonts w:ascii="Arial" w:eastAsia="Arial" w:hAnsi="Arial" w:cs="Arial"/>
      <w:b/>
      <w:bCs/>
      <w:sz w:val="24"/>
      <w:szCs w:val="24"/>
    </w:rPr>
  </w:style>
  <w:style w:type="paragraph" w:styleId="Heading4">
    <w:name w:val="heading 4"/>
    <w:basedOn w:val="Normal"/>
    <w:uiPriority w:val="9"/>
    <w:unhideWhenUsed/>
    <w:qFormat/>
    <w:pPr>
      <w:ind w:left="142"/>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6"/>
      <w:ind w:left="469" w:hanging="327"/>
    </w:pPr>
    <w:rPr>
      <w:rFonts w:ascii="Arial" w:eastAsia="Arial" w:hAnsi="Arial" w:cs="Arial"/>
      <w:b/>
      <w:bCs/>
    </w:rPr>
  </w:style>
  <w:style w:type="paragraph" w:styleId="TOC2">
    <w:name w:val="toc 2"/>
    <w:basedOn w:val="Normal"/>
    <w:uiPriority w:val="1"/>
    <w:qFormat/>
    <w:pPr>
      <w:spacing w:before="18"/>
      <w:ind w:left="968" w:hanging="499"/>
    </w:pPr>
  </w:style>
  <w:style w:type="paragraph" w:styleId="BodyText">
    <w:name w:val="Body Text"/>
    <w:basedOn w:val="Normal"/>
    <w:uiPriority w:val="1"/>
    <w:qFormat/>
  </w:style>
  <w:style w:type="paragraph" w:styleId="Title">
    <w:name w:val="Title"/>
    <w:basedOn w:val="Normal"/>
    <w:uiPriority w:val="10"/>
    <w:qFormat/>
    <w:pPr>
      <w:ind w:left="300"/>
    </w:pPr>
    <w:rPr>
      <w:rFonts w:ascii="Arial" w:eastAsia="Arial" w:hAnsi="Arial" w:cs="Arial"/>
      <w:b/>
      <w:bCs/>
      <w:sz w:val="49"/>
      <w:szCs w:val="49"/>
    </w:rPr>
  </w:style>
  <w:style w:type="paragraph" w:styleId="ListParagraph">
    <w:name w:val="List Paragraph"/>
    <w:basedOn w:val="Normal"/>
    <w:uiPriority w:val="1"/>
    <w:qFormat/>
    <w:pPr>
      <w:ind w:left="968" w:hanging="499"/>
    </w:pPr>
  </w:style>
  <w:style w:type="paragraph" w:customStyle="1" w:styleId="TableParagraph">
    <w:name w:val="Table Paragraph"/>
    <w:basedOn w:val="Normal"/>
    <w:uiPriority w:val="1"/>
    <w:qFormat/>
    <w:pPr>
      <w:spacing w:line="238" w:lineRule="exact"/>
    </w:pPr>
  </w:style>
  <w:style w:type="paragraph" w:styleId="Revision">
    <w:name w:val="Revision"/>
    <w:hidden/>
    <w:uiPriority w:val="99"/>
    <w:semiHidden/>
    <w:rsid w:val="00B0710C"/>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019B8"/>
    <w:rPr>
      <w:sz w:val="16"/>
      <w:szCs w:val="16"/>
    </w:rPr>
  </w:style>
  <w:style w:type="paragraph" w:styleId="CommentText">
    <w:name w:val="annotation text"/>
    <w:basedOn w:val="Normal"/>
    <w:link w:val="CommentTextChar"/>
    <w:uiPriority w:val="99"/>
    <w:semiHidden/>
    <w:unhideWhenUsed/>
    <w:rsid w:val="00E019B8"/>
    <w:rPr>
      <w:sz w:val="20"/>
      <w:szCs w:val="20"/>
    </w:rPr>
  </w:style>
  <w:style w:type="character" w:customStyle="1" w:styleId="CommentTextChar">
    <w:name w:val="Comment Text Char"/>
    <w:basedOn w:val="DefaultParagraphFont"/>
    <w:link w:val="CommentText"/>
    <w:uiPriority w:val="99"/>
    <w:semiHidden/>
    <w:rsid w:val="00E019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019B8"/>
    <w:rPr>
      <w:b/>
      <w:bCs/>
    </w:rPr>
  </w:style>
  <w:style w:type="character" w:customStyle="1" w:styleId="CommentSubjectChar">
    <w:name w:val="Comment Subject Char"/>
    <w:basedOn w:val="CommentTextChar"/>
    <w:link w:val="CommentSubject"/>
    <w:uiPriority w:val="99"/>
    <w:semiHidden/>
    <w:rsid w:val="00E019B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3.xml"/><Relationship Id="rId21" Type="http://schemas.openxmlformats.org/officeDocument/2006/relationships/header" Target="header6.xml"/><Relationship Id="rId42" Type="http://schemas.openxmlformats.org/officeDocument/2006/relationships/footer" Target="footer10.xml"/><Relationship Id="rId63" Type="http://schemas.openxmlformats.org/officeDocument/2006/relationships/footer" Target="footer17.xml"/><Relationship Id="rId84" Type="http://schemas.openxmlformats.org/officeDocument/2006/relationships/footer" Target="footer22.xml"/><Relationship Id="rId138" Type="http://schemas.openxmlformats.org/officeDocument/2006/relationships/header" Target="header39.xml"/><Relationship Id="rId159" Type="http://schemas.openxmlformats.org/officeDocument/2006/relationships/header" Target="header49.xml"/><Relationship Id="rId170" Type="http://schemas.openxmlformats.org/officeDocument/2006/relationships/footer" Target="footer53.xml"/><Relationship Id="rId191" Type="http://schemas.openxmlformats.org/officeDocument/2006/relationships/footer" Target="footer57.xml"/><Relationship Id="rId205" Type="http://schemas.openxmlformats.org/officeDocument/2006/relationships/header" Target="header65.xml"/><Relationship Id="rId107" Type="http://schemas.openxmlformats.org/officeDocument/2006/relationships/header" Target="header30.xml"/><Relationship Id="rId11" Type="http://schemas.openxmlformats.org/officeDocument/2006/relationships/image" Target="media/image10.png"/><Relationship Id="rId32" Type="http://schemas.openxmlformats.org/officeDocument/2006/relationships/image" Target="media/image6.jpeg"/><Relationship Id="rId53" Type="http://schemas.openxmlformats.org/officeDocument/2006/relationships/header" Target="header15.xml"/><Relationship Id="rId74" Type="http://schemas.openxmlformats.org/officeDocument/2006/relationships/footer" Target="footer19.xml"/><Relationship Id="rId128" Type="http://schemas.openxmlformats.org/officeDocument/2006/relationships/header" Target="header37.xml"/><Relationship Id="rId149" Type="http://schemas.openxmlformats.org/officeDocument/2006/relationships/header" Target="header44.xml"/><Relationship Id="rId5" Type="http://schemas.openxmlformats.org/officeDocument/2006/relationships/styles" Target="styles.xml"/><Relationship Id="rId95" Type="http://schemas.openxmlformats.org/officeDocument/2006/relationships/image" Target="media/image29.jpeg"/><Relationship Id="rId160" Type="http://schemas.openxmlformats.org/officeDocument/2006/relationships/footer" Target="footer49.xml"/><Relationship Id="rId181" Type="http://schemas.openxmlformats.org/officeDocument/2006/relationships/hyperlink" Target="https://www.post.ch/en/about-us/news/2023/staff-at-haerkingen-letter-center-now-also-sort-parcels" TargetMode="External"/><Relationship Id="rId216" Type="http://schemas.openxmlformats.org/officeDocument/2006/relationships/header" Target="header70.xml"/><Relationship Id="rId22" Type="http://schemas.openxmlformats.org/officeDocument/2006/relationships/footer" Target="footer5.xml"/><Relationship Id="rId43" Type="http://schemas.openxmlformats.org/officeDocument/2006/relationships/header" Target="header11.xml"/><Relationship Id="rId64" Type="http://schemas.openxmlformats.org/officeDocument/2006/relationships/footer" Target="footer18.xml"/><Relationship Id="rId118" Type="http://schemas.openxmlformats.org/officeDocument/2006/relationships/header" Target="header34.xml"/><Relationship Id="rId139" Type="http://schemas.openxmlformats.org/officeDocument/2006/relationships/header" Target="header40.xml"/><Relationship Id="rId85" Type="http://schemas.openxmlformats.org/officeDocument/2006/relationships/header" Target="header22.xml"/><Relationship Id="rId150" Type="http://schemas.openxmlformats.org/officeDocument/2006/relationships/footer" Target="footer44.xml"/><Relationship Id="rId171" Type="http://schemas.openxmlformats.org/officeDocument/2006/relationships/footer" Target="footer54.xml"/><Relationship Id="rId192" Type="http://schemas.openxmlformats.org/officeDocument/2006/relationships/header" Target="header58.xml"/><Relationship Id="rId206" Type="http://schemas.openxmlformats.org/officeDocument/2006/relationships/footer" Target="footer64.xml"/><Relationship Id="rId12" Type="http://schemas.openxmlformats.org/officeDocument/2006/relationships/header" Target="header1.xml"/><Relationship Id="rId33" Type="http://schemas.openxmlformats.org/officeDocument/2006/relationships/image" Target="media/image7.jpeg"/><Relationship Id="rId108" Type="http://schemas.openxmlformats.org/officeDocument/2006/relationships/footer" Target="footer29.xml"/><Relationship Id="rId129" Type="http://schemas.openxmlformats.org/officeDocument/2006/relationships/header" Target="header38.xml"/><Relationship Id="rId54" Type="http://schemas.openxmlformats.org/officeDocument/2006/relationships/image" Target="media/image11.jpeg"/><Relationship Id="rId75" Type="http://schemas.openxmlformats.org/officeDocument/2006/relationships/footer" Target="footer20.xml"/><Relationship Id="rId96" Type="http://schemas.openxmlformats.org/officeDocument/2006/relationships/header" Target="header27.xml"/><Relationship Id="rId140" Type="http://schemas.openxmlformats.org/officeDocument/2006/relationships/footer" Target="footer40.xml"/><Relationship Id="rId161" Type="http://schemas.openxmlformats.org/officeDocument/2006/relationships/header" Target="header50.xml"/><Relationship Id="rId182" Type="http://schemas.openxmlformats.org/officeDocument/2006/relationships/hyperlink" Target="https://www.post.ch/en/about-us/news/2023/staff-at-haerkingen-letter-center-now-also-sort-parcels" TargetMode="External"/><Relationship Id="rId217" Type="http://schemas.openxmlformats.org/officeDocument/2006/relationships/footer" Target="footer70.xml"/><Relationship Id="rId6" Type="http://schemas.openxmlformats.org/officeDocument/2006/relationships/settings" Target="settings.xml"/><Relationship Id="rId23" Type="http://schemas.openxmlformats.org/officeDocument/2006/relationships/footer" Target="footer6.xml"/><Relationship Id="rId119" Type="http://schemas.openxmlformats.org/officeDocument/2006/relationships/footer" Target="footer33.xml"/><Relationship Id="rId44" Type="http://schemas.openxmlformats.org/officeDocument/2006/relationships/footer" Target="footer11.xml"/><Relationship Id="rId65" Type="http://schemas.openxmlformats.org/officeDocument/2006/relationships/image" Target="media/image16.jpeg"/><Relationship Id="rId86" Type="http://schemas.openxmlformats.org/officeDocument/2006/relationships/header" Target="header23.xml"/><Relationship Id="rId130" Type="http://schemas.openxmlformats.org/officeDocument/2006/relationships/image" Target="media/image41.jpeg"/><Relationship Id="rId151" Type="http://schemas.openxmlformats.org/officeDocument/2006/relationships/header" Target="header45.xml"/><Relationship Id="rId172" Type="http://schemas.openxmlformats.org/officeDocument/2006/relationships/header" Target="header55.xml"/><Relationship Id="rId193" Type="http://schemas.openxmlformats.org/officeDocument/2006/relationships/header" Target="header59.xml"/><Relationship Id="rId207" Type="http://schemas.openxmlformats.org/officeDocument/2006/relationships/footer" Target="footer65.xml"/><Relationship Id="rId13" Type="http://schemas.openxmlformats.org/officeDocument/2006/relationships/footer" Target="footer1.xml"/><Relationship Id="rId109" Type="http://schemas.openxmlformats.org/officeDocument/2006/relationships/footer" Target="footer30.xml"/><Relationship Id="rId34" Type="http://schemas.openxmlformats.org/officeDocument/2006/relationships/comments" Target="comments.xml"/><Relationship Id="rId55" Type="http://schemas.openxmlformats.org/officeDocument/2006/relationships/footer" Target="footer15.xml"/><Relationship Id="rId76" Type="http://schemas.openxmlformats.org/officeDocument/2006/relationships/image" Target="media/image23.jpeg"/><Relationship Id="rId97" Type="http://schemas.openxmlformats.org/officeDocument/2006/relationships/header" Target="header28.xml"/><Relationship Id="rId120" Type="http://schemas.openxmlformats.org/officeDocument/2006/relationships/footer" Target="footer34.xml"/><Relationship Id="rId141" Type="http://schemas.openxmlformats.org/officeDocument/2006/relationships/footer" Target="footer41.xml"/><Relationship Id="rId7" Type="http://schemas.openxmlformats.org/officeDocument/2006/relationships/webSettings" Target="webSettings.xml"/><Relationship Id="rId162" Type="http://schemas.openxmlformats.org/officeDocument/2006/relationships/footer" Target="footer50.xml"/><Relationship Id="rId183" Type="http://schemas.openxmlformats.org/officeDocument/2006/relationships/hyperlink" Target="https://www.post.ch/en/about-us/news/2023/staff-at-haerkingen-letter-center-now-also-sort-parcels" TargetMode="External"/><Relationship Id="rId218" Type="http://schemas.openxmlformats.org/officeDocument/2006/relationships/header" Target="header71.xml"/><Relationship Id="rId24" Type="http://schemas.openxmlformats.org/officeDocument/2006/relationships/image" Target="media/image2.jpeg"/><Relationship Id="rId45" Type="http://schemas.openxmlformats.org/officeDocument/2006/relationships/header" Target="header12.xml"/><Relationship Id="rId66" Type="http://schemas.openxmlformats.org/officeDocument/2006/relationships/image" Target="media/image17.jpeg"/><Relationship Id="rId87" Type="http://schemas.openxmlformats.org/officeDocument/2006/relationships/footer" Target="footer23.xml"/><Relationship Id="rId110" Type="http://schemas.openxmlformats.org/officeDocument/2006/relationships/image" Target="media/image36.jpeg"/><Relationship Id="rId131" Type="http://schemas.openxmlformats.org/officeDocument/2006/relationships/footer" Target="footer38.xml"/><Relationship Id="rId152" Type="http://schemas.openxmlformats.org/officeDocument/2006/relationships/footer" Target="footer45.xml"/><Relationship Id="rId173" Type="http://schemas.openxmlformats.org/officeDocument/2006/relationships/footer" Target="footer55.xml"/><Relationship Id="rId194" Type="http://schemas.openxmlformats.org/officeDocument/2006/relationships/footer" Target="footer58.xml"/><Relationship Id="rId208" Type="http://schemas.openxmlformats.org/officeDocument/2006/relationships/header" Target="header66.xml"/><Relationship Id="rId14" Type="http://schemas.openxmlformats.org/officeDocument/2006/relationships/header" Target="header2.xml"/><Relationship Id="rId35" Type="http://schemas.microsoft.com/office/2011/relationships/commentsExtended" Target="commentsExtended.xml"/><Relationship Id="rId56" Type="http://schemas.openxmlformats.org/officeDocument/2006/relationships/footer" Target="footer16.xml"/><Relationship Id="rId77" Type="http://schemas.openxmlformats.org/officeDocument/2006/relationships/image" Target="media/image24.jpeg"/><Relationship Id="rId100" Type="http://schemas.openxmlformats.org/officeDocument/2006/relationships/image" Target="media/image30.jpeg"/><Relationship Id="rId8" Type="http://schemas.openxmlformats.org/officeDocument/2006/relationships/footnotes" Target="footnotes.xml"/><Relationship Id="rId51" Type="http://schemas.openxmlformats.org/officeDocument/2006/relationships/image" Target="media/image10.jpeg"/><Relationship Id="rId72" Type="http://schemas.openxmlformats.org/officeDocument/2006/relationships/header" Target="header18.xml"/><Relationship Id="rId93" Type="http://schemas.openxmlformats.org/officeDocument/2006/relationships/header" Target="header26.xml"/><Relationship Id="rId98" Type="http://schemas.openxmlformats.org/officeDocument/2006/relationships/footer" Target="footer27.xml"/><Relationship Id="rId121" Type="http://schemas.openxmlformats.org/officeDocument/2006/relationships/image" Target="media/image39.png"/><Relationship Id="rId142" Type="http://schemas.openxmlformats.org/officeDocument/2006/relationships/header" Target="header41.xml"/><Relationship Id="rId163" Type="http://schemas.openxmlformats.org/officeDocument/2006/relationships/hyperlink" Target="https://docs.aws.amazon.com/glue/latest/" TargetMode="External"/><Relationship Id="rId184" Type="http://schemas.openxmlformats.org/officeDocument/2006/relationships/hyperlink" Target="https://help.sap.com/docs/SAP_DATASPHERE" TargetMode="External"/><Relationship Id="rId189" Type="http://schemas.openxmlformats.org/officeDocument/2006/relationships/footer" Target="footer56.xml"/><Relationship Id="rId219" Type="http://schemas.openxmlformats.org/officeDocument/2006/relationships/footer" Target="footer71.xml"/><Relationship Id="rId3" Type="http://schemas.openxmlformats.org/officeDocument/2006/relationships/customXml" Target="../customXml/item3.xml"/><Relationship Id="rId214" Type="http://schemas.openxmlformats.org/officeDocument/2006/relationships/header" Target="header69.xml"/><Relationship Id="rId25" Type="http://schemas.openxmlformats.org/officeDocument/2006/relationships/image" Target="media/image3.jpeg"/><Relationship Id="rId46" Type="http://schemas.openxmlformats.org/officeDocument/2006/relationships/footer" Target="footer12.xml"/><Relationship Id="rId67" Type="http://schemas.openxmlformats.org/officeDocument/2006/relationships/image" Target="media/image18.jpeg"/><Relationship Id="rId116" Type="http://schemas.openxmlformats.org/officeDocument/2006/relationships/image" Target="media/image38.jpeg"/><Relationship Id="rId137" Type="http://schemas.openxmlformats.org/officeDocument/2006/relationships/image" Target="media/image46.jpeg"/><Relationship Id="rId158" Type="http://schemas.openxmlformats.org/officeDocument/2006/relationships/footer" Target="footer48.xml"/><Relationship Id="rId20" Type="http://schemas.openxmlformats.org/officeDocument/2006/relationships/header" Target="header5.xml"/><Relationship Id="rId41" Type="http://schemas.openxmlformats.org/officeDocument/2006/relationships/footer" Target="footer9.xml"/><Relationship Id="rId62" Type="http://schemas.openxmlformats.org/officeDocument/2006/relationships/header" Target="header17.xml"/><Relationship Id="rId83" Type="http://schemas.openxmlformats.org/officeDocument/2006/relationships/footer" Target="footer21.xml"/><Relationship Id="rId88" Type="http://schemas.openxmlformats.org/officeDocument/2006/relationships/footer" Target="footer24.xml"/><Relationship Id="rId111" Type="http://schemas.openxmlformats.org/officeDocument/2006/relationships/image" Target="media/image37.jpeg"/><Relationship Id="rId132" Type="http://schemas.openxmlformats.org/officeDocument/2006/relationships/footer" Target="footer39.xml"/><Relationship Id="rId153" Type="http://schemas.openxmlformats.org/officeDocument/2006/relationships/header" Target="header46.xml"/><Relationship Id="rId174" Type="http://schemas.openxmlformats.org/officeDocument/2006/relationships/hyperlink" Target="https://docs.aws.amazon.com/athena/latest/ug/what-is.html" TargetMode="External"/><Relationship Id="rId179" Type="http://schemas.openxmlformats.org/officeDocument/2006/relationships/hyperlink" Target="https://chat.openai.com/" TargetMode="External"/><Relationship Id="rId195" Type="http://schemas.openxmlformats.org/officeDocument/2006/relationships/footer" Target="footer59.xml"/><Relationship Id="rId209" Type="http://schemas.openxmlformats.org/officeDocument/2006/relationships/footer" Target="footer66.xml"/><Relationship Id="rId190" Type="http://schemas.openxmlformats.org/officeDocument/2006/relationships/header" Target="header57.xml"/><Relationship Id="rId204" Type="http://schemas.openxmlformats.org/officeDocument/2006/relationships/header" Target="header64.xml"/><Relationship Id="rId220" Type="http://schemas.openxmlformats.org/officeDocument/2006/relationships/fontTable" Target="fontTable.xml"/><Relationship Id="rId15" Type="http://schemas.openxmlformats.org/officeDocument/2006/relationships/footer" Target="footer2.xml"/><Relationship Id="rId36" Type="http://schemas.microsoft.com/office/2016/09/relationships/commentsIds" Target="commentsIds.xml"/><Relationship Id="rId57" Type="http://schemas.openxmlformats.org/officeDocument/2006/relationships/image" Target="media/image12.jpeg"/><Relationship Id="rId106" Type="http://schemas.openxmlformats.org/officeDocument/2006/relationships/header" Target="header29.xml"/><Relationship Id="rId127" Type="http://schemas.openxmlformats.org/officeDocument/2006/relationships/image" Target="media/image40.jpeg"/><Relationship Id="rId10" Type="http://schemas.openxmlformats.org/officeDocument/2006/relationships/image" Target="media/image1.png"/><Relationship Id="rId31" Type="http://schemas.openxmlformats.org/officeDocument/2006/relationships/image" Target="media/image5.jpeg"/><Relationship Id="rId52" Type="http://schemas.openxmlformats.org/officeDocument/2006/relationships/header" Target="header14.xml"/><Relationship Id="rId73" Type="http://schemas.openxmlformats.org/officeDocument/2006/relationships/header" Target="header19.xml"/><Relationship Id="rId78" Type="http://schemas.openxmlformats.org/officeDocument/2006/relationships/image" Target="media/image25.jpeg"/><Relationship Id="rId94" Type="http://schemas.openxmlformats.org/officeDocument/2006/relationships/image" Target="media/image28.png"/><Relationship Id="rId99" Type="http://schemas.openxmlformats.org/officeDocument/2006/relationships/footer" Target="footer28.xml"/><Relationship Id="rId101" Type="http://schemas.openxmlformats.org/officeDocument/2006/relationships/image" Target="media/image31.jpeg"/><Relationship Id="rId122" Type="http://schemas.openxmlformats.org/officeDocument/2006/relationships/header" Target="header35.xml"/><Relationship Id="rId143" Type="http://schemas.openxmlformats.org/officeDocument/2006/relationships/footer" Target="footer42.xml"/><Relationship Id="rId148" Type="http://schemas.openxmlformats.org/officeDocument/2006/relationships/header" Target="header43.xml"/><Relationship Id="rId164" Type="http://schemas.openxmlformats.org/officeDocument/2006/relationships/header" Target="header51.xml"/><Relationship Id="rId169" Type="http://schemas.openxmlformats.org/officeDocument/2006/relationships/header" Target="header54.xml"/><Relationship Id="rId185" Type="http://schemas.openxmlformats.org/officeDocument/2006/relationships/hyperlink" Target="https://www.alation.com/glossary/data-product/"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www.based.co.nl/en/news/long-term-availability-of-construction-data-with-ddss" TargetMode="External"/><Relationship Id="rId210" Type="http://schemas.openxmlformats.org/officeDocument/2006/relationships/header" Target="header67.xml"/><Relationship Id="rId215" Type="http://schemas.openxmlformats.org/officeDocument/2006/relationships/footer" Target="footer69.xml"/><Relationship Id="rId26" Type="http://schemas.openxmlformats.org/officeDocument/2006/relationships/header" Target="header7.xml"/><Relationship Id="rId47" Type="http://schemas.openxmlformats.org/officeDocument/2006/relationships/header" Target="header13.xml"/><Relationship Id="rId68" Type="http://schemas.openxmlformats.org/officeDocument/2006/relationships/image" Target="media/image19.jpeg"/><Relationship Id="rId89" Type="http://schemas.openxmlformats.org/officeDocument/2006/relationships/header" Target="header24.xml"/><Relationship Id="rId112" Type="http://schemas.openxmlformats.org/officeDocument/2006/relationships/header" Target="header31.xml"/><Relationship Id="rId133" Type="http://schemas.openxmlformats.org/officeDocument/2006/relationships/image" Target="media/image42.jpeg"/><Relationship Id="rId154" Type="http://schemas.openxmlformats.org/officeDocument/2006/relationships/footer" Target="footer46.xml"/><Relationship Id="rId175" Type="http://schemas.openxmlformats.org/officeDocument/2006/relationships/hyperlink" Target="https://docs.aws.amazon.com/athena/latest/ug/what-is.html" TargetMode="External"/><Relationship Id="rId196" Type="http://schemas.openxmlformats.org/officeDocument/2006/relationships/header" Target="header60.xml"/><Relationship Id="rId200" Type="http://schemas.openxmlformats.org/officeDocument/2006/relationships/header" Target="header62.xml"/><Relationship Id="rId16" Type="http://schemas.openxmlformats.org/officeDocument/2006/relationships/header" Target="header3.xml"/><Relationship Id="rId221" Type="http://schemas.microsoft.com/office/2011/relationships/people" Target="people.xml"/><Relationship Id="rId37" Type="http://schemas.microsoft.com/office/2018/08/relationships/commentsExtensible" Target="commentsExtensible.xml"/><Relationship Id="rId58" Type="http://schemas.openxmlformats.org/officeDocument/2006/relationships/image" Target="media/image13.jpeg"/><Relationship Id="rId79" Type="http://schemas.openxmlformats.org/officeDocument/2006/relationships/image" Target="media/image26.jpeg"/><Relationship Id="rId102" Type="http://schemas.openxmlformats.org/officeDocument/2006/relationships/image" Target="media/image32.jpeg"/><Relationship Id="rId123" Type="http://schemas.openxmlformats.org/officeDocument/2006/relationships/footer" Target="footer35.xml"/><Relationship Id="rId144" Type="http://schemas.openxmlformats.org/officeDocument/2006/relationships/footer" Target="footer43.xml"/><Relationship Id="rId90" Type="http://schemas.openxmlformats.org/officeDocument/2006/relationships/footer" Target="footer25.xml"/><Relationship Id="rId165" Type="http://schemas.openxmlformats.org/officeDocument/2006/relationships/header" Target="header52.xml"/><Relationship Id="rId186" Type="http://schemas.openxmlformats.org/officeDocument/2006/relationships/hyperlink" Target="https://www.ibm.com/think/topics/data-product" TargetMode="External"/><Relationship Id="rId211" Type="http://schemas.openxmlformats.org/officeDocument/2006/relationships/footer" Target="footer67.xml"/><Relationship Id="rId27" Type="http://schemas.openxmlformats.org/officeDocument/2006/relationships/header" Target="header8.xml"/><Relationship Id="rId48" Type="http://schemas.openxmlformats.org/officeDocument/2006/relationships/footer" Target="footer13.xml"/><Relationship Id="rId69" Type="http://schemas.openxmlformats.org/officeDocument/2006/relationships/image" Target="media/image20.jpeg"/><Relationship Id="rId113" Type="http://schemas.openxmlformats.org/officeDocument/2006/relationships/header" Target="header32.xml"/><Relationship Id="rId134" Type="http://schemas.openxmlformats.org/officeDocument/2006/relationships/image" Target="media/image43.jpeg"/><Relationship Id="rId80" Type="http://schemas.openxmlformats.org/officeDocument/2006/relationships/image" Target="media/image27.jpeg"/><Relationship Id="rId155" Type="http://schemas.openxmlformats.org/officeDocument/2006/relationships/header" Target="header47.xml"/><Relationship Id="rId176" Type="http://schemas.openxmlformats.org/officeDocument/2006/relationships/hyperlink" Target="https://docs.aws.amazon.com/AmazonS3/latest/userguide/Welcome.html" TargetMode="External"/><Relationship Id="rId197" Type="http://schemas.openxmlformats.org/officeDocument/2006/relationships/header" Target="header61.xml"/><Relationship Id="rId201" Type="http://schemas.openxmlformats.org/officeDocument/2006/relationships/header" Target="header63.xml"/><Relationship Id="rId222" Type="http://schemas.openxmlformats.org/officeDocument/2006/relationships/theme" Target="theme/theme1.xml"/><Relationship Id="rId17" Type="http://schemas.openxmlformats.org/officeDocument/2006/relationships/header" Target="header4.xml"/><Relationship Id="rId38" Type="http://schemas.openxmlformats.org/officeDocument/2006/relationships/image" Target="media/image8.jpeg"/><Relationship Id="rId59" Type="http://schemas.openxmlformats.org/officeDocument/2006/relationships/image" Target="media/image14.jpeg"/><Relationship Id="rId103" Type="http://schemas.openxmlformats.org/officeDocument/2006/relationships/image" Target="media/image33.jpeg"/><Relationship Id="rId124" Type="http://schemas.openxmlformats.org/officeDocument/2006/relationships/header" Target="header36.xml"/><Relationship Id="rId70" Type="http://schemas.openxmlformats.org/officeDocument/2006/relationships/image" Target="media/image21.jpeg"/><Relationship Id="rId91" Type="http://schemas.openxmlformats.org/officeDocument/2006/relationships/footer" Target="footer26.xml"/><Relationship Id="rId145" Type="http://schemas.openxmlformats.org/officeDocument/2006/relationships/header" Target="header42.xml"/><Relationship Id="rId166" Type="http://schemas.openxmlformats.org/officeDocument/2006/relationships/footer" Target="footer51.xml"/><Relationship Id="rId187" Type="http://schemas.openxmlformats.org/officeDocument/2006/relationships/hyperlink" Target="https://en.wikipedia.org/wiki/Risk_management" TargetMode="External"/><Relationship Id="rId1" Type="http://schemas.openxmlformats.org/officeDocument/2006/relationships/customXml" Target="../customXml/item1.xml"/><Relationship Id="rId212" Type="http://schemas.openxmlformats.org/officeDocument/2006/relationships/header" Target="header68.xml"/><Relationship Id="rId28" Type="http://schemas.openxmlformats.org/officeDocument/2006/relationships/footer" Target="footer7.xml"/><Relationship Id="rId49" Type="http://schemas.openxmlformats.org/officeDocument/2006/relationships/footer" Target="footer14.xml"/><Relationship Id="rId114" Type="http://schemas.openxmlformats.org/officeDocument/2006/relationships/footer" Target="footer31.xml"/><Relationship Id="rId60" Type="http://schemas.openxmlformats.org/officeDocument/2006/relationships/image" Target="media/image15.jpeg"/><Relationship Id="rId81" Type="http://schemas.openxmlformats.org/officeDocument/2006/relationships/header" Target="header20.xml"/><Relationship Id="rId135" Type="http://schemas.openxmlformats.org/officeDocument/2006/relationships/image" Target="media/image44.jpeg"/><Relationship Id="rId156" Type="http://schemas.openxmlformats.org/officeDocument/2006/relationships/header" Target="header48.xml"/><Relationship Id="rId177" Type="http://schemas.openxmlformats.org/officeDocument/2006/relationships/hyperlink" Target="https://www.kimballgroup.com/data-warehouse-business-intelligence-resources/kimball-techniques/technical-dw-bi-system-architecture/" TargetMode="External"/><Relationship Id="rId198" Type="http://schemas.openxmlformats.org/officeDocument/2006/relationships/footer" Target="footer60.xml"/><Relationship Id="rId202" Type="http://schemas.openxmlformats.org/officeDocument/2006/relationships/footer" Target="footer62.xml"/><Relationship Id="rId18" Type="http://schemas.openxmlformats.org/officeDocument/2006/relationships/footer" Target="footer3.xml"/><Relationship Id="rId39" Type="http://schemas.openxmlformats.org/officeDocument/2006/relationships/header" Target="header9.xml"/><Relationship Id="rId50" Type="http://schemas.openxmlformats.org/officeDocument/2006/relationships/image" Target="media/image9.jpeg"/><Relationship Id="rId104" Type="http://schemas.openxmlformats.org/officeDocument/2006/relationships/image" Target="media/image34.jpeg"/><Relationship Id="rId125" Type="http://schemas.openxmlformats.org/officeDocument/2006/relationships/footer" Target="footer36.xml"/><Relationship Id="rId146" Type="http://schemas.openxmlformats.org/officeDocument/2006/relationships/image" Target="media/image47.jpeg"/><Relationship Id="rId167" Type="http://schemas.openxmlformats.org/officeDocument/2006/relationships/footer" Target="footer52.xml"/><Relationship Id="rId188" Type="http://schemas.openxmlformats.org/officeDocument/2006/relationships/header" Target="header56.xml"/><Relationship Id="rId71" Type="http://schemas.openxmlformats.org/officeDocument/2006/relationships/image" Target="media/image22.jpeg"/><Relationship Id="rId92" Type="http://schemas.openxmlformats.org/officeDocument/2006/relationships/header" Target="header25.xml"/><Relationship Id="rId213" Type="http://schemas.openxmlformats.org/officeDocument/2006/relationships/footer" Target="footer68.xml"/><Relationship Id="rId2" Type="http://schemas.openxmlformats.org/officeDocument/2006/relationships/customXml" Target="../customXml/item2.xml"/><Relationship Id="rId29" Type="http://schemas.openxmlformats.org/officeDocument/2006/relationships/footer" Target="footer8.xml"/><Relationship Id="rId40" Type="http://schemas.openxmlformats.org/officeDocument/2006/relationships/header" Target="header10.xml"/><Relationship Id="rId115" Type="http://schemas.openxmlformats.org/officeDocument/2006/relationships/footer" Target="footer32.xml"/><Relationship Id="rId136" Type="http://schemas.openxmlformats.org/officeDocument/2006/relationships/image" Target="media/image45.jpeg"/><Relationship Id="rId157" Type="http://schemas.openxmlformats.org/officeDocument/2006/relationships/footer" Target="footer47.xml"/><Relationship Id="rId178" Type="http://schemas.openxmlformats.org/officeDocument/2006/relationships/hyperlink" Target="https://www.kimballgroup.com/data-warehouse-business-intelligence-resources/kimball-techniques/technical-dw-bi-system-architecture/" TargetMode="External"/><Relationship Id="rId61" Type="http://schemas.openxmlformats.org/officeDocument/2006/relationships/header" Target="header16.xml"/><Relationship Id="rId82" Type="http://schemas.openxmlformats.org/officeDocument/2006/relationships/header" Target="header21.xml"/><Relationship Id="rId199" Type="http://schemas.openxmlformats.org/officeDocument/2006/relationships/footer" Target="footer61.xml"/><Relationship Id="rId203" Type="http://schemas.openxmlformats.org/officeDocument/2006/relationships/footer" Target="footer63.xml"/><Relationship Id="rId19" Type="http://schemas.openxmlformats.org/officeDocument/2006/relationships/footer" Target="footer4.xml"/><Relationship Id="rId30" Type="http://schemas.openxmlformats.org/officeDocument/2006/relationships/image" Target="media/image4.jpeg"/><Relationship Id="rId105" Type="http://schemas.openxmlformats.org/officeDocument/2006/relationships/image" Target="media/image35.jpeg"/><Relationship Id="rId126" Type="http://schemas.openxmlformats.org/officeDocument/2006/relationships/footer" Target="footer37.xml"/><Relationship Id="rId147" Type="http://schemas.openxmlformats.org/officeDocument/2006/relationships/image" Target="media/image48.png"/><Relationship Id="rId168" Type="http://schemas.openxmlformats.org/officeDocument/2006/relationships/header" Target="header5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DC19B73122CEE4085F6C8D46609A415" ma:contentTypeVersion="8" ma:contentTypeDescription="Ein neues Dokument erstellen." ma:contentTypeScope="" ma:versionID="51c158cccd61c99a74beb96a4bcb1755">
  <xsd:schema xmlns:xsd="http://www.w3.org/2001/XMLSchema" xmlns:xs="http://www.w3.org/2001/XMLSchema" xmlns:p="http://schemas.microsoft.com/office/2006/metadata/properties" xmlns:ns2="ee3d548b-62b8-43e7-8f1f-964804d7265b" targetNamespace="http://schemas.microsoft.com/office/2006/metadata/properties" ma:root="true" ma:fieldsID="eaf0a0aec8f165cdd9cd330fe3ac1576" ns2:_="">
    <xsd:import namespace="ee3d548b-62b8-43e7-8f1f-964804d726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548b-62b8-43e7-8f1f-964804d72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9B84A2-3A79-43C5-8F43-D2A13B9FF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d548b-62b8-43e7-8f1f-964804d726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DBFBFA-E013-47E5-86C6-02D50603F645}">
  <ds:schemaRefs>
    <ds:schemaRef ds:uri="http://schemas.microsoft.com/sharepoint/v3/contenttype/forms"/>
  </ds:schemaRefs>
</ds:datastoreItem>
</file>

<file path=customXml/itemProps3.xml><?xml version="1.0" encoding="utf-8"?>
<ds:datastoreItem xmlns:ds="http://schemas.openxmlformats.org/officeDocument/2006/customXml" ds:itemID="{E5F909CA-3D9F-460C-BF2A-79E0CEAF0B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105</Pages>
  <Words>23804</Words>
  <Characters>135683</Characters>
  <Application>Microsoft Office Word</Application>
  <DocSecurity>0</DocSecurity>
  <Lines>1130</Lines>
  <Paragraphs>318</Paragraphs>
  <ScaleCrop>false</ScaleCrop>
  <Company/>
  <LinksUpToDate>false</LinksUpToDate>
  <CharactersWithSpaces>159169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Specialisation Project 2 MTE7102</dc:title>
  <dc:creator>Roland Angelo Roccaro</dc:creator>
  <cp:lastModifiedBy>Ritley Kenneth</cp:lastModifiedBy>
  <cp:revision>41</cp:revision>
  <dcterms:created xsi:type="dcterms:W3CDTF">2026-07-12T06:35:00Z</dcterms:created>
  <dcterms:modified xsi:type="dcterms:W3CDTF">2026-07-12T07:45:00Z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2026-07-10T00:00:00Z</vt:filetime>
  </property>
  <property fmtid="{D5CDD505-2E9C-101B-9397-08002B2CF9AE}" pid="3" name="Creator">
    <vt:lpwstr>LaTeX with hyperref</vt:lpwstr>
  </property>
  <property fmtid="{D5CDD505-2E9C-101B-9397-08002B2CF9AE}" pid="4" name="LastSaved">
    <vt:filetime>2026-07-12T00:00:00Z</vt:filetime>
  </property>
  <property fmtid="{D5CDD505-2E9C-101B-9397-08002B2CF9AE}" pid="5" name="Producer">
    <vt:lpwstr>GPL Ghostscript 10.06.0</vt:lpwstr>
  </property>
  <property fmtid="{D5CDD505-2E9C-101B-9397-08002B2CF9AE}" pid="6" name="ContentTypeId">
    <vt:lpwstr>0x0101003DC19B73122CEE4085F6C8D46609A415</vt:lpwstr>
  </property>
  <property fmtid="{D5CDD505-2E9C-101B-9397-08002B2CF9AE}" pid="7" name="MSIP_Label_84632a45-2c5b-48ac-84ab-9b136753159c_Enabled">
    <vt:lpwstr>true</vt:lpwstr>
  </property>
  <property fmtid="{D5CDD505-2E9C-101B-9397-08002B2CF9AE}" pid="8" name="MSIP_Label_84632a45-2c5b-48ac-84ab-9b136753159c_SetDate">
    <vt:lpwstr>2026-07-12T06:58:44Z</vt:lpwstr>
  </property>
  <property fmtid="{D5CDD505-2E9C-101B-9397-08002B2CF9AE}" pid="9" name="MSIP_Label_84632a45-2c5b-48ac-84ab-9b136753159c_Method">
    <vt:lpwstr>Standard</vt:lpwstr>
  </property>
  <property fmtid="{D5CDD505-2E9C-101B-9397-08002B2CF9AE}" pid="10" name="MSIP_Label_84632a45-2c5b-48ac-84ab-9b136753159c_Name">
    <vt:lpwstr>Intern</vt:lpwstr>
  </property>
  <property fmtid="{D5CDD505-2E9C-101B-9397-08002B2CF9AE}" pid="11" name="MSIP_Label_84632a45-2c5b-48ac-84ab-9b136753159c_SiteId">
    <vt:lpwstr>d6a1cf8c-768e-4187-a738-b6e50c4deb4a</vt:lpwstr>
  </property>
  <property fmtid="{D5CDD505-2E9C-101B-9397-08002B2CF9AE}" pid="12" name="MSIP_Label_84632a45-2c5b-48ac-84ab-9b136753159c_ActionId">
    <vt:lpwstr>70e1523d-1feb-41fa-9d99-88e86f314261</vt:lpwstr>
  </property>
  <property fmtid="{D5CDD505-2E9C-101B-9397-08002B2CF9AE}" pid="13" name="MSIP_Label_84632a45-2c5b-48ac-84ab-9b136753159c_ContentBits">
    <vt:lpwstr>0</vt:lpwstr>
  </property>
  <property fmtid="{D5CDD505-2E9C-101B-9397-08002B2CF9AE}" pid="14" name="MSIP_Label_84632a45-2c5b-48ac-84ab-9b136753159c_Tag">
    <vt:lpwstr>50, 3, 0, 1</vt:lpwstr>
  </property>
</Properties>
</file>